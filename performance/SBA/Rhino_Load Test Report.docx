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cs="Arial"/>
          <w:noProof/>
        </w:rPr>
        <w:id w:val="-1804999175"/>
        <w:docPartObj>
          <w:docPartGallery w:val="Cover Pages"/>
          <w:docPartUnique/>
        </w:docPartObj>
      </w:sdtPr>
      <w:sdtEndPr>
        <w:rPr>
          <w:caps/>
          <w:noProof w:val="0"/>
        </w:rPr>
      </w:sdtEndPr>
      <w:sdtContent>
        <w:p w14:paraId="6BFAA37A" w14:textId="77777777" w:rsidR="00797589" w:rsidRPr="00C47FE2" w:rsidRDefault="00875E35" w:rsidP="005362DF">
          <w:pPr>
            <w:rPr>
              <w:rFonts w:cs="Arial"/>
              <w:noProof/>
            </w:rPr>
          </w:pPr>
          <w:r w:rsidRPr="00C47FE2">
            <w:rPr>
              <w:rFonts w:cs="Arial"/>
              <w:noProof/>
              <w:lang w:val="en-US"/>
            </w:rPr>
            <w:drawing>
              <wp:anchor distT="0" distB="0" distL="114300" distR="114300" simplePos="0" relativeHeight="251906560" behindDoc="1" locked="0" layoutInCell="1" allowOverlap="1" wp14:anchorId="32DC3B18" wp14:editId="45D3D7F8">
                <wp:simplePos x="0" y="0"/>
                <wp:positionH relativeFrom="page">
                  <wp:align>right</wp:align>
                </wp:positionH>
                <wp:positionV relativeFrom="page">
                  <wp:posOffset>10633</wp:posOffset>
                </wp:positionV>
                <wp:extent cx="7552690" cy="9210675"/>
                <wp:effectExtent l="0" t="0" r="0"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c-bg-no-logo.jpg"/>
                        <pic:cNvPicPr/>
                      </pic:nvPicPr>
                      <pic:blipFill rotWithShape="1">
                        <a:blip r:embed="rId11">
                          <a:extLst>
                            <a:ext uri="{28A0092B-C50C-407E-A947-70E740481C1C}">
                              <a14:useLocalDpi xmlns:a14="http://schemas.microsoft.com/office/drawing/2010/main" val="0"/>
                            </a:ext>
                          </a:extLst>
                        </a:blip>
                        <a:srcRect t="-1" b="19345"/>
                        <a:stretch/>
                      </pic:blipFill>
                      <pic:spPr bwMode="auto">
                        <a:xfrm>
                          <a:off x="0" y="0"/>
                          <a:ext cx="7553325" cy="92111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61A68" w:rsidRPr="00C47FE2">
            <w:rPr>
              <w:rFonts w:cs="Arial"/>
              <w:noProof/>
              <w:lang w:val="en-US"/>
            </w:rPr>
            <w:drawing>
              <wp:anchor distT="0" distB="0" distL="114300" distR="114300" simplePos="0" relativeHeight="251911680" behindDoc="0" locked="0" layoutInCell="1" allowOverlap="1" wp14:anchorId="6B110D2C" wp14:editId="08334726">
                <wp:simplePos x="0" y="0"/>
                <wp:positionH relativeFrom="page">
                  <wp:posOffset>5173560</wp:posOffset>
                </wp:positionH>
                <wp:positionV relativeFrom="page">
                  <wp:posOffset>-76200</wp:posOffset>
                </wp:positionV>
                <wp:extent cx="2388870" cy="2657475"/>
                <wp:effectExtent l="0" t="0" r="0" b="0"/>
                <wp:wrapNone/>
                <wp:docPr id="5" name="Picture 5" descr="C:\Users\tukieunl\Documents\Marketing Material\Templates\Template graphics\brand-graph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ukieunl\Documents\Marketing Material\Templates\Template graphics\brand-graphi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88870" cy="265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797589" w:rsidRPr="00C47FE2">
            <w:rPr>
              <w:rFonts w:cs="Arial"/>
              <w:noProof/>
              <w:lang w:val="en-US"/>
            </w:rPr>
            <w:drawing>
              <wp:anchor distT="0" distB="0" distL="114300" distR="114300" simplePos="0" relativeHeight="251909632" behindDoc="0" locked="0" layoutInCell="1" allowOverlap="1" wp14:anchorId="323D4184" wp14:editId="73072E15">
                <wp:simplePos x="0" y="0"/>
                <wp:positionH relativeFrom="column">
                  <wp:posOffset>-200025</wp:posOffset>
                </wp:positionH>
                <wp:positionV relativeFrom="page">
                  <wp:posOffset>533400</wp:posOffset>
                </wp:positionV>
                <wp:extent cx="1619250" cy="1125220"/>
                <wp:effectExtent l="0" t="0" r="0" b="0"/>
                <wp:wrapNone/>
                <wp:docPr id="1" name="Picture 1" descr="C:\Users\tukieunl\Documents\Marketing Material\Templates\Template graphics\N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kieunl\Documents\Marketing Material\Templates\Template graphics\NT-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619250" cy="11252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5D95" w14:textId="77777777" w:rsidR="00797589" w:rsidRPr="00C47FE2" w:rsidRDefault="00797589" w:rsidP="00BD6DF1">
          <w:pPr>
            <w:rPr>
              <w:rFonts w:cs="Arial"/>
              <w:noProof/>
            </w:rPr>
          </w:pPr>
        </w:p>
        <w:p w14:paraId="0438E417" w14:textId="77777777" w:rsidR="00797589" w:rsidRPr="00C47FE2" w:rsidRDefault="00797589" w:rsidP="00BD6DF1">
          <w:pPr>
            <w:rPr>
              <w:rFonts w:cs="Arial"/>
              <w:noProof/>
            </w:rPr>
          </w:pPr>
        </w:p>
        <w:p w14:paraId="1592FA5C" w14:textId="77777777" w:rsidR="00797589" w:rsidRPr="00C47FE2" w:rsidRDefault="00797589" w:rsidP="00BD6DF1">
          <w:pPr>
            <w:rPr>
              <w:rFonts w:cs="Arial"/>
              <w:noProof/>
            </w:rPr>
          </w:pPr>
        </w:p>
        <w:p w14:paraId="429B5125" w14:textId="77777777" w:rsidR="00797589" w:rsidRPr="00C47FE2" w:rsidRDefault="00797589" w:rsidP="00BD6DF1">
          <w:pPr>
            <w:tabs>
              <w:tab w:val="left" w:pos="3156"/>
            </w:tabs>
            <w:rPr>
              <w:rFonts w:cs="Arial"/>
              <w:noProof/>
            </w:rPr>
          </w:pPr>
          <w:r w:rsidRPr="00C47FE2">
            <w:rPr>
              <w:rFonts w:cs="Arial"/>
              <w:noProof/>
            </w:rPr>
            <w:tab/>
          </w:r>
        </w:p>
        <w:p w14:paraId="5B84DB58" w14:textId="77777777" w:rsidR="00797589" w:rsidRPr="00C47FE2" w:rsidRDefault="00797589" w:rsidP="00BD6DF1">
          <w:pPr>
            <w:rPr>
              <w:rFonts w:cs="Arial"/>
              <w:noProof/>
            </w:rPr>
          </w:pPr>
        </w:p>
        <w:p w14:paraId="12DFB62F" w14:textId="77777777" w:rsidR="00797589" w:rsidRPr="00C47FE2" w:rsidRDefault="00797589" w:rsidP="00BD6DF1">
          <w:pPr>
            <w:rPr>
              <w:rFonts w:cs="Arial"/>
              <w:noProof/>
            </w:rPr>
          </w:pPr>
        </w:p>
        <w:p w14:paraId="2B5CDC2D" w14:textId="77777777" w:rsidR="00797589" w:rsidRPr="00C47FE2" w:rsidRDefault="00797589" w:rsidP="00BD6DF1">
          <w:pPr>
            <w:rPr>
              <w:rFonts w:cs="Arial"/>
              <w:noProof/>
            </w:rPr>
          </w:pPr>
        </w:p>
        <w:p w14:paraId="24777F8B" w14:textId="77777777" w:rsidR="00797589" w:rsidRPr="00C47FE2" w:rsidRDefault="00797589" w:rsidP="00BD6DF1">
          <w:pPr>
            <w:rPr>
              <w:rFonts w:cs="Arial"/>
              <w:noProof/>
            </w:rPr>
          </w:pPr>
        </w:p>
        <w:p w14:paraId="1764BF21" w14:textId="77777777" w:rsidR="00797589" w:rsidRPr="00C47FE2" w:rsidRDefault="00797589" w:rsidP="00BD6DF1">
          <w:pPr>
            <w:rPr>
              <w:rFonts w:cs="Arial"/>
              <w:noProof/>
            </w:rPr>
          </w:pPr>
          <w:r w:rsidRPr="00C47FE2">
            <w:rPr>
              <w:rFonts w:cs="Arial"/>
              <w:noProof/>
              <w:lang w:val="en-US"/>
            </w:rPr>
            <w:drawing>
              <wp:anchor distT="0" distB="0" distL="114300" distR="114300" simplePos="0" relativeHeight="251902464" behindDoc="0" locked="0" layoutInCell="1" allowOverlap="1" wp14:anchorId="757FC041" wp14:editId="40FF7BB8">
                <wp:simplePos x="0" y="0"/>
                <wp:positionH relativeFrom="column">
                  <wp:posOffset>-177495</wp:posOffset>
                </wp:positionH>
                <wp:positionV relativeFrom="page">
                  <wp:posOffset>4191635</wp:posOffset>
                </wp:positionV>
                <wp:extent cx="380391" cy="212624"/>
                <wp:effectExtent l="0" t="0" r="635" b="0"/>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op-left-corner.png"/>
                        <pic:cNvPicPr/>
                      </pic:nvPicPr>
                      <pic:blipFill>
                        <a:blip r:embed="rId14">
                          <a:extLst>
                            <a:ext uri="{28A0092B-C50C-407E-A947-70E740481C1C}">
                              <a14:useLocalDpi xmlns:a14="http://schemas.microsoft.com/office/drawing/2010/main" val="0"/>
                            </a:ext>
                          </a:extLst>
                        </a:blip>
                        <a:stretch>
                          <a:fillRect/>
                        </a:stretch>
                      </pic:blipFill>
                      <pic:spPr>
                        <a:xfrm>
                          <a:off x="0" y="0"/>
                          <a:ext cx="380391" cy="212624"/>
                        </a:xfrm>
                        <a:prstGeom prst="rect">
                          <a:avLst/>
                        </a:prstGeom>
                      </pic:spPr>
                    </pic:pic>
                  </a:graphicData>
                </a:graphic>
                <wp14:sizeRelH relativeFrom="page">
                  <wp14:pctWidth>0</wp14:pctWidth>
                </wp14:sizeRelH>
                <wp14:sizeRelV relativeFrom="page">
                  <wp14:pctHeight>0</wp14:pctHeight>
                </wp14:sizeRelV>
              </wp:anchor>
            </w:drawing>
          </w:r>
        </w:p>
        <w:p w14:paraId="0F052158" w14:textId="77777777" w:rsidR="00797589" w:rsidRPr="00C47FE2" w:rsidRDefault="00797589" w:rsidP="00BD6DF1">
          <w:pPr>
            <w:rPr>
              <w:rFonts w:cs="Arial"/>
              <w:noProof/>
            </w:rPr>
          </w:pPr>
          <w:r w:rsidRPr="00C47FE2">
            <w:rPr>
              <w:rFonts w:cs="Arial"/>
              <w:noProof/>
              <w:lang w:val="en-US"/>
            </w:rPr>
            <mc:AlternateContent>
              <mc:Choice Requires="wps">
                <w:drawing>
                  <wp:anchor distT="0" distB="0" distL="114300" distR="114300" simplePos="0" relativeHeight="251901440" behindDoc="0" locked="0" layoutInCell="1" allowOverlap="1" wp14:anchorId="243A104C" wp14:editId="628FEDE7">
                    <wp:simplePos x="0" y="0"/>
                    <wp:positionH relativeFrom="margin">
                      <wp:posOffset>-170510</wp:posOffset>
                    </wp:positionH>
                    <wp:positionV relativeFrom="page">
                      <wp:posOffset>4248150</wp:posOffset>
                    </wp:positionV>
                    <wp:extent cx="6124575" cy="800100"/>
                    <wp:effectExtent l="0" t="0" r="0" b="0"/>
                    <wp:wrapThrough wrapText="bothSides">
                      <wp:wrapPolygon edited="0">
                        <wp:start x="202" y="514"/>
                        <wp:lineTo x="202" y="20571"/>
                        <wp:lineTo x="21365" y="20571"/>
                        <wp:lineTo x="21365" y="514"/>
                        <wp:lineTo x="202" y="514"/>
                      </wp:wrapPolygon>
                    </wp:wrapThrough>
                    <wp:docPr id="9" name="Rectangle 9"/>
                    <wp:cNvGraphicFramePr/>
                    <a:graphic xmlns:a="http://schemas.openxmlformats.org/drawingml/2006/main">
                      <a:graphicData uri="http://schemas.microsoft.com/office/word/2010/wordprocessingShape">
                        <wps:wsp>
                          <wps:cNvSpPr/>
                          <wps:spPr>
                            <a:xfrm>
                              <a:off x="0" y="0"/>
                              <a:ext cx="6124575" cy="800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Title"/>
                                  <w:tag w:val=""/>
                                  <w:id w:val="750702659"/>
                                  <w:dataBinding w:prefixMappings="xmlns:ns0='http://purl.org/dc/elements/1.1/' xmlns:ns1='http://schemas.openxmlformats.org/package/2006/metadata/core-properties' " w:xpath="/ns1:coreProperties[1]/ns0:title[1]" w:storeItemID="{6C3C8BC8-F283-45AE-878A-BAB7291924A1}"/>
                                  <w:text/>
                                </w:sdtPr>
                                <w:sdtContent>
                                  <w:p w14:paraId="78875CF9" w14:textId="77777777" w:rsidR="00546FC9" w:rsidRPr="00413B88" w:rsidRDefault="00546FC9" w:rsidP="00BD6DF1">
                                    <w:pPr>
                                      <w:pStyle w:val="Title"/>
                                    </w:pPr>
                                    <w:r>
                                      <w:t>RHINO</w:t>
                                    </w:r>
                                  </w:p>
                                </w:sdtContent>
                              </w:sdt>
                              <w:p w14:paraId="7C06BFCE" w14:textId="77777777" w:rsidR="00546FC9" w:rsidRPr="00413B88" w:rsidRDefault="00546FC9" w:rsidP="00BD6DF1">
                                <w:pPr>
                                  <w:pStyle w:val="Titl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43A104C" id="Rectangle 9" o:spid="_x0000_s1026" style="position:absolute;margin-left:-13.45pt;margin-top:334.5pt;width:482.25pt;height:63pt;z-index:251901440;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" filled="f" stroked="f" strokeweight="2pt">
                    <v:textbox>
                      <w:txbxContent>
                        <w:sdt>
                          <w:sdtPr>
                            <w:alias w:val="Title"/>
                            <w:tag w:val=""/>
                            <w:id w:val="750702659"/>
                            <w:dataBinding w:prefixMappings="xmlns:ns0='http://purl.org/dc/elements/1.1/' xmlns:ns1='http://schemas.openxmlformats.org/package/2006/metadata/core-properties' " w:xpath="/ns1:coreProperties[1]/ns0:title[1]" w:storeItemID="{6C3C8BC8-F283-45AE-878A-BAB7291924A1}"/>
                            <w:text/>
                          </w:sdtPr>
                          <w:sdtContent>
                            <w:p w14:paraId="78875CF9" w14:textId="77777777" w:rsidR="00546FC9" w:rsidRPr="00413B88" w:rsidRDefault="00546FC9" w:rsidP="00BD6DF1">
                              <w:pPr>
                                <w:pStyle w:val="Title"/>
                              </w:pPr>
                              <w:r>
                                <w:t>RHINO</w:t>
                              </w:r>
                            </w:p>
                          </w:sdtContent>
                        </w:sdt>
                        <w:p w14:paraId="7C06BFCE" w14:textId="77777777" w:rsidR="00546FC9" w:rsidRPr="00413B88" w:rsidRDefault="00546FC9" w:rsidP="00BD6DF1">
                          <w:pPr>
                            <w:pStyle w:val="Title"/>
                          </w:pPr>
                        </w:p>
                      </w:txbxContent>
                    </v:textbox>
                    <w10:wrap type="through" anchorx="margin" anchory="page"/>
                  </v:rect>
                </w:pict>
              </mc:Fallback>
            </mc:AlternateContent>
          </w:r>
        </w:p>
        <w:p w14:paraId="52DCE3F7" w14:textId="77777777" w:rsidR="00797589" w:rsidRPr="00C47FE2" w:rsidRDefault="00797589" w:rsidP="00BD6DF1">
          <w:pPr>
            <w:rPr>
              <w:rFonts w:cs="Arial"/>
              <w:noProof/>
            </w:rPr>
          </w:pPr>
          <w:r w:rsidRPr="00C47FE2">
            <w:rPr>
              <w:rFonts w:cs="Arial"/>
              <w:noProof/>
              <w:lang w:val="en-US"/>
            </w:rPr>
            <mc:AlternateContent>
              <mc:Choice Requires="wps">
                <w:drawing>
                  <wp:anchor distT="0" distB="0" distL="114300" distR="114300" simplePos="0" relativeHeight="251903488" behindDoc="0" locked="0" layoutInCell="1" allowOverlap="1" wp14:anchorId="46A69CE5" wp14:editId="00DDDF34">
                    <wp:simplePos x="0" y="0"/>
                    <wp:positionH relativeFrom="margin">
                      <wp:posOffset>-151765</wp:posOffset>
                    </wp:positionH>
                    <wp:positionV relativeFrom="page">
                      <wp:posOffset>4772025</wp:posOffset>
                    </wp:positionV>
                    <wp:extent cx="6105525" cy="800100"/>
                    <wp:effectExtent l="0" t="0" r="0" b="0"/>
                    <wp:wrapNone/>
                    <wp:docPr id="10" name="Rectangle 10"/>
                    <wp:cNvGraphicFramePr/>
                    <a:graphic xmlns:a="http://schemas.openxmlformats.org/drawingml/2006/main">
                      <a:graphicData uri="http://schemas.microsoft.com/office/word/2010/wordprocessingShape">
                        <wps:wsp>
                          <wps:cNvSpPr/>
                          <wps:spPr>
                            <a:xfrm>
                              <a:off x="0" y="0"/>
                              <a:ext cx="6105525" cy="800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Sub title"/>
                                  <w:tag w:val=""/>
                                  <w:id w:val="644249369"/>
                                  <w:dataBinding w:prefixMappings="xmlns:ns0='http://purl.org/dc/elements/1.1/' xmlns:ns1='http://schemas.openxmlformats.org/package/2006/metadata/core-properties' " w:xpath="/ns1:coreProperties[1]/ns0:subject[1]" w:storeItemID="{6C3C8BC8-F283-45AE-878A-BAB7291924A1}"/>
                                  <w:text/>
                                </w:sdtPr>
                                <w:sdtContent>
                                  <w:p w14:paraId="570EB1EB" w14:textId="77777777" w:rsidR="00546FC9" w:rsidRPr="00BB54C0" w:rsidRDefault="00546FC9" w:rsidP="00BD6DF1">
                                    <w:pPr>
                                      <w:pStyle w:val="Subtitle"/>
                                      <w:rPr>
                                        <w:lang w:val="en-US"/>
                                      </w:rPr>
                                    </w:pPr>
                                    <w:r>
                                      <w:t>Test Report</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A69CE5" id="Rectangle 10" o:spid="_x0000_s1027" style="position:absolute;margin-left:-11.95pt;margin-top:375.75pt;width:480.75pt;height:63pt;z-index:25190348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" filled="f" stroked="f" strokeweight="2pt">
                    <v:textbox>
                      <w:txbxContent>
                        <w:sdt>
                          <w:sdtPr>
                            <w:alias w:val="Sub title"/>
                            <w:tag w:val=""/>
                            <w:id w:val="644249369"/>
                            <w:dataBinding w:prefixMappings="xmlns:ns0='http://purl.org/dc/elements/1.1/' xmlns:ns1='http://schemas.openxmlformats.org/package/2006/metadata/core-properties' " w:xpath="/ns1:coreProperties[1]/ns0:subject[1]" w:storeItemID="{6C3C8BC8-F283-45AE-878A-BAB7291924A1}"/>
                            <w:text/>
                          </w:sdtPr>
                          <w:sdtContent>
                            <w:p w14:paraId="570EB1EB" w14:textId="77777777" w:rsidR="00546FC9" w:rsidRPr="00BB54C0" w:rsidRDefault="00546FC9" w:rsidP="00BD6DF1">
                              <w:pPr>
                                <w:pStyle w:val="Subtitle"/>
                                <w:rPr>
                                  <w:lang w:val="en-US"/>
                                </w:rPr>
                              </w:pPr>
                              <w:r>
                                <w:t>Test Report</w:t>
                              </w:r>
                            </w:p>
                          </w:sdtContent>
                        </w:sdt>
                      </w:txbxContent>
                    </v:textbox>
                    <w10:wrap anchorx="margin" anchory="page"/>
                  </v:rect>
                </w:pict>
              </mc:Fallback>
            </mc:AlternateContent>
          </w:r>
        </w:p>
        <w:p w14:paraId="7F226101" w14:textId="77777777" w:rsidR="00797589" w:rsidRPr="00C47FE2" w:rsidRDefault="00797589" w:rsidP="00BD6DF1">
          <w:pPr>
            <w:rPr>
              <w:rFonts w:cs="Arial"/>
              <w:noProof/>
            </w:rPr>
          </w:pPr>
        </w:p>
        <w:p w14:paraId="64F0613E" w14:textId="77777777" w:rsidR="00797589" w:rsidRPr="00C47FE2" w:rsidRDefault="00797589" w:rsidP="00BD6DF1">
          <w:pPr>
            <w:rPr>
              <w:rFonts w:cs="Arial"/>
              <w:noProof/>
            </w:rPr>
          </w:pPr>
        </w:p>
        <w:p w14:paraId="74CF675B" w14:textId="77777777" w:rsidR="00797589" w:rsidRPr="00C47FE2" w:rsidRDefault="00797589" w:rsidP="00BD6DF1">
          <w:pPr>
            <w:rPr>
              <w:rFonts w:cs="Arial"/>
              <w:noProof/>
            </w:rPr>
          </w:pPr>
          <w:r w:rsidRPr="00C47FE2">
            <w:rPr>
              <w:rFonts w:cs="Arial"/>
              <w:noProof/>
              <w:lang w:val="en-US"/>
            </w:rPr>
            <mc:AlternateContent>
              <mc:Choice Requires="wps">
                <w:drawing>
                  <wp:anchor distT="0" distB="0" distL="114300" distR="114300" simplePos="0" relativeHeight="251904512" behindDoc="0" locked="0" layoutInCell="1" allowOverlap="1" wp14:anchorId="5AC8717B" wp14:editId="56B6603D">
                    <wp:simplePos x="0" y="0"/>
                    <wp:positionH relativeFrom="column">
                      <wp:posOffset>-133350</wp:posOffset>
                    </wp:positionH>
                    <wp:positionV relativeFrom="page">
                      <wp:posOffset>5762625</wp:posOffset>
                    </wp:positionV>
                    <wp:extent cx="5867400" cy="1263650"/>
                    <wp:effectExtent l="0" t="0" r="0" b="0"/>
                    <wp:wrapThrough wrapText="bothSides">
                      <wp:wrapPolygon edited="0">
                        <wp:start x="210" y="326"/>
                        <wp:lineTo x="210" y="21166"/>
                        <wp:lineTo x="21319" y="21166"/>
                        <wp:lineTo x="21319" y="326"/>
                        <wp:lineTo x="210" y="326"/>
                      </wp:wrapPolygon>
                    </wp:wrapThrough>
                    <wp:docPr id="11" name="Rectangle 11"/>
                    <wp:cNvGraphicFramePr/>
                    <a:graphic xmlns:a="http://schemas.openxmlformats.org/drawingml/2006/main">
                      <a:graphicData uri="http://schemas.microsoft.com/office/word/2010/wordprocessingShape">
                        <wps:wsp>
                          <wps:cNvSpPr/>
                          <wps:spPr>
                            <a:xfrm>
                              <a:off x="0" y="0"/>
                              <a:ext cx="5867400" cy="12636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1526343" w14:textId="77777777" w:rsidR="00546FC9" w:rsidRDefault="00546FC9" w:rsidP="00BD6DF1">
                                <w:pPr>
                                  <w:spacing w:after="120"/>
                                </w:pPr>
                                <w:r>
                                  <w:t>Version: 0.1</w:t>
                                </w:r>
                              </w:p>
                              <w:p w14:paraId="30B6DB1B" w14:textId="77777777" w:rsidR="00546FC9" w:rsidRDefault="00546FC9" w:rsidP="00BD6DF1">
                                <w:pPr>
                                  <w:spacing w:after="120"/>
                                </w:pPr>
                                <w:sdt>
                                  <w:sdtPr>
                                    <w:rPr>
                                      <w:b/>
                                      <w:bCs/>
                                    </w:rPr>
                                    <w:id w:val="-852263927"/>
                                    <w:date w:fullDate="2017-03-16T00:00:00Z">
                                      <w:dateFormat w:val="MMM dd yyyy"/>
                                      <w:lid w:val="en-US"/>
                                      <w:storeMappedDataAs w:val="dateTime"/>
                                      <w:calendar w:val="gregorian"/>
                                    </w:date>
                                  </w:sdtPr>
                                  <w:sdtContent>
                                    <w:r>
                                      <w:rPr>
                                        <w:b/>
                                        <w:bCs/>
                                        <w:lang w:val="en-US"/>
                                      </w:rPr>
                                      <w:t>Mar 16 2017</w:t>
                                    </w:r>
                                  </w:sdtContent>
                                </w:sdt>
                              </w:p>
                              <w:p w14:paraId="72006582" w14:textId="77777777" w:rsidR="00546FC9" w:rsidRDefault="00546FC9" w:rsidP="00BD6DF1">
                                <w:pPr>
                                  <w:spacing w:after="120"/>
                                </w:pPr>
                                <w:r>
                                  <w:t>Author: Khanh Vu</w:t>
                                </w:r>
                              </w:p>
                              <w:p w14:paraId="1443301A" w14:textId="77777777" w:rsidR="00546FC9" w:rsidRPr="00474997" w:rsidRDefault="00546FC9" w:rsidP="00BD6DF1">
                                <w:pPr>
                                  <w:spacing w:after="120"/>
                                  <w:rPr>
                                    <w:b/>
                                  </w:rPr>
                                </w:pPr>
                                <w:r>
                                  <w:t>Security Classification:</w:t>
                                </w:r>
                                <w:sdt>
                                  <w:sdtPr>
                                    <w:rPr>
                                      <w:b/>
                                    </w:rPr>
                                    <w:alias w:val="Comments"/>
                                    <w:tag w:val=""/>
                                    <w:id w:val="1779217332"/>
                                    <w:dataBinding w:prefixMappings="xmlns:ns0='http://purl.org/dc/elements/1.1/' xmlns:ns1='http://schemas.openxmlformats.org/package/2006/metadata/core-properties' " w:xpath="/ns1:coreProperties[1]/ns0:description[1]" w:storeItemID="{6C3C8BC8-F283-45AE-878A-BAB7291924A1}"/>
                                    <w:text w:multiLine="1"/>
                                  </w:sdtPr>
                                  <w:sdtContent>
                                    <w:r>
                                      <w:rPr>
                                        <w:b/>
                                        <w:lang w:val="en-US"/>
                                      </w:rPr>
                                      <w:t>Confidential</w:t>
                                    </w:r>
                                  </w:sdtContent>
                                </w:sdt>
                              </w:p>
                              <w:p w14:paraId="7099234B" w14:textId="77777777" w:rsidR="00546FC9" w:rsidRDefault="00546FC9" w:rsidP="00BD6DF1">
                                <w:pPr>
                                  <w:rPr>
                                    <w:rFonts w:cs="Arial"/>
                                    <w:color w:val="3D3D3D" w:themeColor="text1" w:themeTint="F2"/>
                                    <w:szCs w:val="24"/>
                                  </w:rPr>
                                </w:pPr>
                              </w:p>
                              <w:p w14:paraId="3DEBE9E2" w14:textId="77777777" w:rsidR="00546FC9" w:rsidRPr="00A8593F" w:rsidRDefault="00546FC9" w:rsidP="00BD6DF1">
                                <w:pPr>
                                  <w:rPr>
                                    <w:rFonts w:cs="Arial"/>
                                    <w:color w:val="3D3D3D" w:themeColor="text1" w:themeTint="F2"/>
                                    <w:szCs w:val="24"/>
                                  </w:rPr>
                                </w:pPr>
                              </w:p>
                              <w:p w14:paraId="1E7863D6" w14:textId="77777777" w:rsidR="00546FC9" w:rsidRPr="00A8593F" w:rsidRDefault="00546FC9" w:rsidP="00BD6DF1">
                                <w:pPr>
                                  <w:jc w:val="center"/>
                                  <w:rPr>
                                    <w:color w:val="3D3D3D" w:themeColor="text1" w:themeTint="F2"/>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AC8717B" id="Rectangle 11" o:spid="_x0000_s1028" style="position:absolute;margin-left:-10.5pt;margin-top:453.75pt;width:462pt;height:99.5pt;z-index:251904512;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" filled="f" stroked="f" strokeweight="2pt">
                    <v:textbox>
                      <w:txbxContent>
                        <w:p w14:paraId="61526343" w14:textId="77777777" w:rsidR="00546FC9" w:rsidRDefault="00546FC9" w:rsidP="00BD6DF1">
                          <w:pPr>
                            <w:spacing w:after="120"/>
                          </w:pPr>
                          <w:r>
                            <w:t>Version: 0.1</w:t>
                          </w:r>
                        </w:p>
                        <w:p w14:paraId="30B6DB1B" w14:textId="77777777" w:rsidR="00546FC9" w:rsidRDefault="00546FC9" w:rsidP="00BD6DF1">
                          <w:pPr>
                            <w:spacing w:after="120"/>
                          </w:pPr>
                          <w:sdt>
                            <w:sdtPr>
                              <w:rPr>
                                <w:b/>
                                <w:bCs/>
                              </w:rPr>
                              <w:id w:val="-852263927"/>
                              <w:date w:fullDate="2017-03-16T00:00:00Z">
                                <w:dateFormat w:val="MMM dd yyyy"/>
                                <w:lid w:val="en-US"/>
                                <w:storeMappedDataAs w:val="dateTime"/>
                                <w:calendar w:val="gregorian"/>
                              </w:date>
                            </w:sdtPr>
                            <w:sdtContent>
                              <w:r>
                                <w:rPr>
                                  <w:b/>
                                  <w:bCs/>
                                  <w:lang w:val="en-US"/>
                                </w:rPr>
                                <w:t>Mar 16 2017</w:t>
                              </w:r>
                            </w:sdtContent>
                          </w:sdt>
                        </w:p>
                        <w:p w14:paraId="72006582" w14:textId="77777777" w:rsidR="00546FC9" w:rsidRDefault="00546FC9" w:rsidP="00BD6DF1">
                          <w:pPr>
                            <w:spacing w:after="120"/>
                          </w:pPr>
                          <w:r>
                            <w:t>Author: Khanh Vu</w:t>
                          </w:r>
                        </w:p>
                        <w:p w14:paraId="1443301A" w14:textId="77777777" w:rsidR="00546FC9" w:rsidRPr="00474997" w:rsidRDefault="00546FC9" w:rsidP="00BD6DF1">
                          <w:pPr>
                            <w:spacing w:after="120"/>
                            <w:rPr>
                              <w:b/>
                            </w:rPr>
                          </w:pPr>
                          <w:r>
                            <w:t>Security Classification:</w:t>
                          </w:r>
                          <w:sdt>
                            <w:sdtPr>
                              <w:rPr>
                                <w:b/>
                              </w:rPr>
                              <w:alias w:val="Comments"/>
                              <w:tag w:val=""/>
                              <w:id w:val="1779217332"/>
                              <w:dataBinding w:prefixMappings="xmlns:ns0='http://purl.org/dc/elements/1.1/' xmlns:ns1='http://schemas.openxmlformats.org/package/2006/metadata/core-properties' " w:xpath="/ns1:coreProperties[1]/ns0:description[1]" w:storeItemID="{6C3C8BC8-F283-45AE-878A-BAB7291924A1}"/>
                              <w:text w:multiLine="1"/>
                            </w:sdtPr>
                            <w:sdtContent>
                              <w:r>
                                <w:rPr>
                                  <w:b/>
                                  <w:lang w:val="en-US"/>
                                </w:rPr>
                                <w:t>Confidential</w:t>
                              </w:r>
                            </w:sdtContent>
                          </w:sdt>
                        </w:p>
                        <w:p w14:paraId="7099234B" w14:textId="77777777" w:rsidR="00546FC9" w:rsidRDefault="00546FC9" w:rsidP="00BD6DF1">
                          <w:pPr>
                            <w:rPr>
                              <w:rFonts w:cs="Arial"/>
                              <w:color w:val="3D3D3D" w:themeColor="text1" w:themeTint="F2"/>
                              <w:szCs w:val="24"/>
                            </w:rPr>
                          </w:pPr>
                        </w:p>
                        <w:p w14:paraId="3DEBE9E2" w14:textId="77777777" w:rsidR="00546FC9" w:rsidRPr="00A8593F" w:rsidRDefault="00546FC9" w:rsidP="00BD6DF1">
                          <w:pPr>
                            <w:rPr>
                              <w:rFonts w:cs="Arial"/>
                              <w:color w:val="3D3D3D" w:themeColor="text1" w:themeTint="F2"/>
                              <w:szCs w:val="24"/>
                            </w:rPr>
                          </w:pPr>
                        </w:p>
                        <w:p w14:paraId="1E7863D6" w14:textId="77777777" w:rsidR="00546FC9" w:rsidRPr="00A8593F" w:rsidRDefault="00546FC9" w:rsidP="00BD6DF1">
                          <w:pPr>
                            <w:jc w:val="center"/>
                            <w:rPr>
                              <w:color w:val="3D3D3D" w:themeColor="text1" w:themeTint="F2"/>
                              <w:szCs w:val="24"/>
                            </w:rPr>
                          </w:pPr>
                        </w:p>
                      </w:txbxContent>
                    </v:textbox>
                    <w10:wrap type="through" anchory="page"/>
                  </v:rect>
                </w:pict>
              </mc:Fallback>
            </mc:AlternateContent>
          </w:r>
        </w:p>
        <w:p w14:paraId="53BCF41C" w14:textId="77777777" w:rsidR="00797589" w:rsidRPr="00C47FE2" w:rsidRDefault="00797589" w:rsidP="00BD6DF1">
          <w:pPr>
            <w:rPr>
              <w:rFonts w:cs="Arial"/>
              <w:noProof/>
            </w:rPr>
          </w:pPr>
        </w:p>
        <w:p w14:paraId="12EDBF4D" w14:textId="77777777" w:rsidR="00797589" w:rsidRPr="00C47FE2" w:rsidRDefault="00797589" w:rsidP="00BD6DF1">
          <w:pPr>
            <w:rPr>
              <w:rFonts w:cs="Arial"/>
              <w:noProof/>
            </w:rPr>
          </w:pPr>
        </w:p>
        <w:p w14:paraId="45D09A61" w14:textId="77777777" w:rsidR="00797589" w:rsidRPr="00C47FE2" w:rsidRDefault="00797589" w:rsidP="00A74801">
          <w:pPr>
            <w:tabs>
              <w:tab w:val="left" w:pos="1620"/>
            </w:tabs>
            <w:rPr>
              <w:rFonts w:cs="Arial"/>
              <w:noProof/>
            </w:rPr>
          </w:pPr>
          <w:r w:rsidRPr="00C47FE2">
            <w:rPr>
              <w:rFonts w:cs="Arial"/>
              <w:noProof/>
            </w:rPr>
            <w:lastRenderedPageBreak/>
            <w:tab/>
          </w:r>
        </w:p>
        <w:p w14:paraId="6EBF57EC" w14:textId="77777777" w:rsidR="00797589" w:rsidRPr="00C47FE2" w:rsidRDefault="00CD6CFD" w:rsidP="00BD6DF1">
          <w:pPr>
            <w:rPr>
              <w:rFonts w:cs="Arial"/>
              <w:noProof/>
            </w:rPr>
          </w:pPr>
          <w:r w:rsidRPr="00C47FE2">
            <w:rPr>
              <w:rFonts w:cs="Arial"/>
              <w:noProof/>
              <w:lang w:val="en-US"/>
            </w:rPr>
            <mc:AlternateContent>
              <mc:Choice Requires="wps">
                <w:drawing>
                  <wp:anchor distT="0" distB="0" distL="114300" distR="114300" simplePos="0" relativeHeight="251907584" behindDoc="1" locked="0" layoutInCell="1" allowOverlap="1" wp14:anchorId="2D96E053" wp14:editId="102893AA">
                    <wp:simplePos x="0" y="0"/>
                    <wp:positionH relativeFrom="page">
                      <wp:align>right</wp:align>
                    </wp:positionH>
                    <wp:positionV relativeFrom="page">
                      <wp:posOffset>9258300</wp:posOffset>
                    </wp:positionV>
                    <wp:extent cx="7543800" cy="1409700"/>
                    <wp:effectExtent l="0" t="0" r="0" b="0"/>
                    <wp:wrapNone/>
                    <wp:docPr id="23" name="Rectangle 23"/>
                    <wp:cNvGraphicFramePr/>
                    <a:graphic xmlns:a="http://schemas.openxmlformats.org/drawingml/2006/main">
                      <a:graphicData uri="http://schemas.microsoft.com/office/word/2010/wordprocessingShape">
                        <wps:wsp>
                          <wps:cNvSpPr/>
                          <wps:spPr>
                            <a:xfrm>
                              <a:off x="0" y="0"/>
                              <a:ext cx="7543800" cy="14097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108109" w14:textId="77777777" w:rsidR="00546FC9" w:rsidRPr="00C31E73" w:rsidRDefault="00546FC9" w:rsidP="00A74801">
                                <w:pPr>
                                  <w:pStyle w:val="NoSpacing"/>
                                </w:pPr>
                                <w:r w:rsidRPr="00C31E73">
                                  <w:rPr>
                                    <w:color w:val="6D829F"/>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6E053" id="Rectangle 23" o:spid="_x0000_s1029" style="position:absolute;margin-left:542.8pt;margin-top:729pt;width:594pt;height:111pt;z-index:-25140889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" fillcolor="white [3212]" stroked="f" strokeweight="2pt">
                    <v:textbox>
                      <w:txbxContent>
                        <w:p w14:paraId="4D108109" w14:textId="77777777" w:rsidR="00546FC9" w:rsidRPr="00C31E73" w:rsidRDefault="00546FC9" w:rsidP="00A74801">
                          <w:pPr>
                            <w:pStyle w:val="NoSpacing"/>
                          </w:pPr>
                          <w:r w:rsidRPr="00C31E73">
                            <w:rPr>
                              <w:color w:val="6D829F"/>
                            </w:rPr>
                            <w:t xml:space="preserve"> </w:t>
                          </w:r>
                        </w:p>
                      </w:txbxContent>
                    </v:textbox>
                    <w10:wrap anchorx="page" anchory="page"/>
                  </v:rect>
                </w:pict>
              </mc:Fallback>
            </mc:AlternateContent>
          </w:r>
        </w:p>
        <w:p w14:paraId="3D9CED06" w14:textId="77777777" w:rsidR="00797589" w:rsidRPr="00C47FE2" w:rsidRDefault="00CD6CFD" w:rsidP="00BD6DF1">
          <w:pPr>
            <w:rPr>
              <w:rFonts w:cs="Arial"/>
              <w:noProof/>
            </w:rPr>
          </w:pPr>
          <w:r w:rsidRPr="00C47FE2">
            <w:rPr>
              <w:rFonts w:cs="Arial"/>
              <w:noProof/>
              <w:lang w:val="en-US"/>
            </w:rPr>
            <mc:AlternateContent>
              <mc:Choice Requires="wps">
                <w:drawing>
                  <wp:anchor distT="0" distB="0" distL="114300" distR="114300" simplePos="0" relativeHeight="251900416" behindDoc="0" locked="0" layoutInCell="1" allowOverlap="1" wp14:anchorId="7FB5AD7B" wp14:editId="77CD47E2">
                    <wp:simplePos x="0" y="0"/>
                    <wp:positionH relativeFrom="column">
                      <wp:posOffset>2242185</wp:posOffset>
                    </wp:positionH>
                    <wp:positionV relativeFrom="page">
                      <wp:posOffset>9399905</wp:posOffset>
                    </wp:positionV>
                    <wp:extent cx="3473450" cy="428625"/>
                    <wp:effectExtent l="0" t="0" r="0" b="9525"/>
                    <wp:wrapNone/>
                    <wp:docPr id="27" name="Rectangle 27"/>
                    <wp:cNvGraphicFramePr/>
                    <a:graphic xmlns:a="http://schemas.openxmlformats.org/drawingml/2006/main">
                      <a:graphicData uri="http://schemas.microsoft.com/office/word/2010/wordprocessingShape">
                        <wps:wsp>
                          <wps:cNvSpPr/>
                          <wps:spPr>
                            <a:xfrm>
                              <a:off x="0" y="0"/>
                              <a:ext cx="3473450" cy="4286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E6A8C65" w14:textId="77777777" w:rsidR="00546FC9" w:rsidRPr="00D36909" w:rsidRDefault="00546FC9" w:rsidP="005362DF">
                                <w:pPr>
                                  <w:rPr>
                                    <w:rFonts w:cs="Arial"/>
                                    <w:color w:val="3D3D3D" w:themeColor="text1" w:themeTint="F2"/>
                                    <w:sz w:val="18"/>
                                  </w:rPr>
                                </w:pPr>
                                <w:r>
                                  <w:rPr>
                                    <w:rFonts w:cs="Arial"/>
                                    <w:color w:val="3D3D3D" w:themeColor="text1" w:themeTint="F2"/>
                                    <w:sz w:val="18"/>
                                  </w:rPr>
                                  <w:t>Software Development &amp; Business Process Services</w:t>
                                </w:r>
                              </w:p>
                              <w:p w14:paraId="58990782" w14:textId="77777777" w:rsidR="00546FC9" w:rsidRPr="00D36909" w:rsidRDefault="00546FC9" w:rsidP="005362DF">
                                <w:pPr>
                                  <w:jc w:val="center"/>
                                  <w:rPr>
                                    <w:sz w:val="2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B5AD7B" id="Rectangle 27" o:spid="_x0000_s1030" style="position:absolute;margin-left:176.55pt;margin-top:740.15pt;width:273.5pt;height:33.75pt;z-index:25190041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" fillcolor="white [3212]" stroked="f" strokeweight="2pt">
                    <v:textbox>
                      <w:txbxContent>
                        <w:p w14:paraId="7E6A8C65" w14:textId="77777777" w:rsidR="00546FC9" w:rsidRPr="00D36909" w:rsidRDefault="00546FC9" w:rsidP="005362DF">
                          <w:pPr>
                            <w:rPr>
                              <w:rFonts w:cs="Arial"/>
                              <w:color w:val="3D3D3D" w:themeColor="text1" w:themeTint="F2"/>
                              <w:sz w:val="18"/>
                            </w:rPr>
                          </w:pPr>
                          <w:r>
                            <w:rPr>
                              <w:rFonts w:cs="Arial"/>
                              <w:color w:val="3D3D3D" w:themeColor="text1" w:themeTint="F2"/>
                              <w:sz w:val="18"/>
                            </w:rPr>
                            <w:t>Software Development &amp; Business Process Services</w:t>
                          </w:r>
                        </w:p>
                        <w:p w14:paraId="58990782" w14:textId="77777777" w:rsidR="00546FC9" w:rsidRPr="00D36909" w:rsidRDefault="00546FC9" w:rsidP="005362DF">
                          <w:pPr>
                            <w:jc w:val="center"/>
                            <w:rPr>
                              <w:sz w:val="21"/>
                            </w:rPr>
                          </w:pPr>
                        </w:p>
                      </w:txbxContent>
                    </v:textbox>
                    <w10:wrap anchory="page"/>
                  </v:rect>
                </w:pict>
              </mc:Fallback>
            </mc:AlternateContent>
          </w:r>
          <w:r w:rsidRPr="00C47FE2">
            <w:rPr>
              <w:rFonts w:cs="Arial"/>
              <w:noProof/>
              <w:lang w:val="en-US"/>
            </w:rPr>
            <mc:AlternateContent>
              <mc:Choice Requires="wps">
                <w:drawing>
                  <wp:anchor distT="0" distB="0" distL="114300" distR="114300" simplePos="0" relativeHeight="251910656" behindDoc="0" locked="0" layoutInCell="1" allowOverlap="1" wp14:anchorId="194BA137" wp14:editId="0574750E">
                    <wp:simplePos x="0" y="0"/>
                    <wp:positionH relativeFrom="margin">
                      <wp:posOffset>-130810</wp:posOffset>
                    </wp:positionH>
                    <wp:positionV relativeFrom="page">
                      <wp:posOffset>9477375</wp:posOffset>
                    </wp:positionV>
                    <wp:extent cx="2412365" cy="800100"/>
                    <wp:effectExtent l="0" t="0" r="6985" b="0"/>
                    <wp:wrapNone/>
                    <wp:docPr id="26" name="Rectangle 26"/>
                    <wp:cNvGraphicFramePr/>
                    <a:graphic xmlns:a="http://schemas.openxmlformats.org/drawingml/2006/main">
                      <a:graphicData uri="http://schemas.microsoft.com/office/word/2010/wordprocessingShape">
                        <wps:wsp>
                          <wps:cNvSpPr/>
                          <wps:spPr>
                            <a:xfrm>
                              <a:off x="0" y="0"/>
                              <a:ext cx="2412365" cy="8001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A610D9" w14:textId="77777777" w:rsidR="00546FC9" w:rsidRPr="005362DF" w:rsidRDefault="00546FC9" w:rsidP="00797589">
                                <w:pPr>
                                  <w:spacing w:before="0" w:after="20"/>
                                  <w:rPr>
                                    <w:sz w:val="18"/>
                                  </w:rPr>
                                </w:pPr>
                                <w:r w:rsidRPr="005362DF">
                                  <w:rPr>
                                    <w:sz w:val="18"/>
                                  </w:rPr>
                                  <w:t>110 Bishopsgate, London</w:t>
                                </w:r>
                              </w:p>
                              <w:p w14:paraId="42E0F92D" w14:textId="77777777" w:rsidR="00546FC9" w:rsidRPr="005362DF" w:rsidRDefault="00546FC9" w:rsidP="00797589">
                                <w:pPr>
                                  <w:spacing w:before="0" w:after="20"/>
                                  <w:rPr>
                                    <w:sz w:val="18"/>
                                  </w:rPr>
                                </w:pPr>
                                <w:r w:rsidRPr="005362DF">
                                  <w:rPr>
                                    <w:sz w:val="18"/>
                                  </w:rPr>
                                  <w:t>EC2N 4AY</w:t>
                                </w:r>
                              </w:p>
                              <w:p w14:paraId="4BC4017D" w14:textId="77777777" w:rsidR="00546FC9" w:rsidRPr="005362DF" w:rsidRDefault="00546FC9" w:rsidP="00797589">
                                <w:pPr>
                                  <w:spacing w:before="0" w:after="20"/>
                                  <w:rPr>
                                    <w:sz w:val="18"/>
                                  </w:rPr>
                                </w:pPr>
                                <w:r w:rsidRPr="005362DF">
                                  <w:rPr>
                                    <w:sz w:val="18"/>
                                  </w:rPr>
                                  <w:t>Tel: +44 (0)20 7333 0033</w:t>
                                </w:r>
                              </w:p>
                              <w:p w14:paraId="3979F446" w14:textId="77777777" w:rsidR="00546FC9" w:rsidRPr="005362DF" w:rsidRDefault="00546FC9" w:rsidP="00797589">
                                <w:pPr>
                                  <w:spacing w:before="0" w:after="20"/>
                                  <w:rPr>
                                    <w:sz w:val="18"/>
                                  </w:rPr>
                                </w:pPr>
                                <w:r w:rsidRPr="005362DF">
                                  <w:rPr>
                                    <w:sz w:val="18"/>
                                  </w:rPr>
                                  <w:t xml:space="preserve">Email: </w:t>
                                </w:r>
                                <w:hyperlink r:id="rId15" w:history="1">
                                  <w:r w:rsidRPr="005362DF">
                                    <w:rPr>
                                      <w:sz w:val="18"/>
                                    </w:rPr>
                                    <w:t>info@nashtechglobal.com</w:t>
                                  </w:r>
                                </w:hyperlink>
                                <w:r w:rsidRPr="005362DF">
                                  <w:rPr>
                                    <w:color w:val="6D829F"/>
                                    <w:sz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BA137" id="Rectangle 26" o:spid="_x0000_s1031" style="position:absolute;margin-left:-10.3pt;margin-top:746.25pt;width:189.95pt;height:63pt;z-index:25191065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" fillcolor="white [3212]" stroked="f" strokeweight="2pt">
                    <v:textbox>
                      <w:txbxContent>
                        <w:p w14:paraId="09A610D9" w14:textId="77777777" w:rsidR="00546FC9" w:rsidRPr="005362DF" w:rsidRDefault="00546FC9" w:rsidP="00797589">
                          <w:pPr>
                            <w:spacing w:before="0" w:after="20"/>
                            <w:rPr>
                              <w:sz w:val="18"/>
                            </w:rPr>
                          </w:pPr>
                          <w:r w:rsidRPr="005362DF">
                            <w:rPr>
                              <w:sz w:val="18"/>
                            </w:rPr>
                            <w:t>110 Bishopsgate, London</w:t>
                          </w:r>
                        </w:p>
                        <w:p w14:paraId="42E0F92D" w14:textId="77777777" w:rsidR="00546FC9" w:rsidRPr="005362DF" w:rsidRDefault="00546FC9" w:rsidP="00797589">
                          <w:pPr>
                            <w:spacing w:before="0" w:after="20"/>
                            <w:rPr>
                              <w:sz w:val="18"/>
                            </w:rPr>
                          </w:pPr>
                          <w:r w:rsidRPr="005362DF">
                            <w:rPr>
                              <w:sz w:val="18"/>
                            </w:rPr>
                            <w:t>EC2N 4AY</w:t>
                          </w:r>
                        </w:p>
                        <w:p w14:paraId="4BC4017D" w14:textId="77777777" w:rsidR="00546FC9" w:rsidRPr="005362DF" w:rsidRDefault="00546FC9" w:rsidP="00797589">
                          <w:pPr>
                            <w:spacing w:before="0" w:after="20"/>
                            <w:rPr>
                              <w:sz w:val="18"/>
                            </w:rPr>
                          </w:pPr>
                          <w:r w:rsidRPr="005362DF">
                            <w:rPr>
                              <w:sz w:val="18"/>
                            </w:rPr>
                            <w:t>Tel: +44 (0)20 7333 0033</w:t>
                          </w:r>
                        </w:p>
                        <w:p w14:paraId="3979F446" w14:textId="77777777" w:rsidR="00546FC9" w:rsidRPr="005362DF" w:rsidRDefault="00546FC9" w:rsidP="00797589">
                          <w:pPr>
                            <w:spacing w:before="0" w:after="20"/>
                            <w:rPr>
                              <w:sz w:val="18"/>
                            </w:rPr>
                          </w:pPr>
                          <w:r w:rsidRPr="005362DF">
                            <w:rPr>
                              <w:sz w:val="18"/>
                            </w:rPr>
                            <w:t xml:space="preserve">Email: </w:t>
                          </w:r>
                          <w:hyperlink r:id="rId16" w:history="1">
                            <w:r w:rsidRPr="005362DF">
                              <w:rPr>
                                <w:sz w:val="18"/>
                              </w:rPr>
                              <w:t>info@nashtechglobal.com</w:t>
                            </w:r>
                          </w:hyperlink>
                          <w:r w:rsidRPr="005362DF">
                            <w:rPr>
                              <w:color w:val="6D829F"/>
                              <w:sz w:val="18"/>
                            </w:rPr>
                            <w:t xml:space="preserve"> </w:t>
                          </w:r>
                        </w:p>
                      </w:txbxContent>
                    </v:textbox>
                    <w10:wrap anchorx="margin" anchory="page"/>
                  </v:rect>
                </w:pict>
              </mc:Fallback>
            </mc:AlternateContent>
          </w:r>
        </w:p>
        <w:p w14:paraId="483DD56C" w14:textId="77777777" w:rsidR="00797589" w:rsidRPr="00C47FE2" w:rsidRDefault="00CD6CFD" w:rsidP="00BD6DF1">
          <w:pPr>
            <w:tabs>
              <w:tab w:val="left" w:pos="2108"/>
            </w:tabs>
            <w:rPr>
              <w:rFonts w:cs="Arial"/>
              <w:noProof/>
            </w:rPr>
          </w:pPr>
          <w:r w:rsidRPr="00C47FE2">
            <w:rPr>
              <w:rFonts w:cs="Arial"/>
              <w:noProof/>
              <w:lang w:val="en-US"/>
            </w:rPr>
            <w:drawing>
              <wp:anchor distT="0" distB="0" distL="114300" distR="114300" simplePos="0" relativeHeight="251908608" behindDoc="0" locked="0" layoutInCell="1" allowOverlap="1" wp14:anchorId="5FBB44CB" wp14:editId="2E4B0E1E">
                <wp:simplePos x="0" y="0"/>
                <wp:positionH relativeFrom="column">
                  <wp:posOffset>2288540</wp:posOffset>
                </wp:positionH>
                <wp:positionV relativeFrom="page">
                  <wp:posOffset>9696450</wp:posOffset>
                </wp:positionV>
                <wp:extent cx="3667125" cy="419100"/>
                <wp:effectExtent l="0" t="0" r="9525" b="0"/>
                <wp:wrapNone/>
                <wp:docPr id="2" name="Picture 2" descr="C:\Users\tukieunl\Documents\Marketing Material\Templates\Template graphics\certificat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ukieunl\Documents\Marketing Material\Templates\Template graphics\certificate-1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67125" cy="419100"/>
                        </a:xfrm>
                        <a:prstGeom prst="rect">
                          <a:avLst/>
                        </a:prstGeom>
                        <a:noFill/>
                        <a:ln>
                          <a:noFill/>
                        </a:ln>
                      </pic:spPr>
                    </pic:pic>
                  </a:graphicData>
                </a:graphic>
              </wp:anchor>
            </w:drawing>
          </w:r>
          <w:r w:rsidR="00797589" w:rsidRPr="00C47FE2">
            <w:rPr>
              <w:rFonts w:cs="Arial"/>
              <w:noProof/>
            </w:rPr>
            <w:tab/>
          </w:r>
        </w:p>
        <w:p w14:paraId="07316CB3" w14:textId="77777777" w:rsidR="00797589" w:rsidRPr="00C47FE2" w:rsidRDefault="006D08C6">
          <w:pPr>
            <w:spacing w:after="120"/>
            <w:rPr>
              <w:rFonts w:cs="Arial"/>
            </w:rPr>
          </w:pPr>
        </w:p>
      </w:sdtContent>
    </w:sdt>
    <w:sdt>
      <w:sdtPr>
        <w:rPr>
          <w:rFonts w:eastAsiaTheme="minorHAnsi" w:cs="Arial"/>
          <w:caps w:val="0"/>
          <w:color w:val="333333" w:themeColor="text1"/>
          <w:sz w:val="22"/>
          <w:szCs w:val="22"/>
        </w:rPr>
        <w:id w:val="-1534876903"/>
        <w:docPartObj>
          <w:docPartGallery w:val="Table of Contents"/>
          <w:docPartUnique/>
        </w:docPartObj>
      </w:sdtPr>
      <w:sdtEndPr>
        <w:rPr>
          <w:b/>
          <w:bCs/>
          <w:noProof/>
        </w:rPr>
      </w:sdtEndPr>
      <w:sdtContent>
        <w:p w14:paraId="0E23C80D" w14:textId="77777777" w:rsidR="00A33F43" w:rsidRPr="00C47FE2" w:rsidRDefault="00A33F43" w:rsidP="00A33F43">
          <w:pPr>
            <w:pStyle w:val="TOCHeading"/>
            <w:jc w:val="both"/>
            <w:rPr>
              <w:rFonts w:cs="Arial"/>
            </w:rPr>
          </w:pPr>
          <w:r w:rsidRPr="00C47FE2">
            <w:rPr>
              <w:rFonts w:cs="Arial"/>
            </w:rPr>
            <w:t>Table of Contents</w:t>
          </w:r>
        </w:p>
        <w:p w14:paraId="1E2317DC" w14:textId="77777777" w:rsidR="006B5295" w:rsidRDefault="00A33F43">
          <w:pPr>
            <w:pStyle w:val="TOC1"/>
            <w:tabs>
              <w:tab w:val="left" w:pos="660"/>
              <w:tab w:val="right" w:pos="13944"/>
            </w:tabs>
            <w:rPr>
              <w:ins w:id="0" w:author="khanguyen" w:date="2017-03-17T23:48:00Z"/>
              <w:rFonts w:asciiTheme="minorHAnsi" w:eastAsiaTheme="minorEastAsia" w:hAnsiTheme="minorHAnsi" w:cstheme="minorBidi"/>
              <w:b w:val="0"/>
              <w:bCs w:val="0"/>
              <w:noProof/>
              <w:color w:val="auto"/>
              <w:sz w:val="22"/>
              <w:u w:val="none"/>
              <w:lang w:val="en-US"/>
            </w:rPr>
          </w:pPr>
          <w:r w:rsidRPr="00C47FE2">
            <w:rPr>
              <w:rFonts w:cs="Arial"/>
            </w:rPr>
            <w:fldChar w:fldCharType="begin"/>
          </w:r>
          <w:r w:rsidRPr="00C47FE2">
            <w:rPr>
              <w:rFonts w:cs="Arial"/>
            </w:rPr>
            <w:instrText xml:space="preserve"> TOC \o "1-2" \h \z \u </w:instrText>
          </w:r>
          <w:r w:rsidRPr="00C47FE2">
            <w:rPr>
              <w:rFonts w:cs="Arial"/>
            </w:rPr>
            <w:fldChar w:fldCharType="separate"/>
          </w:r>
          <w:ins w:id="1" w:author="khanguyen" w:date="2017-03-17T23:48:00Z">
            <w:r w:rsidR="006B5295" w:rsidRPr="00887A59">
              <w:rPr>
                <w:rStyle w:val="Hyperlink"/>
                <w:noProof/>
              </w:rPr>
              <w:fldChar w:fldCharType="begin"/>
            </w:r>
            <w:r w:rsidR="006B5295" w:rsidRPr="00887A59">
              <w:rPr>
                <w:rStyle w:val="Hyperlink"/>
                <w:noProof/>
              </w:rPr>
              <w:instrText xml:space="preserve"> </w:instrText>
            </w:r>
            <w:r w:rsidR="006B5295">
              <w:rPr>
                <w:noProof/>
              </w:rPr>
              <w:instrText>HYPERLINK \l "_Toc477557829"</w:instrText>
            </w:r>
            <w:r w:rsidR="006B5295" w:rsidRPr="00887A59">
              <w:rPr>
                <w:rStyle w:val="Hyperlink"/>
                <w:noProof/>
              </w:rPr>
              <w:instrText xml:space="preserve"> </w:instrText>
            </w:r>
            <w:r w:rsidR="006B5295" w:rsidRPr="00887A59">
              <w:rPr>
                <w:rStyle w:val="Hyperlink"/>
                <w:noProof/>
              </w:rPr>
            </w:r>
            <w:r w:rsidR="006B5295" w:rsidRPr="00887A59">
              <w:rPr>
                <w:rStyle w:val="Hyperlink"/>
                <w:noProof/>
              </w:rPr>
              <w:fldChar w:fldCharType="separate"/>
            </w:r>
            <w:r w:rsidR="006B5295" w:rsidRPr="00887A59">
              <w:rPr>
                <w:rStyle w:val="Hyperlink"/>
                <w:rFonts w:cs="Arial"/>
                <w:noProof/>
              </w:rPr>
              <w:t>1.</w:t>
            </w:r>
            <w:r w:rsidR="006B5295">
              <w:rPr>
                <w:rFonts w:asciiTheme="minorHAnsi" w:eastAsiaTheme="minorEastAsia" w:hAnsiTheme="minorHAnsi" w:cstheme="minorBidi"/>
                <w:b w:val="0"/>
                <w:bCs w:val="0"/>
                <w:noProof/>
                <w:color w:val="auto"/>
                <w:sz w:val="22"/>
                <w:u w:val="none"/>
                <w:lang w:val="en-US"/>
              </w:rPr>
              <w:tab/>
            </w:r>
            <w:r w:rsidR="006B5295" w:rsidRPr="00887A59">
              <w:rPr>
                <w:rStyle w:val="Hyperlink"/>
                <w:rFonts w:cs="Arial"/>
                <w:noProof/>
              </w:rPr>
              <w:t>Execute summary</w:t>
            </w:r>
            <w:r w:rsidR="006B5295">
              <w:rPr>
                <w:noProof/>
                <w:webHidden/>
              </w:rPr>
              <w:tab/>
            </w:r>
            <w:r w:rsidR="006B5295">
              <w:rPr>
                <w:noProof/>
                <w:webHidden/>
              </w:rPr>
              <w:fldChar w:fldCharType="begin"/>
            </w:r>
            <w:r w:rsidR="006B5295">
              <w:rPr>
                <w:noProof/>
                <w:webHidden/>
              </w:rPr>
              <w:instrText xml:space="preserve"> PAGEREF _Toc477557829 \h </w:instrText>
            </w:r>
            <w:r w:rsidR="006B5295">
              <w:rPr>
                <w:noProof/>
                <w:webHidden/>
              </w:rPr>
            </w:r>
          </w:ins>
          <w:r w:rsidR="006B5295">
            <w:rPr>
              <w:noProof/>
              <w:webHidden/>
            </w:rPr>
            <w:fldChar w:fldCharType="separate"/>
          </w:r>
          <w:ins w:id="2" w:author="khanguyen" w:date="2017-03-17T23:48:00Z">
            <w:r w:rsidR="006B5295">
              <w:rPr>
                <w:noProof/>
                <w:webHidden/>
              </w:rPr>
              <w:t>6</w:t>
            </w:r>
            <w:r w:rsidR="006B5295">
              <w:rPr>
                <w:noProof/>
                <w:webHidden/>
              </w:rPr>
              <w:fldChar w:fldCharType="end"/>
            </w:r>
            <w:r w:rsidR="006B5295" w:rsidRPr="00887A59">
              <w:rPr>
                <w:rStyle w:val="Hyperlink"/>
                <w:noProof/>
              </w:rPr>
              <w:fldChar w:fldCharType="end"/>
            </w:r>
          </w:ins>
        </w:p>
        <w:p w14:paraId="435718D5" w14:textId="77777777" w:rsidR="006B5295" w:rsidRDefault="006B5295">
          <w:pPr>
            <w:pStyle w:val="TOC2"/>
            <w:tabs>
              <w:tab w:val="left" w:pos="660"/>
              <w:tab w:val="right" w:pos="13944"/>
            </w:tabs>
            <w:rPr>
              <w:ins w:id="3" w:author="khanguyen" w:date="2017-03-17T23:48:00Z"/>
              <w:rFonts w:asciiTheme="minorHAnsi" w:eastAsiaTheme="minorEastAsia" w:hAnsiTheme="minorHAnsi" w:cstheme="minorBidi"/>
              <w:bCs w:val="0"/>
              <w:noProof/>
              <w:color w:val="auto"/>
              <w:lang w:val="en-US"/>
            </w:rPr>
          </w:pPr>
          <w:ins w:id="4" w:author="khanguyen" w:date="2017-03-17T23:48:00Z">
            <w:r w:rsidRPr="00887A59">
              <w:rPr>
                <w:rStyle w:val="Hyperlink"/>
                <w:noProof/>
              </w:rPr>
              <w:fldChar w:fldCharType="begin"/>
            </w:r>
            <w:r w:rsidRPr="00887A59">
              <w:rPr>
                <w:rStyle w:val="Hyperlink"/>
                <w:noProof/>
              </w:rPr>
              <w:instrText xml:space="preserve"> </w:instrText>
            </w:r>
            <w:r>
              <w:rPr>
                <w:noProof/>
              </w:rPr>
              <w:instrText>HYPERLINK \l "_Toc477557830"</w:instrText>
            </w:r>
            <w:r w:rsidRPr="00887A59">
              <w:rPr>
                <w:rStyle w:val="Hyperlink"/>
                <w:noProof/>
              </w:rPr>
              <w:instrText xml:space="preserve"> </w:instrText>
            </w:r>
            <w:r w:rsidRPr="00887A59">
              <w:rPr>
                <w:rStyle w:val="Hyperlink"/>
                <w:noProof/>
              </w:rPr>
            </w:r>
            <w:r w:rsidRPr="00887A59">
              <w:rPr>
                <w:rStyle w:val="Hyperlink"/>
                <w:noProof/>
              </w:rPr>
              <w:fldChar w:fldCharType="separate"/>
            </w:r>
            <w:r w:rsidRPr="00887A59">
              <w:rPr>
                <w:rStyle w:val="Hyperlink"/>
                <w:rFonts w:cs="Arial"/>
                <w:noProof/>
              </w:rPr>
              <w:t>1.1</w:t>
            </w:r>
            <w:r>
              <w:rPr>
                <w:rFonts w:asciiTheme="minorHAnsi" w:eastAsiaTheme="minorEastAsia" w:hAnsiTheme="minorHAnsi" w:cstheme="minorBidi"/>
                <w:bCs w:val="0"/>
                <w:noProof/>
                <w:color w:val="auto"/>
                <w:lang w:val="en-US"/>
              </w:rPr>
              <w:tab/>
            </w:r>
            <w:r w:rsidRPr="00887A59">
              <w:rPr>
                <w:rStyle w:val="Hyperlink"/>
                <w:rFonts w:cs="Arial"/>
                <w:noProof/>
              </w:rPr>
              <w:t>Overview: Project Background and Scope</w:t>
            </w:r>
            <w:r>
              <w:rPr>
                <w:noProof/>
                <w:webHidden/>
              </w:rPr>
              <w:tab/>
            </w:r>
            <w:r>
              <w:rPr>
                <w:noProof/>
                <w:webHidden/>
              </w:rPr>
              <w:fldChar w:fldCharType="begin"/>
            </w:r>
            <w:r>
              <w:rPr>
                <w:noProof/>
                <w:webHidden/>
              </w:rPr>
              <w:instrText xml:space="preserve"> PAGEREF _Toc477557830 \h </w:instrText>
            </w:r>
            <w:r>
              <w:rPr>
                <w:noProof/>
                <w:webHidden/>
              </w:rPr>
            </w:r>
          </w:ins>
          <w:r>
            <w:rPr>
              <w:noProof/>
              <w:webHidden/>
            </w:rPr>
            <w:fldChar w:fldCharType="separate"/>
          </w:r>
          <w:ins w:id="5" w:author="khanguyen" w:date="2017-03-17T23:48:00Z">
            <w:r>
              <w:rPr>
                <w:noProof/>
                <w:webHidden/>
              </w:rPr>
              <w:t>6</w:t>
            </w:r>
            <w:r>
              <w:rPr>
                <w:noProof/>
                <w:webHidden/>
              </w:rPr>
              <w:fldChar w:fldCharType="end"/>
            </w:r>
            <w:r w:rsidRPr="00887A59">
              <w:rPr>
                <w:rStyle w:val="Hyperlink"/>
                <w:noProof/>
              </w:rPr>
              <w:fldChar w:fldCharType="end"/>
            </w:r>
          </w:ins>
        </w:p>
        <w:p w14:paraId="7F6068E9" w14:textId="77777777" w:rsidR="006B5295" w:rsidRDefault="006B5295">
          <w:pPr>
            <w:pStyle w:val="TOC2"/>
            <w:tabs>
              <w:tab w:val="left" w:pos="660"/>
              <w:tab w:val="right" w:pos="13944"/>
            </w:tabs>
            <w:rPr>
              <w:ins w:id="6" w:author="khanguyen" w:date="2017-03-17T23:48:00Z"/>
              <w:rFonts w:asciiTheme="minorHAnsi" w:eastAsiaTheme="minorEastAsia" w:hAnsiTheme="minorHAnsi" w:cstheme="minorBidi"/>
              <w:bCs w:val="0"/>
              <w:noProof/>
              <w:color w:val="auto"/>
              <w:lang w:val="en-US"/>
            </w:rPr>
          </w:pPr>
          <w:ins w:id="7" w:author="khanguyen" w:date="2017-03-17T23:48:00Z">
            <w:r w:rsidRPr="00887A59">
              <w:rPr>
                <w:rStyle w:val="Hyperlink"/>
                <w:noProof/>
              </w:rPr>
              <w:fldChar w:fldCharType="begin"/>
            </w:r>
            <w:r w:rsidRPr="00887A59">
              <w:rPr>
                <w:rStyle w:val="Hyperlink"/>
                <w:noProof/>
              </w:rPr>
              <w:instrText xml:space="preserve"> </w:instrText>
            </w:r>
            <w:r>
              <w:rPr>
                <w:noProof/>
              </w:rPr>
              <w:instrText>HYPERLINK \l "_Toc477557831"</w:instrText>
            </w:r>
            <w:r w:rsidRPr="00887A59">
              <w:rPr>
                <w:rStyle w:val="Hyperlink"/>
                <w:noProof/>
              </w:rPr>
              <w:instrText xml:space="preserve"> </w:instrText>
            </w:r>
            <w:r w:rsidRPr="00887A59">
              <w:rPr>
                <w:rStyle w:val="Hyperlink"/>
                <w:noProof/>
              </w:rPr>
            </w:r>
            <w:r w:rsidRPr="00887A59">
              <w:rPr>
                <w:rStyle w:val="Hyperlink"/>
                <w:noProof/>
              </w:rPr>
              <w:fldChar w:fldCharType="separate"/>
            </w:r>
            <w:r w:rsidRPr="00887A59">
              <w:rPr>
                <w:rStyle w:val="Hyperlink"/>
                <w:rFonts w:cs="Arial"/>
                <w:noProof/>
              </w:rPr>
              <w:t>1.2</w:t>
            </w:r>
            <w:r>
              <w:rPr>
                <w:rFonts w:asciiTheme="minorHAnsi" w:eastAsiaTheme="minorEastAsia" w:hAnsiTheme="minorHAnsi" w:cstheme="minorBidi"/>
                <w:bCs w:val="0"/>
                <w:noProof/>
                <w:color w:val="auto"/>
                <w:lang w:val="en-US"/>
              </w:rPr>
              <w:tab/>
            </w:r>
            <w:r w:rsidRPr="00887A59">
              <w:rPr>
                <w:rStyle w:val="Hyperlink"/>
                <w:rFonts w:cs="Arial"/>
                <w:noProof/>
              </w:rPr>
              <w:t>Scope</w:t>
            </w:r>
            <w:r>
              <w:rPr>
                <w:noProof/>
                <w:webHidden/>
              </w:rPr>
              <w:tab/>
            </w:r>
            <w:r>
              <w:rPr>
                <w:noProof/>
                <w:webHidden/>
              </w:rPr>
              <w:fldChar w:fldCharType="begin"/>
            </w:r>
            <w:r>
              <w:rPr>
                <w:noProof/>
                <w:webHidden/>
              </w:rPr>
              <w:instrText xml:space="preserve"> PAGEREF _Toc477557831 \h </w:instrText>
            </w:r>
            <w:r>
              <w:rPr>
                <w:noProof/>
                <w:webHidden/>
              </w:rPr>
            </w:r>
          </w:ins>
          <w:r>
            <w:rPr>
              <w:noProof/>
              <w:webHidden/>
            </w:rPr>
            <w:fldChar w:fldCharType="separate"/>
          </w:r>
          <w:ins w:id="8" w:author="khanguyen" w:date="2017-03-17T23:48:00Z">
            <w:r>
              <w:rPr>
                <w:noProof/>
                <w:webHidden/>
              </w:rPr>
              <w:t>6</w:t>
            </w:r>
            <w:r>
              <w:rPr>
                <w:noProof/>
                <w:webHidden/>
              </w:rPr>
              <w:fldChar w:fldCharType="end"/>
            </w:r>
            <w:r w:rsidRPr="00887A59">
              <w:rPr>
                <w:rStyle w:val="Hyperlink"/>
                <w:noProof/>
              </w:rPr>
              <w:fldChar w:fldCharType="end"/>
            </w:r>
          </w:ins>
        </w:p>
        <w:p w14:paraId="30A5A210" w14:textId="77777777" w:rsidR="006B5295" w:rsidRDefault="006B5295">
          <w:pPr>
            <w:pStyle w:val="TOC1"/>
            <w:tabs>
              <w:tab w:val="left" w:pos="660"/>
              <w:tab w:val="right" w:pos="13944"/>
            </w:tabs>
            <w:rPr>
              <w:ins w:id="9" w:author="khanguyen" w:date="2017-03-17T23:48:00Z"/>
              <w:rFonts w:asciiTheme="minorHAnsi" w:eastAsiaTheme="minorEastAsia" w:hAnsiTheme="minorHAnsi" w:cstheme="minorBidi"/>
              <w:b w:val="0"/>
              <w:bCs w:val="0"/>
              <w:noProof/>
              <w:color w:val="auto"/>
              <w:sz w:val="22"/>
              <w:u w:val="none"/>
              <w:lang w:val="en-US"/>
            </w:rPr>
          </w:pPr>
          <w:ins w:id="10" w:author="khanguyen" w:date="2017-03-17T23:48:00Z">
            <w:r w:rsidRPr="00887A59">
              <w:rPr>
                <w:rStyle w:val="Hyperlink"/>
                <w:noProof/>
              </w:rPr>
              <w:fldChar w:fldCharType="begin"/>
            </w:r>
            <w:r w:rsidRPr="00887A59">
              <w:rPr>
                <w:rStyle w:val="Hyperlink"/>
                <w:noProof/>
              </w:rPr>
              <w:instrText xml:space="preserve"> </w:instrText>
            </w:r>
            <w:r>
              <w:rPr>
                <w:noProof/>
              </w:rPr>
              <w:instrText>HYPERLINK \l "_Toc477557832"</w:instrText>
            </w:r>
            <w:r w:rsidRPr="00887A59">
              <w:rPr>
                <w:rStyle w:val="Hyperlink"/>
                <w:noProof/>
              </w:rPr>
              <w:instrText xml:space="preserve"> </w:instrText>
            </w:r>
            <w:r w:rsidRPr="00887A59">
              <w:rPr>
                <w:rStyle w:val="Hyperlink"/>
                <w:noProof/>
              </w:rPr>
            </w:r>
            <w:r w:rsidRPr="00887A59">
              <w:rPr>
                <w:rStyle w:val="Hyperlink"/>
                <w:noProof/>
              </w:rPr>
              <w:fldChar w:fldCharType="separate"/>
            </w:r>
            <w:r w:rsidRPr="00887A59">
              <w:rPr>
                <w:rStyle w:val="Hyperlink"/>
                <w:rFonts w:cs="Arial"/>
                <w:noProof/>
              </w:rPr>
              <w:t>2.</w:t>
            </w:r>
            <w:r>
              <w:rPr>
                <w:rFonts w:asciiTheme="minorHAnsi" w:eastAsiaTheme="minorEastAsia" w:hAnsiTheme="minorHAnsi" w:cstheme="minorBidi"/>
                <w:b w:val="0"/>
                <w:bCs w:val="0"/>
                <w:noProof/>
                <w:color w:val="auto"/>
                <w:sz w:val="22"/>
                <w:u w:val="none"/>
                <w:lang w:val="en-US"/>
              </w:rPr>
              <w:tab/>
            </w:r>
            <w:r w:rsidRPr="00887A59">
              <w:rPr>
                <w:rStyle w:val="Hyperlink"/>
                <w:rFonts w:cs="Arial"/>
                <w:noProof/>
              </w:rPr>
              <w:t>Execution and Analysis</w:t>
            </w:r>
            <w:r>
              <w:rPr>
                <w:noProof/>
                <w:webHidden/>
              </w:rPr>
              <w:tab/>
            </w:r>
            <w:r>
              <w:rPr>
                <w:noProof/>
                <w:webHidden/>
              </w:rPr>
              <w:fldChar w:fldCharType="begin"/>
            </w:r>
            <w:r>
              <w:rPr>
                <w:noProof/>
                <w:webHidden/>
              </w:rPr>
              <w:instrText xml:space="preserve"> PAGEREF _Toc477557832 \h </w:instrText>
            </w:r>
            <w:r>
              <w:rPr>
                <w:noProof/>
                <w:webHidden/>
              </w:rPr>
            </w:r>
          </w:ins>
          <w:r>
            <w:rPr>
              <w:noProof/>
              <w:webHidden/>
            </w:rPr>
            <w:fldChar w:fldCharType="separate"/>
          </w:r>
          <w:ins w:id="11" w:author="khanguyen" w:date="2017-03-17T23:48:00Z">
            <w:r>
              <w:rPr>
                <w:noProof/>
                <w:webHidden/>
              </w:rPr>
              <w:t>7</w:t>
            </w:r>
            <w:r>
              <w:rPr>
                <w:noProof/>
                <w:webHidden/>
              </w:rPr>
              <w:fldChar w:fldCharType="end"/>
            </w:r>
            <w:r w:rsidRPr="00887A59">
              <w:rPr>
                <w:rStyle w:val="Hyperlink"/>
                <w:noProof/>
              </w:rPr>
              <w:fldChar w:fldCharType="end"/>
            </w:r>
          </w:ins>
        </w:p>
        <w:p w14:paraId="5D471D8C" w14:textId="77777777" w:rsidR="006B5295" w:rsidRDefault="006B5295">
          <w:pPr>
            <w:pStyle w:val="TOC2"/>
            <w:tabs>
              <w:tab w:val="left" w:pos="660"/>
              <w:tab w:val="right" w:pos="13944"/>
            </w:tabs>
            <w:rPr>
              <w:ins w:id="12" w:author="khanguyen" w:date="2017-03-17T23:48:00Z"/>
              <w:rFonts w:asciiTheme="minorHAnsi" w:eastAsiaTheme="minorEastAsia" w:hAnsiTheme="minorHAnsi" w:cstheme="minorBidi"/>
              <w:bCs w:val="0"/>
              <w:noProof/>
              <w:color w:val="auto"/>
              <w:lang w:val="en-US"/>
            </w:rPr>
          </w:pPr>
          <w:ins w:id="13" w:author="khanguyen" w:date="2017-03-17T23:48:00Z">
            <w:r w:rsidRPr="00887A59">
              <w:rPr>
                <w:rStyle w:val="Hyperlink"/>
                <w:noProof/>
              </w:rPr>
              <w:fldChar w:fldCharType="begin"/>
            </w:r>
            <w:r w:rsidRPr="00887A59">
              <w:rPr>
                <w:rStyle w:val="Hyperlink"/>
                <w:noProof/>
              </w:rPr>
              <w:instrText xml:space="preserve"> </w:instrText>
            </w:r>
            <w:r>
              <w:rPr>
                <w:noProof/>
              </w:rPr>
              <w:instrText>HYPERLINK \l "_Toc477557833"</w:instrText>
            </w:r>
            <w:r w:rsidRPr="00887A59">
              <w:rPr>
                <w:rStyle w:val="Hyperlink"/>
                <w:noProof/>
              </w:rPr>
              <w:instrText xml:space="preserve"> </w:instrText>
            </w:r>
            <w:r w:rsidRPr="00887A59">
              <w:rPr>
                <w:rStyle w:val="Hyperlink"/>
                <w:noProof/>
              </w:rPr>
            </w:r>
            <w:r w:rsidRPr="00887A59">
              <w:rPr>
                <w:rStyle w:val="Hyperlink"/>
                <w:noProof/>
              </w:rPr>
              <w:fldChar w:fldCharType="separate"/>
            </w:r>
            <w:r w:rsidRPr="00887A59">
              <w:rPr>
                <w:rStyle w:val="Hyperlink"/>
                <w:rFonts w:cs="Arial"/>
                <w:noProof/>
              </w:rPr>
              <w:t>2.1</w:t>
            </w:r>
            <w:r>
              <w:rPr>
                <w:rFonts w:asciiTheme="minorHAnsi" w:eastAsiaTheme="minorEastAsia" w:hAnsiTheme="minorHAnsi" w:cstheme="minorBidi"/>
                <w:bCs w:val="0"/>
                <w:noProof/>
                <w:color w:val="auto"/>
                <w:lang w:val="en-US"/>
              </w:rPr>
              <w:tab/>
            </w:r>
            <w:r w:rsidRPr="00887A59">
              <w:rPr>
                <w:rStyle w:val="Hyperlink"/>
                <w:rFonts w:cs="Arial"/>
                <w:noProof/>
              </w:rPr>
              <w:t>Performance Test Results and Analysis</w:t>
            </w:r>
            <w:r>
              <w:rPr>
                <w:noProof/>
                <w:webHidden/>
              </w:rPr>
              <w:tab/>
            </w:r>
            <w:r>
              <w:rPr>
                <w:noProof/>
                <w:webHidden/>
              </w:rPr>
              <w:fldChar w:fldCharType="begin"/>
            </w:r>
            <w:r>
              <w:rPr>
                <w:noProof/>
                <w:webHidden/>
              </w:rPr>
              <w:instrText xml:space="preserve"> PAGEREF _Toc477557833 \h </w:instrText>
            </w:r>
            <w:r>
              <w:rPr>
                <w:noProof/>
                <w:webHidden/>
              </w:rPr>
            </w:r>
          </w:ins>
          <w:r>
            <w:rPr>
              <w:noProof/>
              <w:webHidden/>
            </w:rPr>
            <w:fldChar w:fldCharType="separate"/>
          </w:r>
          <w:ins w:id="14" w:author="khanguyen" w:date="2017-03-17T23:48:00Z">
            <w:r>
              <w:rPr>
                <w:noProof/>
                <w:webHidden/>
              </w:rPr>
              <w:t>7</w:t>
            </w:r>
            <w:r>
              <w:rPr>
                <w:noProof/>
                <w:webHidden/>
              </w:rPr>
              <w:fldChar w:fldCharType="end"/>
            </w:r>
            <w:r w:rsidRPr="00887A59">
              <w:rPr>
                <w:rStyle w:val="Hyperlink"/>
                <w:noProof/>
              </w:rPr>
              <w:fldChar w:fldCharType="end"/>
            </w:r>
          </w:ins>
        </w:p>
        <w:p w14:paraId="0C45669E" w14:textId="77777777" w:rsidR="006B5295" w:rsidRDefault="006B5295">
          <w:pPr>
            <w:pStyle w:val="TOC2"/>
            <w:tabs>
              <w:tab w:val="left" w:pos="660"/>
              <w:tab w:val="right" w:pos="13944"/>
            </w:tabs>
            <w:rPr>
              <w:ins w:id="15" w:author="khanguyen" w:date="2017-03-17T23:48:00Z"/>
              <w:rFonts w:asciiTheme="minorHAnsi" w:eastAsiaTheme="minorEastAsia" w:hAnsiTheme="minorHAnsi" w:cstheme="minorBidi"/>
              <w:bCs w:val="0"/>
              <w:noProof/>
              <w:color w:val="auto"/>
              <w:lang w:val="en-US"/>
            </w:rPr>
          </w:pPr>
          <w:ins w:id="16" w:author="khanguyen" w:date="2017-03-17T23:48:00Z">
            <w:r w:rsidRPr="00887A59">
              <w:rPr>
                <w:rStyle w:val="Hyperlink"/>
                <w:noProof/>
              </w:rPr>
              <w:fldChar w:fldCharType="begin"/>
            </w:r>
            <w:r w:rsidRPr="00887A59">
              <w:rPr>
                <w:rStyle w:val="Hyperlink"/>
                <w:noProof/>
              </w:rPr>
              <w:instrText xml:space="preserve"> </w:instrText>
            </w:r>
            <w:r>
              <w:rPr>
                <w:noProof/>
              </w:rPr>
              <w:instrText>HYPERLINK \l "_Toc477557834"</w:instrText>
            </w:r>
            <w:r w:rsidRPr="00887A59">
              <w:rPr>
                <w:rStyle w:val="Hyperlink"/>
                <w:noProof/>
              </w:rPr>
              <w:instrText xml:space="preserve"> </w:instrText>
            </w:r>
            <w:r w:rsidRPr="00887A59">
              <w:rPr>
                <w:rStyle w:val="Hyperlink"/>
                <w:noProof/>
              </w:rPr>
            </w:r>
            <w:r w:rsidRPr="00887A59">
              <w:rPr>
                <w:rStyle w:val="Hyperlink"/>
                <w:noProof/>
              </w:rPr>
              <w:fldChar w:fldCharType="separate"/>
            </w:r>
            <w:r w:rsidRPr="00887A59">
              <w:rPr>
                <w:rStyle w:val="Hyperlink"/>
                <w:rFonts w:cs="Arial"/>
                <w:noProof/>
              </w:rPr>
              <w:t>2.2</w:t>
            </w:r>
            <w:r>
              <w:rPr>
                <w:rFonts w:asciiTheme="minorHAnsi" w:eastAsiaTheme="minorEastAsia" w:hAnsiTheme="minorHAnsi" w:cstheme="minorBidi"/>
                <w:bCs w:val="0"/>
                <w:noProof/>
                <w:color w:val="auto"/>
                <w:lang w:val="en-US"/>
              </w:rPr>
              <w:tab/>
            </w:r>
            <w:r w:rsidRPr="00887A59">
              <w:rPr>
                <w:rStyle w:val="Hyperlink"/>
                <w:rFonts w:cs="Arial"/>
                <w:noProof/>
              </w:rPr>
              <w:t>Test Run 1 – Baseline Two Hour Load Test</w:t>
            </w:r>
            <w:r>
              <w:rPr>
                <w:noProof/>
                <w:webHidden/>
              </w:rPr>
              <w:tab/>
            </w:r>
            <w:r>
              <w:rPr>
                <w:noProof/>
                <w:webHidden/>
              </w:rPr>
              <w:fldChar w:fldCharType="begin"/>
            </w:r>
            <w:r>
              <w:rPr>
                <w:noProof/>
                <w:webHidden/>
              </w:rPr>
              <w:instrText xml:space="preserve"> PAGEREF _Toc477557834 \h </w:instrText>
            </w:r>
            <w:r>
              <w:rPr>
                <w:noProof/>
                <w:webHidden/>
              </w:rPr>
            </w:r>
          </w:ins>
          <w:r>
            <w:rPr>
              <w:noProof/>
              <w:webHidden/>
            </w:rPr>
            <w:fldChar w:fldCharType="separate"/>
          </w:r>
          <w:ins w:id="17" w:author="khanguyen" w:date="2017-03-17T23:48:00Z">
            <w:r>
              <w:rPr>
                <w:noProof/>
                <w:webHidden/>
              </w:rPr>
              <w:t>7</w:t>
            </w:r>
            <w:r>
              <w:rPr>
                <w:noProof/>
                <w:webHidden/>
              </w:rPr>
              <w:fldChar w:fldCharType="end"/>
            </w:r>
            <w:r w:rsidRPr="00887A59">
              <w:rPr>
                <w:rStyle w:val="Hyperlink"/>
                <w:noProof/>
              </w:rPr>
              <w:fldChar w:fldCharType="end"/>
            </w:r>
          </w:ins>
        </w:p>
        <w:p w14:paraId="5D7E7E4F" w14:textId="77777777" w:rsidR="006B5295" w:rsidRDefault="006B5295">
          <w:pPr>
            <w:pStyle w:val="TOC2"/>
            <w:tabs>
              <w:tab w:val="left" w:pos="660"/>
              <w:tab w:val="right" w:pos="13944"/>
            </w:tabs>
            <w:rPr>
              <w:ins w:id="18" w:author="khanguyen" w:date="2017-03-17T23:48:00Z"/>
              <w:rFonts w:asciiTheme="minorHAnsi" w:eastAsiaTheme="minorEastAsia" w:hAnsiTheme="minorHAnsi" w:cstheme="minorBidi"/>
              <w:bCs w:val="0"/>
              <w:noProof/>
              <w:color w:val="auto"/>
              <w:lang w:val="en-US"/>
            </w:rPr>
          </w:pPr>
          <w:ins w:id="19" w:author="khanguyen" w:date="2017-03-17T23:48:00Z">
            <w:r w:rsidRPr="00887A59">
              <w:rPr>
                <w:rStyle w:val="Hyperlink"/>
                <w:noProof/>
              </w:rPr>
              <w:fldChar w:fldCharType="begin"/>
            </w:r>
            <w:r w:rsidRPr="00887A59">
              <w:rPr>
                <w:rStyle w:val="Hyperlink"/>
                <w:noProof/>
              </w:rPr>
              <w:instrText xml:space="preserve"> </w:instrText>
            </w:r>
            <w:r>
              <w:rPr>
                <w:noProof/>
              </w:rPr>
              <w:instrText>HYPERLINK \l "_Toc477557835"</w:instrText>
            </w:r>
            <w:r w:rsidRPr="00887A59">
              <w:rPr>
                <w:rStyle w:val="Hyperlink"/>
                <w:noProof/>
              </w:rPr>
              <w:instrText xml:space="preserve"> </w:instrText>
            </w:r>
            <w:r w:rsidRPr="00887A59">
              <w:rPr>
                <w:rStyle w:val="Hyperlink"/>
                <w:noProof/>
              </w:rPr>
            </w:r>
            <w:r w:rsidRPr="00887A59">
              <w:rPr>
                <w:rStyle w:val="Hyperlink"/>
                <w:noProof/>
              </w:rPr>
              <w:fldChar w:fldCharType="separate"/>
            </w:r>
            <w:r w:rsidRPr="00887A59">
              <w:rPr>
                <w:rStyle w:val="Hyperlink"/>
                <w:rFonts w:cs="Arial"/>
                <w:noProof/>
              </w:rPr>
              <w:t>2.3</w:t>
            </w:r>
            <w:r>
              <w:rPr>
                <w:rFonts w:asciiTheme="minorHAnsi" w:eastAsiaTheme="minorEastAsia" w:hAnsiTheme="minorHAnsi" w:cstheme="minorBidi"/>
                <w:bCs w:val="0"/>
                <w:noProof/>
                <w:color w:val="auto"/>
                <w:lang w:val="en-US"/>
              </w:rPr>
              <w:tab/>
            </w:r>
            <w:r w:rsidRPr="00887A59">
              <w:rPr>
                <w:rStyle w:val="Hyperlink"/>
                <w:rFonts w:cs="Arial"/>
                <w:noProof/>
              </w:rPr>
              <w:t>Test Run 2 – Baseline Two Hour Load Test</w:t>
            </w:r>
            <w:r>
              <w:rPr>
                <w:noProof/>
                <w:webHidden/>
              </w:rPr>
              <w:tab/>
            </w:r>
            <w:r>
              <w:rPr>
                <w:noProof/>
                <w:webHidden/>
              </w:rPr>
              <w:fldChar w:fldCharType="begin"/>
            </w:r>
            <w:r>
              <w:rPr>
                <w:noProof/>
                <w:webHidden/>
              </w:rPr>
              <w:instrText xml:space="preserve"> PAGEREF _Toc477557835 \h </w:instrText>
            </w:r>
            <w:r>
              <w:rPr>
                <w:noProof/>
                <w:webHidden/>
              </w:rPr>
            </w:r>
          </w:ins>
          <w:r>
            <w:rPr>
              <w:noProof/>
              <w:webHidden/>
            </w:rPr>
            <w:fldChar w:fldCharType="separate"/>
          </w:r>
          <w:ins w:id="20" w:author="khanguyen" w:date="2017-03-17T23:48:00Z">
            <w:r>
              <w:rPr>
                <w:noProof/>
                <w:webHidden/>
              </w:rPr>
              <w:t>12</w:t>
            </w:r>
            <w:r>
              <w:rPr>
                <w:noProof/>
                <w:webHidden/>
              </w:rPr>
              <w:fldChar w:fldCharType="end"/>
            </w:r>
            <w:r w:rsidRPr="00887A59">
              <w:rPr>
                <w:rStyle w:val="Hyperlink"/>
                <w:noProof/>
              </w:rPr>
              <w:fldChar w:fldCharType="end"/>
            </w:r>
          </w:ins>
        </w:p>
        <w:p w14:paraId="58C07E68" w14:textId="77777777" w:rsidR="006B5295" w:rsidRDefault="006B5295">
          <w:pPr>
            <w:pStyle w:val="TOC2"/>
            <w:tabs>
              <w:tab w:val="left" w:pos="660"/>
              <w:tab w:val="right" w:pos="13944"/>
            </w:tabs>
            <w:rPr>
              <w:ins w:id="21" w:author="khanguyen" w:date="2017-03-17T23:48:00Z"/>
              <w:rFonts w:asciiTheme="minorHAnsi" w:eastAsiaTheme="minorEastAsia" w:hAnsiTheme="minorHAnsi" w:cstheme="minorBidi"/>
              <w:bCs w:val="0"/>
              <w:noProof/>
              <w:color w:val="auto"/>
              <w:lang w:val="en-US"/>
            </w:rPr>
          </w:pPr>
          <w:ins w:id="22" w:author="khanguyen" w:date="2017-03-17T23:48:00Z">
            <w:r w:rsidRPr="00887A59">
              <w:rPr>
                <w:rStyle w:val="Hyperlink"/>
                <w:noProof/>
              </w:rPr>
              <w:fldChar w:fldCharType="begin"/>
            </w:r>
            <w:r w:rsidRPr="00887A59">
              <w:rPr>
                <w:rStyle w:val="Hyperlink"/>
                <w:noProof/>
              </w:rPr>
              <w:instrText xml:space="preserve"> </w:instrText>
            </w:r>
            <w:r>
              <w:rPr>
                <w:noProof/>
              </w:rPr>
              <w:instrText>HYPERLINK \l "_Toc477557840"</w:instrText>
            </w:r>
            <w:r w:rsidRPr="00887A59">
              <w:rPr>
                <w:rStyle w:val="Hyperlink"/>
                <w:noProof/>
              </w:rPr>
              <w:instrText xml:space="preserve"> </w:instrText>
            </w:r>
            <w:r w:rsidRPr="00887A59">
              <w:rPr>
                <w:rStyle w:val="Hyperlink"/>
                <w:noProof/>
              </w:rPr>
            </w:r>
            <w:r w:rsidRPr="00887A59">
              <w:rPr>
                <w:rStyle w:val="Hyperlink"/>
                <w:noProof/>
              </w:rPr>
              <w:fldChar w:fldCharType="separate"/>
            </w:r>
            <w:r w:rsidRPr="00887A59">
              <w:rPr>
                <w:rStyle w:val="Hyperlink"/>
                <w:rFonts w:cs="Arial"/>
                <w:noProof/>
              </w:rPr>
              <w:t>2.4</w:t>
            </w:r>
            <w:r>
              <w:rPr>
                <w:rFonts w:asciiTheme="minorHAnsi" w:eastAsiaTheme="minorEastAsia" w:hAnsiTheme="minorHAnsi" w:cstheme="minorBidi"/>
                <w:bCs w:val="0"/>
                <w:noProof/>
                <w:color w:val="auto"/>
                <w:lang w:val="en-US"/>
              </w:rPr>
              <w:tab/>
            </w:r>
            <w:r w:rsidRPr="00887A59">
              <w:rPr>
                <w:rStyle w:val="Hyperlink"/>
                <w:rFonts w:cs="Arial"/>
                <w:noProof/>
              </w:rPr>
              <w:t>Test Run 3 – Baseline Two Hour Load Test</w:t>
            </w:r>
            <w:r>
              <w:rPr>
                <w:noProof/>
                <w:webHidden/>
              </w:rPr>
              <w:tab/>
            </w:r>
            <w:r>
              <w:rPr>
                <w:noProof/>
                <w:webHidden/>
              </w:rPr>
              <w:fldChar w:fldCharType="begin"/>
            </w:r>
            <w:r>
              <w:rPr>
                <w:noProof/>
                <w:webHidden/>
              </w:rPr>
              <w:instrText xml:space="preserve"> PAGEREF _Toc477557840 \h </w:instrText>
            </w:r>
            <w:r>
              <w:rPr>
                <w:noProof/>
                <w:webHidden/>
              </w:rPr>
            </w:r>
          </w:ins>
          <w:r>
            <w:rPr>
              <w:noProof/>
              <w:webHidden/>
            </w:rPr>
            <w:fldChar w:fldCharType="separate"/>
          </w:r>
          <w:ins w:id="23" w:author="khanguyen" w:date="2017-03-17T23:48:00Z">
            <w:r>
              <w:rPr>
                <w:noProof/>
                <w:webHidden/>
              </w:rPr>
              <w:t>15</w:t>
            </w:r>
            <w:r>
              <w:rPr>
                <w:noProof/>
                <w:webHidden/>
              </w:rPr>
              <w:fldChar w:fldCharType="end"/>
            </w:r>
            <w:r w:rsidRPr="00887A59">
              <w:rPr>
                <w:rStyle w:val="Hyperlink"/>
                <w:noProof/>
              </w:rPr>
              <w:fldChar w:fldCharType="end"/>
            </w:r>
          </w:ins>
        </w:p>
        <w:p w14:paraId="6BBE3039" w14:textId="77777777" w:rsidR="006B5295" w:rsidRDefault="006B5295">
          <w:pPr>
            <w:pStyle w:val="TOC2"/>
            <w:tabs>
              <w:tab w:val="left" w:pos="660"/>
              <w:tab w:val="right" w:pos="13944"/>
            </w:tabs>
            <w:rPr>
              <w:ins w:id="24" w:author="khanguyen" w:date="2017-03-17T23:48:00Z"/>
              <w:rFonts w:asciiTheme="minorHAnsi" w:eastAsiaTheme="minorEastAsia" w:hAnsiTheme="minorHAnsi" w:cstheme="minorBidi"/>
              <w:bCs w:val="0"/>
              <w:noProof/>
              <w:color w:val="auto"/>
              <w:lang w:val="en-US"/>
            </w:rPr>
          </w:pPr>
          <w:ins w:id="25" w:author="khanguyen" w:date="2017-03-17T23:48:00Z">
            <w:r w:rsidRPr="00887A59">
              <w:rPr>
                <w:rStyle w:val="Hyperlink"/>
                <w:noProof/>
              </w:rPr>
              <w:fldChar w:fldCharType="begin"/>
            </w:r>
            <w:r w:rsidRPr="00887A59">
              <w:rPr>
                <w:rStyle w:val="Hyperlink"/>
                <w:noProof/>
              </w:rPr>
              <w:instrText xml:space="preserve"> </w:instrText>
            </w:r>
            <w:r>
              <w:rPr>
                <w:noProof/>
              </w:rPr>
              <w:instrText>HYPERLINK \l "_Toc477557843"</w:instrText>
            </w:r>
            <w:r w:rsidRPr="00887A59">
              <w:rPr>
                <w:rStyle w:val="Hyperlink"/>
                <w:noProof/>
              </w:rPr>
              <w:instrText xml:space="preserve"> </w:instrText>
            </w:r>
            <w:r w:rsidRPr="00887A59">
              <w:rPr>
                <w:rStyle w:val="Hyperlink"/>
                <w:noProof/>
              </w:rPr>
            </w:r>
            <w:r w:rsidRPr="00887A59">
              <w:rPr>
                <w:rStyle w:val="Hyperlink"/>
                <w:noProof/>
              </w:rPr>
              <w:fldChar w:fldCharType="separate"/>
            </w:r>
            <w:r w:rsidRPr="00887A59">
              <w:rPr>
                <w:rStyle w:val="Hyperlink"/>
                <w:rFonts w:cs="Arial"/>
                <w:noProof/>
              </w:rPr>
              <w:t>2.5</w:t>
            </w:r>
            <w:r>
              <w:rPr>
                <w:rFonts w:asciiTheme="minorHAnsi" w:eastAsiaTheme="minorEastAsia" w:hAnsiTheme="minorHAnsi" w:cstheme="minorBidi"/>
                <w:bCs w:val="0"/>
                <w:noProof/>
                <w:color w:val="auto"/>
                <w:lang w:val="en-US"/>
              </w:rPr>
              <w:tab/>
            </w:r>
            <w:r w:rsidRPr="00887A59">
              <w:rPr>
                <w:rStyle w:val="Hyperlink"/>
                <w:rFonts w:cs="Arial"/>
                <w:noProof/>
              </w:rPr>
              <w:t>Test Run 4 – Baseline Two Hour Load Test</w:t>
            </w:r>
            <w:r>
              <w:rPr>
                <w:noProof/>
                <w:webHidden/>
              </w:rPr>
              <w:tab/>
            </w:r>
            <w:r>
              <w:rPr>
                <w:noProof/>
                <w:webHidden/>
              </w:rPr>
              <w:fldChar w:fldCharType="begin"/>
            </w:r>
            <w:r>
              <w:rPr>
                <w:noProof/>
                <w:webHidden/>
              </w:rPr>
              <w:instrText xml:space="preserve"> PAGEREF _Toc477557843 \h </w:instrText>
            </w:r>
            <w:r>
              <w:rPr>
                <w:noProof/>
                <w:webHidden/>
              </w:rPr>
            </w:r>
          </w:ins>
          <w:r>
            <w:rPr>
              <w:noProof/>
              <w:webHidden/>
            </w:rPr>
            <w:fldChar w:fldCharType="separate"/>
          </w:r>
          <w:ins w:id="26" w:author="khanguyen" w:date="2017-03-17T23:48:00Z">
            <w:r>
              <w:rPr>
                <w:noProof/>
                <w:webHidden/>
              </w:rPr>
              <w:t>19</w:t>
            </w:r>
            <w:r>
              <w:rPr>
                <w:noProof/>
                <w:webHidden/>
              </w:rPr>
              <w:fldChar w:fldCharType="end"/>
            </w:r>
            <w:r w:rsidRPr="00887A59">
              <w:rPr>
                <w:rStyle w:val="Hyperlink"/>
                <w:noProof/>
              </w:rPr>
              <w:fldChar w:fldCharType="end"/>
            </w:r>
          </w:ins>
        </w:p>
        <w:p w14:paraId="7A4CEFBE" w14:textId="77777777" w:rsidR="006B5295" w:rsidRDefault="006B5295">
          <w:pPr>
            <w:pStyle w:val="TOC2"/>
            <w:tabs>
              <w:tab w:val="left" w:pos="660"/>
              <w:tab w:val="right" w:pos="13944"/>
            </w:tabs>
            <w:rPr>
              <w:ins w:id="27" w:author="khanguyen" w:date="2017-03-17T23:48:00Z"/>
              <w:rFonts w:asciiTheme="minorHAnsi" w:eastAsiaTheme="minorEastAsia" w:hAnsiTheme="minorHAnsi" w:cstheme="minorBidi"/>
              <w:bCs w:val="0"/>
              <w:noProof/>
              <w:color w:val="auto"/>
              <w:lang w:val="en-US"/>
            </w:rPr>
          </w:pPr>
          <w:ins w:id="28" w:author="khanguyen" w:date="2017-03-17T23:48:00Z">
            <w:r w:rsidRPr="00887A59">
              <w:rPr>
                <w:rStyle w:val="Hyperlink"/>
                <w:noProof/>
              </w:rPr>
              <w:fldChar w:fldCharType="begin"/>
            </w:r>
            <w:r w:rsidRPr="00887A59">
              <w:rPr>
                <w:rStyle w:val="Hyperlink"/>
                <w:noProof/>
              </w:rPr>
              <w:instrText xml:space="preserve"> </w:instrText>
            </w:r>
            <w:r>
              <w:rPr>
                <w:noProof/>
              </w:rPr>
              <w:instrText>HYPERLINK \l "_Toc477557846"</w:instrText>
            </w:r>
            <w:r w:rsidRPr="00887A59">
              <w:rPr>
                <w:rStyle w:val="Hyperlink"/>
                <w:noProof/>
              </w:rPr>
              <w:instrText xml:space="preserve"> </w:instrText>
            </w:r>
            <w:r w:rsidRPr="00887A59">
              <w:rPr>
                <w:rStyle w:val="Hyperlink"/>
                <w:noProof/>
              </w:rPr>
            </w:r>
            <w:r w:rsidRPr="00887A59">
              <w:rPr>
                <w:rStyle w:val="Hyperlink"/>
                <w:noProof/>
              </w:rPr>
              <w:fldChar w:fldCharType="separate"/>
            </w:r>
            <w:r w:rsidRPr="00887A59">
              <w:rPr>
                <w:rStyle w:val="Hyperlink"/>
                <w:rFonts w:cs="Arial"/>
                <w:noProof/>
              </w:rPr>
              <w:t>2.6</w:t>
            </w:r>
            <w:r>
              <w:rPr>
                <w:rFonts w:asciiTheme="minorHAnsi" w:eastAsiaTheme="minorEastAsia" w:hAnsiTheme="minorHAnsi" w:cstheme="minorBidi"/>
                <w:bCs w:val="0"/>
                <w:noProof/>
                <w:color w:val="auto"/>
                <w:lang w:val="en-US"/>
              </w:rPr>
              <w:tab/>
            </w:r>
            <w:r w:rsidRPr="00887A59">
              <w:rPr>
                <w:rStyle w:val="Hyperlink"/>
                <w:rFonts w:cs="Arial"/>
                <w:noProof/>
              </w:rPr>
              <w:t>Test Run 5 – Baseline Two Hour Load Test</w:t>
            </w:r>
            <w:r>
              <w:rPr>
                <w:noProof/>
                <w:webHidden/>
              </w:rPr>
              <w:tab/>
            </w:r>
            <w:r>
              <w:rPr>
                <w:noProof/>
                <w:webHidden/>
              </w:rPr>
              <w:fldChar w:fldCharType="begin"/>
            </w:r>
            <w:r>
              <w:rPr>
                <w:noProof/>
                <w:webHidden/>
              </w:rPr>
              <w:instrText xml:space="preserve"> PAGEREF _Toc477557846 \h </w:instrText>
            </w:r>
            <w:r>
              <w:rPr>
                <w:noProof/>
                <w:webHidden/>
              </w:rPr>
            </w:r>
          </w:ins>
          <w:r>
            <w:rPr>
              <w:noProof/>
              <w:webHidden/>
            </w:rPr>
            <w:fldChar w:fldCharType="separate"/>
          </w:r>
          <w:ins w:id="29" w:author="khanguyen" w:date="2017-03-17T23:48:00Z">
            <w:r>
              <w:rPr>
                <w:noProof/>
                <w:webHidden/>
              </w:rPr>
              <w:t>22</w:t>
            </w:r>
            <w:r>
              <w:rPr>
                <w:noProof/>
                <w:webHidden/>
              </w:rPr>
              <w:fldChar w:fldCharType="end"/>
            </w:r>
            <w:r w:rsidRPr="00887A59">
              <w:rPr>
                <w:rStyle w:val="Hyperlink"/>
                <w:noProof/>
              </w:rPr>
              <w:fldChar w:fldCharType="end"/>
            </w:r>
          </w:ins>
        </w:p>
        <w:p w14:paraId="749641BC" w14:textId="77777777" w:rsidR="006B5295" w:rsidRDefault="006B5295">
          <w:pPr>
            <w:pStyle w:val="TOC2"/>
            <w:tabs>
              <w:tab w:val="left" w:pos="660"/>
              <w:tab w:val="right" w:pos="13944"/>
            </w:tabs>
            <w:rPr>
              <w:ins w:id="30" w:author="khanguyen" w:date="2017-03-17T23:48:00Z"/>
              <w:rFonts w:asciiTheme="minorHAnsi" w:eastAsiaTheme="minorEastAsia" w:hAnsiTheme="minorHAnsi" w:cstheme="minorBidi"/>
              <w:bCs w:val="0"/>
              <w:noProof/>
              <w:color w:val="auto"/>
              <w:lang w:val="en-US"/>
            </w:rPr>
          </w:pPr>
          <w:ins w:id="31" w:author="khanguyen" w:date="2017-03-17T23:48:00Z">
            <w:r w:rsidRPr="00887A59">
              <w:rPr>
                <w:rStyle w:val="Hyperlink"/>
                <w:noProof/>
              </w:rPr>
              <w:fldChar w:fldCharType="begin"/>
            </w:r>
            <w:r w:rsidRPr="00887A59">
              <w:rPr>
                <w:rStyle w:val="Hyperlink"/>
                <w:noProof/>
              </w:rPr>
              <w:instrText xml:space="preserve"> </w:instrText>
            </w:r>
            <w:r>
              <w:rPr>
                <w:noProof/>
              </w:rPr>
              <w:instrText>HYPERLINK \l "_Toc477557849"</w:instrText>
            </w:r>
            <w:r w:rsidRPr="00887A59">
              <w:rPr>
                <w:rStyle w:val="Hyperlink"/>
                <w:noProof/>
              </w:rPr>
              <w:instrText xml:space="preserve"> </w:instrText>
            </w:r>
            <w:r w:rsidRPr="00887A59">
              <w:rPr>
                <w:rStyle w:val="Hyperlink"/>
                <w:noProof/>
              </w:rPr>
            </w:r>
            <w:r w:rsidRPr="00887A59">
              <w:rPr>
                <w:rStyle w:val="Hyperlink"/>
                <w:noProof/>
              </w:rPr>
              <w:fldChar w:fldCharType="separate"/>
            </w:r>
            <w:r w:rsidRPr="00887A59">
              <w:rPr>
                <w:rStyle w:val="Hyperlink"/>
                <w:rFonts w:cs="Arial"/>
                <w:noProof/>
              </w:rPr>
              <w:t>2.7</w:t>
            </w:r>
            <w:r>
              <w:rPr>
                <w:rFonts w:asciiTheme="minorHAnsi" w:eastAsiaTheme="minorEastAsia" w:hAnsiTheme="minorHAnsi" w:cstheme="minorBidi"/>
                <w:bCs w:val="0"/>
                <w:noProof/>
                <w:color w:val="auto"/>
                <w:lang w:val="en-US"/>
              </w:rPr>
              <w:tab/>
            </w:r>
            <w:r w:rsidRPr="00887A59">
              <w:rPr>
                <w:rStyle w:val="Hyperlink"/>
                <w:rFonts w:cs="Arial"/>
                <w:noProof/>
              </w:rPr>
              <w:t>Test Run 6 – Baseline Two Hour Load Test</w:t>
            </w:r>
            <w:r>
              <w:rPr>
                <w:noProof/>
                <w:webHidden/>
              </w:rPr>
              <w:tab/>
            </w:r>
            <w:r>
              <w:rPr>
                <w:noProof/>
                <w:webHidden/>
              </w:rPr>
              <w:fldChar w:fldCharType="begin"/>
            </w:r>
            <w:r>
              <w:rPr>
                <w:noProof/>
                <w:webHidden/>
              </w:rPr>
              <w:instrText xml:space="preserve"> PAGEREF _Toc477557849 \h </w:instrText>
            </w:r>
            <w:r>
              <w:rPr>
                <w:noProof/>
                <w:webHidden/>
              </w:rPr>
            </w:r>
          </w:ins>
          <w:r>
            <w:rPr>
              <w:noProof/>
              <w:webHidden/>
            </w:rPr>
            <w:fldChar w:fldCharType="separate"/>
          </w:r>
          <w:ins w:id="32" w:author="khanguyen" w:date="2017-03-17T23:48:00Z">
            <w:r>
              <w:rPr>
                <w:noProof/>
                <w:webHidden/>
              </w:rPr>
              <w:t>25</w:t>
            </w:r>
            <w:r>
              <w:rPr>
                <w:noProof/>
                <w:webHidden/>
              </w:rPr>
              <w:fldChar w:fldCharType="end"/>
            </w:r>
            <w:r w:rsidRPr="00887A59">
              <w:rPr>
                <w:rStyle w:val="Hyperlink"/>
                <w:noProof/>
              </w:rPr>
              <w:fldChar w:fldCharType="end"/>
            </w:r>
          </w:ins>
        </w:p>
        <w:p w14:paraId="4364B0EC" w14:textId="77777777" w:rsidR="006B5295" w:rsidRDefault="006B5295">
          <w:pPr>
            <w:pStyle w:val="TOC2"/>
            <w:tabs>
              <w:tab w:val="left" w:pos="660"/>
              <w:tab w:val="right" w:pos="13944"/>
            </w:tabs>
            <w:rPr>
              <w:ins w:id="33" w:author="khanguyen" w:date="2017-03-17T23:48:00Z"/>
              <w:rFonts w:asciiTheme="minorHAnsi" w:eastAsiaTheme="minorEastAsia" w:hAnsiTheme="minorHAnsi" w:cstheme="minorBidi"/>
              <w:bCs w:val="0"/>
              <w:noProof/>
              <w:color w:val="auto"/>
              <w:lang w:val="en-US"/>
            </w:rPr>
          </w:pPr>
          <w:ins w:id="34" w:author="khanguyen" w:date="2017-03-17T23:48:00Z">
            <w:r w:rsidRPr="00887A59">
              <w:rPr>
                <w:rStyle w:val="Hyperlink"/>
                <w:noProof/>
              </w:rPr>
              <w:fldChar w:fldCharType="begin"/>
            </w:r>
            <w:r w:rsidRPr="00887A59">
              <w:rPr>
                <w:rStyle w:val="Hyperlink"/>
                <w:noProof/>
              </w:rPr>
              <w:instrText xml:space="preserve"> </w:instrText>
            </w:r>
            <w:r>
              <w:rPr>
                <w:noProof/>
              </w:rPr>
              <w:instrText>HYPERLINK \l "_Toc477557852"</w:instrText>
            </w:r>
            <w:r w:rsidRPr="00887A59">
              <w:rPr>
                <w:rStyle w:val="Hyperlink"/>
                <w:noProof/>
              </w:rPr>
              <w:instrText xml:space="preserve"> </w:instrText>
            </w:r>
            <w:r w:rsidRPr="00887A59">
              <w:rPr>
                <w:rStyle w:val="Hyperlink"/>
                <w:noProof/>
              </w:rPr>
            </w:r>
            <w:r w:rsidRPr="00887A59">
              <w:rPr>
                <w:rStyle w:val="Hyperlink"/>
                <w:noProof/>
              </w:rPr>
              <w:fldChar w:fldCharType="separate"/>
            </w:r>
            <w:r w:rsidRPr="00887A59">
              <w:rPr>
                <w:rStyle w:val="Hyperlink"/>
                <w:rFonts w:cs="Arial"/>
                <w:noProof/>
              </w:rPr>
              <w:t>2.8</w:t>
            </w:r>
            <w:r>
              <w:rPr>
                <w:rFonts w:asciiTheme="minorHAnsi" w:eastAsiaTheme="minorEastAsia" w:hAnsiTheme="minorHAnsi" w:cstheme="minorBidi"/>
                <w:bCs w:val="0"/>
                <w:noProof/>
                <w:color w:val="auto"/>
                <w:lang w:val="en-US"/>
              </w:rPr>
              <w:tab/>
            </w:r>
            <w:r w:rsidRPr="00887A59">
              <w:rPr>
                <w:rStyle w:val="Hyperlink"/>
                <w:rFonts w:cs="Arial"/>
                <w:noProof/>
              </w:rPr>
              <w:t>Memory and CPU Utilisation Statistics for severs in 1 day during 6 load test runs</w:t>
            </w:r>
            <w:r>
              <w:rPr>
                <w:noProof/>
                <w:webHidden/>
              </w:rPr>
              <w:tab/>
            </w:r>
            <w:r>
              <w:rPr>
                <w:noProof/>
                <w:webHidden/>
              </w:rPr>
              <w:fldChar w:fldCharType="begin"/>
            </w:r>
            <w:r>
              <w:rPr>
                <w:noProof/>
                <w:webHidden/>
              </w:rPr>
              <w:instrText xml:space="preserve"> PAGEREF _Toc477557852 \h </w:instrText>
            </w:r>
            <w:r>
              <w:rPr>
                <w:noProof/>
                <w:webHidden/>
              </w:rPr>
            </w:r>
          </w:ins>
          <w:r>
            <w:rPr>
              <w:noProof/>
              <w:webHidden/>
            </w:rPr>
            <w:fldChar w:fldCharType="separate"/>
          </w:r>
          <w:ins w:id="35" w:author="khanguyen" w:date="2017-03-17T23:48:00Z">
            <w:r>
              <w:rPr>
                <w:noProof/>
                <w:webHidden/>
              </w:rPr>
              <w:t>29</w:t>
            </w:r>
            <w:r>
              <w:rPr>
                <w:noProof/>
                <w:webHidden/>
              </w:rPr>
              <w:fldChar w:fldCharType="end"/>
            </w:r>
            <w:r w:rsidRPr="00887A59">
              <w:rPr>
                <w:rStyle w:val="Hyperlink"/>
                <w:noProof/>
              </w:rPr>
              <w:fldChar w:fldCharType="end"/>
            </w:r>
          </w:ins>
        </w:p>
        <w:p w14:paraId="08E42FAB" w14:textId="77777777" w:rsidR="006B5295" w:rsidRDefault="006B5295">
          <w:pPr>
            <w:pStyle w:val="TOC2"/>
            <w:tabs>
              <w:tab w:val="left" w:pos="660"/>
              <w:tab w:val="right" w:pos="13944"/>
            </w:tabs>
            <w:rPr>
              <w:ins w:id="36" w:author="khanguyen" w:date="2017-03-17T23:48:00Z"/>
              <w:rFonts w:asciiTheme="minorHAnsi" w:eastAsiaTheme="minorEastAsia" w:hAnsiTheme="minorHAnsi" w:cstheme="minorBidi"/>
              <w:bCs w:val="0"/>
              <w:noProof/>
              <w:color w:val="auto"/>
              <w:lang w:val="en-US"/>
            </w:rPr>
          </w:pPr>
          <w:ins w:id="37" w:author="khanguyen" w:date="2017-03-17T23:48:00Z">
            <w:r w:rsidRPr="00887A59">
              <w:rPr>
                <w:rStyle w:val="Hyperlink"/>
                <w:noProof/>
              </w:rPr>
              <w:fldChar w:fldCharType="begin"/>
            </w:r>
            <w:r w:rsidRPr="00887A59">
              <w:rPr>
                <w:rStyle w:val="Hyperlink"/>
                <w:noProof/>
              </w:rPr>
              <w:instrText xml:space="preserve"> </w:instrText>
            </w:r>
            <w:r>
              <w:rPr>
                <w:noProof/>
              </w:rPr>
              <w:instrText>HYPERLINK \l "_Toc477557853"</w:instrText>
            </w:r>
            <w:r w:rsidRPr="00887A59">
              <w:rPr>
                <w:rStyle w:val="Hyperlink"/>
                <w:noProof/>
              </w:rPr>
              <w:instrText xml:space="preserve"> </w:instrText>
            </w:r>
            <w:r w:rsidRPr="00887A59">
              <w:rPr>
                <w:rStyle w:val="Hyperlink"/>
                <w:noProof/>
              </w:rPr>
            </w:r>
            <w:r w:rsidRPr="00887A59">
              <w:rPr>
                <w:rStyle w:val="Hyperlink"/>
                <w:noProof/>
              </w:rPr>
              <w:fldChar w:fldCharType="separate"/>
            </w:r>
            <w:r w:rsidRPr="00887A59">
              <w:rPr>
                <w:rStyle w:val="Hyperlink"/>
                <w:rFonts w:cs="Arial"/>
                <w:noProof/>
              </w:rPr>
              <w:t>2.9</w:t>
            </w:r>
            <w:r>
              <w:rPr>
                <w:rFonts w:asciiTheme="minorHAnsi" w:eastAsiaTheme="minorEastAsia" w:hAnsiTheme="minorHAnsi" w:cstheme="minorBidi"/>
                <w:bCs w:val="0"/>
                <w:noProof/>
                <w:color w:val="auto"/>
                <w:lang w:val="en-US"/>
              </w:rPr>
              <w:tab/>
            </w:r>
            <w:r w:rsidRPr="00887A59">
              <w:rPr>
                <w:rStyle w:val="Hyperlink"/>
                <w:rFonts w:cs="Arial"/>
                <w:noProof/>
              </w:rPr>
              <w:t>Analysis Summary</w:t>
            </w:r>
            <w:r>
              <w:rPr>
                <w:noProof/>
                <w:webHidden/>
              </w:rPr>
              <w:tab/>
            </w:r>
            <w:r>
              <w:rPr>
                <w:noProof/>
                <w:webHidden/>
              </w:rPr>
              <w:fldChar w:fldCharType="begin"/>
            </w:r>
            <w:r>
              <w:rPr>
                <w:noProof/>
                <w:webHidden/>
              </w:rPr>
              <w:instrText xml:space="preserve"> PAGEREF _Toc477557853 \h </w:instrText>
            </w:r>
            <w:r>
              <w:rPr>
                <w:noProof/>
                <w:webHidden/>
              </w:rPr>
            </w:r>
          </w:ins>
          <w:r>
            <w:rPr>
              <w:noProof/>
              <w:webHidden/>
            </w:rPr>
            <w:fldChar w:fldCharType="separate"/>
          </w:r>
          <w:ins w:id="38" w:author="khanguyen" w:date="2017-03-17T23:48:00Z">
            <w:r>
              <w:rPr>
                <w:noProof/>
                <w:webHidden/>
              </w:rPr>
              <w:t>37</w:t>
            </w:r>
            <w:r>
              <w:rPr>
                <w:noProof/>
                <w:webHidden/>
              </w:rPr>
              <w:fldChar w:fldCharType="end"/>
            </w:r>
            <w:r w:rsidRPr="00887A59">
              <w:rPr>
                <w:rStyle w:val="Hyperlink"/>
                <w:noProof/>
              </w:rPr>
              <w:fldChar w:fldCharType="end"/>
            </w:r>
          </w:ins>
        </w:p>
        <w:p w14:paraId="0DBE56F8" w14:textId="77777777" w:rsidR="009B4819" w:rsidDel="006B5295" w:rsidRDefault="009B4819">
          <w:pPr>
            <w:pStyle w:val="TOC1"/>
            <w:tabs>
              <w:tab w:val="left" w:pos="660"/>
              <w:tab w:val="right" w:pos="13944"/>
            </w:tabs>
            <w:rPr>
              <w:del w:id="39" w:author="khanguyen" w:date="2017-03-17T23:48:00Z"/>
              <w:rFonts w:asciiTheme="minorHAnsi" w:eastAsiaTheme="minorEastAsia" w:hAnsiTheme="minorHAnsi" w:cstheme="minorBidi"/>
              <w:b w:val="0"/>
              <w:bCs w:val="0"/>
              <w:noProof/>
              <w:color w:val="auto"/>
              <w:sz w:val="22"/>
              <w:u w:val="none"/>
              <w:lang w:val="en-US"/>
            </w:rPr>
          </w:pPr>
          <w:del w:id="40" w:author="khanguyen" w:date="2017-03-17T23:48:00Z">
            <w:r w:rsidRPr="006B5295" w:rsidDel="006B5295">
              <w:rPr>
                <w:rFonts w:cs="Arial"/>
                <w:noProof/>
                <w:sz w:val="20"/>
                <w:rPrChange w:id="41" w:author="khanguyen" w:date="2017-03-17T23:48:00Z">
                  <w:rPr>
                    <w:rStyle w:val="Hyperlink"/>
                    <w:rFonts w:cs="Arial"/>
                    <w:noProof/>
                  </w:rPr>
                </w:rPrChange>
              </w:rPr>
              <w:lastRenderedPageBreak/>
              <w:delText>1.</w:delText>
            </w:r>
            <w:r w:rsidDel="006B5295">
              <w:rPr>
                <w:rFonts w:asciiTheme="minorHAnsi" w:eastAsiaTheme="minorEastAsia" w:hAnsiTheme="minorHAnsi" w:cstheme="minorBidi"/>
                <w:b w:val="0"/>
                <w:bCs w:val="0"/>
                <w:noProof/>
                <w:color w:val="auto"/>
                <w:sz w:val="22"/>
                <w:u w:val="none"/>
                <w:lang w:val="en-US"/>
              </w:rPr>
              <w:tab/>
            </w:r>
            <w:r w:rsidRPr="006B5295" w:rsidDel="006B5295">
              <w:rPr>
                <w:rFonts w:cs="Arial"/>
                <w:noProof/>
                <w:sz w:val="20"/>
                <w:rPrChange w:id="42" w:author="khanguyen" w:date="2017-03-17T23:48:00Z">
                  <w:rPr>
                    <w:rStyle w:val="Hyperlink"/>
                    <w:rFonts w:cs="Arial"/>
                    <w:noProof/>
                  </w:rPr>
                </w:rPrChange>
              </w:rPr>
              <w:delText>Execute summary</w:delText>
            </w:r>
            <w:r w:rsidDel="006B5295">
              <w:rPr>
                <w:noProof/>
                <w:webHidden/>
              </w:rPr>
              <w:tab/>
              <w:delText>6</w:delText>
            </w:r>
          </w:del>
        </w:p>
        <w:p w14:paraId="5A1B1D11" w14:textId="77777777" w:rsidR="009B4819" w:rsidDel="006B5295" w:rsidRDefault="009B4819">
          <w:pPr>
            <w:pStyle w:val="TOC2"/>
            <w:tabs>
              <w:tab w:val="left" w:pos="660"/>
              <w:tab w:val="right" w:pos="13944"/>
            </w:tabs>
            <w:rPr>
              <w:del w:id="43" w:author="khanguyen" w:date="2017-03-17T23:48:00Z"/>
              <w:rFonts w:asciiTheme="minorHAnsi" w:eastAsiaTheme="minorEastAsia" w:hAnsiTheme="minorHAnsi" w:cstheme="minorBidi"/>
              <w:bCs w:val="0"/>
              <w:noProof/>
              <w:color w:val="auto"/>
              <w:lang w:val="en-US"/>
            </w:rPr>
          </w:pPr>
          <w:del w:id="44" w:author="khanguyen" w:date="2017-03-17T23:48:00Z">
            <w:r w:rsidRPr="006B5295" w:rsidDel="006B5295">
              <w:rPr>
                <w:rFonts w:cs="Arial"/>
                <w:noProof/>
                <w:sz w:val="20"/>
                <w:rPrChange w:id="45" w:author="khanguyen" w:date="2017-03-17T23:48:00Z">
                  <w:rPr>
                    <w:rStyle w:val="Hyperlink"/>
                    <w:rFonts w:cs="Arial"/>
                    <w:noProof/>
                  </w:rPr>
                </w:rPrChange>
              </w:rPr>
              <w:delText>1.1</w:delText>
            </w:r>
            <w:r w:rsidDel="006B5295">
              <w:rPr>
                <w:rFonts w:asciiTheme="minorHAnsi" w:eastAsiaTheme="minorEastAsia" w:hAnsiTheme="minorHAnsi" w:cstheme="minorBidi"/>
                <w:bCs w:val="0"/>
                <w:noProof/>
                <w:color w:val="auto"/>
                <w:lang w:val="en-US"/>
              </w:rPr>
              <w:tab/>
            </w:r>
            <w:r w:rsidRPr="006B5295" w:rsidDel="006B5295">
              <w:rPr>
                <w:rFonts w:cs="Arial"/>
                <w:noProof/>
                <w:sz w:val="20"/>
                <w:rPrChange w:id="46" w:author="khanguyen" w:date="2017-03-17T23:48:00Z">
                  <w:rPr>
                    <w:rStyle w:val="Hyperlink"/>
                    <w:rFonts w:cs="Arial"/>
                    <w:noProof/>
                  </w:rPr>
                </w:rPrChange>
              </w:rPr>
              <w:delText>Overview: Project Background and Scope</w:delText>
            </w:r>
            <w:r w:rsidDel="006B5295">
              <w:rPr>
                <w:noProof/>
                <w:webHidden/>
              </w:rPr>
              <w:tab/>
              <w:delText>6</w:delText>
            </w:r>
          </w:del>
        </w:p>
        <w:p w14:paraId="5D36FF1F" w14:textId="77777777" w:rsidR="009B4819" w:rsidDel="006B5295" w:rsidRDefault="009B4819">
          <w:pPr>
            <w:pStyle w:val="TOC2"/>
            <w:tabs>
              <w:tab w:val="left" w:pos="660"/>
              <w:tab w:val="right" w:pos="13944"/>
            </w:tabs>
            <w:rPr>
              <w:del w:id="47" w:author="khanguyen" w:date="2017-03-17T23:48:00Z"/>
              <w:rFonts w:asciiTheme="minorHAnsi" w:eastAsiaTheme="minorEastAsia" w:hAnsiTheme="minorHAnsi" w:cstheme="minorBidi"/>
              <w:bCs w:val="0"/>
              <w:noProof/>
              <w:color w:val="auto"/>
              <w:lang w:val="en-US"/>
            </w:rPr>
          </w:pPr>
          <w:del w:id="48" w:author="khanguyen" w:date="2017-03-17T23:48:00Z">
            <w:r w:rsidRPr="006B5295" w:rsidDel="006B5295">
              <w:rPr>
                <w:rFonts w:cs="Arial"/>
                <w:noProof/>
                <w:sz w:val="20"/>
                <w:rPrChange w:id="49" w:author="khanguyen" w:date="2017-03-17T23:48:00Z">
                  <w:rPr>
                    <w:rStyle w:val="Hyperlink"/>
                    <w:rFonts w:cs="Arial"/>
                    <w:noProof/>
                  </w:rPr>
                </w:rPrChange>
              </w:rPr>
              <w:delText>1.2</w:delText>
            </w:r>
            <w:r w:rsidDel="006B5295">
              <w:rPr>
                <w:rFonts w:asciiTheme="minorHAnsi" w:eastAsiaTheme="minorEastAsia" w:hAnsiTheme="minorHAnsi" w:cstheme="minorBidi"/>
                <w:bCs w:val="0"/>
                <w:noProof/>
                <w:color w:val="auto"/>
                <w:lang w:val="en-US"/>
              </w:rPr>
              <w:tab/>
            </w:r>
            <w:r w:rsidRPr="006B5295" w:rsidDel="006B5295">
              <w:rPr>
                <w:rFonts w:cs="Arial"/>
                <w:noProof/>
                <w:sz w:val="20"/>
                <w:rPrChange w:id="50" w:author="khanguyen" w:date="2017-03-17T23:48:00Z">
                  <w:rPr>
                    <w:rStyle w:val="Hyperlink"/>
                    <w:rFonts w:cs="Arial"/>
                    <w:noProof/>
                  </w:rPr>
                </w:rPrChange>
              </w:rPr>
              <w:delText>Scope</w:delText>
            </w:r>
            <w:r w:rsidDel="006B5295">
              <w:rPr>
                <w:noProof/>
                <w:webHidden/>
              </w:rPr>
              <w:tab/>
              <w:delText>6</w:delText>
            </w:r>
          </w:del>
        </w:p>
        <w:p w14:paraId="21E64252" w14:textId="77777777" w:rsidR="009B4819" w:rsidDel="006B5295" w:rsidRDefault="009B4819">
          <w:pPr>
            <w:pStyle w:val="TOC1"/>
            <w:tabs>
              <w:tab w:val="left" w:pos="660"/>
              <w:tab w:val="right" w:pos="13944"/>
            </w:tabs>
            <w:rPr>
              <w:del w:id="51" w:author="khanguyen" w:date="2017-03-17T23:48:00Z"/>
              <w:rFonts w:asciiTheme="minorHAnsi" w:eastAsiaTheme="minorEastAsia" w:hAnsiTheme="minorHAnsi" w:cstheme="minorBidi"/>
              <w:b w:val="0"/>
              <w:bCs w:val="0"/>
              <w:noProof/>
              <w:color w:val="auto"/>
              <w:sz w:val="22"/>
              <w:u w:val="none"/>
              <w:lang w:val="en-US"/>
            </w:rPr>
          </w:pPr>
          <w:del w:id="52" w:author="khanguyen" w:date="2017-03-17T23:48:00Z">
            <w:r w:rsidRPr="006B5295" w:rsidDel="006B5295">
              <w:rPr>
                <w:rFonts w:cs="Arial"/>
                <w:noProof/>
                <w:sz w:val="20"/>
                <w:rPrChange w:id="53" w:author="khanguyen" w:date="2017-03-17T23:48:00Z">
                  <w:rPr>
                    <w:rStyle w:val="Hyperlink"/>
                    <w:rFonts w:cs="Arial"/>
                    <w:noProof/>
                  </w:rPr>
                </w:rPrChange>
              </w:rPr>
              <w:delText>2.</w:delText>
            </w:r>
            <w:r w:rsidDel="006B5295">
              <w:rPr>
                <w:rFonts w:asciiTheme="minorHAnsi" w:eastAsiaTheme="minorEastAsia" w:hAnsiTheme="minorHAnsi" w:cstheme="minorBidi"/>
                <w:b w:val="0"/>
                <w:bCs w:val="0"/>
                <w:noProof/>
                <w:color w:val="auto"/>
                <w:sz w:val="22"/>
                <w:u w:val="none"/>
                <w:lang w:val="en-US"/>
              </w:rPr>
              <w:tab/>
            </w:r>
            <w:r w:rsidRPr="006B5295" w:rsidDel="006B5295">
              <w:rPr>
                <w:rFonts w:cs="Arial"/>
                <w:noProof/>
                <w:sz w:val="20"/>
                <w:rPrChange w:id="54" w:author="khanguyen" w:date="2017-03-17T23:48:00Z">
                  <w:rPr>
                    <w:rStyle w:val="Hyperlink"/>
                    <w:rFonts w:cs="Arial"/>
                    <w:noProof/>
                  </w:rPr>
                </w:rPrChange>
              </w:rPr>
              <w:delText>Execution and Analysis</w:delText>
            </w:r>
            <w:r w:rsidDel="006B5295">
              <w:rPr>
                <w:noProof/>
                <w:webHidden/>
              </w:rPr>
              <w:tab/>
              <w:delText>7</w:delText>
            </w:r>
          </w:del>
        </w:p>
        <w:p w14:paraId="198B1982" w14:textId="77777777" w:rsidR="009B4819" w:rsidDel="006B5295" w:rsidRDefault="009B4819">
          <w:pPr>
            <w:pStyle w:val="TOC2"/>
            <w:tabs>
              <w:tab w:val="left" w:pos="660"/>
              <w:tab w:val="right" w:pos="13944"/>
            </w:tabs>
            <w:rPr>
              <w:del w:id="55" w:author="khanguyen" w:date="2017-03-17T23:48:00Z"/>
              <w:rFonts w:asciiTheme="minorHAnsi" w:eastAsiaTheme="minorEastAsia" w:hAnsiTheme="minorHAnsi" w:cstheme="minorBidi"/>
              <w:bCs w:val="0"/>
              <w:noProof/>
              <w:color w:val="auto"/>
              <w:lang w:val="en-US"/>
            </w:rPr>
          </w:pPr>
          <w:del w:id="56" w:author="khanguyen" w:date="2017-03-17T23:48:00Z">
            <w:r w:rsidRPr="006B5295" w:rsidDel="006B5295">
              <w:rPr>
                <w:rFonts w:cs="Arial"/>
                <w:noProof/>
                <w:sz w:val="20"/>
                <w:rPrChange w:id="57" w:author="khanguyen" w:date="2017-03-17T23:48:00Z">
                  <w:rPr>
                    <w:rStyle w:val="Hyperlink"/>
                    <w:rFonts w:cs="Arial"/>
                    <w:noProof/>
                  </w:rPr>
                </w:rPrChange>
              </w:rPr>
              <w:delText>2.1</w:delText>
            </w:r>
            <w:r w:rsidDel="006B5295">
              <w:rPr>
                <w:rFonts w:asciiTheme="minorHAnsi" w:eastAsiaTheme="minorEastAsia" w:hAnsiTheme="minorHAnsi" w:cstheme="minorBidi"/>
                <w:bCs w:val="0"/>
                <w:noProof/>
                <w:color w:val="auto"/>
                <w:lang w:val="en-US"/>
              </w:rPr>
              <w:tab/>
            </w:r>
            <w:r w:rsidRPr="006B5295" w:rsidDel="006B5295">
              <w:rPr>
                <w:rFonts w:cs="Arial"/>
                <w:noProof/>
                <w:sz w:val="20"/>
                <w:rPrChange w:id="58" w:author="khanguyen" w:date="2017-03-17T23:48:00Z">
                  <w:rPr>
                    <w:rStyle w:val="Hyperlink"/>
                    <w:rFonts w:cs="Arial"/>
                    <w:noProof/>
                  </w:rPr>
                </w:rPrChange>
              </w:rPr>
              <w:delText>Performance Test Results and Analysis</w:delText>
            </w:r>
            <w:r w:rsidDel="006B5295">
              <w:rPr>
                <w:noProof/>
                <w:webHidden/>
              </w:rPr>
              <w:tab/>
              <w:delText>7</w:delText>
            </w:r>
          </w:del>
        </w:p>
        <w:p w14:paraId="085E6247" w14:textId="77777777" w:rsidR="009B4819" w:rsidDel="006B5295" w:rsidRDefault="009B4819">
          <w:pPr>
            <w:pStyle w:val="TOC2"/>
            <w:tabs>
              <w:tab w:val="left" w:pos="660"/>
              <w:tab w:val="right" w:pos="13944"/>
            </w:tabs>
            <w:rPr>
              <w:del w:id="59" w:author="khanguyen" w:date="2017-03-17T23:48:00Z"/>
              <w:rFonts w:asciiTheme="minorHAnsi" w:eastAsiaTheme="minorEastAsia" w:hAnsiTheme="minorHAnsi" w:cstheme="minorBidi"/>
              <w:bCs w:val="0"/>
              <w:noProof/>
              <w:color w:val="auto"/>
              <w:lang w:val="en-US"/>
            </w:rPr>
          </w:pPr>
          <w:del w:id="60" w:author="khanguyen" w:date="2017-03-17T23:48:00Z">
            <w:r w:rsidRPr="006B5295" w:rsidDel="006B5295">
              <w:rPr>
                <w:rFonts w:cs="Arial"/>
                <w:noProof/>
                <w:sz w:val="20"/>
                <w:rPrChange w:id="61" w:author="khanguyen" w:date="2017-03-17T23:48:00Z">
                  <w:rPr>
                    <w:rStyle w:val="Hyperlink"/>
                    <w:rFonts w:cs="Arial"/>
                    <w:noProof/>
                  </w:rPr>
                </w:rPrChange>
              </w:rPr>
              <w:delText>2.2</w:delText>
            </w:r>
            <w:r w:rsidDel="006B5295">
              <w:rPr>
                <w:rFonts w:asciiTheme="minorHAnsi" w:eastAsiaTheme="minorEastAsia" w:hAnsiTheme="minorHAnsi" w:cstheme="minorBidi"/>
                <w:bCs w:val="0"/>
                <w:noProof/>
                <w:color w:val="auto"/>
                <w:lang w:val="en-US"/>
              </w:rPr>
              <w:tab/>
            </w:r>
            <w:r w:rsidRPr="006B5295" w:rsidDel="006B5295">
              <w:rPr>
                <w:rFonts w:cs="Arial"/>
                <w:noProof/>
                <w:sz w:val="20"/>
                <w:rPrChange w:id="62" w:author="khanguyen" w:date="2017-03-17T23:48:00Z">
                  <w:rPr>
                    <w:rStyle w:val="Hyperlink"/>
                    <w:rFonts w:cs="Arial"/>
                    <w:noProof/>
                  </w:rPr>
                </w:rPrChange>
              </w:rPr>
              <w:delText>Test Run 1 – Baseline Two Hour Load Test</w:delText>
            </w:r>
            <w:r w:rsidDel="006B5295">
              <w:rPr>
                <w:noProof/>
                <w:webHidden/>
              </w:rPr>
              <w:tab/>
              <w:delText>7</w:delText>
            </w:r>
          </w:del>
        </w:p>
        <w:p w14:paraId="27ECED4D" w14:textId="77777777" w:rsidR="009B4819" w:rsidDel="006B5295" w:rsidRDefault="009B4819">
          <w:pPr>
            <w:pStyle w:val="TOC2"/>
            <w:tabs>
              <w:tab w:val="left" w:pos="660"/>
              <w:tab w:val="right" w:pos="13944"/>
            </w:tabs>
            <w:rPr>
              <w:del w:id="63" w:author="khanguyen" w:date="2017-03-17T23:48:00Z"/>
              <w:rFonts w:asciiTheme="minorHAnsi" w:eastAsiaTheme="minorEastAsia" w:hAnsiTheme="minorHAnsi" w:cstheme="minorBidi"/>
              <w:bCs w:val="0"/>
              <w:noProof/>
              <w:color w:val="auto"/>
              <w:lang w:val="en-US"/>
            </w:rPr>
          </w:pPr>
          <w:del w:id="64" w:author="khanguyen" w:date="2017-03-17T23:48:00Z">
            <w:r w:rsidRPr="006B5295" w:rsidDel="006B5295">
              <w:rPr>
                <w:rFonts w:cs="Arial"/>
                <w:noProof/>
                <w:sz w:val="20"/>
                <w:rPrChange w:id="65" w:author="khanguyen" w:date="2017-03-17T23:48:00Z">
                  <w:rPr>
                    <w:rStyle w:val="Hyperlink"/>
                    <w:rFonts w:cs="Arial"/>
                    <w:noProof/>
                  </w:rPr>
                </w:rPrChange>
              </w:rPr>
              <w:delText>2.3</w:delText>
            </w:r>
            <w:r w:rsidDel="006B5295">
              <w:rPr>
                <w:rFonts w:asciiTheme="minorHAnsi" w:eastAsiaTheme="minorEastAsia" w:hAnsiTheme="minorHAnsi" w:cstheme="minorBidi"/>
                <w:bCs w:val="0"/>
                <w:noProof/>
                <w:color w:val="auto"/>
                <w:lang w:val="en-US"/>
              </w:rPr>
              <w:tab/>
            </w:r>
            <w:r w:rsidRPr="006B5295" w:rsidDel="006B5295">
              <w:rPr>
                <w:rFonts w:cs="Arial"/>
                <w:noProof/>
                <w:sz w:val="20"/>
                <w:rPrChange w:id="66" w:author="khanguyen" w:date="2017-03-17T23:48:00Z">
                  <w:rPr>
                    <w:rStyle w:val="Hyperlink"/>
                    <w:rFonts w:cs="Arial"/>
                    <w:noProof/>
                  </w:rPr>
                </w:rPrChange>
              </w:rPr>
              <w:delText>Test Run 2 – Baseline Two Hour Load Test</w:delText>
            </w:r>
            <w:r w:rsidDel="006B5295">
              <w:rPr>
                <w:noProof/>
                <w:webHidden/>
              </w:rPr>
              <w:tab/>
              <w:delText>13</w:delText>
            </w:r>
          </w:del>
        </w:p>
        <w:p w14:paraId="47585C98" w14:textId="77777777" w:rsidR="009B4819" w:rsidDel="006B5295" w:rsidRDefault="009B4819">
          <w:pPr>
            <w:pStyle w:val="TOC2"/>
            <w:tabs>
              <w:tab w:val="left" w:pos="660"/>
              <w:tab w:val="right" w:pos="13944"/>
            </w:tabs>
            <w:rPr>
              <w:del w:id="67" w:author="khanguyen" w:date="2017-03-17T23:48:00Z"/>
              <w:rFonts w:asciiTheme="minorHAnsi" w:eastAsiaTheme="minorEastAsia" w:hAnsiTheme="minorHAnsi" w:cstheme="minorBidi"/>
              <w:bCs w:val="0"/>
              <w:noProof/>
              <w:color w:val="auto"/>
              <w:lang w:val="en-US"/>
            </w:rPr>
          </w:pPr>
          <w:del w:id="68" w:author="khanguyen" w:date="2017-03-17T23:48:00Z">
            <w:r w:rsidRPr="006B5295" w:rsidDel="006B5295">
              <w:rPr>
                <w:rFonts w:cs="Arial"/>
                <w:noProof/>
                <w:sz w:val="20"/>
                <w:rPrChange w:id="69" w:author="khanguyen" w:date="2017-03-17T23:48:00Z">
                  <w:rPr>
                    <w:rStyle w:val="Hyperlink"/>
                    <w:rFonts w:cs="Arial"/>
                    <w:noProof/>
                  </w:rPr>
                </w:rPrChange>
              </w:rPr>
              <w:delText>2.4</w:delText>
            </w:r>
            <w:r w:rsidDel="006B5295">
              <w:rPr>
                <w:rFonts w:asciiTheme="minorHAnsi" w:eastAsiaTheme="minorEastAsia" w:hAnsiTheme="minorHAnsi" w:cstheme="minorBidi"/>
                <w:bCs w:val="0"/>
                <w:noProof/>
                <w:color w:val="auto"/>
                <w:lang w:val="en-US"/>
              </w:rPr>
              <w:tab/>
            </w:r>
            <w:r w:rsidRPr="006B5295" w:rsidDel="006B5295">
              <w:rPr>
                <w:rFonts w:cs="Arial"/>
                <w:noProof/>
                <w:sz w:val="20"/>
                <w:rPrChange w:id="70" w:author="khanguyen" w:date="2017-03-17T23:48:00Z">
                  <w:rPr>
                    <w:rStyle w:val="Hyperlink"/>
                    <w:rFonts w:cs="Arial"/>
                    <w:noProof/>
                  </w:rPr>
                </w:rPrChange>
              </w:rPr>
              <w:delText>Test Run 3 – Baseline Two Hour Load Test</w:delText>
            </w:r>
            <w:r w:rsidDel="006B5295">
              <w:rPr>
                <w:noProof/>
                <w:webHidden/>
              </w:rPr>
              <w:tab/>
              <w:delText>18</w:delText>
            </w:r>
          </w:del>
        </w:p>
        <w:p w14:paraId="23E500D9" w14:textId="77777777" w:rsidR="009B4819" w:rsidDel="006B5295" w:rsidRDefault="009B4819">
          <w:pPr>
            <w:pStyle w:val="TOC2"/>
            <w:tabs>
              <w:tab w:val="left" w:pos="660"/>
              <w:tab w:val="right" w:pos="13944"/>
            </w:tabs>
            <w:rPr>
              <w:del w:id="71" w:author="khanguyen" w:date="2017-03-17T23:48:00Z"/>
              <w:rFonts w:asciiTheme="minorHAnsi" w:eastAsiaTheme="minorEastAsia" w:hAnsiTheme="minorHAnsi" w:cstheme="minorBidi"/>
              <w:bCs w:val="0"/>
              <w:noProof/>
              <w:color w:val="auto"/>
              <w:lang w:val="en-US"/>
            </w:rPr>
          </w:pPr>
          <w:del w:id="72" w:author="khanguyen" w:date="2017-03-17T23:48:00Z">
            <w:r w:rsidRPr="006B5295" w:rsidDel="006B5295">
              <w:rPr>
                <w:rFonts w:cs="Arial"/>
                <w:noProof/>
                <w:sz w:val="20"/>
                <w:rPrChange w:id="73" w:author="khanguyen" w:date="2017-03-17T23:48:00Z">
                  <w:rPr>
                    <w:rStyle w:val="Hyperlink"/>
                    <w:rFonts w:cs="Arial"/>
                    <w:noProof/>
                  </w:rPr>
                </w:rPrChange>
              </w:rPr>
              <w:delText>2.5</w:delText>
            </w:r>
            <w:r w:rsidDel="006B5295">
              <w:rPr>
                <w:rFonts w:asciiTheme="minorHAnsi" w:eastAsiaTheme="minorEastAsia" w:hAnsiTheme="minorHAnsi" w:cstheme="minorBidi"/>
                <w:bCs w:val="0"/>
                <w:noProof/>
                <w:color w:val="auto"/>
                <w:lang w:val="en-US"/>
              </w:rPr>
              <w:tab/>
            </w:r>
            <w:r w:rsidRPr="006B5295" w:rsidDel="006B5295">
              <w:rPr>
                <w:rFonts w:cs="Arial"/>
                <w:noProof/>
                <w:sz w:val="20"/>
                <w:rPrChange w:id="74" w:author="khanguyen" w:date="2017-03-17T23:48:00Z">
                  <w:rPr>
                    <w:rStyle w:val="Hyperlink"/>
                    <w:rFonts w:cs="Arial"/>
                    <w:noProof/>
                  </w:rPr>
                </w:rPrChange>
              </w:rPr>
              <w:delText>Test Run 4 – Baseline Two Hour Load Test</w:delText>
            </w:r>
            <w:r w:rsidDel="006B5295">
              <w:rPr>
                <w:noProof/>
                <w:webHidden/>
              </w:rPr>
              <w:tab/>
              <w:delText>20</w:delText>
            </w:r>
          </w:del>
        </w:p>
        <w:p w14:paraId="235E3F34" w14:textId="77777777" w:rsidR="009B4819" w:rsidDel="006B5295" w:rsidRDefault="009B4819">
          <w:pPr>
            <w:pStyle w:val="TOC2"/>
            <w:tabs>
              <w:tab w:val="left" w:pos="660"/>
              <w:tab w:val="right" w:pos="13944"/>
            </w:tabs>
            <w:rPr>
              <w:del w:id="75" w:author="khanguyen" w:date="2017-03-17T23:48:00Z"/>
              <w:rFonts w:asciiTheme="minorHAnsi" w:eastAsiaTheme="minorEastAsia" w:hAnsiTheme="minorHAnsi" w:cstheme="minorBidi"/>
              <w:bCs w:val="0"/>
              <w:noProof/>
              <w:color w:val="auto"/>
              <w:lang w:val="en-US"/>
            </w:rPr>
          </w:pPr>
          <w:del w:id="76" w:author="khanguyen" w:date="2017-03-17T23:48:00Z">
            <w:r w:rsidRPr="006B5295" w:rsidDel="006B5295">
              <w:rPr>
                <w:rFonts w:cs="Arial"/>
                <w:noProof/>
                <w:sz w:val="20"/>
                <w:rPrChange w:id="77" w:author="khanguyen" w:date="2017-03-17T23:48:00Z">
                  <w:rPr>
                    <w:rStyle w:val="Hyperlink"/>
                    <w:rFonts w:cs="Arial"/>
                    <w:noProof/>
                  </w:rPr>
                </w:rPrChange>
              </w:rPr>
              <w:delText>2.6</w:delText>
            </w:r>
            <w:r w:rsidDel="006B5295">
              <w:rPr>
                <w:rFonts w:asciiTheme="minorHAnsi" w:eastAsiaTheme="minorEastAsia" w:hAnsiTheme="minorHAnsi" w:cstheme="minorBidi"/>
                <w:bCs w:val="0"/>
                <w:noProof/>
                <w:color w:val="auto"/>
                <w:lang w:val="en-US"/>
              </w:rPr>
              <w:tab/>
            </w:r>
            <w:r w:rsidRPr="006B5295" w:rsidDel="006B5295">
              <w:rPr>
                <w:rFonts w:cs="Arial"/>
                <w:noProof/>
                <w:sz w:val="20"/>
                <w:rPrChange w:id="78" w:author="khanguyen" w:date="2017-03-17T23:48:00Z">
                  <w:rPr>
                    <w:rStyle w:val="Hyperlink"/>
                    <w:rFonts w:cs="Arial"/>
                    <w:noProof/>
                  </w:rPr>
                </w:rPrChange>
              </w:rPr>
              <w:delText>Test Run 5 – Baseline Two Hour Load Test</w:delText>
            </w:r>
            <w:r w:rsidDel="006B5295">
              <w:rPr>
                <w:noProof/>
                <w:webHidden/>
              </w:rPr>
              <w:tab/>
              <w:delText>24</w:delText>
            </w:r>
          </w:del>
        </w:p>
        <w:p w14:paraId="71AB7478" w14:textId="77777777" w:rsidR="009B4819" w:rsidDel="006B5295" w:rsidRDefault="009B4819">
          <w:pPr>
            <w:pStyle w:val="TOC2"/>
            <w:tabs>
              <w:tab w:val="left" w:pos="660"/>
              <w:tab w:val="right" w:pos="13944"/>
            </w:tabs>
            <w:rPr>
              <w:del w:id="79" w:author="khanguyen" w:date="2017-03-17T23:48:00Z"/>
              <w:rFonts w:asciiTheme="minorHAnsi" w:eastAsiaTheme="minorEastAsia" w:hAnsiTheme="minorHAnsi" w:cstheme="minorBidi"/>
              <w:bCs w:val="0"/>
              <w:noProof/>
              <w:color w:val="auto"/>
              <w:lang w:val="en-US"/>
            </w:rPr>
          </w:pPr>
          <w:del w:id="80" w:author="khanguyen" w:date="2017-03-17T23:48:00Z">
            <w:r w:rsidRPr="006B5295" w:rsidDel="006B5295">
              <w:rPr>
                <w:rFonts w:cs="Arial"/>
                <w:noProof/>
                <w:sz w:val="20"/>
                <w:rPrChange w:id="81" w:author="khanguyen" w:date="2017-03-17T23:48:00Z">
                  <w:rPr>
                    <w:rStyle w:val="Hyperlink"/>
                    <w:rFonts w:cs="Arial"/>
                    <w:noProof/>
                  </w:rPr>
                </w:rPrChange>
              </w:rPr>
              <w:delText>2.7</w:delText>
            </w:r>
            <w:r w:rsidDel="006B5295">
              <w:rPr>
                <w:rFonts w:asciiTheme="minorHAnsi" w:eastAsiaTheme="minorEastAsia" w:hAnsiTheme="minorHAnsi" w:cstheme="minorBidi"/>
                <w:bCs w:val="0"/>
                <w:noProof/>
                <w:color w:val="auto"/>
                <w:lang w:val="en-US"/>
              </w:rPr>
              <w:tab/>
            </w:r>
            <w:r w:rsidRPr="006B5295" w:rsidDel="006B5295">
              <w:rPr>
                <w:rFonts w:cs="Arial"/>
                <w:noProof/>
                <w:sz w:val="20"/>
                <w:rPrChange w:id="82" w:author="khanguyen" w:date="2017-03-17T23:48:00Z">
                  <w:rPr>
                    <w:rStyle w:val="Hyperlink"/>
                    <w:rFonts w:cs="Arial"/>
                    <w:noProof/>
                  </w:rPr>
                </w:rPrChange>
              </w:rPr>
              <w:delText>Test Run 6 – Baseline Two Hour Load Test</w:delText>
            </w:r>
            <w:r w:rsidDel="006B5295">
              <w:rPr>
                <w:noProof/>
                <w:webHidden/>
              </w:rPr>
              <w:tab/>
              <w:delText>28</w:delText>
            </w:r>
          </w:del>
        </w:p>
        <w:p w14:paraId="59A023D7" w14:textId="77777777" w:rsidR="009B4819" w:rsidDel="006B5295" w:rsidRDefault="009B4819">
          <w:pPr>
            <w:pStyle w:val="TOC2"/>
            <w:tabs>
              <w:tab w:val="left" w:pos="660"/>
              <w:tab w:val="right" w:pos="13944"/>
            </w:tabs>
            <w:rPr>
              <w:del w:id="83" w:author="khanguyen" w:date="2017-03-17T23:48:00Z"/>
              <w:rFonts w:asciiTheme="minorHAnsi" w:eastAsiaTheme="minorEastAsia" w:hAnsiTheme="minorHAnsi" w:cstheme="minorBidi"/>
              <w:bCs w:val="0"/>
              <w:noProof/>
              <w:color w:val="auto"/>
              <w:lang w:val="en-US"/>
            </w:rPr>
          </w:pPr>
          <w:del w:id="84" w:author="khanguyen" w:date="2017-03-17T23:48:00Z">
            <w:r w:rsidRPr="006B5295" w:rsidDel="006B5295">
              <w:rPr>
                <w:rFonts w:cs="Arial"/>
                <w:noProof/>
                <w:sz w:val="20"/>
                <w:rPrChange w:id="85" w:author="khanguyen" w:date="2017-03-17T23:48:00Z">
                  <w:rPr>
                    <w:rStyle w:val="Hyperlink"/>
                    <w:rFonts w:cs="Arial"/>
                    <w:noProof/>
                  </w:rPr>
                </w:rPrChange>
              </w:rPr>
              <w:delText>2.8</w:delText>
            </w:r>
            <w:r w:rsidDel="006B5295">
              <w:rPr>
                <w:rFonts w:asciiTheme="minorHAnsi" w:eastAsiaTheme="minorEastAsia" w:hAnsiTheme="minorHAnsi" w:cstheme="minorBidi"/>
                <w:bCs w:val="0"/>
                <w:noProof/>
                <w:color w:val="auto"/>
                <w:lang w:val="en-US"/>
              </w:rPr>
              <w:tab/>
            </w:r>
            <w:r w:rsidRPr="006B5295" w:rsidDel="006B5295">
              <w:rPr>
                <w:rFonts w:cs="Arial"/>
                <w:noProof/>
                <w:sz w:val="20"/>
                <w:rPrChange w:id="86" w:author="khanguyen" w:date="2017-03-17T23:48:00Z">
                  <w:rPr>
                    <w:rStyle w:val="Hyperlink"/>
                    <w:rFonts w:cs="Arial"/>
                    <w:noProof/>
                  </w:rPr>
                </w:rPrChange>
              </w:rPr>
              <w:delText>Memory and CPU Utilisation Statistics for severs in 1 day during 6 load test runs</w:delText>
            </w:r>
            <w:r w:rsidDel="006B5295">
              <w:rPr>
                <w:noProof/>
                <w:webHidden/>
              </w:rPr>
              <w:tab/>
              <w:delText>32</w:delText>
            </w:r>
          </w:del>
        </w:p>
        <w:p w14:paraId="6F8BDFDF" w14:textId="77777777" w:rsidR="009B4819" w:rsidDel="006B5295" w:rsidRDefault="009B4819">
          <w:pPr>
            <w:pStyle w:val="TOC2"/>
            <w:tabs>
              <w:tab w:val="left" w:pos="660"/>
              <w:tab w:val="right" w:pos="13944"/>
            </w:tabs>
            <w:rPr>
              <w:del w:id="87" w:author="khanguyen" w:date="2017-03-17T23:48:00Z"/>
              <w:rFonts w:asciiTheme="minorHAnsi" w:eastAsiaTheme="minorEastAsia" w:hAnsiTheme="minorHAnsi" w:cstheme="minorBidi"/>
              <w:bCs w:val="0"/>
              <w:noProof/>
              <w:color w:val="auto"/>
              <w:lang w:val="en-US"/>
            </w:rPr>
          </w:pPr>
          <w:del w:id="88" w:author="khanguyen" w:date="2017-03-17T23:48:00Z">
            <w:r w:rsidRPr="006B5295" w:rsidDel="006B5295">
              <w:rPr>
                <w:rFonts w:cs="Arial"/>
                <w:noProof/>
                <w:sz w:val="20"/>
                <w:rPrChange w:id="89" w:author="khanguyen" w:date="2017-03-17T23:48:00Z">
                  <w:rPr>
                    <w:rStyle w:val="Hyperlink"/>
                    <w:rFonts w:cs="Arial"/>
                    <w:noProof/>
                  </w:rPr>
                </w:rPrChange>
              </w:rPr>
              <w:delText>2.9</w:delText>
            </w:r>
            <w:r w:rsidDel="006B5295">
              <w:rPr>
                <w:rFonts w:asciiTheme="minorHAnsi" w:eastAsiaTheme="minorEastAsia" w:hAnsiTheme="minorHAnsi" w:cstheme="minorBidi"/>
                <w:bCs w:val="0"/>
                <w:noProof/>
                <w:color w:val="auto"/>
                <w:lang w:val="en-US"/>
              </w:rPr>
              <w:tab/>
            </w:r>
            <w:r w:rsidRPr="006B5295" w:rsidDel="006B5295">
              <w:rPr>
                <w:rFonts w:cs="Arial"/>
                <w:noProof/>
                <w:sz w:val="20"/>
                <w:rPrChange w:id="90" w:author="khanguyen" w:date="2017-03-17T23:48:00Z">
                  <w:rPr>
                    <w:rStyle w:val="Hyperlink"/>
                    <w:rFonts w:cs="Arial"/>
                    <w:noProof/>
                  </w:rPr>
                </w:rPrChange>
              </w:rPr>
              <w:delText>Analysis Summary</w:delText>
            </w:r>
            <w:r w:rsidDel="006B5295">
              <w:rPr>
                <w:noProof/>
                <w:webHidden/>
              </w:rPr>
              <w:tab/>
              <w:delText>39</w:delText>
            </w:r>
          </w:del>
        </w:p>
        <w:p w14:paraId="64185603" w14:textId="77777777" w:rsidR="00A33F43" w:rsidRPr="00C47FE2" w:rsidRDefault="00A33F43" w:rsidP="00A33F43">
          <w:pPr>
            <w:jc w:val="both"/>
            <w:rPr>
              <w:rFonts w:cs="Arial"/>
            </w:rPr>
          </w:pPr>
          <w:r w:rsidRPr="00C47FE2">
            <w:rPr>
              <w:rFonts w:cs="Arial"/>
              <w:color w:val="6D829F" w:themeColor="accent2"/>
              <w:sz w:val="24"/>
              <w:u w:val="single"/>
            </w:rPr>
            <w:fldChar w:fldCharType="end"/>
          </w:r>
        </w:p>
      </w:sdtContent>
    </w:sdt>
    <w:p w14:paraId="14A88F6D" w14:textId="77777777" w:rsidR="00A33F43" w:rsidRPr="00C47FE2" w:rsidRDefault="00A33F43" w:rsidP="00A33F43">
      <w:pPr>
        <w:pStyle w:val="TOAHeading"/>
        <w:jc w:val="both"/>
        <w:rPr>
          <w:rFonts w:cs="Arial"/>
        </w:rPr>
      </w:pPr>
      <w:r w:rsidRPr="00C47FE2">
        <w:rPr>
          <w:rFonts w:cs="Arial"/>
        </w:rPr>
        <w:br w:type="page"/>
      </w:r>
    </w:p>
    <w:p w14:paraId="21931660" w14:textId="77777777" w:rsidR="00A33F43" w:rsidRPr="00C47FE2" w:rsidRDefault="00A33F43" w:rsidP="008027A9">
      <w:pPr>
        <w:pStyle w:val="AnnexTitle"/>
        <w:rPr>
          <w:rFonts w:cs="Arial"/>
        </w:rPr>
      </w:pPr>
      <w:r w:rsidRPr="00C47FE2">
        <w:rPr>
          <w:rFonts w:cs="Arial"/>
        </w:rPr>
        <w:lastRenderedPageBreak/>
        <w:t>Document History</w:t>
      </w:r>
    </w:p>
    <w:tbl>
      <w:tblPr>
        <w:tblStyle w:val="TableGrid"/>
        <w:tblW w:w="4931"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4877"/>
        <w:gridCol w:w="9097"/>
      </w:tblGrid>
      <w:tr w:rsidR="00A33F43" w:rsidRPr="00C47FE2" w14:paraId="5A0EAE6A" w14:textId="77777777"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5000" w:type="pct"/>
            <w:gridSpan w:val="2"/>
            <w:shd w:val="clear" w:color="auto" w:fill="6D829F"/>
          </w:tcPr>
          <w:p w14:paraId="22CE292F" w14:textId="77777777" w:rsidR="00A33F43" w:rsidRPr="00C47FE2" w:rsidRDefault="00A33F43" w:rsidP="009738CA">
            <w:pPr>
              <w:spacing w:after="120"/>
              <w:rPr>
                <w:rFonts w:cs="Arial"/>
                <w:b w:val="0"/>
              </w:rPr>
            </w:pPr>
            <w:r w:rsidRPr="00C47FE2">
              <w:rPr>
                <w:rFonts w:cs="Arial"/>
              </w:rPr>
              <w:t>Document Location</w:t>
            </w:r>
          </w:p>
        </w:tc>
      </w:tr>
      <w:tr w:rsidR="00A33F43" w:rsidRPr="00C47FE2" w14:paraId="4FAD02C2" w14:textId="77777777"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1745" w:type="pct"/>
            <w:shd w:val="clear" w:color="auto" w:fill="CACFD9"/>
          </w:tcPr>
          <w:p w14:paraId="0045F725" w14:textId="77777777" w:rsidR="00A33F43" w:rsidRPr="00C47FE2" w:rsidRDefault="00A33F43" w:rsidP="00B46EED">
            <w:pPr>
              <w:spacing w:after="120"/>
              <w:jc w:val="center"/>
              <w:rPr>
                <w:rFonts w:cs="Arial"/>
                <w:b w:val="0"/>
                <w:color w:val="333333" w:themeColor="text1"/>
              </w:rPr>
            </w:pPr>
            <w:r w:rsidRPr="00C47FE2">
              <w:rPr>
                <w:rFonts w:cs="Arial"/>
                <w:b w:val="0"/>
                <w:color w:val="333333" w:themeColor="text1"/>
              </w:rPr>
              <w:t>File Name</w:t>
            </w:r>
          </w:p>
        </w:tc>
        <w:tc>
          <w:tcPr>
            <w:tcW w:w="3255" w:type="pct"/>
            <w:shd w:val="clear" w:color="auto" w:fill="CACFD9"/>
          </w:tcPr>
          <w:p w14:paraId="172709BB" w14:textId="77777777" w:rsidR="00A33F43" w:rsidRPr="00C47FE2" w:rsidRDefault="00A33F43" w:rsidP="00B46EED">
            <w:pPr>
              <w:spacing w:after="120"/>
              <w:jc w:val="center"/>
              <w:rPr>
                <w:rFonts w:cs="Arial"/>
                <w:b w:val="0"/>
                <w:color w:val="333333" w:themeColor="text1"/>
              </w:rPr>
            </w:pPr>
            <w:r w:rsidRPr="00C47FE2">
              <w:rPr>
                <w:rFonts w:cs="Arial"/>
                <w:b w:val="0"/>
                <w:color w:val="333333" w:themeColor="text1"/>
              </w:rPr>
              <w:t>Location</w:t>
            </w:r>
          </w:p>
        </w:tc>
      </w:tr>
      <w:tr w:rsidR="00A33F43" w:rsidRPr="00C47FE2" w14:paraId="0063EFEB" w14:textId="77777777" w:rsidTr="009738CA">
        <w:trPr>
          <w:trHeight w:val="397"/>
        </w:trPr>
        <w:tc>
          <w:tcPr>
            <w:tcW w:w="1745" w:type="pct"/>
            <w:shd w:val="clear" w:color="auto" w:fill="auto"/>
          </w:tcPr>
          <w:p w14:paraId="3B4F9AAF" w14:textId="77777777" w:rsidR="00A33F43" w:rsidRPr="00C47FE2" w:rsidRDefault="00892132" w:rsidP="00892132">
            <w:pPr>
              <w:spacing w:after="120"/>
              <w:rPr>
                <w:rFonts w:cs="Arial"/>
              </w:rPr>
            </w:pPr>
            <w:r w:rsidRPr="00892132">
              <w:rPr>
                <w:rFonts w:cs="Arial"/>
              </w:rPr>
              <w:t xml:space="preserve">Rhino_Load Test </w:t>
            </w:r>
            <w:r>
              <w:rPr>
                <w:rFonts w:cs="Arial"/>
              </w:rPr>
              <w:t>Report</w:t>
            </w:r>
            <w:r w:rsidRPr="00892132">
              <w:rPr>
                <w:rFonts w:cs="Arial"/>
              </w:rPr>
              <w:t>.docx</w:t>
            </w:r>
          </w:p>
        </w:tc>
        <w:tc>
          <w:tcPr>
            <w:tcW w:w="3255" w:type="pct"/>
            <w:shd w:val="clear" w:color="auto" w:fill="auto"/>
          </w:tcPr>
          <w:p w14:paraId="77EDFF31" w14:textId="77777777" w:rsidR="00A33F43" w:rsidRPr="00C47FE2" w:rsidRDefault="00892132" w:rsidP="009738CA">
            <w:pPr>
              <w:spacing w:after="120"/>
              <w:rPr>
                <w:rFonts w:cs="Arial"/>
              </w:rPr>
            </w:pPr>
            <w:r>
              <w:rPr>
                <w:rFonts w:cs="Arial"/>
              </w:rPr>
              <w:t>&lt;SVN Folder&gt;</w:t>
            </w:r>
          </w:p>
        </w:tc>
      </w:tr>
    </w:tbl>
    <w:p w14:paraId="14F7BA41" w14:textId="77777777" w:rsidR="00A33F43" w:rsidRPr="00C47FE2" w:rsidRDefault="00A33F43" w:rsidP="00A33F43">
      <w:pPr>
        <w:rPr>
          <w:rFonts w:cs="Arial"/>
        </w:rPr>
      </w:pPr>
    </w:p>
    <w:tbl>
      <w:tblPr>
        <w:tblStyle w:val="TableGrid"/>
        <w:tblW w:w="5000" w:type="pct"/>
        <w:tblLook w:val="04A0" w:firstRow="1" w:lastRow="0" w:firstColumn="1" w:lastColumn="0" w:noHBand="0" w:noVBand="1"/>
      </w:tblPr>
      <w:tblGrid>
        <w:gridCol w:w="2848"/>
        <w:gridCol w:w="2457"/>
        <w:gridCol w:w="2250"/>
        <w:gridCol w:w="6615"/>
      </w:tblGrid>
      <w:tr w:rsidR="00A33F43" w:rsidRPr="00C47FE2" w14:paraId="683504DE" w14:textId="77777777"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5000" w:type="pct"/>
            <w:gridSpan w:val="4"/>
          </w:tcPr>
          <w:p w14:paraId="7EB105B6" w14:textId="77777777" w:rsidR="00A33F43" w:rsidRPr="00C47FE2" w:rsidRDefault="00A33F43" w:rsidP="009738CA">
            <w:pPr>
              <w:spacing w:after="120"/>
              <w:rPr>
                <w:rFonts w:cs="Arial"/>
                <w:b w:val="0"/>
              </w:rPr>
            </w:pPr>
            <w:r w:rsidRPr="00C47FE2">
              <w:rPr>
                <w:rFonts w:cs="Arial"/>
              </w:rPr>
              <w:t>Document Version History</w:t>
            </w:r>
          </w:p>
        </w:tc>
      </w:tr>
      <w:tr w:rsidR="00A33F43" w:rsidRPr="00C47FE2" w14:paraId="5CA91E0C" w14:textId="77777777"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1005" w:type="pct"/>
            <w:shd w:val="clear" w:color="auto" w:fill="CACFD9"/>
          </w:tcPr>
          <w:p w14:paraId="55089E53" w14:textId="77777777" w:rsidR="00A33F43" w:rsidRPr="00C47FE2" w:rsidRDefault="00A33F43" w:rsidP="00B46EED">
            <w:pPr>
              <w:jc w:val="center"/>
              <w:rPr>
                <w:rFonts w:cs="Arial"/>
                <w:b w:val="0"/>
                <w:color w:val="333333" w:themeColor="text1"/>
              </w:rPr>
            </w:pPr>
            <w:r w:rsidRPr="00C47FE2">
              <w:rPr>
                <w:rFonts w:cs="Arial"/>
                <w:b w:val="0"/>
                <w:color w:val="333333" w:themeColor="text1"/>
              </w:rPr>
              <w:t>Version</w:t>
            </w:r>
          </w:p>
        </w:tc>
        <w:tc>
          <w:tcPr>
            <w:tcW w:w="867" w:type="pct"/>
            <w:shd w:val="clear" w:color="auto" w:fill="CACFD9"/>
          </w:tcPr>
          <w:p w14:paraId="46AEC2A6" w14:textId="77777777" w:rsidR="00A33F43" w:rsidRPr="00C47FE2" w:rsidRDefault="00A33F43" w:rsidP="00B46EED">
            <w:pPr>
              <w:jc w:val="center"/>
              <w:rPr>
                <w:rFonts w:cs="Arial"/>
                <w:b w:val="0"/>
                <w:color w:val="333333" w:themeColor="text1"/>
              </w:rPr>
            </w:pPr>
            <w:r w:rsidRPr="00C47FE2">
              <w:rPr>
                <w:rFonts w:cs="Arial"/>
                <w:b w:val="0"/>
                <w:color w:val="333333" w:themeColor="text1"/>
              </w:rPr>
              <w:t>Date</w:t>
            </w:r>
          </w:p>
        </w:tc>
        <w:tc>
          <w:tcPr>
            <w:tcW w:w="794" w:type="pct"/>
            <w:shd w:val="clear" w:color="auto" w:fill="CACFD9"/>
          </w:tcPr>
          <w:p w14:paraId="396E34BE" w14:textId="77777777" w:rsidR="00A33F43" w:rsidRPr="00C47FE2" w:rsidRDefault="00802C86" w:rsidP="00B46EED">
            <w:pPr>
              <w:jc w:val="center"/>
              <w:rPr>
                <w:rFonts w:cs="Arial"/>
                <w:b w:val="0"/>
                <w:color w:val="333333" w:themeColor="text1"/>
              </w:rPr>
            </w:pPr>
            <w:r w:rsidRPr="00C47FE2">
              <w:rPr>
                <w:rFonts w:cs="Arial"/>
                <w:b w:val="0"/>
                <w:color w:val="333333" w:themeColor="text1"/>
              </w:rPr>
              <w:t>Edited by</w:t>
            </w:r>
          </w:p>
        </w:tc>
        <w:tc>
          <w:tcPr>
            <w:tcW w:w="2334" w:type="pct"/>
            <w:shd w:val="clear" w:color="auto" w:fill="CACFD9"/>
          </w:tcPr>
          <w:p w14:paraId="53EA4014" w14:textId="77777777" w:rsidR="00A33F43" w:rsidRPr="00C47FE2" w:rsidRDefault="00A33F43" w:rsidP="00B46EED">
            <w:pPr>
              <w:jc w:val="center"/>
              <w:rPr>
                <w:rFonts w:cs="Arial"/>
                <w:b w:val="0"/>
                <w:color w:val="333333" w:themeColor="text1"/>
              </w:rPr>
            </w:pPr>
            <w:r w:rsidRPr="00C47FE2">
              <w:rPr>
                <w:rFonts w:cs="Arial"/>
                <w:b w:val="0"/>
                <w:color w:val="333333" w:themeColor="text1"/>
              </w:rPr>
              <w:t>Details</w:t>
            </w:r>
          </w:p>
        </w:tc>
      </w:tr>
      <w:tr w:rsidR="009738CA" w:rsidRPr="00C47FE2" w14:paraId="6A0F46D3" w14:textId="77777777" w:rsidTr="009738CA">
        <w:trPr>
          <w:trHeight w:val="397"/>
        </w:trPr>
        <w:tc>
          <w:tcPr>
            <w:tcW w:w="1005" w:type="pct"/>
          </w:tcPr>
          <w:p w14:paraId="5EF2A9F2" w14:textId="77777777" w:rsidR="009738CA" w:rsidRPr="00C47FE2" w:rsidRDefault="009738CA" w:rsidP="009738CA">
            <w:pPr>
              <w:rPr>
                <w:rFonts w:cs="Arial"/>
              </w:rPr>
            </w:pPr>
            <w:r w:rsidRPr="00C47FE2">
              <w:rPr>
                <w:rFonts w:cs="Arial"/>
              </w:rPr>
              <w:t>0.1</w:t>
            </w:r>
          </w:p>
        </w:tc>
        <w:tc>
          <w:tcPr>
            <w:tcW w:w="867" w:type="pct"/>
          </w:tcPr>
          <w:p w14:paraId="1E6E7EDC" w14:textId="77777777" w:rsidR="009738CA" w:rsidRPr="00C47FE2" w:rsidRDefault="00CC756A" w:rsidP="00CC756A">
            <w:pPr>
              <w:rPr>
                <w:rFonts w:cs="Arial"/>
                <w:lang w:val="en-US"/>
              </w:rPr>
            </w:pPr>
            <w:r w:rsidRPr="00C47FE2">
              <w:rPr>
                <w:rFonts w:cs="Arial"/>
                <w:szCs w:val="22"/>
              </w:rPr>
              <w:t>Mar</w:t>
            </w:r>
            <w:r w:rsidR="00E37125" w:rsidRPr="00C47FE2">
              <w:rPr>
                <w:rFonts w:cs="Arial"/>
                <w:szCs w:val="22"/>
              </w:rPr>
              <w:t xml:space="preserve"> </w:t>
            </w:r>
            <w:r w:rsidRPr="00C47FE2">
              <w:rPr>
                <w:rFonts w:cs="Arial"/>
                <w:szCs w:val="22"/>
              </w:rPr>
              <w:t>16</w:t>
            </w:r>
            <w:r w:rsidRPr="00C47FE2">
              <w:rPr>
                <w:rFonts w:cs="Arial"/>
                <w:szCs w:val="22"/>
                <w:vertAlign w:val="superscript"/>
              </w:rPr>
              <w:t>th</w:t>
            </w:r>
            <w:r w:rsidR="00E37125" w:rsidRPr="00C47FE2">
              <w:rPr>
                <w:rFonts w:cs="Arial"/>
                <w:szCs w:val="22"/>
              </w:rPr>
              <w:t>, 2017</w:t>
            </w:r>
          </w:p>
        </w:tc>
        <w:tc>
          <w:tcPr>
            <w:tcW w:w="794" w:type="pct"/>
          </w:tcPr>
          <w:p w14:paraId="10057E83" w14:textId="77777777" w:rsidR="009738CA" w:rsidRPr="00C47FE2" w:rsidRDefault="009738CA" w:rsidP="009738CA">
            <w:pPr>
              <w:rPr>
                <w:rFonts w:cs="Arial"/>
              </w:rPr>
            </w:pPr>
          </w:p>
        </w:tc>
        <w:tc>
          <w:tcPr>
            <w:tcW w:w="2334" w:type="pct"/>
          </w:tcPr>
          <w:p w14:paraId="3DD33118" w14:textId="77777777" w:rsidR="009738CA" w:rsidRPr="00C47FE2" w:rsidRDefault="009738CA" w:rsidP="00CC756A">
            <w:pPr>
              <w:rPr>
                <w:rFonts w:cs="Arial"/>
              </w:rPr>
            </w:pPr>
            <w:r w:rsidRPr="00C47FE2">
              <w:rPr>
                <w:rFonts w:cs="Arial"/>
                <w:szCs w:val="20"/>
              </w:rPr>
              <w:t xml:space="preserve">Create Test </w:t>
            </w:r>
            <w:r w:rsidR="00CC756A" w:rsidRPr="00C47FE2">
              <w:rPr>
                <w:rFonts w:cs="Arial"/>
                <w:szCs w:val="20"/>
              </w:rPr>
              <w:t>Report</w:t>
            </w:r>
          </w:p>
        </w:tc>
      </w:tr>
      <w:tr w:rsidR="009738CA" w:rsidRPr="00C47FE2" w14:paraId="31182A51" w14:textId="77777777" w:rsidTr="009738CA">
        <w:trPr>
          <w:trHeight w:val="397"/>
        </w:trPr>
        <w:tc>
          <w:tcPr>
            <w:tcW w:w="1005" w:type="pct"/>
          </w:tcPr>
          <w:p w14:paraId="671CF613" w14:textId="77777777" w:rsidR="009738CA" w:rsidRPr="00C47FE2" w:rsidRDefault="009738CA" w:rsidP="009738CA">
            <w:pPr>
              <w:rPr>
                <w:rFonts w:cs="Arial"/>
              </w:rPr>
            </w:pPr>
          </w:p>
        </w:tc>
        <w:tc>
          <w:tcPr>
            <w:tcW w:w="867" w:type="pct"/>
          </w:tcPr>
          <w:p w14:paraId="5D19268B" w14:textId="77777777" w:rsidR="009738CA" w:rsidRPr="00C47FE2" w:rsidRDefault="009738CA" w:rsidP="009738CA">
            <w:pPr>
              <w:rPr>
                <w:rFonts w:cs="Arial"/>
                <w:lang w:val="en-US"/>
              </w:rPr>
            </w:pPr>
          </w:p>
        </w:tc>
        <w:tc>
          <w:tcPr>
            <w:tcW w:w="794" w:type="pct"/>
          </w:tcPr>
          <w:p w14:paraId="28E89510" w14:textId="77777777" w:rsidR="009738CA" w:rsidRPr="00C47FE2" w:rsidRDefault="009738CA" w:rsidP="009738CA">
            <w:pPr>
              <w:rPr>
                <w:rFonts w:cs="Arial"/>
              </w:rPr>
            </w:pPr>
          </w:p>
        </w:tc>
        <w:tc>
          <w:tcPr>
            <w:tcW w:w="2334" w:type="pct"/>
          </w:tcPr>
          <w:p w14:paraId="7DAB563C" w14:textId="77777777" w:rsidR="009738CA" w:rsidRPr="00C47FE2" w:rsidRDefault="009738CA" w:rsidP="00E37125">
            <w:pPr>
              <w:pStyle w:val="ListBullet"/>
              <w:numPr>
                <w:ilvl w:val="0"/>
                <w:numId w:val="0"/>
              </w:numPr>
              <w:ind w:left="720"/>
              <w:jc w:val="both"/>
              <w:rPr>
                <w:rFonts w:cs="Arial"/>
              </w:rPr>
            </w:pPr>
          </w:p>
        </w:tc>
      </w:tr>
      <w:tr w:rsidR="009738CA" w:rsidRPr="00C47FE2" w14:paraId="2D36AA75" w14:textId="77777777" w:rsidTr="009738CA">
        <w:trPr>
          <w:trHeight w:val="397"/>
        </w:trPr>
        <w:tc>
          <w:tcPr>
            <w:tcW w:w="1005" w:type="pct"/>
          </w:tcPr>
          <w:p w14:paraId="071C3C45" w14:textId="77777777" w:rsidR="009738CA" w:rsidRPr="00C47FE2" w:rsidRDefault="009738CA" w:rsidP="009738CA">
            <w:pPr>
              <w:rPr>
                <w:rFonts w:cs="Arial"/>
              </w:rPr>
            </w:pPr>
          </w:p>
        </w:tc>
        <w:tc>
          <w:tcPr>
            <w:tcW w:w="867" w:type="pct"/>
          </w:tcPr>
          <w:p w14:paraId="6140EA8C" w14:textId="77777777" w:rsidR="009738CA" w:rsidRPr="00C47FE2" w:rsidRDefault="009738CA" w:rsidP="009738CA">
            <w:pPr>
              <w:rPr>
                <w:rFonts w:cs="Arial"/>
                <w:lang w:val="en-US"/>
              </w:rPr>
            </w:pPr>
          </w:p>
        </w:tc>
        <w:tc>
          <w:tcPr>
            <w:tcW w:w="794" w:type="pct"/>
          </w:tcPr>
          <w:p w14:paraId="1272E1A4" w14:textId="77777777" w:rsidR="009738CA" w:rsidRPr="00C47FE2" w:rsidRDefault="009738CA" w:rsidP="009738CA">
            <w:pPr>
              <w:rPr>
                <w:rFonts w:cs="Arial"/>
              </w:rPr>
            </w:pPr>
          </w:p>
        </w:tc>
        <w:tc>
          <w:tcPr>
            <w:tcW w:w="2334" w:type="pct"/>
          </w:tcPr>
          <w:p w14:paraId="5C470FD1" w14:textId="77777777" w:rsidR="009738CA" w:rsidRPr="00C47FE2" w:rsidRDefault="009738CA" w:rsidP="009738CA">
            <w:pPr>
              <w:rPr>
                <w:rFonts w:cs="Arial"/>
              </w:rPr>
            </w:pPr>
          </w:p>
        </w:tc>
      </w:tr>
      <w:tr w:rsidR="009738CA" w:rsidRPr="00C47FE2" w14:paraId="210DA5F1" w14:textId="77777777" w:rsidTr="009738CA">
        <w:trPr>
          <w:trHeight w:val="397"/>
        </w:trPr>
        <w:tc>
          <w:tcPr>
            <w:tcW w:w="1005" w:type="pct"/>
          </w:tcPr>
          <w:p w14:paraId="253602B4" w14:textId="77777777" w:rsidR="009738CA" w:rsidRPr="00C47FE2" w:rsidRDefault="009738CA" w:rsidP="009738CA">
            <w:pPr>
              <w:rPr>
                <w:rFonts w:cs="Arial"/>
              </w:rPr>
            </w:pPr>
          </w:p>
        </w:tc>
        <w:tc>
          <w:tcPr>
            <w:tcW w:w="867" w:type="pct"/>
          </w:tcPr>
          <w:p w14:paraId="24126FB6" w14:textId="77777777" w:rsidR="009738CA" w:rsidRPr="00C47FE2" w:rsidRDefault="009738CA" w:rsidP="009738CA">
            <w:pPr>
              <w:rPr>
                <w:rFonts w:cs="Arial"/>
                <w:lang w:val="en-US"/>
              </w:rPr>
            </w:pPr>
          </w:p>
        </w:tc>
        <w:tc>
          <w:tcPr>
            <w:tcW w:w="794" w:type="pct"/>
          </w:tcPr>
          <w:p w14:paraId="7254550F" w14:textId="77777777" w:rsidR="00875E35" w:rsidRPr="00C47FE2" w:rsidRDefault="00875E35" w:rsidP="009738CA">
            <w:pPr>
              <w:rPr>
                <w:rFonts w:cs="Arial"/>
              </w:rPr>
            </w:pPr>
          </w:p>
        </w:tc>
        <w:tc>
          <w:tcPr>
            <w:tcW w:w="2334" w:type="pct"/>
          </w:tcPr>
          <w:p w14:paraId="28500647" w14:textId="77777777" w:rsidR="009738CA" w:rsidRPr="00C47FE2" w:rsidRDefault="009738CA" w:rsidP="009738CA">
            <w:pPr>
              <w:rPr>
                <w:rFonts w:cs="Arial"/>
              </w:rPr>
            </w:pPr>
          </w:p>
        </w:tc>
      </w:tr>
      <w:tr w:rsidR="009738CA" w:rsidRPr="00C47FE2" w14:paraId="4CCEF517" w14:textId="77777777" w:rsidTr="009738CA">
        <w:trPr>
          <w:trHeight w:val="397"/>
        </w:trPr>
        <w:tc>
          <w:tcPr>
            <w:tcW w:w="1005" w:type="pct"/>
          </w:tcPr>
          <w:p w14:paraId="23A3C15B" w14:textId="77777777" w:rsidR="009738CA" w:rsidRPr="00C47FE2" w:rsidRDefault="009738CA" w:rsidP="009738CA">
            <w:pPr>
              <w:rPr>
                <w:rFonts w:cs="Arial"/>
              </w:rPr>
            </w:pPr>
          </w:p>
        </w:tc>
        <w:tc>
          <w:tcPr>
            <w:tcW w:w="867" w:type="pct"/>
          </w:tcPr>
          <w:p w14:paraId="5C3D7961" w14:textId="77777777" w:rsidR="009738CA" w:rsidRPr="00C47FE2" w:rsidRDefault="009738CA" w:rsidP="009738CA">
            <w:pPr>
              <w:rPr>
                <w:rFonts w:cs="Arial"/>
                <w:lang w:val="en-US"/>
              </w:rPr>
            </w:pPr>
          </w:p>
        </w:tc>
        <w:tc>
          <w:tcPr>
            <w:tcW w:w="794" w:type="pct"/>
          </w:tcPr>
          <w:p w14:paraId="3D66565B" w14:textId="77777777" w:rsidR="009738CA" w:rsidRPr="00C47FE2" w:rsidRDefault="009738CA" w:rsidP="009738CA">
            <w:pPr>
              <w:rPr>
                <w:rFonts w:cs="Arial"/>
              </w:rPr>
            </w:pPr>
          </w:p>
        </w:tc>
        <w:tc>
          <w:tcPr>
            <w:tcW w:w="2334" w:type="pct"/>
          </w:tcPr>
          <w:p w14:paraId="1A0BABEA" w14:textId="77777777" w:rsidR="009738CA" w:rsidRPr="00C47FE2" w:rsidRDefault="009738CA" w:rsidP="009738CA">
            <w:pPr>
              <w:rPr>
                <w:rFonts w:cs="Arial"/>
              </w:rPr>
            </w:pPr>
          </w:p>
        </w:tc>
      </w:tr>
      <w:tr w:rsidR="009738CA" w:rsidRPr="00C47FE2" w14:paraId="781B09D0" w14:textId="77777777" w:rsidTr="009738CA">
        <w:trPr>
          <w:trHeight w:val="397"/>
        </w:trPr>
        <w:tc>
          <w:tcPr>
            <w:tcW w:w="1005" w:type="pct"/>
          </w:tcPr>
          <w:p w14:paraId="3A9D5F54" w14:textId="77777777" w:rsidR="009738CA" w:rsidRPr="00C47FE2" w:rsidRDefault="009738CA" w:rsidP="009738CA">
            <w:pPr>
              <w:rPr>
                <w:rFonts w:cs="Arial"/>
              </w:rPr>
            </w:pPr>
          </w:p>
        </w:tc>
        <w:tc>
          <w:tcPr>
            <w:tcW w:w="867" w:type="pct"/>
          </w:tcPr>
          <w:p w14:paraId="425EE98A" w14:textId="77777777" w:rsidR="009738CA" w:rsidRPr="00C47FE2" w:rsidRDefault="009738CA" w:rsidP="009738CA">
            <w:pPr>
              <w:rPr>
                <w:rFonts w:cs="Arial"/>
                <w:lang w:val="en-US"/>
              </w:rPr>
            </w:pPr>
          </w:p>
        </w:tc>
        <w:tc>
          <w:tcPr>
            <w:tcW w:w="794" w:type="pct"/>
          </w:tcPr>
          <w:p w14:paraId="4E322CAC" w14:textId="77777777" w:rsidR="009738CA" w:rsidRPr="00C47FE2" w:rsidRDefault="009738CA" w:rsidP="009738CA">
            <w:pPr>
              <w:rPr>
                <w:rFonts w:cs="Arial"/>
              </w:rPr>
            </w:pPr>
          </w:p>
        </w:tc>
        <w:tc>
          <w:tcPr>
            <w:tcW w:w="2334" w:type="pct"/>
          </w:tcPr>
          <w:p w14:paraId="75E89EA5" w14:textId="77777777" w:rsidR="009738CA" w:rsidRPr="00C47FE2" w:rsidRDefault="009738CA" w:rsidP="009738CA">
            <w:pPr>
              <w:rPr>
                <w:rFonts w:cs="Arial"/>
              </w:rPr>
            </w:pPr>
          </w:p>
        </w:tc>
      </w:tr>
    </w:tbl>
    <w:p w14:paraId="405463BA" w14:textId="40E8D347" w:rsidR="00A33F43" w:rsidRPr="00C47FE2" w:rsidRDefault="00A33F43" w:rsidP="008027A9">
      <w:pPr>
        <w:pStyle w:val="AnnexTitle"/>
        <w:rPr>
          <w:rFonts w:cs="Arial"/>
        </w:rPr>
      </w:pPr>
      <w:del w:id="91" w:author="khanguyen" w:date="2017-03-17T23:48:00Z">
        <w:r w:rsidRPr="00C47FE2" w:rsidDel="006B5295">
          <w:rPr>
            <w:rFonts w:cs="Arial"/>
          </w:rPr>
          <w:delText>Approvers</w:delText>
        </w:r>
      </w:del>
      <w:ins w:id="92" w:author="khanguyen" w:date="2017-03-17T23:48:00Z">
        <w:r w:rsidR="006B5295">
          <w:rPr>
            <w:rFonts w:cs="Arial"/>
          </w:rPr>
          <w:t>Review</w:t>
        </w:r>
        <w:r w:rsidR="006B5295" w:rsidRPr="00C47FE2">
          <w:rPr>
            <w:rFonts w:cs="Arial"/>
          </w:rPr>
          <w:t>ers</w:t>
        </w:r>
      </w:ins>
    </w:p>
    <w:tbl>
      <w:tblPr>
        <w:tblStyle w:val="TableGrid"/>
        <w:tblW w:w="5000" w:type="pct"/>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3613"/>
        <w:gridCol w:w="2072"/>
        <w:gridCol w:w="2483"/>
        <w:gridCol w:w="3174"/>
        <w:gridCol w:w="2828"/>
      </w:tblGrid>
      <w:tr w:rsidR="00A33F43" w:rsidRPr="00C47FE2" w14:paraId="31C4B1A9" w14:textId="77777777"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5000" w:type="pct"/>
            <w:gridSpan w:val="5"/>
            <w:shd w:val="clear" w:color="auto" w:fill="6D829F"/>
          </w:tcPr>
          <w:p w14:paraId="0082B775" w14:textId="77777777" w:rsidR="00A33F43" w:rsidRPr="00C47FE2" w:rsidRDefault="00A33F43" w:rsidP="009738CA">
            <w:pPr>
              <w:rPr>
                <w:rFonts w:cs="Arial"/>
              </w:rPr>
            </w:pPr>
            <w:r w:rsidRPr="00C47FE2">
              <w:rPr>
                <w:rFonts w:cs="Arial"/>
              </w:rPr>
              <w:t>Distribution List</w:t>
            </w:r>
          </w:p>
        </w:tc>
      </w:tr>
      <w:tr w:rsidR="00A33F43" w:rsidRPr="00C47FE2" w14:paraId="062586D6" w14:textId="77777777" w:rsidTr="009738CA">
        <w:trPr>
          <w:cnfStyle w:val="100000000000" w:firstRow="1" w:lastRow="0" w:firstColumn="0" w:lastColumn="0" w:oddVBand="0" w:evenVBand="0" w:oddHBand="0" w:evenHBand="0" w:firstRowFirstColumn="0" w:firstRowLastColumn="0" w:lastRowFirstColumn="0" w:lastRowLastColumn="0"/>
          <w:trHeight w:val="397"/>
          <w:tblHeader/>
        </w:trPr>
        <w:tc>
          <w:tcPr>
            <w:tcW w:w="1275" w:type="pct"/>
            <w:shd w:val="clear" w:color="auto" w:fill="CACFD9"/>
          </w:tcPr>
          <w:p w14:paraId="61E07609" w14:textId="77777777" w:rsidR="00A33F43" w:rsidRPr="00C47FE2" w:rsidRDefault="00A33F43" w:rsidP="00B46EED">
            <w:pPr>
              <w:jc w:val="center"/>
              <w:rPr>
                <w:rFonts w:cs="Arial"/>
                <w:b w:val="0"/>
                <w:color w:val="333333" w:themeColor="text1"/>
              </w:rPr>
            </w:pPr>
            <w:r w:rsidRPr="00C47FE2">
              <w:rPr>
                <w:rFonts w:cs="Arial"/>
                <w:b w:val="0"/>
                <w:color w:val="333333" w:themeColor="text1"/>
              </w:rPr>
              <w:lastRenderedPageBreak/>
              <w:t>Name</w:t>
            </w:r>
          </w:p>
        </w:tc>
        <w:tc>
          <w:tcPr>
            <w:tcW w:w="731" w:type="pct"/>
            <w:shd w:val="clear" w:color="auto" w:fill="CACFD9"/>
          </w:tcPr>
          <w:p w14:paraId="7B1D3436" w14:textId="77777777" w:rsidR="00A33F43" w:rsidRPr="00C47FE2" w:rsidRDefault="00A33F43" w:rsidP="00B46EED">
            <w:pPr>
              <w:jc w:val="center"/>
              <w:rPr>
                <w:rFonts w:cs="Arial"/>
                <w:b w:val="0"/>
                <w:color w:val="333333" w:themeColor="text1"/>
              </w:rPr>
            </w:pPr>
            <w:r w:rsidRPr="00C47FE2">
              <w:rPr>
                <w:rFonts w:cs="Arial"/>
                <w:b w:val="0"/>
                <w:color w:val="333333" w:themeColor="text1"/>
              </w:rPr>
              <w:t>Role</w:t>
            </w:r>
          </w:p>
        </w:tc>
        <w:tc>
          <w:tcPr>
            <w:tcW w:w="876" w:type="pct"/>
            <w:shd w:val="clear" w:color="auto" w:fill="CACFD9"/>
          </w:tcPr>
          <w:p w14:paraId="2A68E438" w14:textId="77777777" w:rsidR="00A33F43" w:rsidRPr="00C47FE2" w:rsidRDefault="00A33F43" w:rsidP="00B46EED">
            <w:pPr>
              <w:jc w:val="center"/>
              <w:rPr>
                <w:rFonts w:cs="Arial"/>
                <w:b w:val="0"/>
                <w:color w:val="333333" w:themeColor="text1"/>
              </w:rPr>
            </w:pPr>
            <w:r w:rsidRPr="00C47FE2">
              <w:rPr>
                <w:rFonts w:cs="Arial"/>
                <w:b w:val="0"/>
                <w:color w:val="333333" w:themeColor="text1"/>
              </w:rPr>
              <w:t>Signature</w:t>
            </w:r>
          </w:p>
        </w:tc>
        <w:tc>
          <w:tcPr>
            <w:tcW w:w="1120" w:type="pct"/>
            <w:shd w:val="clear" w:color="auto" w:fill="CACFD9"/>
          </w:tcPr>
          <w:p w14:paraId="150801B4" w14:textId="77777777" w:rsidR="00A33F43" w:rsidRPr="00C47FE2" w:rsidRDefault="00A33F43" w:rsidP="00B46EED">
            <w:pPr>
              <w:jc w:val="center"/>
              <w:rPr>
                <w:rFonts w:cs="Arial"/>
                <w:b w:val="0"/>
                <w:color w:val="333333" w:themeColor="text1"/>
              </w:rPr>
            </w:pPr>
            <w:r w:rsidRPr="00C47FE2">
              <w:rPr>
                <w:rFonts w:cs="Arial"/>
                <w:b w:val="0"/>
                <w:color w:val="333333" w:themeColor="text1"/>
              </w:rPr>
              <w:t>Date</w:t>
            </w:r>
          </w:p>
        </w:tc>
        <w:tc>
          <w:tcPr>
            <w:tcW w:w="998" w:type="pct"/>
            <w:shd w:val="clear" w:color="auto" w:fill="CACFD9"/>
          </w:tcPr>
          <w:p w14:paraId="6F360332" w14:textId="77777777" w:rsidR="00A33F43" w:rsidRPr="00C47FE2" w:rsidRDefault="00A33F43" w:rsidP="00B46EED">
            <w:pPr>
              <w:jc w:val="center"/>
              <w:rPr>
                <w:rFonts w:cs="Arial"/>
                <w:b w:val="0"/>
                <w:color w:val="333333" w:themeColor="text1"/>
              </w:rPr>
            </w:pPr>
            <w:r w:rsidRPr="00C47FE2">
              <w:rPr>
                <w:rFonts w:cs="Arial"/>
                <w:b w:val="0"/>
                <w:color w:val="333333" w:themeColor="text1"/>
              </w:rPr>
              <w:t>Version</w:t>
            </w:r>
          </w:p>
        </w:tc>
      </w:tr>
      <w:tr w:rsidR="009738CA" w:rsidRPr="00C47FE2" w14:paraId="535DA371" w14:textId="77777777" w:rsidTr="009738CA">
        <w:trPr>
          <w:trHeight w:val="397"/>
        </w:trPr>
        <w:tc>
          <w:tcPr>
            <w:tcW w:w="1275" w:type="pct"/>
            <w:shd w:val="clear" w:color="auto" w:fill="auto"/>
          </w:tcPr>
          <w:p w14:paraId="68B261FB" w14:textId="37AD8291" w:rsidR="009738CA" w:rsidRPr="00C47FE2" w:rsidRDefault="009738CA" w:rsidP="009738CA">
            <w:pPr>
              <w:rPr>
                <w:rFonts w:cs="Arial"/>
              </w:rPr>
            </w:pPr>
          </w:p>
        </w:tc>
        <w:tc>
          <w:tcPr>
            <w:tcW w:w="731" w:type="pct"/>
            <w:shd w:val="clear" w:color="auto" w:fill="auto"/>
          </w:tcPr>
          <w:p w14:paraId="1E65DAC3" w14:textId="77777777" w:rsidR="009738CA" w:rsidRPr="00C47FE2" w:rsidRDefault="009738CA" w:rsidP="009738CA">
            <w:pPr>
              <w:rPr>
                <w:rFonts w:cs="Arial"/>
              </w:rPr>
            </w:pPr>
          </w:p>
        </w:tc>
        <w:tc>
          <w:tcPr>
            <w:tcW w:w="876" w:type="pct"/>
            <w:shd w:val="clear" w:color="auto" w:fill="auto"/>
          </w:tcPr>
          <w:p w14:paraId="448638FD" w14:textId="77777777" w:rsidR="009738CA" w:rsidRPr="00C47FE2" w:rsidRDefault="009738CA" w:rsidP="009738CA">
            <w:pPr>
              <w:rPr>
                <w:rFonts w:cs="Arial"/>
              </w:rPr>
            </w:pPr>
          </w:p>
        </w:tc>
        <w:tc>
          <w:tcPr>
            <w:tcW w:w="1120" w:type="pct"/>
            <w:shd w:val="clear" w:color="auto" w:fill="auto"/>
          </w:tcPr>
          <w:p w14:paraId="6C452D0E" w14:textId="77777777" w:rsidR="009738CA" w:rsidRPr="00C47FE2" w:rsidRDefault="009738CA" w:rsidP="009738CA">
            <w:pPr>
              <w:rPr>
                <w:rFonts w:cs="Arial"/>
              </w:rPr>
            </w:pPr>
          </w:p>
        </w:tc>
        <w:tc>
          <w:tcPr>
            <w:tcW w:w="998" w:type="pct"/>
          </w:tcPr>
          <w:p w14:paraId="34DE688C" w14:textId="77777777" w:rsidR="009738CA" w:rsidRPr="00C47FE2" w:rsidRDefault="009738CA" w:rsidP="009738CA">
            <w:pPr>
              <w:rPr>
                <w:rFonts w:cs="Arial"/>
              </w:rPr>
            </w:pPr>
          </w:p>
        </w:tc>
      </w:tr>
      <w:tr w:rsidR="00875E35" w:rsidRPr="00C47FE2" w14:paraId="319353A1" w14:textId="77777777" w:rsidTr="009738CA">
        <w:trPr>
          <w:trHeight w:val="397"/>
        </w:trPr>
        <w:tc>
          <w:tcPr>
            <w:tcW w:w="1275" w:type="pct"/>
            <w:shd w:val="clear" w:color="auto" w:fill="auto"/>
          </w:tcPr>
          <w:p w14:paraId="4A54050F" w14:textId="77777777" w:rsidR="00875E35" w:rsidRPr="00C47FE2" w:rsidRDefault="00875E35" w:rsidP="009738CA">
            <w:pPr>
              <w:rPr>
                <w:rFonts w:cs="Arial"/>
              </w:rPr>
            </w:pPr>
          </w:p>
        </w:tc>
        <w:tc>
          <w:tcPr>
            <w:tcW w:w="731" w:type="pct"/>
            <w:shd w:val="clear" w:color="auto" w:fill="auto"/>
          </w:tcPr>
          <w:p w14:paraId="1452F694" w14:textId="77777777" w:rsidR="00875E35" w:rsidRPr="00C47FE2" w:rsidRDefault="00875E35" w:rsidP="009738CA">
            <w:pPr>
              <w:rPr>
                <w:rFonts w:cs="Arial"/>
              </w:rPr>
            </w:pPr>
          </w:p>
        </w:tc>
        <w:tc>
          <w:tcPr>
            <w:tcW w:w="876" w:type="pct"/>
            <w:shd w:val="clear" w:color="auto" w:fill="auto"/>
          </w:tcPr>
          <w:p w14:paraId="4DCA5558" w14:textId="77777777" w:rsidR="00875E35" w:rsidRPr="00C47FE2" w:rsidRDefault="00875E35" w:rsidP="00E37125">
            <w:pPr>
              <w:rPr>
                <w:rFonts w:cs="Arial"/>
              </w:rPr>
            </w:pPr>
          </w:p>
        </w:tc>
        <w:tc>
          <w:tcPr>
            <w:tcW w:w="1120" w:type="pct"/>
            <w:shd w:val="clear" w:color="auto" w:fill="auto"/>
          </w:tcPr>
          <w:p w14:paraId="6638F90B" w14:textId="77777777" w:rsidR="00875E35" w:rsidRPr="00C47FE2" w:rsidRDefault="00875E35" w:rsidP="00E37125">
            <w:pPr>
              <w:rPr>
                <w:rFonts w:cs="Arial"/>
              </w:rPr>
            </w:pPr>
          </w:p>
        </w:tc>
        <w:tc>
          <w:tcPr>
            <w:tcW w:w="998" w:type="pct"/>
          </w:tcPr>
          <w:p w14:paraId="32B7004D" w14:textId="77777777" w:rsidR="00875E35" w:rsidRPr="00C47FE2" w:rsidRDefault="00875E35" w:rsidP="00E37125">
            <w:pPr>
              <w:rPr>
                <w:rFonts w:cs="Arial"/>
              </w:rPr>
            </w:pPr>
          </w:p>
        </w:tc>
      </w:tr>
    </w:tbl>
    <w:p w14:paraId="7BFC102A" w14:textId="77777777" w:rsidR="009738CA" w:rsidRPr="00C47FE2" w:rsidRDefault="009738CA" w:rsidP="00B46EED">
      <w:pPr>
        <w:pStyle w:val="AnnexTitle"/>
        <w:rPr>
          <w:rFonts w:cs="Arial"/>
          <w:b/>
          <w:bCs/>
          <w:caps/>
        </w:rPr>
      </w:pPr>
      <w:r w:rsidRPr="00C47FE2">
        <w:rPr>
          <w:rFonts w:cs="Arial"/>
        </w:rPr>
        <w:t>Confidentiality</w:t>
      </w:r>
    </w:p>
    <w:p w14:paraId="100522CE" w14:textId="77777777" w:rsidR="00CC499E" w:rsidRPr="00C47FE2" w:rsidRDefault="009738CA" w:rsidP="00A74801">
      <w:pPr>
        <w:pStyle w:val="TOAHeading"/>
        <w:rPr>
          <w:rFonts w:cs="Arial"/>
        </w:rPr>
      </w:pPr>
      <w:r w:rsidRPr="00C47FE2">
        <w:rPr>
          <w:rFonts w:eastAsiaTheme="minorHAnsi" w:cs="Arial"/>
          <w:b w:val="0"/>
          <w:bCs w:val="0"/>
          <w:caps w:val="0"/>
          <w:color w:val="333333" w:themeColor="text1"/>
          <w:sz w:val="22"/>
          <w:szCs w:val="22"/>
        </w:rPr>
        <w:t>This document is distributed on a restricted basis, is commercial in confidence to the recipient, and may not be used for any purpose other than that associated with a NashTech project. The contents of this document may not be disclosed to any third parties without the expressed advance written authorisation of NashTech.</w:t>
      </w:r>
      <w:r w:rsidR="00CC499E" w:rsidRPr="00C47FE2">
        <w:rPr>
          <w:rFonts w:cs="Arial"/>
        </w:rPr>
        <w:br w:type="page"/>
      </w:r>
    </w:p>
    <w:p w14:paraId="301502F1" w14:textId="77777777" w:rsidR="00FB23F2" w:rsidRPr="00C47FE2" w:rsidRDefault="00CC756A" w:rsidP="00CC499E">
      <w:pPr>
        <w:pStyle w:val="Heading1"/>
        <w:rPr>
          <w:rFonts w:cs="Arial"/>
        </w:rPr>
      </w:pPr>
      <w:bookmarkStart w:id="93" w:name="_Toc477557829"/>
      <w:r w:rsidRPr="00C47FE2">
        <w:rPr>
          <w:rFonts w:cs="Arial"/>
        </w:rPr>
        <w:lastRenderedPageBreak/>
        <w:t>Execute summary</w:t>
      </w:r>
      <w:bookmarkEnd w:id="93"/>
    </w:p>
    <w:p w14:paraId="311EA3AE" w14:textId="77777777" w:rsidR="00A5302A" w:rsidRPr="00C47FE2" w:rsidRDefault="00CC756A" w:rsidP="00CC756A">
      <w:pPr>
        <w:pStyle w:val="Heading2"/>
        <w:rPr>
          <w:rFonts w:cs="Arial"/>
        </w:rPr>
      </w:pPr>
      <w:bookmarkStart w:id="94" w:name="_Toc477557830"/>
      <w:r w:rsidRPr="00C47FE2">
        <w:rPr>
          <w:rFonts w:cs="Arial"/>
        </w:rPr>
        <w:t>Overview: Project Background and Scope</w:t>
      </w:r>
      <w:bookmarkEnd w:id="94"/>
    </w:p>
    <w:p w14:paraId="7F7A12AA" w14:textId="77777777" w:rsidR="00B62FC6" w:rsidRPr="00C47FE2" w:rsidRDefault="00B62FC6" w:rsidP="00B62FC6">
      <w:pPr>
        <w:spacing w:line="320" w:lineRule="exact"/>
        <w:ind w:left="90"/>
        <w:rPr>
          <w:rFonts w:cs="Arial"/>
          <w:color w:val="auto"/>
        </w:rPr>
      </w:pPr>
      <w:r w:rsidRPr="00C47FE2">
        <w:rPr>
          <w:rFonts w:cs="Arial"/>
          <w:color w:val="auto"/>
        </w:rPr>
        <w:t>Rhino is the software to help owners of small businesses easily manage their work with:</w:t>
      </w:r>
    </w:p>
    <w:p w14:paraId="092AF667"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Clients’ contacts</w:t>
      </w:r>
    </w:p>
    <w:p w14:paraId="503B7D99"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Sales proposals</w:t>
      </w:r>
    </w:p>
    <w:p w14:paraId="154E288E"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Projects</w:t>
      </w:r>
    </w:p>
    <w:p w14:paraId="72769E7C"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Tasks</w:t>
      </w:r>
    </w:p>
    <w:p w14:paraId="4BAADF27"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Invoices</w:t>
      </w:r>
    </w:p>
    <w:p w14:paraId="753FA86B"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Payment</w:t>
      </w:r>
    </w:p>
    <w:p w14:paraId="262CF521"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Administrative configurations like user management, project types, expense types, system settings, system appearance, etc.</w:t>
      </w:r>
    </w:p>
    <w:p w14:paraId="25C4A7F7" w14:textId="77777777" w:rsidR="00B62FC6" w:rsidRPr="00C47FE2" w:rsidRDefault="00B62FC6" w:rsidP="00B62FC6">
      <w:pPr>
        <w:spacing w:line="320" w:lineRule="exact"/>
        <w:ind w:left="90"/>
        <w:rPr>
          <w:rFonts w:cs="Arial"/>
          <w:color w:val="auto"/>
        </w:rPr>
      </w:pPr>
      <w:r w:rsidRPr="00C47FE2">
        <w:rPr>
          <w:rFonts w:cs="Arial"/>
          <w:color w:val="auto"/>
        </w:rPr>
        <w:t>Supported sectors in this application include:</w:t>
      </w:r>
    </w:p>
    <w:p w14:paraId="046C7252"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Construction</w:t>
      </w:r>
    </w:p>
    <w:p w14:paraId="4F6A611F" w14:textId="77777777" w:rsidR="00B62FC6" w:rsidRPr="00C47FE2" w:rsidRDefault="00B62FC6" w:rsidP="00D56762">
      <w:pPr>
        <w:numPr>
          <w:ilvl w:val="0"/>
          <w:numId w:val="12"/>
        </w:numPr>
        <w:spacing w:before="60" w:after="120" w:line="320" w:lineRule="exact"/>
        <w:jc w:val="both"/>
        <w:rPr>
          <w:rFonts w:cs="Arial"/>
        </w:rPr>
      </w:pPr>
      <w:r w:rsidRPr="00C47FE2">
        <w:rPr>
          <w:rFonts w:cs="Arial"/>
        </w:rPr>
        <w:t>Professional, Scientific &amp; Technical Services:</w:t>
      </w:r>
    </w:p>
    <w:p w14:paraId="3F1CB7FB" w14:textId="77777777" w:rsidR="00D62626" w:rsidRPr="00C47FE2" w:rsidRDefault="00B62FC6" w:rsidP="00D56762">
      <w:pPr>
        <w:numPr>
          <w:ilvl w:val="0"/>
          <w:numId w:val="12"/>
        </w:numPr>
        <w:spacing w:before="60" w:after="120" w:line="320" w:lineRule="exact"/>
        <w:jc w:val="both"/>
        <w:rPr>
          <w:rFonts w:cs="Arial"/>
        </w:rPr>
      </w:pPr>
      <w:r w:rsidRPr="00C47FE2">
        <w:rPr>
          <w:rFonts w:cs="Arial"/>
        </w:rPr>
        <w:t>Administration &amp; Support Services</w:t>
      </w:r>
    </w:p>
    <w:p w14:paraId="4BCAEA3B" w14:textId="77777777" w:rsidR="00D62626" w:rsidRPr="00C47FE2" w:rsidRDefault="00D62626" w:rsidP="00FC3663">
      <w:pPr>
        <w:pStyle w:val="Heading2"/>
        <w:jc w:val="both"/>
        <w:rPr>
          <w:rFonts w:cs="Arial"/>
        </w:rPr>
      </w:pPr>
      <w:bookmarkStart w:id="95" w:name="_Toc477557831"/>
      <w:r w:rsidRPr="00C47FE2">
        <w:rPr>
          <w:rFonts w:cs="Arial"/>
        </w:rPr>
        <w:t>Scope</w:t>
      </w:r>
      <w:bookmarkEnd w:id="95"/>
    </w:p>
    <w:tbl>
      <w:tblPr>
        <w:tblStyle w:val="TableGrid"/>
        <w:tblW w:w="7560" w:type="dxa"/>
        <w:tblInd w:w="738" w:type="dxa"/>
        <w:tblLook w:val="04A0" w:firstRow="1" w:lastRow="0" w:firstColumn="1" w:lastColumn="0" w:noHBand="0" w:noVBand="1"/>
      </w:tblPr>
      <w:tblGrid>
        <w:gridCol w:w="1800"/>
        <w:gridCol w:w="4378"/>
        <w:gridCol w:w="1382"/>
      </w:tblGrid>
      <w:tr w:rsidR="00DB5A81" w:rsidRPr="00C47FE2" w14:paraId="4ACCD138" w14:textId="77777777" w:rsidTr="000C7C20">
        <w:trPr>
          <w:cnfStyle w:val="100000000000" w:firstRow="1" w:lastRow="0" w:firstColumn="0" w:lastColumn="0" w:oddVBand="0" w:evenVBand="0" w:oddHBand="0" w:evenHBand="0" w:firstRowFirstColumn="0" w:firstRowLastColumn="0" w:lastRowFirstColumn="0" w:lastRowLastColumn="0"/>
          <w:tblHeader/>
        </w:trPr>
        <w:tc>
          <w:tcPr>
            <w:tcW w:w="1800" w:type="dxa"/>
            <w:vAlign w:val="center"/>
          </w:tcPr>
          <w:p w14:paraId="4288AF4D" w14:textId="77777777" w:rsidR="00DB5A81" w:rsidRPr="00C47FE2" w:rsidRDefault="00DB5A81" w:rsidP="000C7C20">
            <w:pPr>
              <w:spacing w:before="0" w:after="0"/>
              <w:jc w:val="center"/>
              <w:rPr>
                <w:rFonts w:eastAsia="Times New Roman" w:cs="Arial"/>
                <w:color w:val="FFFFFF"/>
                <w:lang w:val="en-US"/>
              </w:rPr>
            </w:pPr>
            <w:r w:rsidRPr="00C47FE2">
              <w:rPr>
                <w:rFonts w:eastAsia="Times New Roman" w:cs="Arial"/>
                <w:color w:val="FFFFFF"/>
                <w:lang w:val="en-US"/>
              </w:rPr>
              <w:t>Groups</w:t>
            </w:r>
          </w:p>
        </w:tc>
        <w:tc>
          <w:tcPr>
            <w:tcW w:w="4378" w:type="dxa"/>
            <w:vAlign w:val="center"/>
          </w:tcPr>
          <w:p w14:paraId="10B9FCF6" w14:textId="77777777" w:rsidR="00DB5A81" w:rsidRPr="00C47FE2" w:rsidRDefault="00DB5A81" w:rsidP="000C7C20">
            <w:pPr>
              <w:spacing w:before="0" w:after="0"/>
              <w:rPr>
                <w:rFonts w:eastAsia="Times New Roman" w:cs="Arial"/>
                <w:color w:val="FFFFFF"/>
                <w:lang w:val="en-US"/>
              </w:rPr>
            </w:pPr>
            <w:r w:rsidRPr="00C47FE2">
              <w:rPr>
                <w:rFonts w:eastAsia="Times New Roman" w:cs="Arial"/>
                <w:color w:val="FFFFFF"/>
                <w:lang w:val="en-US"/>
              </w:rPr>
              <w:t>Functions</w:t>
            </w:r>
          </w:p>
        </w:tc>
        <w:tc>
          <w:tcPr>
            <w:tcW w:w="1382" w:type="dxa"/>
            <w:vAlign w:val="center"/>
          </w:tcPr>
          <w:p w14:paraId="4A2A10A1" w14:textId="77777777" w:rsidR="00DB5A81" w:rsidRPr="00C47FE2" w:rsidRDefault="00DB5A81" w:rsidP="000C7C20">
            <w:pPr>
              <w:spacing w:before="0" w:after="0"/>
              <w:jc w:val="center"/>
              <w:rPr>
                <w:rFonts w:eastAsia="Times New Roman" w:cs="Arial"/>
                <w:color w:val="FFFFFF"/>
                <w:lang w:val="en-US"/>
              </w:rPr>
            </w:pPr>
            <w:r w:rsidRPr="00C47FE2">
              <w:rPr>
                <w:rFonts w:eastAsia="Times New Roman" w:cs="Arial"/>
                <w:color w:val="FFFFFF"/>
                <w:lang w:val="en-US"/>
              </w:rPr>
              <w:t>Percentage (%)</w:t>
            </w:r>
          </w:p>
        </w:tc>
      </w:tr>
      <w:tr w:rsidR="00DB5A81" w:rsidRPr="00C47FE2" w14:paraId="4D3AAF39" w14:textId="77777777" w:rsidTr="000C7C20">
        <w:tc>
          <w:tcPr>
            <w:tcW w:w="1800" w:type="dxa"/>
            <w:vMerge w:val="restart"/>
          </w:tcPr>
          <w:p w14:paraId="2E833E4A" w14:textId="77777777" w:rsidR="00DB5A81" w:rsidRPr="00C47FE2" w:rsidRDefault="00DB5A81" w:rsidP="000C7C20">
            <w:pPr>
              <w:jc w:val="center"/>
              <w:rPr>
                <w:rFonts w:cs="Arial"/>
              </w:rPr>
            </w:pPr>
            <w:r w:rsidRPr="00C47FE2">
              <w:rPr>
                <w:rFonts w:eastAsia="Times New Roman" w:cs="Arial"/>
                <w:color w:val="000000"/>
                <w:lang w:val="en-US"/>
              </w:rPr>
              <w:t>Normal users</w:t>
            </w:r>
          </w:p>
        </w:tc>
        <w:tc>
          <w:tcPr>
            <w:tcW w:w="4378" w:type="dxa"/>
            <w:vAlign w:val="center"/>
          </w:tcPr>
          <w:p w14:paraId="7BF97AC4"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Home</w:t>
            </w:r>
          </w:p>
        </w:tc>
        <w:tc>
          <w:tcPr>
            <w:tcW w:w="1382" w:type="dxa"/>
            <w:vMerge w:val="restart"/>
            <w:vAlign w:val="center"/>
          </w:tcPr>
          <w:p w14:paraId="2CE7A1E6" w14:textId="77777777" w:rsidR="00DB5A81" w:rsidRPr="00C47FE2" w:rsidRDefault="00DB5A81" w:rsidP="000C7C20">
            <w:pPr>
              <w:jc w:val="center"/>
              <w:rPr>
                <w:rFonts w:eastAsia="Times New Roman" w:cs="Arial"/>
                <w:color w:val="000000"/>
                <w:lang w:val="en-US"/>
              </w:rPr>
            </w:pPr>
            <w:r w:rsidRPr="00C47FE2">
              <w:rPr>
                <w:rFonts w:eastAsia="Times New Roman" w:cs="Arial"/>
                <w:color w:val="000000"/>
                <w:lang w:val="en-US"/>
              </w:rPr>
              <w:t>80%</w:t>
            </w:r>
          </w:p>
        </w:tc>
      </w:tr>
      <w:tr w:rsidR="00DB5A81" w:rsidRPr="00C47FE2" w14:paraId="082378A8" w14:textId="77777777" w:rsidTr="000C7C20">
        <w:tc>
          <w:tcPr>
            <w:tcW w:w="1800" w:type="dxa"/>
            <w:vMerge/>
          </w:tcPr>
          <w:p w14:paraId="5F610029" w14:textId="77777777" w:rsidR="00DB5A81" w:rsidRPr="00C47FE2" w:rsidRDefault="00DB5A81" w:rsidP="000C7C20">
            <w:pPr>
              <w:jc w:val="center"/>
              <w:rPr>
                <w:rFonts w:cs="Arial"/>
              </w:rPr>
            </w:pPr>
          </w:p>
        </w:tc>
        <w:tc>
          <w:tcPr>
            <w:tcW w:w="4378" w:type="dxa"/>
            <w:vAlign w:val="center"/>
          </w:tcPr>
          <w:p w14:paraId="275018A9"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Login</w:t>
            </w:r>
          </w:p>
        </w:tc>
        <w:tc>
          <w:tcPr>
            <w:tcW w:w="1382" w:type="dxa"/>
            <w:vMerge/>
          </w:tcPr>
          <w:p w14:paraId="46CED739" w14:textId="77777777" w:rsidR="00DB5A81" w:rsidRPr="00C47FE2" w:rsidRDefault="00DB5A81" w:rsidP="000C7C20">
            <w:pPr>
              <w:jc w:val="center"/>
              <w:rPr>
                <w:rFonts w:cs="Arial"/>
              </w:rPr>
            </w:pPr>
          </w:p>
        </w:tc>
      </w:tr>
      <w:tr w:rsidR="00DB5A81" w:rsidRPr="00C47FE2" w14:paraId="03535E0D" w14:textId="77777777" w:rsidTr="000C7C20">
        <w:tc>
          <w:tcPr>
            <w:tcW w:w="1800" w:type="dxa"/>
            <w:vMerge/>
          </w:tcPr>
          <w:p w14:paraId="53D87B6E" w14:textId="77777777" w:rsidR="00DB5A81" w:rsidRPr="00C47FE2" w:rsidRDefault="00DB5A81" w:rsidP="000C7C20">
            <w:pPr>
              <w:jc w:val="center"/>
              <w:rPr>
                <w:rFonts w:cs="Arial"/>
              </w:rPr>
            </w:pPr>
          </w:p>
        </w:tc>
        <w:tc>
          <w:tcPr>
            <w:tcW w:w="4378" w:type="dxa"/>
            <w:vAlign w:val="center"/>
          </w:tcPr>
          <w:p w14:paraId="3303FFDB"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contact</w:t>
            </w:r>
          </w:p>
        </w:tc>
        <w:tc>
          <w:tcPr>
            <w:tcW w:w="1382" w:type="dxa"/>
            <w:vMerge/>
          </w:tcPr>
          <w:p w14:paraId="3B7B46AE" w14:textId="77777777" w:rsidR="00DB5A81" w:rsidRPr="00C47FE2" w:rsidRDefault="00DB5A81" w:rsidP="000C7C20">
            <w:pPr>
              <w:jc w:val="center"/>
              <w:rPr>
                <w:rFonts w:cs="Arial"/>
              </w:rPr>
            </w:pPr>
          </w:p>
        </w:tc>
      </w:tr>
      <w:tr w:rsidR="00DB5A81" w:rsidRPr="00C47FE2" w14:paraId="0DB7FE5F" w14:textId="77777777" w:rsidTr="000C7C20">
        <w:tc>
          <w:tcPr>
            <w:tcW w:w="1800" w:type="dxa"/>
            <w:vMerge/>
          </w:tcPr>
          <w:p w14:paraId="304BCE39" w14:textId="77777777" w:rsidR="00DB5A81" w:rsidRPr="00C47FE2" w:rsidRDefault="00DB5A81" w:rsidP="000C7C20">
            <w:pPr>
              <w:jc w:val="center"/>
              <w:rPr>
                <w:rFonts w:cs="Arial"/>
              </w:rPr>
            </w:pPr>
          </w:p>
        </w:tc>
        <w:tc>
          <w:tcPr>
            <w:tcW w:w="4378" w:type="dxa"/>
            <w:vAlign w:val="center"/>
          </w:tcPr>
          <w:p w14:paraId="67332EB5"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sale proposal</w:t>
            </w:r>
          </w:p>
        </w:tc>
        <w:tc>
          <w:tcPr>
            <w:tcW w:w="1382" w:type="dxa"/>
            <w:vMerge/>
          </w:tcPr>
          <w:p w14:paraId="3193C9F8" w14:textId="77777777" w:rsidR="00DB5A81" w:rsidRPr="00C47FE2" w:rsidRDefault="00DB5A81" w:rsidP="000C7C20">
            <w:pPr>
              <w:jc w:val="center"/>
              <w:rPr>
                <w:rFonts w:cs="Arial"/>
              </w:rPr>
            </w:pPr>
          </w:p>
        </w:tc>
      </w:tr>
      <w:tr w:rsidR="00DB5A81" w:rsidRPr="00C47FE2" w14:paraId="35F523CB" w14:textId="77777777" w:rsidTr="000C7C20">
        <w:tc>
          <w:tcPr>
            <w:tcW w:w="1800" w:type="dxa"/>
            <w:vMerge/>
          </w:tcPr>
          <w:p w14:paraId="66A63CBB" w14:textId="77777777" w:rsidR="00DB5A81" w:rsidRPr="00C47FE2" w:rsidRDefault="00DB5A81" w:rsidP="000C7C20">
            <w:pPr>
              <w:jc w:val="center"/>
              <w:rPr>
                <w:rFonts w:cs="Arial"/>
              </w:rPr>
            </w:pPr>
          </w:p>
        </w:tc>
        <w:tc>
          <w:tcPr>
            <w:tcW w:w="4378" w:type="dxa"/>
            <w:vAlign w:val="center"/>
          </w:tcPr>
          <w:p w14:paraId="1274B0F2"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Timesheet</w:t>
            </w:r>
          </w:p>
        </w:tc>
        <w:tc>
          <w:tcPr>
            <w:tcW w:w="1382" w:type="dxa"/>
            <w:vMerge/>
          </w:tcPr>
          <w:p w14:paraId="21B4F3AE" w14:textId="77777777" w:rsidR="00DB5A81" w:rsidRPr="00C47FE2" w:rsidRDefault="00DB5A81" w:rsidP="000C7C20">
            <w:pPr>
              <w:jc w:val="center"/>
              <w:rPr>
                <w:rFonts w:cs="Arial"/>
              </w:rPr>
            </w:pPr>
          </w:p>
        </w:tc>
      </w:tr>
      <w:tr w:rsidR="00DB5A81" w:rsidRPr="00C47FE2" w14:paraId="773E793C" w14:textId="77777777" w:rsidTr="000C7C20">
        <w:tc>
          <w:tcPr>
            <w:tcW w:w="1800" w:type="dxa"/>
            <w:vMerge/>
          </w:tcPr>
          <w:p w14:paraId="186AE476" w14:textId="77777777" w:rsidR="00DB5A81" w:rsidRPr="00C47FE2" w:rsidRDefault="00DB5A81" w:rsidP="000C7C20">
            <w:pPr>
              <w:jc w:val="center"/>
              <w:rPr>
                <w:rFonts w:cs="Arial"/>
              </w:rPr>
            </w:pPr>
          </w:p>
        </w:tc>
        <w:tc>
          <w:tcPr>
            <w:tcW w:w="4378" w:type="dxa"/>
            <w:vAlign w:val="center"/>
          </w:tcPr>
          <w:p w14:paraId="57CB41CE"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Expense</w:t>
            </w:r>
          </w:p>
        </w:tc>
        <w:tc>
          <w:tcPr>
            <w:tcW w:w="1382" w:type="dxa"/>
            <w:vMerge/>
          </w:tcPr>
          <w:p w14:paraId="2BA86BDB" w14:textId="77777777" w:rsidR="00DB5A81" w:rsidRPr="00C47FE2" w:rsidRDefault="00DB5A81" w:rsidP="000C7C20">
            <w:pPr>
              <w:jc w:val="center"/>
              <w:rPr>
                <w:rFonts w:cs="Arial"/>
              </w:rPr>
            </w:pPr>
          </w:p>
        </w:tc>
      </w:tr>
      <w:tr w:rsidR="00DB5A81" w:rsidRPr="00C47FE2" w14:paraId="3438185D" w14:textId="77777777" w:rsidTr="000C7C20">
        <w:tc>
          <w:tcPr>
            <w:tcW w:w="1800" w:type="dxa"/>
            <w:vMerge/>
          </w:tcPr>
          <w:p w14:paraId="32BDFA58" w14:textId="77777777" w:rsidR="00DB5A81" w:rsidRPr="00C47FE2" w:rsidRDefault="00DB5A81" w:rsidP="000C7C20">
            <w:pPr>
              <w:jc w:val="center"/>
              <w:rPr>
                <w:rFonts w:cs="Arial"/>
              </w:rPr>
            </w:pPr>
          </w:p>
        </w:tc>
        <w:tc>
          <w:tcPr>
            <w:tcW w:w="4378" w:type="dxa"/>
            <w:vAlign w:val="center"/>
          </w:tcPr>
          <w:p w14:paraId="3D39CC13"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Add reminder</w:t>
            </w:r>
          </w:p>
        </w:tc>
        <w:tc>
          <w:tcPr>
            <w:tcW w:w="1382" w:type="dxa"/>
            <w:vMerge/>
          </w:tcPr>
          <w:p w14:paraId="6D56C107" w14:textId="77777777" w:rsidR="00DB5A81" w:rsidRPr="00C47FE2" w:rsidRDefault="00DB5A81" w:rsidP="000C7C20">
            <w:pPr>
              <w:jc w:val="center"/>
              <w:rPr>
                <w:rFonts w:cs="Arial"/>
              </w:rPr>
            </w:pPr>
          </w:p>
        </w:tc>
      </w:tr>
      <w:tr w:rsidR="00DB5A81" w:rsidRPr="00C47FE2" w14:paraId="5BE35F3A" w14:textId="77777777" w:rsidTr="000C7C20">
        <w:tc>
          <w:tcPr>
            <w:tcW w:w="1800" w:type="dxa"/>
            <w:vMerge/>
          </w:tcPr>
          <w:p w14:paraId="670B7423" w14:textId="77777777" w:rsidR="00DB5A81" w:rsidRPr="00C47FE2" w:rsidRDefault="00DB5A81" w:rsidP="000C7C20">
            <w:pPr>
              <w:jc w:val="center"/>
              <w:rPr>
                <w:rFonts w:cs="Arial"/>
              </w:rPr>
            </w:pPr>
          </w:p>
        </w:tc>
        <w:tc>
          <w:tcPr>
            <w:tcW w:w="4378" w:type="dxa"/>
            <w:vAlign w:val="center"/>
          </w:tcPr>
          <w:p w14:paraId="3D734013" w14:textId="77777777" w:rsidR="00DB5A81" w:rsidRPr="00C47FE2" w:rsidRDefault="00DB5A81" w:rsidP="000C7C20">
            <w:pPr>
              <w:spacing w:before="0" w:after="0"/>
              <w:rPr>
                <w:rFonts w:eastAsia="Times New Roman" w:cs="Arial"/>
                <w:color w:val="002E36"/>
                <w:lang w:val="en-US"/>
              </w:rPr>
            </w:pPr>
            <w:r w:rsidRPr="00C47FE2">
              <w:rPr>
                <w:rFonts w:eastAsia="Times New Roman" w:cs="Arial"/>
                <w:color w:val="002E36"/>
                <w:lang w:val="en-US"/>
              </w:rPr>
              <w:t>Add note</w:t>
            </w:r>
          </w:p>
        </w:tc>
        <w:tc>
          <w:tcPr>
            <w:tcW w:w="1382" w:type="dxa"/>
            <w:vMerge/>
          </w:tcPr>
          <w:p w14:paraId="096DFF2F" w14:textId="77777777" w:rsidR="00DB5A81" w:rsidRPr="00C47FE2" w:rsidRDefault="00DB5A81" w:rsidP="000C7C20">
            <w:pPr>
              <w:jc w:val="center"/>
              <w:rPr>
                <w:rFonts w:cs="Arial"/>
              </w:rPr>
            </w:pPr>
          </w:p>
        </w:tc>
      </w:tr>
      <w:tr w:rsidR="00DB5A81" w:rsidRPr="00C47FE2" w14:paraId="03DC9960" w14:textId="77777777" w:rsidTr="000C7C20">
        <w:tc>
          <w:tcPr>
            <w:tcW w:w="1800" w:type="dxa"/>
            <w:vMerge w:val="restart"/>
          </w:tcPr>
          <w:p w14:paraId="3CC913E7" w14:textId="77777777" w:rsidR="00DB5A81" w:rsidRPr="00C47FE2" w:rsidRDefault="00DB5A81" w:rsidP="000C7C20">
            <w:pPr>
              <w:jc w:val="center"/>
              <w:rPr>
                <w:rFonts w:cs="Arial"/>
              </w:rPr>
            </w:pPr>
            <w:r w:rsidRPr="00C47FE2">
              <w:rPr>
                <w:rFonts w:eastAsia="Times New Roman" w:cs="Arial"/>
                <w:color w:val="000000"/>
                <w:lang w:val="en-US"/>
              </w:rPr>
              <w:t>Admin users</w:t>
            </w:r>
          </w:p>
        </w:tc>
        <w:tc>
          <w:tcPr>
            <w:tcW w:w="4378" w:type="dxa"/>
            <w:vAlign w:val="center"/>
          </w:tcPr>
          <w:p w14:paraId="090D6AF9"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Home</w:t>
            </w:r>
          </w:p>
        </w:tc>
        <w:tc>
          <w:tcPr>
            <w:tcW w:w="1382" w:type="dxa"/>
            <w:vMerge w:val="restart"/>
            <w:vAlign w:val="center"/>
          </w:tcPr>
          <w:p w14:paraId="62CD9511" w14:textId="77777777" w:rsidR="00DB5A81" w:rsidRPr="00C47FE2" w:rsidRDefault="00DB5A81" w:rsidP="000C7C20">
            <w:pPr>
              <w:jc w:val="center"/>
              <w:rPr>
                <w:rFonts w:cs="Arial"/>
              </w:rPr>
            </w:pPr>
            <w:r w:rsidRPr="00C47FE2">
              <w:rPr>
                <w:rFonts w:eastAsia="Times New Roman" w:cs="Arial"/>
                <w:color w:val="000000"/>
                <w:lang w:val="en-US"/>
              </w:rPr>
              <w:t>20%</w:t>
            </w:r>
          </w:p>
        </w:tc>
      </w:tr>
      <w:tr w:rsidR="00DB5A81" w:rsidRPr="00C47FE2" w14:paraId="1C1F425F" w14:textId="77777777" w:rsidTr="000C7C20">
        <w:tc>
          <w:tcPr>
            <w:tcW w:w="1800" w:type="dxa"/>
            <w:vMerge/>
          </w:tcPr>
          <w:p w14:paraId="40F4B671" w14:textId="77777777" w:rsidR="00DB5A81" w:rsidRPr="00C47FE2" w:rsidRDefault="00DB5A81" w:rsidP="000C7C20">
            <w:pPr>
              <w:rPr>
                <w:rFonts w:cs="Arial"/>
              </w:rPr>
            </w:pPr>
          </w:p>
        </w:tc>
        <w:tc>
          <w:tcPr>
            <w:tcW w:w="4378" w:type="dxa"/>
            <w:vAlign w:val="center"/>
          </w:tcPr>
          <w:p w14:paraId="0707DA3B" w14:textId="77777777" w:rsidR="00DB5A81" w:rsidRPr="00C47FE2" w:rsidRDefault="00DB5A81" w:rsidP="000C7C20">
            <w:pPr>
              <w:spacing w:before="0" w:after="0"/>
              <w:jc w:val="both"/>
              <w:rPr>
                <w:rFonts w:eastAsia="Times New Roman" w:cs="Arial"/>
                <w:color w:val="002E36"/>
                <w:lang w:val="en-US"/>
              </w:rPr>
            </w:pPr>
            <w:r w:rsidRPr="00C47FE2">
              <w:rPr>
                <w:rFonts w:eastAsia="Times New Roman" w:cs="Arial"/>
                <w:color w:val="002E36"/>
                <w:lang w:val="en-US"/>
              </w:rPr>
              <w:t>Login</w:t>
            </w:r>
          </w:p>
        </w:tc>
        <w:tc>
          <w:tcPr>
            <w:tcW w:w="1382" w:type="dxa"/>
            <w:vMerge/>
          </w:tcPr>
          <w:p w14:paraId="534BC05B" w14:textId="77777777" w:rsidR="00DB5A81" w:rsidRPr="00C47FE2" w:rsidRDefault="00DB5A81" w:rsidP="000C7C20">
            <w:pPr>
              <w:rPr>
                <w:rFonts w:cs="Arial"/>
              </w:rPr>
            </w:pPr>
          </w:p>
        </w:tc>
      </w:tr>
      <w:tr w:rsidR="00887D34" w:rsidRPr="00C47FE2" w14:paraId="2AF8BA27" w14:textId="77777777" w:rsidTr="000C7C20">
        <w:tc>
          <w:tcPr>
            <w:tcW w:w="1800" w:type="dxa"/>
            <w:vMerge/>
          </w:tcPr>
          <w:p w14:paraId="7641EBC8" w14:textId="77777777" w:rsidR="00887D34" w:rsidRPr="00C47FE2" w:rsidRDefault="00887D34" w:rsidP="000C7C20">
            <w:pPr>
              <w:rPr>
                <w:rFonts w:cs="Arial"/>
              </w:rPr>
            </w:pPr>
          </w:p>
        </w:tc>
        <w:tc>
          <w:tcPr>
            <w:tcW w:w="4378" w:type="dxa"/>
            <w:vAlign w:val="center"/>
          </w:tcPr>
          <w:p w14:paraId="59FF5D7A" w14:textId="77777777"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contact</w:t>
            </w:r>
          </w:p>
        </w:tc>
        <w:tc>
          <w:tcPr>
            <w:tcW w:w="1382" w:type="dxa"/>
            <w:vMerge/>
          </w:tcPr>
          <w:p w14:paraId="34B1FB0C" w14:textId="77777777" w:rsidR="00887D34" w:rsidRPr="00C47FE2" w:rsidRDefault="00887D34" w:rsidP="000C7C20">
            <w:pPr>
              <w:rPr>
                <w:rFonts w:cs="Arial"/>
              </w:rPr>
            </w:pPr>
          </w:p>
        </w:tc>
      </w:tr>
      <w:tr w:rsidR="00887D34" w:rsidRPr="00C47FE2" w14:paraId="02522E22" w14:textId="77777777" w:rsidTr="000C7C20">
        <w:tc>
          <w:tcPr>
            <w:tcW w:w="1800" w:type="dxa"/>
            <w:vMerge/>
          </w:tcPr>
          <w:p w14:paraId="230A25E3" w14:textId="77777777" w:rsidR="00887D34" w:rsidRPr="00C47FE2" w:rsidRDefault="00887D34" w:rsidP="000C7C20">
            <w:pPr>
              <w:rPr>
                <w:rFonts w:cs="Arial"/>
              </w:rPr>
            </w:pPr>
          </w:p>
        </w:tc>
        <w:tc>
          <w:tcPr>
            <w:tcW w:w="4378" w:type="dxa"/>
            <w:vAlign w:val="center"/>
          </w:tcPr>
          <w:p w14:paraId="575C4663" w14:textId="77777777"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Sale proposal</w:t>
            </w:r>
          </w:p>
        </w:tc>
        <w:tc>
          <w:tcPr>
            <w:tcW w:w="1382" w:type="dxa"/>
            <w:vMerge/>
          </w:tcPr>
          <w:p w14:paraId="0A052467" w14:textId="77777777" w:rsidR="00887D34" w:rsidRPr="00C47FE2" w:rsidRDefault="00887D34" w:rsidP="000C7C20">
            <w:pPr>
              <w:rPr>
                <w:rFonts w:cs="Arial"/>
              </w:rPr>
            </w:pPr>
          </w:p>
        </w:tc>
      </w:tr>
      <w:tr w:rsidR="00887D34" w:rsidRPr="00C47FE2" w14:paraId="5C994CC7" w14:textId="77777777" w:rsidTr="000C7C20">
        <w:tc>
          <w:tcPr>
            <w:tcW w:w="1800" w:type="dxa"/>
            <w:vMerge/>
          </w:tcPr>
          <w:p w14:paraId="25C06FFF" w14:textId="77777777" w:rsidR="00887D34" w:rsidRPr="00C47FE2" w:rsidRDefault="00887D34" w:rsidP="000C7C20">
            <w:pPr>
              <w:rPr>
                <w:rFonts w:cs="Arial"/>
              </w:rPr>
            </w:pPr>
          </w:p>
        </w:tc>
        <w:tc>
          <w:tcPr>
            <w:tcW w:w="4378" w:type="dxa"/>
            <w:vAlign w:val="center"/>
          </w:tcPr>
          <w:p w14:paraId="62955278" w14:textId="77777777"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Empty project</w:t>
            </w:r>
          </w:p>
        </w:tc>
        <w:tc>
          <w:tcPr>
            <w:tcW w:w="1382" w:type="dxa"/>
            <w:vMerge/>
          </w:tcPr>
          <w:p w14:paraId="1589A55B" w14:textId="77777777" w:rsidR="00887D34" w:rsidRPr="00C47FE2" w:rsidRDefault="00887D34" w:rsidP="000C7C20">
            <w:pPr>
              <w:rPr>
                <w:rFonts w:cs="Arial"/>
              </w:rPr>
            </w:pPr>
          </w:p>
        </w:tc>
      </w:tr>
      <w:tr w:rsidR="00887D34" w:rsidRPr="00C47FE2" w14:paraId="42DAC6C3" w14:textId="77777777" w:rsidTr="000C7C20">
        <w:tc>
          <w:tcPr>
            <w:tcW w:w="1800" w:type="dxa"/>
            <w:vMerge/>
          </w:tcPr>
          <w:p w14:paraId="00235B65" w14:textId="77777777" w:rsidR="00887D34" w:rsidRPr="00C47FE2" w:rsidRDefault="00887D34" w:rsidP="000C7C20">
            <w:pPr>
              <w:rPr>
                <w:rFonts w:cs="Arial"/>
              </w:rPr>
            </w:pPr>
          </w:p>
        </w:tc>
        <w:tc>
          <w:tcPr>
            <w:tcW w:w="4378" w:type="dxa"/>
            <w:vAlign w:val="center"/>
          </w:tcPr>
          <w:p w14:paraId="6775D0C9" w14:textId="77777777"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Project with Task</w:t>
            </w:r>
          </w:p>
        </w:tc>
        <w:tc>
          <w:tcPr>
            <w:tcW w:w="1382" w:type="dxa"/>
            <w:vMerge/>
          </w:tcPr>
          <w:p w14:paraId="2DD79779" w14:textId="77777777" w:rsidR="00887D34" w:rsidRPr="00C47FE2" w:rsidRDefault="00887D34" w:rsidP="000C7C20">
            <w:pPr>
              <w:rPr>
                <w:rFonts w:cs="Arial"/>
              </w:rPr>
            </w:pPr>
          </w:p>
        </w:tc>
      </w:tr>
      <w:tr w:rsidR="00887D34" w:rsidRPr="00C47FE2" w14:paraId="1675B66F" w14:textId="77777777" w:rsidTr="000C7C20">
        <w:tc>
          <w:tcPr>
            <w:tcW w:w="1800" w:type="dxa"/>
            <w:vMerge/>
          </w:tcPr>
          <w:p w14:paraId="5E07FD75" w14:textId="77777777" w:rsidR="00887D34" w:rsidRPr="00C47FE2" w:rsidRDefault="00887D34" w:rsidP="000C7C20">
            <w:pPr>
              <w:rPr>
                <w:rFonts w:cs="Arial"/>
              </w:rPr>
            </w:pPr>
          </w:p>
        </w:tc>
        <w:tc>
          <w:tcPr>
            <w:tcW w:w="4378" w:type="dxa"/>
            <w:vAlign w:val="center"/>
          </w:tcPr>
          <w:p w14:paraId="73934A71" w14:textId="77777777"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Add invoice for Project with Timesheet and Expense</w:t>
            </w:r>
          </w:p>
        </w:tc>
        <w:tc>
          <w:tcPr>
            <w:tcW w:w="1382" w:type="dxa"/>
            <w:vMerge/>
          </w:tcPr>
          <w:p w14:paraId="749BC231" w14:textId="77777777" w:rsidR="00887D34" w:rsidRPr="00C47FE2" w:rsidRDefault="00887D34" w:rsidP="000C7C20">
            <w:pPr>
              <w:rPr>
                <w:rFonts w:cs="Arial"/>
              </w:rPr>
            </w:pPr>
          </w:p>
        </w:tc>
      </w:tr>
      <w:tr w:rsidR="00887D34" w:rsidRPr="00C47FE2" w14:paraId="32B9E0ED" w14:textId="77777777" w:rsidTr="000C7C20">
        <w:tc>
          <w:tcPr>
            <w:tcW w:w="1800" w:type="dxa"/>
            <w:vMerge/>
          </w:tcPr>
          <w:p w14:paraId="3CE471B4" w14:textId="77777777" w:rsidR="00887D34" w:rsidRPr="00C47FE2" w:rsidRDefault="00887D34" w:rsidP="000C7C20">
            <w:pPr>
              <w:rPr>
                <w:rFonts w:cs="Arial"/>
              </w:rPr>
            </w:pPr>
          </w:p>
        </w:tc>
        <w:tc>
          <w:tcPr>
            <w:tcW w:w="4378" w:type="dxa"/>
            <w:vAlign w:val="center"/>
          </w:tcPr>
          <w:p w14:paraId="22EAD4C5" w14:textId="77777777"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Approve Timesheet</w:t>
            </w:r>
          </w:p>
        </w:tc>
        <w:tc>
          <w:tcPr>
            <w:tcW w:w="1382" w:type="dxa"/>
            <w:vMerge/>
          </w:tcPr>
          <w:p w14:paraId="25F13CE5" w14:textId="77777777" w:rsidR="00887D34" w:rsidRPr="00C47FE2" w:rsidRDefault="00887D34" w:rsidP="000C7C20">
            <w:pPr>
              <w:rPr>
                <w:rFonts w:cs="Arial"/>
              </w:rPr>
            </w:pPr>
          </w:p>
        </w:tc>
      </w:tr>
      <w:tr w:rsidR="00887D34" w:rsidRPr="00C47FE2" w14:paraId="5E330660" w14:textId="77777777" w:rsidTr="000C7C20">
        <w:tc>
          <w:tcPr>
            <w:tcW w:w="1800" w:type="dxa"/>
            <w:vMerge/>
          </w:tcPr>
          <w:p w14:paraId="1FF6C5BB" w14:textId="77777777" w:rsidR="00887D34" w:rsidRPr="00C47FE2" w:rsidRDefault="00887D34" w:rsidP="000C7C20">
            <w:pPr>
              <w:rPr>
                <w:rFonts w:cs="Arial"/>
              </w:rPr>
            </w:pPr>
          </w:p>
        </w:tc>
        <w:tc>
          <w:tcPr>
            <w:tcW w:w="4378" w:type="dxa"/>
            <w:vAlign w:val="center"/>
          </w:tcPr>
          <w:p w14:paraId="590C6469" w14:textId="77777777" w:rsidR="00887D34" w:rsidRPr="00C47FE2" w:rsidRDefault="00887D34" w:rsidP="000C7C20">
            <w:pPr>
              <w:spacing w:before="0" w:after="0"/>
              <w:jc w:val="both"/>
              <w:rPr>
                <w:rFonts w:eastAsia="Times New Roman" w:cs="Arial"/>
                <w:color w:val="002E36"/>
                <w:lang w:val="en-US"/>
              </w:rPr>
            </w:pPr>
            <w:r w:rsidRPr="00C47FE2">
              <w:rPr>
                <w:rFonts w:eastAsia="Times New Roman" w:cs="Arial"/>
                <w:color w:val="002E36"/>
                <w:lang w:val="en-US"/>
              </w:rPr>
              <w:t>Approve Expense</w:t>
            </w:r>
          </w:p>
        </w:tc>
        <w:tc>
          <w:tcPr>
            <w:tcW w:w="1382" w:type="dxa"/>
            <w:vMerge/>
          </w:tcPr>
          <w:p w14:paraId="4B74E2F1" w14:textId="77777777" w:rsidR="00887D34" w:rsidRPr="00C47FE2" w:rsidRDefault="00887D34" w:rsidP="000C7C20">
            <w:pPr>
              <w:rPr>
                <w:rFonts w:cs="Arial"/>
              </w:rPr>
            </w:pPr>
          </w:p>
        </w:tc>
      </w:tr>
    </w:tbl>
    <w:p w14:paraId="66886E02" w14:textId="77777777" w:rsidR="00916816" w:rsidRPr="00C47FE2" w:rsidRDefault="00CC756A" w:rsidP="00CC756A">
      <w:pPr>
        <w:pStyle w:val="Heading1"/>
        <w:rPr>
          <w:rFonts w:cs="Arial"/>
        </w:rPr>
      </w:pPr>
      <w:bookmarkStart w:id="96" w:name="_Toc477557832"/>
      <w:r w:rsidRPr="00C47FE2">
        <w:rPr>
          <w:rFonts w:cs="Arial"/>
        </w:rPr>
        <w:t>Execution and Analysis</w:t>
      </w:r>
      <w:bookmarkEnd w:id="96"/>
    </w:p>
    <w:p w14:paraId="1AF13A77" w14:textId="77777777" w:rsidR="00225E32" w:rsidRPr="00C47FE2" w:rsidRDefault="00CC756A" w:rsidP="00CC756A">
      <w:pPr>
        <w:pStyle w:val="Heading2"/>
        <w:rPr>
          <w:rFonts w:cs="Arial"/>
        </w:rPr>
      </w:pPr>
      <w:bookmarkStart w:id="97" w:name="_Toc477557833"/>
      <w:r w:rsidRPr="00C47FE2">
        <w:rPr>
          <w:rFonts w:cs="Arial"/>
        </w:rPr>
        <w:t>Performance Test Results and Analysis</w:t>
      </w:r>
      <w:bookmarkEnd w:id="97"/>
      <w:r w:rsidR="00225E32" w:rsidRPr="00C47FE2">
        <w:rPr>
          <w:rFonts w:cs="Arial"/>
        </w:rPr>
        <w:t xml:space="preserve"> </w:t>
      </w:r>
    </w:p>
    <w:p w14:paraId="335CA4BF" w14:textId="77777777" w:rsidR="00D778D0" w:rsidRPr="00C47FE2" w:rsidRDefault="00D778D0" w:rsidP="00B370B5">
      <w:pPr>
        <w:spacing w:line="320" w:lineRule="exact"/>
        <w:ind w:left="90"/>
        <w:rPr>
          <w:rFonts w:cs="Arial"/>
        </w:rPr>
      </w:pPr>
      <w:r w:rsidRPr="00C47FE2">
        <w:rPr>
          <w:rFonts w:cs="Arial"/>
        </w:rPr>
        <w:t>We are using scripts to simulate user behaviour for up to 2500 virtual users, to measure response times of the system under various load conditions to identify the application’s breaking point, assuming that the breaking point occurs below the peak load condition.</w:t>
      </w:r>
    </w:p>
    <w:p w14:paraId="0429121A" w14:textId="77777777" w:rsidR="009F3D34" w:rsidRPr="00C47FE2" w:rsidRDefault="009F3D34" w:rsidP="00B370B5">
      <w:pPr>
        <w:spacing w:line="320" w:lineRule="exact"/>
        <w:ind w:left="90"/>
        <w:rPr>
          <w:rFonts w:cs="Arial"/>
        </w:rPr>
      </w:pPr>
      <w:r w:rsidRPr="00C47FE2">
        <w:rPr>
          <w:rFonts w:cs="Arial"/>
        </w:rPr>
        <w:t xml:space="preserve">Each load test was executed with 2500 virtual users. </w:t>
      </w:r>
      <w:r w:rsidR="00B370B5" w:rsidRPr="00C47FE2">
        <w:rPr>
          <w:rFonts w:cs="Arial"/>
        </w:rPr>
        <w:t xml:space="preserve">Each </w:t>
      </w:r>
      <w:r w:rsidRPr="00C47FE2">
        <w:rPr>
          <w:rFonts w:cs="Arial"/>
        </w:rPr>
        <w:t>request</w:t>
      </w:r>
      <w:r w:rsidR="00B370B5" w:rsidRPr="00C47FE2">
        <w:rPr>
          <w:rFonts w:cs="Arial"/>
        </w:rPr>
        <w:t xml:space="preserve"> should achieve a</w:t>
      </w:r>
      <w:r w:rsidR="00D778D0" w:rsidRPr="00C47FE2">
        <w:rPr>
          <w:rFonts w:cs="Arial"/>
        </w:rPr>
        <w:t>n</w:t>
      </w:r>
      <w:r w:rsidR="00B370B5" w:rsidRPr="00C47FE2">
        <w:rPr>
          <w:rFonts w:cs="Arial"/>
        </w:rPr>
        <w:t xml:space="preserve"> </w:t>
      </w:r>
      <w:r w:rsidR="00D778D0" w:rsidRPr="00C47FE2">
        <w:rPr>
          <w:rFonts w:cs="Arial"/>
        </w:rPr>
        <w:t xml:space="preserve">acceptable response time </w:t>
      </w:r>
      <w:r w:rsidR="00B370B5" w:rsidRPr="00C47FE2">
        <w:rPr>
          <w:rFonts w:cs="Arial"/>
        </w:rPr>
        <w:t>while processing</w:t>
      </w:r>
      <w:r w:rsidR="00D778D0" w:rsidRPr="00C47FE2">
        <w:rPr>
          <w:rFonts w:cs="Arial"/>
        </w:rPr>
        <w:t>.</w:t>
      </w:r>
      <w:r w:rsidR="00B370B5" w:rsidRPr="00C47FE2">
        <w:rPr>
          <w:rFonts w:cs="Arial"/>
        </w:rPr>
        <w:t xml:space="preserve"> </w:t>
      </w:r>
    </w:p>
    <w:p w14:paraId="36A81356" w14:textId="77777777" w:rsidR="00B370B5" w:rsidRPr="00C47FE2" w:rsidRDefault="00B370B5" w:rsidP="00B370B5">
      <w:pPr>
        <w:spacing w:line="320" w:lineRule="exact"/>
        <w:ind w:left="90"/>
        <w:rPr>
          <w:rFonts w:cs="Arial"/>
          <w:color w:val="auto"/>
        </w:rPr>
      </w:pPr>
      <w:r w:rsidRPr="00C47FE2">
        <w:rPr>
          <w:rFonts w:cs="Arial"/>
          <w:b/>
        </w:rPr>
        <w:t>Performance Requirement</w:t>
      </w:r>
    </w:p>
    <w:p w14:paraId="68FAA44E" w14:textId="77777777" w:rsidR="00225E32" w:rsidRPr="00C47FE2" w:rsidRDefault="00B370B5" w:rsidP="00D56762">
      <w:pPr>
        <w:numPr>
          <w:ilvl w:val="0"/>
          <w:numId w:val="15"/>
        </w:numPr>
        <w:spacing w:before="60" w:after="120" w:line="320" w:lineRule="exact"/>
        <w:jc w:val="both"/>
        <w:rPr>
          <w:rFonts w:cs="Arial"/>
        </w:rPr>
      </w:pPr>
      <w:r w:rsidRPr="00C47FE2">
        <w:rPr>
          <w:rFonts w:cs="Arial"/>
        </w:rPr>
        <w:t>R</w:t>
      </w:r>
      <w:r w:rsidR="00225E32" w:rsidRPr="00C47FE2">
        <w:rPr>
          <w:rFonts w:cs="Arial"/>
        </w:rPr>
        <w:t xml:space="preserve">esponse time for </w:t>
      </w:r>
      <w:r w:rsidRPr="00C47FE2">
        <w:rPr>
          <w:rFonts w:cs="Arial"/>
        </w:rPr>
        <w:t xml:space="preserve">each </w:t>
      </w:r>
      <w:r w:rsidR="00225E32" w:rsidRPr="00C47FE2">
        <w:rPr>
          <w:rFonts w:cs="Arial"/>
        </w:rPr>
        <w:t>user’s click must be less than or equal 3 seconds, except Invoice function it will be 10 seconds because this function take more time to collect data and calculating.</w:t>
      </w:r>
    </w:p>
    <w:p w14:paraId="727E2AE9" w14:textId="77777777" w:rsidR="00CC756A" w:rsidRPr="00C47FE2" w:rsidRDefault="00CC756A" w:rsidP="00C822CB">
      <w:pPr>
        <w:pStyle w:val="Heading2"/>
        <w:rPr>
          <w:rFonts w:cs="Arial"/>
        </w:rPr>
      </w:pPr>
      <w:bookmarkStart w:id="98" w:name="_Toc477557834"/>
      <w:r w:rsidRPr="00C47FE2">
        <w:rPr>
          <w:rFonts w:cs="Arial"/>
        </w:rPr>
        <w:t>Test Run 1 – Baseline Two Hour Load Test</w:t>
      </w:r>
      <w:bookmarkEnd w:id="98"/>
    </w:p>
    <w:p w14:paraId="6D412008" w14:textId="77777777" w:rsidR="009F3D34" w:rsidRPr="00C47FE2" w:rsidRDefault="009F3D34" w:rsidP="00D56762">
      <w:pPr>
        <w:numPr>
          <w:ilvl w:val="0"/>
          <w:numId w:val="15"/>
        </w:numPr>
        <w:spacing w:before="60" w:after="120" w:line="320" w:lineRule="exact"/>
        <w:jc w:val="both"/>
        <w:rPr>
          <w:rFonts w:cs="Arial"/>
        </w:rPr>
      </w:pPr>
      <w:r w:rsidRPr="00C47FE2">
        <w:rPr>
          <w:rFonts w:cs="Arial"/>
        </w:rPr>
        <w:t>Duration: 1 hour, 51 minutes</w:t>
      </w:r>
    </w:p>
    <w:p w14:paraId="7676C89E" w14:textId="2836C9F7" w:rsidR="009F3D34" w:rsidRPr="00C47FE2" w:rsidRDefault="009F3D34" w:rsidP="00D56762">
      <w:pPr>
        <w:numPr>
          <w:ilvl w:val="0"/>
          <w:numId w:val="15"/>
        </w:numPr>
        <w:spacing w:before="60" w:after="120" w:line="320" w:lineRule="exact"/>
        <w:jc w:val="both"/>
        <w:rPr>
          <w:rFonts w:cs="Arial"/>
        </w:rPr>
      </w:pPr>
      <w:r w:rsidRPr="00C47FE2">
        <w:rPr>
          <w:rFonts w:cs="Arial"/>
        </w:rPr>
        <w:lastRenderedPageBreak/>
        <w:t xml:space="preserve">Started: Mar 16, 2017, </w:t>
      </w:r>
      <w:del w:id="99" w:author="khanguyen" w:date="2017-03-17T23:12:00Z">
        <w:r w:rsidRPr="00C47FE2" w:rsidDel="00546FC9">
          <w:rPr>
            <w:rFonts w:cs="Arial"/>
          </w:rPr>
          <w:delText>9</w:delText>
        </w:r>
      </w:del>
      <w:ins w:id="100" w:author="khanguyen" w:date="2017-03-17T23:12:00Z">
        <w:r w:rsidR="00546FC9">
          <w:rPr>
            <w:rFonts w:cs="Arial"/>
          </w:rPr>
          <w:t>2</w:t>
        </w:r>
      </w:ins>
      <w:r w:rsidRPr="00C47FE2">
        <w:rPr>
          <w:rFonts w:cs="Arial"/>
        </w:rPr>
        <w:t>:25:45 PM</w:t>
      </w:r>
    </w:p>
    <w:p w14:paraId="45FB3D06" w14:textId="4D2A8232" w:rsidR="009F3D34" w:rsidRPr="00C47FE2" w:rsidRDefault="009F3D34" w:rsidP="00D56762">
      <w:pPr>
        <w:numPr>
          <w:ilvl w:val="0"/>
          <w:numId w:val="15"/>
        </w:numPr>
        <w:spacing w:before="60" w:after="120" w:line="320" w:lineRule="exact"/>
        <w:jc w:val="both"/>
        <w:rPr>
          <w:rFonts w:cs="Arial"/>
        </w:rPr>
      </w:pPr>
      <w:r w:rsidRPr="00C47FE2">
        <w:rPr>
          <w:rFonts w:cs="Arial"/>
        </w:rPr>
        <w:t xml:space="preserve">Ended: Mar 16, 2017, </w:t>
      </w:r>
      <w:del w:id="101" w:author="khanguyen" w:date="2017-03-17T23:12:00Z">
        <w:r w:rsidRPr="00C47FE2" w:rsidDel="00546FC9">
          <w:rPr>
            <w:rFonts w:cs="Arial"/>
          </w:rPr>
          <w:delText>11</w:delText>
        </w:r>
      </w:del>
      <w:ins w:id="102" w:author="khanguyen" w:date="2017-03-17T23:12:00Z">
        <w:r w:rsidR="00546FC9">
          <w:rPr>
            <w:rFonts w:cs="Arial"/>
          </w:rPr>
          <w:t>4</w:t>
        </w:r>
      </w:ins>
      <w:r w:rsidRPr="00C47FE2">
        <w:rPr>
          <w:rFonts w:cs="Arial"/>
        </w:rPr>
        <w:t>:22:36 PM</w:t>
      </w:r>
    </w:p>
    <w:p w14:paraId="5260F11C" w14:textId="77777777" w:rsidR="00D778D0" w:rsidRPr="00C47FE2" w:rsidRDefault="00D778D0" w:rsidP="00D778D0">
      <w:pPr>
        <w:rPr>
          <w:rFonts w:cs="Arial"/>
          <w:b/>
        </w:rPr>
      </w:pPr>
      <w:r w:rsidRPr="00C47FE2">
        <w:rPr>
          <w:rFonts w:cs="Arial"/>
          <w:b/>
        </w:rPr>
        <w:t>Observations</w:t>
      </w:r>
      <w:r w:rsidR="000C7C20" w:rsidRPr="00C47FE2">
        <w:rPr>
          <w:rFonts w:cs="Arial"/>
          <w:b/>
        </w:rPr>
        <w:t xml:space="preserve"> </w:t>
      </w:r>
    </w:p>
    <w:p w14:paraId="6C0EA885" w14:textId="77777777" w:rsidR="000C7C20" w:rsidRPr="00C47FE2" w:rsidRDefault="000C7C20" w:rsidP="00C822CB">
      <w:pPr>
        <w:pStyle w:val="Heading3"/>
        <w:rPr>
          <w:rFonts w:cs="Arial"/>
        </w:rPr>
      </w:pPr>
      <w:r w:rsidRPr="00C47FE2">
        <w:rPr>
          <w:rFonts w:cs="Arial"/>
        </w:rPr>
        <w:t>Request Statistics</w:t>
      </w:r>
    </w:p>
    <w:p w14:paraId="0963DEFF" w14:textId="77777777" w:rsidR="000C7C20" w:rsidRPr="00C47FE2" w:rsidRDefault="000C7C20" w:rsidP="000C7C20">
      <w:pPr>
        <w:rPr>
          <w:rFonts w:cs="Arial"/>
        </w:rPr>
      </w:pPr>
      <w:r w:rsidRPr="00C47FE2">
        <w:rPr>
          <w:rFonts w:cs="Arial"/>
        </w:rPr>
        <w:t>This report shows statistics for each request (also known as element label) in the test</w:t>
      </w:r>
    </w:p>
    <w:tbl>
      <w:tblPr>
        <w:tblW w:w="14197" w:type="dxa"/>
        <w:tblInd w:w="-27" w:type="dxa"/>
        <w:tblLayout w:type="fixed"/>
        <w:tblLook w:val="04A0" w:firstRow="1" w:lastRow="0" w:firstColumn="1" w:lastColumn="0" w:noHBand="0" w:noVBand="1"/>
      </w:tblPr>
      <w:tblGrid>
        <w:gridCol w:w="5085"/>
        <w:gridCol w:w="1232"/>
        <w:gridCol w:w="1378"/>
        <w:gridCol w:w="990"/>
        <w:gridCol w:w="1070"/>
        <w:gridCol w:w="1070"/>
        <w:gridCol w:w="1071"/>
        <w:gridCol w:w="1071"/>
        <w:gridCol w:w="1230"/>
      </w:tblGrid>
      <w:tr w:rsidR="00D8468E" w:rsidRPr="00C47FE2" w14:paraId="31E9A41E" w14:textId="77777777" w:rsidTr="006C6340">
        <w:trPr>
          <w:trHeight w:val="855"/>
        </w:trPr>
        <w:tc>
          <w:tcPr>
            <w:tcW w:w="508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14:paraId="576E86AC" w14:textId="77777777" w:rsidR="00D8468E" w:rsidRPr="00C47FE2" w:rsidRDefault="00D8468E" w:rsidP="00D8468E">
            <w:pPr>
              <w:spacing w:before="0" w:after="0" w:line="240" w:lineRule="auto"/>
              <w:ind w:firstLineChars="100" w:firstLine="181"/>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1232" w:type="dxa"/>
            <w:tcBorders>
              <w:top w:val="single" w:sz="4" w:space="0" w:color="ACB9CA"/>
              <w:left w:val="nil"/>
              <w:bottom w:val="single" w:sz="4" w:space="0" w:color="ACB9CA"/>
              <w:right w:val="single" w:sz="4" w:space="0" w:color="ACB9CA"/>
            </w:tcBorders>
            <w:shd w:val="clear" w:color="000000" w:fill="F4F9FE"/>
            <w:vAlign w:val="bottom"/>
            <w:hideMark/>
          </w:tcPr>
          <w:p w14:paraId="46314A81" w14:textId="77777777"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378" w:type="dxa"/>
            <w:tcBorders>
              <w:top w:val="single" w:sz="4" w:space="0" w:color="ACB9CA"/>
              <w:left w:val="nil"/>
              <w:bottom w:val="single" w:sz="4" w:space="0" w:color="ACB9CA"/>
              <w:right w:val="single" w:sz="4" w:space="0" w:color="ACB9CA"/>
            </w:tcBorders>
            <w:shd w:val="clear" w:color="000000" w:fill="F4F9FE"/>
            <w:vAlign w:val="bottom"/>
            <w:hideMark/>
          </w:tcPr>
          <w:p w14:paraId="6C03FE6B" w14:textId="77777777"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(ms)</w:t>
            </w:r>
          </w:p>
        </w:tc>
        <w:tc>
          <w:tcPr>
            <w:tcW w:w="990" w:type="dxa"/>
            <w:tcBorders>
              <w:top w:val="single" w:sz="4" w:space="0" w:color="ACB9CA"/>
              <w:left w:val="nil"/>
              <w:bottom w:val="single" w:sz="4" w:space="0" w:color="ACB9CA"/>
              <w:right w:val="single" w:sz="4" w:space="0" w:color="ACB9CA"/>
            </w:tcBorders>
            <w:shd w:val="clear" w:color="000000" w:fill="F4F9FE"/>
            <w:vAlign w:val="bottom"/>
            <w:hideMark/>
          </w:tcPr>
          <w:p w14:paraId="70443A9E" w14:textId="77777777"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(ms)</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14:paraId="0489A109" w14:textId="77777777"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(ms)</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14:paraId="2EF37D75" w14:textId="77777777"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(ms)</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14:paraId="4E20CB44" w14:textId="77777777"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(ms)</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14:paraId="5B22E0C5" w14:textId="77777777"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(ms)</w:t>
            </w:r>
          </w:p>
        </w:tc>
        <w:tc>
          <w:tcPr>
            <w:tcW w:w="1230" w:type="dxa"/>
            <w:tcBorders>
              <w:top w:val="single" w:sz="4" w:space="0" w:color="ACB9CA"/>
              <w:left w:val="nil"/>
              <w:bottom w:val="single" w:sz="4" w:space="0" w:color="ACB9CA"/>
              <w:right w:val="single" w:sz="4" w:space="0" w:color="ACB9CA"/>
            </w:tcBorders>
            <w:shd w:val="clear" w:color="000000" w:fill="F4F9FE"/>
            <w:vAlign w:val="bottom"/>
            <w:hideMark/>
          </w:tcPr>
          <w:p w14:paraId="6415C313" w14:textId="77777777" w:rsidR="00D8468E" w:rsidRPr="00C47FE2" w:rsidRDefault="00D8468E" w:rsidP="00D8468E">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D8468E" w:rsidRPr="00C47FE2" w:rsidDel="006D08C6" w14:paraId="59B0EF92" w14:textId="77777777" w:rsidTr="006C6340">
        <w:trPr>
          <w:trHeight w:val="300"/>
          <w:del w:id="103" w:author="khanguyen" w:date="2017-03-17T22:1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B49E22C" w14:textId="77777777" w:rsidR="00D8468E" w:rsidRPr="00C47FE2" w:rsidDel="006D08C6" w:rsidRDefault="00D8468E" w:rsidP="00D8468E">
            <w:pPr>
              <w:spacing w:before="0" w:after="0" w:line="240" w:lineRule="auto"/>
              <w:ind w:firstLineChars="100" w:firstLine="200"/>
              <w:rPr>
                <w:del w:id="104" w:author="khanguyen" w:date="2017-03-17T22:13:00Z"/>
                <w:rFonts w:eastAsia="Times New Roman" w:cs="Arial"/>
                <w:color w:val="4B4B63"/>
                <w:sz w:val="20"/>
                <w:szCs w:val="20"/>
                <w:lang w:val="en-US"/>
              </w:rPr>
            </w:pPr>
            <w:commentRangeStart w:id="105"/>
            <w:del w:id="106" w:author="khanguyen" w:date="2017-03-17T22:13:00Z">
              <w:r w:rsidRPr="00C47FE2" w:rsidDel="006D08C6">
                <w:rPr>
                  <w:rFonts w:eastAsia="Times New Roman" w:cs="Arial"/>
                  <w:color w:val="4B4B63"/>
                  <w:sz w:val="20"/>
                  <w:szCs w:val="20"/>
                  <w:lang w:val="en-US"/>
                </w:rPr>
                <w:delText>ALL</w:delText>
              </w:r>
              <w:commentRangeEnd w:id="105"/>
              <w:r w:rsidR="007849B4" w:rsidDel="006D08C6">
                <w:rPr>
                  <w:rStyle w:val="CommentReference"/>
                  <w:rFonts w:eastAsia="Times New Roman" w:cs="Times New Roman"/>
                  <w:color w:val="002E36"/>
                  <w:lang w:eastAsia="en-GB"/>
                </w:rPr>
                <w:commentReference w:id="105"/>
              </w:r>
            </w:del>
          </w:p>
        </w:tc>
        <w:tc>
          <w:tcPr>
            <w:tcW w:w="1232" w:type="dxa"/>
            <w:tcBorders>
              <w:top w:val="nil"/>
              <w:left w:val="nil"/>
              <w:bottom w:val="single" w:sz="4" w:space="0" w:color="ACB9CA"/>
              <w:right w:val="single" w:sz="4" w:space="0" w:color="ACB9CA"/>
            </w:tcBorders>
            <w:shd w:val="clear" w:color="000000" w:fill="FFFFFF"/>
            <w:vAlign w:val="center"/>
            <w:hideMark/>
          </w:tcPr>
          <w:p w14:paraId="0C769292" w14:textId="77777777" w:rsidR="00D8468E" w:rsidRPr="00C47FE2" w:rsidDel="006D08C6" w:rsidRDefault="00D8468E" w:rsidP="00D8468E">
            <w:pPr>
              <w:spacing w:before="0" w:after="0" w:line="240" w:lineRule="auto"/>
              <w:jc w:val="right"/>
              <w:rPr>
                <w:del w:id="107" w:author="khanguyen" w:date="2017-03-17T22:13:00Z"/>
                <w:rFonts w:eastAsia="Times New Roman" w:cs="Arial"/>
                <w:color w:val="4B4B63"/>
                <w:sz w:val="20"/>
                <w:szCs w:val="20"/>
                <w:lang w:val="en-US"/>
              </w:rPr>
            </w:pPr>
            <w:del w:id="108" w:author="khanguyen" w:date="2017-03-17T22:13:00Z">
              <w:r w:rsidRPr="00C47FE2" w:rsidDel="006D08C6">
                <w:rPr>
                  <w:rFonts w:eastAsia="Times New Roman" w:cs="Arial"/>
                  <w:color w:val="4B4B63"/>
                  <w:sz w:val="20"/>
                  <w:szCs w:val="20"/>
                  <w:lang w:val="en-US"/>
                </w:rPr>
                <w:delText>135112</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3BE1A3C3" w14:textId="77777777" w:rsidR="00D8468E" w:rsidRPr="00C47FE2" w:rsidDel="006D08C6" w:rsidRDefault="00D8468E" w:rsidP="00D8468E">
            <w:pPr>
              <w:spacing w:before="0" w:after="0" w:line="240" w:lineRule="auto"/>
              <w:jc w:val="right"/>
              <w:rPr>
                <w:del w:id="109" w:author="khanguyen" w:date="2017-03-17T22:13:00Z"/>
                <w:rFonts w:eastAsia="Times New Roman" w:cs="Arial"/>
                <w:color w:val="4B4B63"/>
                <w:sz w:val="20"/>
                <w:szCs w:val="20"/>
                <w:lang w:val="en-US"/>
              </w:rPr>
            </w:pPr>
            <w:del w:id="110" w:author="khanguyen" w:date="2017-03-17T22:13:00Z">
              <w:r w:rsidRPr="00C47FE2" w:rsidDel="006D08C6">
                <w:rPr>
                  <w:rFonts w:eastAsia="Times New Roman" w:cs="Arial"/>
                  <w:color w:val="4B4B63"/>
                  <w:sz w:val="20"/>
                  <w:szCs w:val="20"/>
                  <w:lang w:val="en-US"/>
                </w:rPr>
                <w:delText>165430.37</w:delText>
              </w:r>
            </w:del>
          </w:p>
        </w:tc>
        <w:tc>
          <w:tcPr>
            <w:tcW w:w="990" w:type="dxa"/>
            <w:tcBorders>
              <w:top w:val="nil"/>
              <w:left w:val="nil"/>
              <w:bottom w:val="single" w:sz="4" w:space="0" w:color="ACB9CA"/>
              <w:right w:val="single" w:sz="4" w:space="0" w:color="ACB9CA"/>
            </w:tcBorders>
            <w:shd w:val="clear" w:color="000000" w:fill="FFFFFF"/>
            <w:vAlign w:val="center"/>
            <w:hideMark/>
          </w:tcPr>
          <w:p w14:paraId="5A543692" w14:textId="77777777" w:rsidR="00D8468E" w:rsidRPr="00C47FE2" w:rsidDel="006D08C6" w:rsidRDefault="00D8468E" w:rsidP="00D8468E">
            <w:pPr>
              <w:spacing w:before="0" w:after="0" w:line="240" w:lineRule="auto"/>
              <w:jc w:val="right"/>
              <w:rPr>
                <w:del w:id="111" w:author="khanguyen" w:date="2017-03-17T22:13:00Z"/>
                <w:rFonts w:eastAsia="Times New Roman" w:cs="Arial"/>
                <w:color w:val="4B4B63"/>
                <w:sz w:val="20"/>
                <w:szCs w:val="20"/>
                <w:lang w:val="en-US"/>
              </w:rPr>
            </w:pPr>
            <w:del w:id="112" w:author="khanguyen" w:date="2017-03-17T22:13:00Z">
              <w:r w:rsidRPr="00C47FE2" w:rsidDel="006D08C6">
                <w:rPr>
                  <w:rFonts w:eastAsia="Times New Roman" w:cs="Arial"/>
                  <w:color w:val="4B4B63"/>
                  <w:sz w:val="20"/>
                  <w:szCs w:val="20"/>
                  <w:lang w:val="en-US"/>
                </w:rPr>
                <w:delText>350271.4</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6BBE6ADC" w14:textId="77777777" w:rsidR="00D8468E" w:rsidRPr="00C47FE2" w:rsidDel="006D08C6" w:rsidRDefault="00D8468E" w:rsidP="00D8468E">
            <w:pPr>
              <w:spacing w:before="0" w:after="0" w:line="240" w:lineRule="auto"/>
              <w:jc w:val="right"/>
              <w:rPr>
                <w:del w:id="113" w:author="khanguyen" w:date="2017-03-17T22:13:00Z"/>
                <w:rFonts w:eastAsia="Times New Roman" w:cs="Arial"/>
                <w:color w:val="4B4B63"/>
                <w:sz w:val="20"/>
                <w:szCs w:val="20"/>
                <w:lang w:val="en-US"/>
              </w:rPr>
            </w:pPr>
            <w:del w:id="114" w:author="khanguyen" w:date="2017-03-17T22:13:00Z">
              <w:r w:rsidRPr="00C47FE2" w:rsidDel="006D08C6">
                <w:rPr>
                  <w:rFonts w:eastAsia="Times New Roman" w:cs="Arial"/>
                  <w:color w:val="4B4B63"/>
                  <w:sz w:val="20"/>
                  <w:szCs w:val="20"/>
                  <w:lang w:val="en-US"/>
                </w:rPr>
                <w:delText>489260.6</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03166260" w14:textId="77777777" w:rsidR="00D8468E" w:rsidRPr="00C47FE2" w:rsidDel="006D08C6" w:rsidRDefault="00D8468E" w:rsidP="00D8468E">
            <w:pPr>
              <w:spacing w:before="0" w:after="0" w:line="240" w:lineRule="auto"/>
              <w:jc w:val="right"/>
              <w:rPr>
                <w:del w:id="115" w:author="khanguyen" w:date="2017-03-17T22:13:00Z"/>
                <w:rFonts w:eastAsia="Times New Roman" w:cs="Arial"/>
                <w:color w:val="4B4B63"/>
                <w:sz w:val="20"/>
                <w:szCs w:val="20"/>
                <w:lang w:val="en-US"/>
              </w:rPr>
            </w:pPr>
            <w:del w:id="116" w:author="khanguyen" w:date="2017-03-17T22:13:00Z">
              <w:r w:rsidRPr="00C47FE2" w:rsidDel="006D08C6">
                <w:rPr>
                  <w:rFonts w:eastAsia="Times New Roman" w:cs="Arial"/>
                  <w:color w:val="4B4B63"/>
                  <w:sz w:val="20"/>
                  <w:szCs w:val="20"/>
                  <w:lang w:val="en-US"/>
                </w:rPr>
                <w:delText>917056.9</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0CC8B872" w14:textId="77777777" w:rsidR="00D8468E" w:rsidRPr="00C47FE2" w:rsidDel="006D08C6" w:rsidRDefault="00D8468E" w:rsidP="00D8468E">
            <w:pPr>
              <w:spacing w:before="0" w:after="0" w:line="240" w:lineRule="auto"/>
              <w:jc w:val="right"/>
              <w:rPr>
                <w:del w:id="117" w:author="khanguyen" w:date="2017-03-17T22:13:00Z"/>
                <w:rFonts w:eastAsia="Times New Roman" w:cs="Arial"/>
                <w:color w:val="4B4B63"/>
                <w:sz w:val="20"/>
                <w:szCs w:val="20"/>
                <w:lang w:val="en-US"/>
              </w:rPr>
            </w:pPr>
            <w:del w:id="118" w:author="khanguyen" w:date="2017-03-17T22:13:00Z">
              <w:r w:rsidRPr="00C47FE2" w:rsidDel="006D08C6">
                <w:rPr>
                  <w:rFonts w:eastAsia="Times New Roman" w:cs="Arial"/>
                  <w:color w:val="4B4B63"/>
                  <w:sz w:val="20"/>
                  <w:szCs w:val="20"/>
                  <w:lang w:val="en-US"/>
                </w:rPr>
                <w:delText>0</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0B58B068" w14:textId="77777777" w:rsidR="00D8468E" w:rsidRPr="00C47FE2" w:rsidDel="006D08C6" w:rsidRDefault="00D8468E" w:rsidP="00D8468E">
            <w:pPr>
              <w:spacing w:before="0" w:after="0" w:line="240" w:lineRule="auto"/>
              <w:jc w:val="right"/>
              <w:rPr>
                <w:del w:id="119" w:author="khanguyen" w:date="2017-03-17T22:13:00Z"/>
                <w:rFonts w:eastAsia="Times New Roman" w:cs="Arial"/>
                <w:color w:val="4B4B63"/>
                <w:sz w:val="20"/>
                <w:szCs w:val="20"/>
                <w:lang w:val="en-US"/>
              </w:rPr>
            </w:pPr>
            <w:del w:id="120" w:author="khanguyen" w:date="2017-03-17T22:13:00Z">
              <w:r w:rsidRPr="00C47FE2" w:rsidDel="006D08C6">
                <w:rPr>
                  <w:rFonts w:eastAsia="Times New Roman" w:cs="Arial"/>
                  <w:color w:val="4B4B63"/>
                  <w:sz w:val="20"/>
                  <w:szCs w:val="20"/>
                  <w:lang w:val="en-US"/>
                </w:rPr>
                <w:delText>2786978</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647438B9" w14:textId="77777777" w:rsidR="00D8468E" w:rsidRPr="00C47FE2" w:rsidDel="006D08C6" w:rsidRDefault="00D8468E" w:rsidP="00D8468E">
            <w:pPr>
              <w:spacing w:before="0" w:after="0" w:line="240" w:lineRule="auto"/>
              <w:jc w:val="right"/>
              <w:rPr>
                <w:del w:id="121" w:author="khanguyen" w:date="2017-03-17T22:13:00Z"/>
                <w:rFonts w:eastAsia="Times New Roman" w:cs="Arial"/>
                <w:color w:val="4B4B63"/>
                <w:sz w:val="20"/>
                <w:szCs w:val="20"/>
                <w:lang w:val="en-US"/>
              </w:rPr>
            </w:pPr>
            <w:del w:id="122" w:author="khanguyen" w:date="2017-03-17T22:13:00Z">
              <w:r w:rsidRPr="00C47FE2" w:rsidDel="006D08C6">
                <w:rPr>
                  <w:rFonts w:eastAsia="Times New Roman" w:cs="Arial"/>
                  <w:color w:val="4B4B63"/>
                  <w:sz w:val="20"/>
                  <w:szCs w:val="20"/>
                  <w:lang w:val="en-US"/>
                </w:rPr>
                <w:delText>0.95%</w:delText>
              </w:r>
            </w:del>
          </w:p>
        </w:tc>
      </w:tr>
      <w:tr w:rsidR="00D8468E" w:rsidRPr="00C47FE2" w:rsidDel="006D08C6" w14:paraId="4A08BE6C" w14:textId="77777777" w:rsidTr="006C6340">
        <w:trPr>
          <w:trHeight w:val="300"/>
          <w:del w:id="123" w:author="khanguyen" w:date="2017-03-17T22:1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3E3893B" w14:textId="77777777" w:rsidR="00D8468E" w:rsidRPr="00C47FE2" w:rsidDel="006D08C6" w:rsidRDefault="00D8468E" w:rsidP="00D8468E">
            <w:pPr>
              <w:spacing w:before="0" w:after="0" w:line="240" w:lineRule="auto"/>
              <w:ind w:firstLineChars="100" w:firstLine="200"/>
              <w:rPr>
                <w:del w:id="124" w:author="khanguyen" w:date="2017-03-17T22:13:00Z"/>
                <w:rFonts w:eastAsia="Times New Roman" w:cs="Arial"/>
                <w:color w:val="4B4B63"/>
                <w:sz w:val="20"/>
                <w:szCs w:val="20"/>
                <w:lang w:val="en-US"/>
              </w:rPr>
            </w:pPr>
            <w:del w:id="125" w:author="khanguyen" w:date="2017-03-17T22:13:00Z">
              <w:r w:rsidRPr="00C47FE2" w:rsidDel="006D08C6">
                <w:rPr>
                  <w:rFonts w:eastAsia="Times New Roman" w:cs="Arial"/>
                  <w:color w:val="4B4B63"/>
                  <w:sz w:val="20"/>
                  <w:szCs w:val="20"/>
                  <w:lang w:val="en-US"/>
                </w:rPr>
                <w:delText>Add Invoice for Contact</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7B148A6D" w14:textId="77777777" w:rsidR="00D8468E" w:rsidRPr="00C47FE2" w:rsidDel="006D08C6" w:rsidRDefault="00D8468E" w:rsidP="00D8468E">
            <w:pPr>
              <w:spacing w:before="0" w:after="0" w:line="240" w:lineRule="auto"/>
              <w:jc w:val="right"/>
              <w:rPr>
                <w:del w:id="126" w:author="khanguyen" w:date="2017-03-17T22:13:00Z"/>
                <w:rFonts w:eastAsia="Times New Roman" w:cs="Arial"/>
                <w:color w:val="4B4B63"/>
                <w:sz w:val="20"/>
                <w:szCs w:val="20"/>
                <w:lang w:val="en-US"/>
              </w:rPr>
            </w:pPr>
            <w:del w:id="127" w:author="khanguyen" w:date="2017-03-17T22:13:00Z">
              <w:r w:rsidRPr="00C47FE2" w:rsidDel="006D08C6">
                <w:rPr>
                  <w:rFonts w:eastAsia="Times New Roman" w:cs="Arial"/>
                  <w:color w:val="4B4B63"/>
                  <w:sz w:val="20"/>
                  <w:szCs w:val="20"/>
                  <w:lang w:val="en-US"/>
                </w:rPr>
                <w:delText>500</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5E0F6A50" w14:textId="77777777" w:rsidR="00D8468E" w:rsidRPr="00C47FE2" w:rsidDel="006D08C6" w:rsidRDefault="00D8468E" w:rsidP="00D8468E">
            <w:pPr>
              <w:spacing w:before="0" w:after="0" w:line="240" w:lineRule="auto"/>
              <w:jc w:val="right"/>
              <w:rPr>
                <w:del w:id="128" w:author="khanguyen" w:date="2017-03-17T22:13:00Z"/>
                <w:rFonts w:eastAsia="Times New Roman" w:cs="Arial"/>
                <w:color w:val="4B4B63"/>
                <w:sz w:val="20"/>
                <w:szCs w:val="20"/>
                <w:lang w:val="en-US"/>
              </w:rPr>
            </w:pPr>
            <w:del w:id="129" w:author="khanguyen" w:date="2017-03-17T22:13:00Z">
              <w:r w:rsidRPr="00C47FE2" w:rsidDel="006D08C6">
                <w:rPr>
                  <w:rFonts w:eastAsia="Times New Roman" w:cs="Arial"/>
                  <w:color w:val="4B4B63"/>
                  <w:sz w:val="20"/>
                  <w:szCs w:val="20"/>
                  <w:lang w:val="en-US"/>
                </w:rPr>
                <w:delText>198869.24</w:delText>
              </w:r>
            </w:del>
          </w:p>
        </w:tc>
        <w:tc>
          <w:tcPr>
            <w:tcW w:w="990" w:type="dxa"/>
            <w:tcBorders>
              <w:top w:val="nil"/>
              <w:left w:val="nil"/>
              <w:bottom w:val="single" w:sz="4" w:space="0" w:color="ACB9CA"/>
              <w:right w:val="single" w:sz="4" w:space="0" w:color="ACB9CA"/>
            </w:tcBorders>
            <w:shd w:val="clear" w:color="000000" w:fill="FFFFFF"/>
            <w:vAlign w:val="center"/>
            <w:hideMark/>
          </w:tcPr>
          <w:p w14:paraId="106E5C80" w14:textId="77777777" w:rsidR="00D8468E" w:rsidRPr="00C47FE2" w:rsidDel="006D08C6" w:rsidRDefault="00D8468E" w:rsidP="00D8468E">
            <w:pPr>
              <w:spacing w:before="0" w:after="0" w:line="240" w:lineRule="auto"/>
              <w:jc w:val="right"/>
              <w:rPr>
                <w:del w:id="130" w:author="khanguyen" w:date="2017-03-17T22:13:00Z"/>
                <w:rFonts w:eastAsia="Times New Roman" w:cs="Arial"/>
                <w:color w:val="4B4B63"/>
                <w:sz w:val="20"/>
                <w:szCs w:val="20"/>
                <w:lang w:val="en-US"/>
              </w:rPr>
            </w:pPr>
            <w:del w:id="131" w:author="khanguyen" w:date="2017-03-17T22:13:00Z">
              <w:r w:rsidRPr="00C47FE2" w:rsidDel="006D08C6">
                <w:rPr>
                  <w:rFonts w:eastAsia="Times New Roman" w:cs="Arial"/>
                  <w:color w:val="4B4B63"/>
                  <w:sz w:val="20"/>
                  <w:szCs w:val="20"/>
                  <w:lang w:val="en-US"/>
                </w:rPr>
                <w:delText>338431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74DF6161" w14:textId="77777777" w:rsidR="00D8468E" w:rsidRPr="00C47FE2" w:rsidDel="006D08C6" w:rsidRDefault="00D8468E" w:rsidP="00D8468E">
            <w:pPr>
              <w:spacing w:before="0" w:after="0" w:line="240" w:lineRule="auto"/>
              <w:jc w:val="right"/>
              <w:rPr>
                <w:del w:id="132" w:author="khanguyen" w:date="2017-03-17T22:13:00Z"/>
                <w:rFonts w:eastAsia="Times New Roman" w:cs="Arial"/>
                <w:color w:val="4B4B63"/>
                <w:sz w:val="20"/>
                <w:szCs w:val="20"/>
                <w:lang w:val="en-US"/>
              </w:rPr>
            </w:pPr>
            <w:del w:id="133" w:author="khanguyen" w:date="2017-03-17T22:13:00Z">
              <w:r w:rsidRPr="00C47FE2" w:rsidDel="006D08C6">
                <w:rPr>
                  <w:rFonts w:eastAsia="Times New Roman" w:cs="Arial"/>
                  <w:color w:val="4B4B63"/>
                  <w:sz w:val="20"/>
                  <w:szCs w:val="20"/>
                  <w:lang w:val="en-US"/>
                </w:rPr>
                <w:delText>350463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38A7BFFF" w14:textId="77777777" w:rsidR="00D8468E" w:rsidRPr="00C47FE2" w:rsidDel="006D08C6" w:rsidRDefault="00D8468E" w:rsidP="00D8468E">
            <w:pPr>
              <w:spacing w:before="0" w:after="0" w:line="240" w:lineRule="auto"/>
              <w:jc w:val="right"/>
              <w:rPr>
                <w:del w:id="134" w:author="khanguyen" w:date="2017-03-17T22:13:00Z"/>
                <w:rFonts w:eastAsia="Times New Roman" w:cs="Arial"/>
                <w:color w:val="4B4B63"/>
                <w:sz w:val="20"/>
                <w:szCs w:val="20"/>
                <w:lang w:val="en-US"/>
              </w:rPr>
            </w:pPr>
            <w:del w:id="135" w:author="khanguyen" w:date="2017-03-17T22:13:00Z">
              <w:r w:rsidRPr="00C47FE2" w:rsidDel="006D08C6">
                <w:rPr>
                  <w:rFonts w:eastAsia="Times New Roman" w:cs="Arial"/>
                  <w:color w:val="4B4B63"/>
                  <w:sz w:val="20"/>
                  <w:szCs w:val="20"/>
                  <w:lang w:val="en-US"/>
                </w:rPr>
                <w:delText>359167</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167D79EC" w14:textId="77777777" w:rsidR="00D8468E" w:rsidRPr="00C47FE2" w:rsidDel="006D08C6" w:rsidRDefault="00D8468E" w:rsidP="00D8468E">
            <w:pPr>
              <w:spacing w:before="0" w:after="0" w:line="240" w:lineRule="auto"/>
              <w:jc w:val="right"/>
              <w:rPr>
                <w:del w:id="136" w:author="khanguyen" w:date="2017-03-17T22:13:00Z"/>
                <w:rFonts w:eastAsia="Times New Roman" w:cs="Arial"/>
                <w:color w:val="4B4B63"/>
                <w:sz w:val="20"/>
                <w:szCs w:val="20"/>
                <w:lang w:val="en-US"/>
              </w:rPr>
            </w:pPr>
            <w:del w:id="137" w:author="khanguyen" w:date="2017-03-17T22:13:00Z">
              <w:r w:rsidRPr="00C47FE2" w:rsidDel="006D08C6">
                <w:rPr>
                  <w:rFonts w:eastAsia="Times New Roman" w:cs="Arial"/>
                  <w:color w:val="4B4B63"/>
                  <w:sz w:val="20"/>
                  <w:szCs w:val="20"/>
                  <w:lang w:val="en-US"/>
                </w:rPr>
                <w:delText>323</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66BB15DE" w14:textId="77777777" w:rsidR="00D8468E" w:rsidRPr="00C47FE2" w:rsidDel="006D08C6" w:rsidRDefault="00D8468E" w:rsidP="00D8468E">
            <w:pPr>
              <w:spacing w:before="0" w:after="0" w:line="240" w:lineRule="auto"/>
              <w:jc w:val="right"/>
              <w:rPr>
                <w:del w:id="138" w:author="khanguyen" w:date="2017-03-17T22:13:00Z"/>
                <w:rFonts w:eastAsia="Times New Roman" w:cs="Arial"/>
                <w:color w:val="4B4B63"/>
                <w:sz w:val="20"/>
                <w:szCs w:val="20"/>
                <w:lang w:val="en-US"/>
              </w:rPr>
            </w:pPr>
            <w:del w:id="139" w:author="khanguyen" w:date="2017-03-17T22:13:00Z">
              <w:r w:rsidRPr="00C47FE2" w:rsidDel="006D08C6">
                <w:rPr>
                  <w:rFonts w:eastAsia="Times New Roman" w:cs="Arial"/>
                  <w:color w:val="4B4B63"/>
                  <w:sz w:val="20"/>
                  <w:szCs w:val="20"/>
                  <w:lang w:val="en-US"/>
                </w:rPr>
                <w:delText>361317</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3242DC43" w14:textId="77777777" w:rsidR="00D8468E" w:rsidRPr="00C47FE2" w:rsidDel="006D08C6" w:rsidRDefault="00D8468E" w:rsidP="00D8468E">
            <w:pPr>
              <w:spacing w:before="0" w:after="0" w:line="240" w:lineRule="auto"/>
              <w:jc w:val="right"/>
              <w:rPr>
                <w:del w:id="140" w:author="khanguyen" w:date="2017-03-17T22:13:00Z"/>
                <w:rFonts w:eastAsia="Times New Roman" w:cs="Arial"/>
                <w:color w:val="4B4B63"/>
                <w:sz w:val="20"/>
                <w:szCs w:val="20"/>
                <w:lang w:val="en-US"/>
              </w:rPr>
            </w:pPr>
            <w:del w:id="141" w:author="khanguyen" w:date="2017-03-17T22:13:00Z">
              <w:r w:rsidRPr="00C47FE2" w:rsidDel="006D08C6">
                <w:rPr>
                  <w:rFonts w:eastAsia="Times New Roman" w:cs="Arial"/>
                  <w:color w:val="4B4B63"/>
                  <w:sz w:val="20"/>
                  <w:szCs w:val="20"/>
                  <w:lang w:val="en-US"/>
                </w:rPr>
                <w:delText>0%</w:delText>
              </w:r>
            </w:del>
          </w:p>
        </w:tc>
      </w:tr>
      <w:tr w:rsidR="00D8468E" w:rsidRPr="00C47FE2" w:rsidDel="006D08C6" w14:paraId="38E95B24" w14:textId="77777777" w:rsidTr="006C6340">
        <w:trPr>
          <w:trHeight w:val="300"/>
          <w:del w:id="142" w:author="khanguyen" w:date="2017-03-17T22:1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C7E0508" w14:textId="77777777" w:rsidR="00D8468E" w:rsidRPr="00C47FE2" w:rsidDel="006D08C6" w:rsidRDefault="00D8468E" w:rsidP="00D8468E">
            <w:pPr>
              <w:spacing w:before="0" w:after="0" w:line="240" w:lineRule="auto"/>
              <w:ind w:firstLineChars="100" w:firstLine="200"/>
              <w:rPr>
                <w:del w:id="143" w:author="khanguyen" w:date="2017-03-17T22:13:00Z"/>
                <w:rFonts w:eastAsia="Times New Roman" w:cs="Arial"/>
                <w:color w:val="4B4B63"/>
                <w:sz w:val="20"/>
                <w:szCs w:val="20"/>
                <w:lang w:val="en-US"/>
              </w:rPr>
            </w:pPr>
            <w:commentRangeStart w:id="144"/>
            <w:del w:id="145" w:author="khanguyen" w:date="2017-03-17T22:13:00Z">
              <w:r w:rsidRPr="00C47FE2" w:rsidDel="006D08C6">
                <w:rPr>
                  <w:rFonts w:eastAsia="Times New Roman" w:cs="Arial"/>
                  <w:color w:val="4B4B63"/>
                  <w:sz w:val="20"/>
                  <w:szCs w:val="20"/>
                  <w:lang w:val="en-US"/>
                </w:rPr>
                <w:delText xml:space="preserve">Add Invoice for Empty project (Project </w:delText>
              </w:r>
              <w:commentRangeEnd w:id="144"/>
              <w:r w:rsidR="007849B4" w:rsidDel="006D08C6">
                <w:rPr>
                  <w:rStyle w:val="CommentReference"/>
                  <w:rFonts w:eastAsia="Times New Roman" w:cs="Times New Roman"/>
                  <w:color w:val="002E36"/>
                  <w:lang w:eastAsia="en-GB"/>
                </w:rPr>
                <w:commentReference w:id="144"/>
              </w:r>
              <w:r w:rsidRPr="00C47FE2" w:rsidDel="006D08C6">
                <w:rPr>
                  <w:rFonts w:eastAsia="Times New Roman" w:cs="Arial"/>
                  <w:color w:val="4B4B63"/>
                  <w:sz w:val="20"/>
                  <w:szCs w:val="20"/>
                  <w:lang w:val="en-US"/>
                </w:rPr>
                <w:delText>01)</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1993EEE8" w14:textId="77777777" w:rsidR="00D8468E" w:rsidRPr="00C47FE2" w:rsidDel="006D08C6" w:rsidRDefault="00D8468E" w:rsidP="00D8468E">
            <w:pPr>
              <w:spacing w:before="0" w:after="0" w:line="240" w:lineRule="auto"/>
              <w:jc w:val="right"/>
              <w:rPr>
                <w:del w:id="146" w:author="khanguyen" w:date="2017-03-17T22:13:00Z"/>
                <w:rFonts w:eastAsia="Times New Roman" w:cs="Arial"/>
                <w:color w:val="4B4B63"/>
                <w:sz w:val="20"/>
                <w:szCs w:val="20"/>
                <w:lang w:val="en-US"/>
              </w:rPr>
            </w:pPr>
            <w:del w:id="147" w:author="khanguyen" w:date="2017-03-17T22:13:00Z">
              <w:r w:rsidRPr="00C47FE2" w:rsidDel="006D08C6">
                <w:rPr>
                  <w:rFonts w:eastAsia="Times New Roman" w:cs="Arial"/>
                  <w:color w:val="4B4B63"/>
                  <w:sz w:val="20"/>
                  <w:szCs w:val="20"/>
                  <w:lang w:val="en-US"/>
                </w:rPr>
                <w:delText>264</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5B40FC71" w14:textId="77777777" w:rsidR="00D8468E" w:rsidRPr="00C47FE2" w:rsidDel="006D08C6" w:rsidRDefault="00D8468E" w:rsidP="00D8468E">
            <w:pPr>
              <w:spacing w:before="0" w:after="0" w:line="240" w:lineRule="auto"/>
              <w:jc w:val="right"/>
              <w:rPr>
                <w:del w:id="148" w:author="khanguyen" w:date="2017-03-17T22:13:00Z"/>
                <w:rFonts w:eastAsia="Times New Roman" w:cs="Arial"/>
                <w:color w:val="4B4B63"/>
                <w:sz w:val="20"/>
                <w:szCs w:val="20"/>
                <w:lang w:val="en-US"/>
              </w:rPr>
            </w:pPr>
            <w:del w:id="149" w:author="khanguyen" w:date="2017-03-17T22:13:00Z">
              <w:r w:rsidRPr="00C47FE2" w:rsidDel="006D08C6">
                <w:rPr>
                  <w:rFonts w:eastAsia="Times New Roman" w:cs="Arial"/>
                  <w:color w:val="4B4B63"/>
                  <w:sz w:val="20"/>
                  <w:szCs w:val="20"/>
                  <w:lang w:val="en-US"/>
                </w:rPr>
                <w:delText>576717.97</w:delText>
              </w:r>
            </w:del>
          </w:p>
        </w:tc>
        <w:tc>
          <w:tcPr>
            <w:tcW w:w="990" w:type="dxa"/>
            <w:tcBorders>
              <w:top w:val="nil"/>
              <w:left w:val="nil"/>
              <w:bottom w:val="single" w:sz="4" w:space="0" w:color="ACB9CA"/>
              <w:right w:val="single" w:sz="4" w:space="0" w:color="ACB9CA"/>
            </w:tcBorders>
            <w:shd w:val="clear" w:color="000000" w:fill="FFFFFF"/>
            <w:vAlign w:val="center"/>
            <w:hideMark/>
          </w:tcPr>
          <w:p w14:paraId="672163CC" w14:textId="77777777" w:rsidR="00D8468E" w:rsidRPr="00C47FE2" w:rsidDel="006D08C6" w:rsidRDefault="00D8468E" w:rsidP="00D8468E">
            <w:pPr>
              <w:spacing w:before="0" w:after="0" w:line="240" w:lineRule="auto"/>
              <w:jc w:val="right"/>
              <w:rPr>
                <w:del w:id="150" w:author="khanguyen" w:date="2017-03-17T22:13:00Z"/>
                <w:rFonts w:eastAsia="Times New Roman" w:cs="Arial"/>
                <w:color w:val="4B4B63"/>
                <w:sz w:val="20"/>
                <w:szCs w:val="20"/>
                <w:lang w:val="en-US"/>
              </w:rPr>
            </w:pPr>
            <w:del w:id="151" w:author="khanguyen" w:date="2017-03-17T22:13:00Z">
              <w:r w:rsidRPr="00C47FE2" w:rsidDel="006D08C6">
                <w:rPr>
                  <w:rFonts w:eastAsia="Times New Roman" w:cs="Arial"/>
                  <w:color w:val="4B4B63"/>
                  <w:sz w:val="20"/>
                  <w:szCs w:val="20"/>
                  <w:lang w:val="en-US"/>
                </w:rPr>
                <w:delText>892927</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06FE86C5" w14:textId="77777777" w:rsidR="00D8468E" w:rsidRPr="00C47FE2" w:rsidDel="006D08C6" w:rsidRDefault="00D8468E" w:rsidP="00D8468E">
            <w:pPr>
              <w:spacing w:before="0" w:after="0" w:line="240" w:lineRule="auto"/>
              <w:jc w:val="right"/>
              <w:rPr>
                <w:del w:id="152" w:author="khanguyen" w:date="2017-03-17T22:13:00Z"/>
                <w:rFonts w:eastAsia="Times New Roman" w:cs="Arial"/>
                <w:color w:val="4B4B63"/>
                <w:sz w:val="20"/>
                <w:szCs w:val="20"/>
                <w:lang w:val="en-US"/>
              </w:rPr>
            </w:pPr>
            <w:del w:id="153" w:author="khanguyen" w:date="2017-03-17T22:13:00Z">
              <w:r w:rsidRPr="00C47FE2" w:rsidDel="006D08C6">
                <w:rPr>
                  <w:rFonts w:eastAsia="Times New Roman" w:cs="Arial"/>
                  <w:color w:val="4B4B63"/>
                  <w:sz w:val="20"/>
                  <w:szCs w:val="20"/>
                  <w:lang w:val="en-US"/>
                </w:rPr>
                <w:delText>1014783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6D84D821" w14:textId="77777777" w:rsidR="00D8468E" w:rsidRPr="00C47FE2" w:rsidDel="006D08C6" w:rsidRDefault="00D8468E" w:rsidP="00D8468E">
            <w:pPr>
              <w:spacing w:before="0" w:after="0" w:line="240" w:lineRule="auto"/>
              <w:jc w:val="right"/>
              <w:rPr>
                <w:del w:id="154" w:author="khanguyen" w:date="2017-03-17T22:13:00Z"/>
                <w:rFonts w:eastAsia="Times New Roman" w:cs="Arial"/>
                <w:color w:val="4B4B63"/>
                <w:sz w:val="20"/>
                <w:szCs w:val="20"/>
                <w:lang w:val="en-US"/>
              </w:rPr>
            </w:pPr>
            <w:del w:id="155" w:author="khanguyen" w:date="2017-03-17T22:13:00Z">
              <w:r w:rsidRPr="00C47FE2" w:rsidDel="006D08C6">
                <w:rPr>
                  <w:rFonts w:eastAsia="Times New Roman" w:cs="Arial"/>
                  <w:color w:val="4B4B63"/>
                  <w:sz w:val="20"/>
                  <w:szCs w:val="20"/>
                  <w:lang w:val="en-US"/>
                </w:rPr>
                <w:delText>1038335</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1C645C68" w14:textId="77777777" w:rsidR="00D8468E" w:rsidRPr="00C47FE2" w:rsidDel="006D08C6" w:rsidRDefault="00D8468E" w:rsidP="00D8468E">
            <w:pPr>
              <w:spacing w:before="0" w:after="0" w:line="240" w:lineRule="auto"/>
              <w:jc w:val="right"/>
              <w:rPr>
                <w:del w:id="156" w:author="khanguyen" w:date="2017-03-17T22:13:00Z"/>
                <w:rFonts w:eastAsia="Times New Roman" w:cs="Arial"/>
                <w:color w:val="4B4B63"/>
                <w:sz w:val="20"/>
                <w:szCs w:val="20"/>
                <w:lang w:val="en-US"/>
              </w:rPr>
            </w:pPr>
            <w:del w:id="157" w:author="khanguyen" w:date="2017-03-17T22:13:00Z">
              <w:r w:rsidRPr="00C47FE2" w:rsidDel="006D08C6">
                <w:rPr>
                  <w:rFonts w:eastAsia="Times New Roman" w:cs="Arial"/>
                  <w:color w:val="4B4B63"/>
                  <w:sz w:val="20"/>
                  <w:szCs w:val="20"/>
                  <w:lang w:val="en-US"/>
                </w:rPr>
                <w:delText>22010</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5139C358" w14:textId="77777777" w:rsidR="00D8468E" w:rsidRPr="00C47FE2" w:rsidDel="006D08C6" w:rsidRDefault="00D8468E" w:rsidP="00D8468E">
            <w:pPr>
              <w:spacing w:before="0" w:after="0" w:line="240" w:lineRule="auto"/>
              <w:jc w:val="right"/>
              <w:rPr>
                <w:del w:id="158" w:author="khanguyen" w:date="2017-03-17T22:13:00Z"/>
                <w:rFonts w:eastAsia="Times New Roman" w:cs="Arial"/>
                <w:color w:val="4B4B63"/>
                <w:sz w:val="20"/>
                <w:szCs w:val="20"/>
                <w:lang w:val="en-US"/>
              </w:rPr>
            </w:pPr>
            <w:del w:id="159" w:author="khanguyen" w:date="2017-03-17T22:13:00Z">
              <w:r w:rsidRPr="00C47FE2" w:rsidDel="006D08C6">
                <w:rPr>
                  <w:rFonts w:eastAsia="Times New Roman" w:cs="Arial"/>
                  <w:color w:val="4B4B63"/>
                  <w:sz w:val="20"/>
                  <w:szCs w:val="20"/>
                  <w:lang w:val="en-US"/>
                </w:rPr>
                <w:delText>1054751</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3007DE56" w14:textId="77777777" w:rsidR="00D8468E" w:rsidRPr="00C47FE2" w:rsidDel="006D08C6" w:rsidRDefault="00D8468E" w:rsidP="00D8468E">
            <w:pPr>
              <w:spacing w:before="0" w:after="0" w:line="240" w:lineRule="auto"/>
              <w:jc w:val="right"/>
              <w:rPr>
                <w:del w:id="160" w:author="khanguyen" w:date="2017-03-17T22:13:00Z"/>
                <w:rFonts w:eastAsia="Times New Roman" w:cs="Arial"/>
                <w:color w:val="4B4B63"/>
                <w:sz w:val="20"/>
                <w:szCs w:val="20"/>
                <w:lang w:val="en-US"/>
              </w:rPr>
            </w:pPr>
            <w:del w:id="161" w:author="khanguyen" w:date="2017-03-17T22:13:00Z">
              <w:r w:rsidRPr="00C47FE2" w:rsidDel="006D08C6">
                <w:rPr>
                  <w:rFonts w:eastAsia="Times New Roman" w:cs="Arial"/>
                  <w:color w:val="4B4B63"/>
                  <w:sz w:val="20"/>
                  <w:szCs w:val="20"/>
                  <w:lang w:val="en-US"/>
                </w:rPr>
                <w:delText>0%</w:delText>
              </w:r>
            </w:del>
          </w:p>
        </w:tc>
      </w:tr>
      <w:tr w:rsidR="00D8468E" w:rsidRPr="00C47FE2" w:rsidDel="006D08C6" w14:paraId="1FC36FE1" w14:textId="77777777" w:rsidTr="006C6340">
        <w:trPr>
          <w:trHeight w:val="300"/>
          <w:del w:id="162" w:author="khanguyen" w:date="2017-03-17T22:1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B5A3C02" w14:textId="77777777" w:rsidR="00D8468E" w:rsidRPr="00C47FE2" w:rsidDel="006D08C6" w:rsidRDefault="00D8468E" w:rsidP="00D8468E">
            <w:pPr>
              <w:spacing w:before="0" w:after="0" w:line="240" w:lineRule="auto"/>
              <w:ind w:firstLineChars="100" w:firstLine="200"/>
              <w:rPr>
                <w:del w:id="163" w:author="khanguyen" w:date="2017-03-17T22:13:00Z"/>
                <w:rFonts w:eastAsia="Times New Roman" w:cs="Arial"/>
                <w:color w:val="4B4B63"/>
                <w:sz w:val="20"/>
                <w:szCs w:val="20"/>
                <w:lang w:val="en-US"/>
              </w:rPr>
            </w:pPr>
            <w:del w:id="164" w:author="khanguyen" w:date="2017-03-17T22:13:00Z">
              <w:r w:rsidRPr="00C47FE2" w:rsidDel="006D08C6">
                <w:rPr>
                  <w:rFonts w:eastAsia="Times New Roman" w:cs="Arial"/>
                  <w:color w:val="4B4B63"/>
                  <w:sz w:val="20"/>
                  <w:szCs w:val="20"/>
                  <w:lang w:val="en-US"/>
                </w:rPr>
                <w:delText>Add invoice for project has Timesheet and Expense (Project 03)</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7FBD00F3" w14:textId="77777777" w:rsidR="00D8468E" w:rsidRPr="00C47FE2" w:rsidDel="006D08C6" w:rsidRDefault="00D8468E" w:rsidP="00D8468E">
            <w:pPr>
              <w:spacing w:before="0" w:after="0" w:line="240" w:lineRule="auto"/>
              <w:jc w:val="right"/>
              <w:rPr>
                <w:del w:id="165" w:author="khanguyen" w:date="2017-03-17T22:13:00Z"/>
                <w:rFonts w:eastAsia="Times New Roman" w:cs="Arial"/>
                <w:color w:val="4B4B63"/>
                <w:sz w:val="20"/>
                <w:szCs w:val="20"/>
                <w:lang w:val="en-US"/>
              </w:rPr>
            </w:pPr>
            <w:del w:id="166" w:author="khanguyen" w:date="2017-03-17T22:13:00Z">
              <w:r w:rsidRPr="00C47FE2" w:rsidDel="006D08C6">
                <w:rPr>
                  <w:rFonts w:eastAsia="Times New Roman" w:cs="Arial"/>
                  <w:color w:val="4B4B63"/>
                  <w:sz w:val="20"/>
                  <w:szCs w:val="20"/>
                  <w:lang w:val="en-US"/>
                </w:rPr>
                <w:delText>57</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10DA5D98" w14:textId="77777777" w:rsidR="00D8468E" w:rsidRPr="00C47FE2" w:rsidDel="006D08C6" w:rsidRDefault="00D8468E" w:rsidP="00D8468E">
            <w:pPr>
              <w:spacing w:before="0" w:after="0" w:line="240" w:lineRule="auto"/>
              <w:jc w:val="right"/>
              <w:rPr>
                <w:del w:id="167" w:author="khanguyen" w:date="2017-03-17T22:13:00Z"/>
                <w:rFonts w:eastAsia="Times New Roman" w:cs="Arial"/>
                <w:color w:val="4B4B63"/>
                <w:sz w:val="20"/>
                <w:szCs w:val="20"/>
                <w:lang w:val="en-US"/>
              </w:rPr>
            </w:pPr>
            <w:del w:id="168" w:author="khanguyen" w:date="2017-03-17T22:13:00Z">
              <w:r w:rsidRPr="00C47FE2" w:rsidDel="006D08C6">
                <w:rPr>
                  <w:rFonts w:eastAsia="Times New Roman" w:cs="Arial"/>
                  <w:color w:val="4B4B63"/>
                  <w:sz w:val="20"/>
                  <w:szCs w:val="20"/>
                  <w:lang w:val="en-US"/>
                </w:rPr>
                <w:delText>947388.7</w:delText>
              </w:r>
            </w:del>
          </w:p>
        </w:tc>
        <w:tc>
          <w:tcPr>
            <w:tcW w:w="990" w:type="dxa"/>
            <w:tcBorders>
              <w:top w:val="nil"/>
              <w:left w:val="nil"/>
              <w:bottom w:val="single" w:sz="4" w:space="0" w:color="ACB9CA"/>
              <w:right w:val="single" w:sz="4" w:space="0" w:color="ACB9CA"/>
            </w:tcBorders>
            <w:shd w:val="clear" w:color="000000" w:fill="FFFFFF"/>
            <w:vAlign w:val="center"/>
            <w:hideMark/>
          </w:tcPr>
          <w:p w14:paraId="244558AD" w14:textId="77777777" w:rsidR="00D8468E" w:rsidRPr="00C47FE2" w:rsidDel="006D08C6" w:rsidRDefault="00D8468E" w:rsidP="00D8468E">
            <w:pPr>
              <w:spacing w:before="0" w:after="0" w:line="240" w:lineRule="auto"/>
              <w:jc w:val="right"/>
              <w:rPr>
                <w:del w:id="169" w:author="khanguyen" w:date="2017-03-17T22:13:00Z"/>
                <w:rFonts w:eastAsia="Times New Roman" w:cs="Arial"/>
                <w:color w:val="4B4B63"/>
                <w:sz w:val="20"/>
                <w:szCs w:val="20"/>
                <w:lang w:val="en-US"/>
              </w:rPr>
            </w:pPr>
            <w:del w:id="170" w:author="khanguyen" w:date="2017-03-17T22:13:00Z">
              <w:r w:rsidRPr="00C47FE2" w:rsidDel="006D08C6">
                <w:rPr>
                  <w:rFonts w:eastAsia="Times New Roman" w:cs="Arial"/>
                  <w:color w:val="4B4B63"/>
                  <w:sz w:val="20"/>
                  <w:szCs w:val="20"/>
                  <w:lang w:val="en-US"/>
                </w:rPr>
                <w:delText>938495</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1367B121" w14:textId="77777777" w:rsidR="00D8468E" w:rsidRPr="00C47FE2" w:rsidDel="006D08C6" w:rsidRDefault="00D8468E" w:rsidP="00D8468E">
            <w:pPr>
              <w:spacing w:before="0" w:after="0" w:line="240" w:lineRule="auto"/>
              <w:jc w:val="right"/>
              <w:rPr>
                <w:del w:id="171" w:author="khanguyen" w:date="2017-03-17T22:13:00Z"/>
                <w:rFonts w:eastAsia="Times New Roman" w:cs="Arial"/>
                <w:color w:val="4B4B63"/>
                <w:sz w:val="20"/>
                <w:szCs w:val="20"/>
                <w:lang w:val="en-US"/>
              </w:rPr>
            </w:pPr>
            <w:del w:id="172" w:author="khanguyen" w:date="2017-03-17T22:13:00Z">
              <w:r w:rsidRPr="00C47FE2" w:rsidDel="006D08C6">
                <w:rPr>
                  <w:rFonts w:eastAsia="Times New Roman" w:cs="Arial"/>
                  <w:color w:val="4B4B63"/>
                  <w:sz w:val="20"/>
                  <w:szCs w:val="20"/>
                  <w:lang w:val="en-US"/>
                </w:rPr>
                <w:delText>971263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0C02EF05" w14:textId="77777777" w:rsidR="00D8468E" w:rsidRPr="00C47FE2" w:rsidDel="006D08C6" w:rsidRDefault="00D8468E" w:rsidP="00D8468E">
            <w:pPr>
              <w:spacing w:before="0" w:after="0" w:line="240" w:lineRule="auto"/>
              <w:jc w:val="right"/>
              <w:rPr>
                <w:del w:id="173" w:author="khanguyen" w:date="2017-03-17T22:13:00Z"/>
                <w:rFonts w:eastAsia="Times New Roman" w:cs="Arial"/>
                <w:color w:val="4B4B63"/>
                <w:sz w:val="20"/>
                <w:szCs w:val="20"/>
                <w:lang w:val="en-US"/>
              </w:rPr>
            </w:pPr>
            <w:del w:id="174" w:author="khanguyen" w:date="2017-03-17T22:13:00Z">
              <w:r w:rsidRPr="00C47FE2" w:rsidDel="006D08C6">
                <w:rPr>
                  <w:rFonts w:eastAsia="Times New Roman" w:cs="Arial"/>
                  <w:color w:val="4B4B63"/>
                  <w:sz w:val="20"/>
                  <w:szCs w:val="20"/>
                  <w:lang w:val="en-US"/>
                </w:rPr>
                <w:delText>1012735</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679856D9" w14:textId="77777777" w:rsidR="00D8468E" w:rsidRPr="00C47FE2" w:rsidDel="006D08C6" w:rsidRDefault="00D8468E" w:rsidP="00D8468E">
            <w:pPr>
              <w:spacing w:before="0" w:after="0" w:line="240" w:lineRule="auto"/>
              <w:jc w:val="right"/>
              <w:rPr>
                <w:del w:id="175" w:author="khanguyen" w:date="2017-03-17T22:13:00Z"/>
                <w:rFonts w:eastAsia="Times New Roman" w:cs="Arial"/>
                <w:color w:val="4B4B63"/>
                <w:sz w:val="20"/>
                <w:szCs w:val="20"/>
                <w:lang w:val="en-US"/>
              </w:rPr>
            </w:pPr>
            <w:del w:id="176" w:author="khanguyen" w:date="2017-03-17T22:13:00Z">
              <w:r w:rsidRPr="00C47FE2" w:rsidDel="006D08C6">
                <w:rPr>
                  <w:rFonts w:eastAsia="Times New Roman" w:cs="Arial"/>
                  <w:color w:val="4B4B63"/>
                  <w:sz w:val="20"/>
                  <w:szCs w:val="20"/>
                  <w:lang w:val="en-US"/>
                </w:rPr>
                <w:delText>521480</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5A48C056" w14:textId="77777777" w:rsidR="00D8468E" w:rsidRPr="00C47FE2" w:rsidDel="006D08C6" w:rsidRDefault="00D8468E" w:rsidP="00D8468E">
            <w:pPr>
              <w:spacing w:before="0" w:after="0" w:line="240" w:lineRule="auto"/>
              <w:jc w:val="right"/>
              <w:rPr>
                <w:del w:id="177" w:author="khanguyen" w:date="2017-03-17T22:13:00Z"/>
                <w:rFonts w:eastAsia="Times New Roman" w:cs="Arial"/>
                <w:color w:val="4B4B63"/>
                <w:sz w:val="20"/>
                <w:szCs w:val="20"/>
                <w:lang w:val="en-US"/>
              </w:rPr>
            </w:pPr>
            <w:del w:id="178" w:author="khanguyen" w:date="2017-03-17T22:13:00Z">
              <w:r w:rsidRPr="00C47FE2" w:rsidDel="006D08C6">
                <w:rPr>
                  <w:rFonts w:eastAsia="Times New Roman" w:cs="Arial"/>
                  <w:color w:val="4B4B63"/>
                  <w:sz w:val="20"/>
                  <w:szCs w:val="20"/>
                  <w:lang w:val="en-US"/>
                </w:rPr>
                <w:delText>1355465</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34078699" w14:textId="77777777" w:rsidR="00D8468E" w:rsidRPr="00C47FE2" w:rsidDel="006D08C6" w:rsidRDefault="00D8468E" w:rsidP="00D8468E">
            <w:pPr>
              <w:spacing w:before="0" w:after="0" w:line="240" w:lineRule="auto"/>
              <w:jc w:val="right"/>
              <w:rPr>
                <w:del w:id="179" w:author="khanguyen" w:date="2017-03-17T22:13:00Z"/>
                <w:rFonts w:eastAsia="Times New Roman" w:cs="Arial"/>
                <w:color w:val="4B4B63"/>
                <w:sz w:val="20"/>
                <w:szCs w:val="20"/>
                <w:lang w:val="en-US"/>
              </w:rPr>
            </w:pPr>
            <w:del w:id="180" w:author="khanguyen" w:date="2017-03-17T22:13:00Z">
              <w:r w:rsidRPr="00C47FE2" w:rsidDel="006D08C6">
                <w:rPr>
                  <w:rFonts w:eastAsia="Times New Roman" w:cs="Arial"/>
                  <w:color w:val="4B4B63"/>
                  <w:sz w:val="20"/>
                  <w:szCs w:val="20"/>
                  <w:lang w:val="en-US"/>
                </w:rPr>
                <w:delText>0%</w:delText>
              </w:r>
            </w:del>
          </w:p>
        </w:tc>
      </w:tr>
      <w:tr w:rsidR="00D8468E" w:rsidRPr="00C47FE2" w:rsidDel="006D08C6" w14:paraId="79B5BDFC" w14:textId="77777777" w:rsidTr="006C6340">
        <w:trPr>
          <w:trHeight w:val="300"/>
          <w:del w:id="181" w:author="khanguyen" w:date="2017-03-17T22:1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27A7CB7A" w14:textId="77777777" w:rsidR="00D8468E" w:rsidRPr="00C47FE2" w:rsidDel="006D08C6" w:rsidRDefault="00D8468E" w:rsidP="00D8468E">
            <w:pPr>
              <w:spacing w:before="0" w:after="0" w:line="240" w:lineRule="auto"/>
              <w:ind w:firstLineChars="100" w:firstLine="200"/>
              <w:rPr>
                <w:del w:id="182" w:author="khanguyen" w:date="2017-03-17T22:13:00Z"/>
                <w:rFonts w:eastAsia="Times New Roman" w:cs="Arial"/>
                <w:color w:val="4B4B63"/>
                <w:sz w:val="20"/>
                <w:szCs w:val="20"/>
                <w:lang w:val="en-US"/>
              </w:rPr>
            </w:pPr>
            <w:del w:id="183" w:author="khanguyen" w:date="2017-03-17T22:13:00Z">
              <w:r w:rsidRPr="00C47FE2" w:rsidDel="006D08C6">
                <w:rPr>
                  <w:rFonts w:eastAsia="Times New Roman" w:cs="Arial"/>
                  <w:color w:val="4B4B63"/>
                  <w:sz w:val="20"/>
                  <w:szCs w:val="20"/>
                  <w:lang w:val="en-US"/>
                </w:rPr>
                <w:delText>Add invoice for Project with task (Project 02)</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6B35DEC2" w14:textId="77777777" w:rsidR="00D8468E" w:rsidRPr="00C47FE2" w:rsidDel="006D08C6" w:rsidRDefault="00D8468E" w:rsidP="00D8468E">
            <w:pPr>
              <w:spacing w:before="0" w:after="0" w:line="240" w:lineRule="auto"/>
              <w:jc w:val="right"/>
              <w:rPr>
                <w:del w:id="184" w:author="khanguyen" w:date="2017-03-17T22:13:00Z"/>
                <w:rFonts w:eastAsia="Times New Roman" w:cs="Arial"/>
                <w:color w:val="4B4B63"/>
                <w:sz w:val="20"/>
                <w:szCs w:val="20"/>
                <w:lang w:val="en-US"/>
              </w:rPr>
            </w:pPr>
            <w:del w:id="185" w:author="khanguyen" w:date="2017-03-17T22:13:00Z">
              <w:r w:rsidRPr="00C47FE2" w:rsidDel="006D08C6">
                <w:rPr>
                  <w:rFonts w:eastAsia="Times New Roman" w:cs="Arial"/>
                  <w:color w:val="4B4B63"/>
                  <w:sz w:val="20"/>
                  <w:szCs w:val="20"/>
                  <w:lang w:val="en-US"/>
                </w:rPr>
                <w:delText>155</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0CAFB7B5" w14:textId="77777777" w:rsidR="00D8468E" w:rsidRPr="00C47FE2" w:rsidDel="006D08C6" w:rsidRDefault="00D8468E" w:rsidP="00D8468E">
            <w:pPr>
              <w:spacing w:before="0" w:after="0" w:line="240" w:lineRule="auto"/>
              <w:jc w:val="right"/>
              <w:rPr>
                <w:del w:id="186" w:author="khanguyen" w:date="2017-03-17T22:13:00Z"/>
                <w:rFonts w:eastAsia="Times New Roman" w:cs="Arial"/>
                <w:color w:val="4B4B63"/>
                <w:sz w:val="20"/>
                <w:szCs w:val="20"/>
                <w:lang w:val="en-US"/>
              </w:rPr>
            </w:pPr>
            <w:del w:id="187" w:author="khanguyen" w:date="2017-03-17T22:13:00Z">
              <w:r w:rsidRPr="00C47FE2" w:rsidDel="006D08C6">
                <w:rPr>
                  <w:rFonts w:eastAsia="Times New Roman" w:cs="Arial"/>
                  <w:color w:val="4B4B63"/>
                  <w:sz w:val="20"/>
                  <w:szCs w:val="20"/>
                  <w:lang w:val="en-US"/>
                </w:rPr>
                <w:delText>656629.23</w:delText>
              </w:r>
            </w:del>
          </w:p>
        </w:tc>
        <w:tc>
          <w:tcPr>
            <w:tcW w:w="990" w:type="dxa"/>
            <w:tcBorders>
              <w:top w:val="nil"/>
              <w:left w:val="nil"/>
              <w:bottom w:val="single" w:sz="4" w:space="0" w:color="ACB9CA"/>
              <w:right w:val="single" w:sz="4" w:space="0" w:color="ACB9CA"/>
            </w:tcBorders>
            <w:shd w:val="clear" w:color="000000" w:fill="FFFFFF"/>
            <w:vAlign w:val="center"/>
            <w:hideMark/>
          </w:tcPr>
          <w:p w14:paraId="4C275EB7" w14:textId="77777777" w:rsidR="00D8468E" w:rsidRPr="00C47FE2" w:rsidDel="006D08C6" w:rsidRDefault="00D8468E" w:rsidP="00D8468E">
            <w:pPr>
              <w:spacing w:before="0" w:after="0" w:line="240" w:lineRule="auto"/>
              <w:jc w:val="right"/>
              <w:rPr>
                <w:del w:id="188" w:author="khanguyen" w:date="2017-03-17T22:13:00Z"/>
                <w:rFonts w:eastAsia="Times New Roman" w:cs="Arial"/>
                <w:color w:val="4B4B63"/>
                <w:sz w:val="20"/>
                <w:szCs w:val="20"/>
                <w:lang w:val="en-US"/>
              </w:rPr>
            </w:pPr>
            <w:del w:id="189" w:author="khanguyen" w:date="2017-03-17T22:13:00Z">
              <w:r w:rsidRPr="00C47FE2" w:rsidDel="006D08C6">
                <w:rPr>
                  <w:rFonts w:eastAsia="Times New Roman" w:cs="Arial"/>
                  <w:color w:val="4B4B63"/>
                  <w:sz w:val="20"/>
                  <w:szCs w:val="20"/>
                  <w:lang w:val="en-US"/>
                </w:rPr>
                <w:delText>944127</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1D6962A8" w14:textId="77777777" w:rsidR="00D8468E" w:rsidRPr="00C47FE2" w:rsidDel="006D08C6" w:rsidRDefault="00D8468E" w:rsidP="00D8468E">
            <w:pPr>
              <w:spacing w:before="0" w:after="0" w:line="240" w:lineRule="auto"/>
              <w:jc w:val="right"/>
              <w:rPr>
                <w:del w:id="190" w:author="khanguyen" w:date="2017-03-17T22:13:00Z"/>
                <w:rFonts w:eastAsia="Times New Roman" w:cs="Arial"/>
                <w:color w:val="4B4B63"/>
                <w:sz w:val="20"/>
                <w:szCs w:val="20"/>
                <w:lang w:val="en-US"/>
              </w:rPr>
            </w:pPr>
            <w:del w:id="191" w:author="khanguyen" w:date="2017-03-17T22:13:00Z">
              <w:r w:rsidRPr="00C47FE2" w:rsidDel="006D08C6">
                <w:rPr>
                  <w:rFonts w:eastAsia="Times New Roman" w:cs="Arial"/>
                  <w:color w:val="4B4B63"/>
                  <w:sz w:val="20"/>
                  <w:szCs w:val="20"/>
                  <w:lang w:val="en-US"/>
                </w:rPr>
                <w:delText>1016319</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6EFA8824" w14:textId="77777777" w:rsidR="00D8468E" w:rsidRPr="00C47FE2" w:rsidDel="006D08C6" w:rsidRDefault="00D8468E" w:rsidP="00D8468E">
            <w:pPr>
              <w:spacing w:before="0" w:after="0" w:line="240" w:lineRule="auto"/>
              <w:jc w:val="right"/>
              <w:rPr>
                <w:del w:id="192" w:author="khanguyen" w:date="2017-03-17T22:13:00Z"/>
                <w:rFonts w:eastAsia="Times New Roman" w:cs="Arial"/>
                <w:color w:val="4B4B63"/>
                <w:sz w:val="20"/>
                <w:szCs w:val="20"/>
                <w:lang w:val="en-US"/>
              </w:rPr>
            </w:pPr>
            <w:del w:id="193" w:author="khanguyen" w:date="2017-03-17T22:13:00Z">
              <w:r w:rsidRPr="00C47FE2" w:rsidDel="006D08C6">
                <w:rPr>
                  <w:rFonts w:eastAsia="Times New Roman" w:cs="Arial"/>
                  <w:color w:val="4B4B63"/>
                  <w:sz w:val="20"/>
                  <w:szCs w:val="20"/>
                  <w:lang w:val="en-US"/>
                </w:rPr>
                <w:delText>1040383</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1C45C75D" w14:textId="77777777" w:rsidR="00D8468E" w:rsidRPr="00C47FE2" w:rsidDel="006D08C6" w:rsidRDefault="00D8468E" w:rsidP="00D8468E">
            <w:pPr>
              <w:spacing w:before="0" w:after="0" w:line="240" w:lineRule="auto"/>
              <w:jc w:val="right"/>
              <w:rPr>
                <w:del w:id="194" w:author="khanguyen" w:date="2017-03-17T22:13:00Z"/>
                <w:rFonts w:eastAsia="Times New Roman" w:cs="Arial"/>
                <w:color w:val="4B4B63"/>
                <w:sz w:val="20"/>
                <w:szCs w:val="20"/>
                <w:lang w:val="en-US"/>
              </w:rPr>
            </w:pPr>
            <w:del w:id="195" w:author="khanguyen" w:date="2017-03-17T22:13:00Z">
              <w:r w:rsidRPr="00C47FE2" w:rsidDel="006D08C6">
                <w:rPr>
                  <w:rFonts w:eastAsia="Times New Roman" w:cs="Arial"/>
                  <w:color w:val="4B4B63"/>
                  <w:sz w:val="20"/>
                  <w:szCs w:val="20"/>
                  <w:lang w:val="en-US"/>
                </w:rPr>
                <w:delText>156832</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3BFDFF0C" w14:textId="77777777" w:rsidR="00D8468E" w:rsidRPr="00C47FE2" w:rsidDel="006D08C6" w:rsidRDefault="00D8468E" w:rsidP="00D8468E">
            <w:pPr>
              <w:spacing w:before="0" w:after="0" w:line="240" w:lineRule="auto"/>
              <w:jc w:val="right"/>
              <w:rPr>
                <w:del w:id="196" w:author="khanguyen" w:date="2017-03-17T22:13:00Z"/>
                <w:rFonts w:eastAsia="Times New Roman" w:cs="Arial"/>
                <w:color w:val="4B4B63"/>
                <w:sz w:val="20"/>
                <w:szCs w:val="20"/>
                <w:lang w:val="en-US"/>
              </w:rPr>
            </w:pPr>
            <w:del w:id="197" w:author="khanguyen" w:date="2017-03-17T22:13:00Z">
              <w:r w:rsidRPr="00C47FE2" w:rsidDel="006D08C6">
                <w:rPr>
                  <w:rFonts w:eastAsia="Times New Roman" w:cs="Arial"/>
                  <w:color w:val="4B4B63"/>
                  <w:sz w:val="20"/>
                  <w:szCs w:val="20"/>
                  <w:lang w:val="en-US"/>
                </w:rPr>
                <w:delText>1061443</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1A2E350C" w14:textId="77777777" w:rsidR="00D8468E" w:rsidRPr="00C47FE2" w:rsidDel="006D08C6" w:rsidRDefault="00D8468E" w:rsidP="00D8468E">
            <w:pPr>
              <w:spacing w:before="0" w:after="0" w:line="240" w:lineRule="auto"/>
              <w:jc w:val="right"/>
              <w:rPr>
                <w:del w:id="198" w:author="khanguyen" w:date="2017-03-17T22:13:00Z"/>
                <w:rFonts w:eastAsia="Times New Roman" w:cs="Arial"/>
                <w:color w:val="4B4B63"/>
                <w:sz w:val="20"/>
                <w:szCs w:val="20"/>
                <w:lang w:val="en-US"/>
              </w:rPr>
            </w:pPr>
            <w:del w:id="199" w:author="khanguyen" w:date="2017-03-17T22:13:00Z">
              <w:r w:rsidRPr="00C47FE2" w:rsidDel="006D08C6">
                <w:rPr>
                  <w:rFonts w:eastAsia="Times New Roman" w:cs="Arial"/>
                  <w:color w:val="4B4B63"/>
                  <w:sz w:val="20"/>
                  <w:szCs w:val="20"/>
                  <w:lang w:val="en-US"/>
                </w:rPr>
                <w:delText>0%</w:delText>
              </w:r>
            </w:del>
          </w:p>
        </w:tc>
      </w:tr>
      <w:tr w:rsidR="00D8468E" w:rsidRPr="00C47FE2" w:rsidDel="006D08C6" w14:paraId="75AE2E3F" w14:textId="77777777" w:rsidTr="006C6340">
        <w:trPr>
          <w:trHeight w:val="300"/>
          <w:del w:id="200" w:author="khanguyen" w:date="2017-03-17T22:1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C466854" w14:textId="77777777" w:rsidR="00D8468E" w:rsidRPr="00C47FE2" w:rsidDel="006D08C6" w:rsidRDefault="00D8468E" w:rsidP="00D8468E">
            <w:pPr>
              <w:spacing w:before="0" w:after="0" w:line="240" w:lineRule="auto"/>
              <w:ind w:firstLineChars="100" w:firstLine="200"/>
              <w:rPr>
                <w:del w:id="201" w:author="khanguyen" w:date="2017-03-17T22:13:00Z"/>
                <w:rFonts w:eastAsia="Times New Roman" w:cs="Arial"/>
                <w:color w:val="4B4B63"/>
                <w:sz w:val="20"/>
                <w:szCs w:val="20"/>
                <w:lang w:val="en-US"/>
              </w:rPr>
            </w:pPr>
            <w:del w:id="202" w:author="khanguyen" w:date="2017-03-17T22:13:00Z">
              <w:r w:rsidRPr="00C47FE2" w:rsidDel="006D08C6">
                <w:rPr>
                  <w:rFonts w:eastAsia="Times New Roman" w:cs="Arial"/>
                  <w:color w:val="4B4B63"/>
                  <w:sz w:val="20"/>
                  <w:szCs w:val="20"/>
                  <w:lang w:val="en-US"/>
                </w:rPr>
                <w:delText>Add Invoice for Sale Proposal</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441D3B0D" w14:textId="77777777" w:rsidR="00D8468E" w:rsidRPr="00C47FE2" w:rsidDel="006D08C6" w:rsidRDefault="00D8468E" w:rsidP="00D8468E">
            <w:pPr>
              <w:spacing w:before="0" w:after="0" w:line="240" w:lineRule="auto"/>
              <w:jc w:val="right"/>
              <w:rPr>
                <w:del w:id="203" w:author="khanguyen" w:date="2017-03-17T22:13:00Z"/>
                <w:rFonts w:eastAsia="Times New Roman" w:cs="Arial"/>
                <w:color w:val="4B4B63"/>
                <w:sz w:val="20"/>
                <w:szCs w:val="20"/>
                <w:lang w:val="en-US"/>
              </w:rPr>
            </w:pPr>
            <w:del w:id="204" w:author="khanguyen" w:date="2017-03-17T22:13:00Z">
              <w:r w:rsidRPr="00C47FE2" w:rsidDel="006D08C6">
                <w:rPr>
                  <w:rFonts w:eastAsia="Times New Roman" w:cs="Arial"/>
                  <w:color w:val="4B4B63"/>
                  <w:sz w:val="20"/>
                  <w:szCs w:val="20"/>
                  <w:lang w:val="en-US"/>
                </w:rPr>
                <w:delText>500</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306F4813" w14:textId="77777777" w:rsidR="00D8468E" w:rsidRPr="00C47FE2" w:rsidDel="006D08C6" w:rsidRDefault="00D8468E" w:rsidP="00D8468E">
            <w:pPr>
              <w:spacing w:before="0" w:after="0" w:line="240" w:lineRule="auto"/>
              <w:jc w:val="right"/>
              <w:rPr>
                <w:del w:id="205" w:author="khanguyen" w:date="2017-03-17T22:13:00Z"/>
                <w:rFonts w:eastAsia="Times New Roman" w:cs="Arial"/>
                <w:color w:val="4B4B63"/>
                <w:sz w:val="20"/>
                <w:szCs w:val="20"/>
                <w:lang w:val="en-US"/>
              </w:rPr>
            </w:pPr>
            <w:del w:id="206" w:author="khanguyen" w:date="2017-03-17T22:13:00Z">
              <w:r w:rsidRPr="00C47FE2" w:rsidDel="006D08C6">
                <w:rPr>
                  <w:rFonts w:eastAsia="Times New Roman" w:cs="Arial"/>
                  <w:color w:val="4B4B63"/>
                  <w:sz w:val="20"/>
                  <w:szCs w:val="20"/>
                  <w:lang w:val="en-US"/>
                </w:rPr>
                <w:delText>382599.65</w:delText>
              </w:r>
            </w:del>
          </w:p>
        </w:tc>
        <w:tc>
          <w:tcPr>
            <w:tcW w:w="990" w:type="dxa"/>
            <w:tcBorders>
              <w:top w:val="nil"/>
              <w:left w:val="nil"/>
              <w:bottom w:val="single" w:sz="4" w:space="0" w:color="ACB9CA"/>
              <w:right w:val="single" w:sz="4" w:space="0" w:color="ACB9CA"/>
            </w:tcBorders>
            <w:shd w:val="clear" w:color="000000" w:fill="FFFFFF"/>
            <w:vAlign w:val="center"/>
            <w:hideMark/>
          </w:tcPr>
          <w:p w14:paraId="382CDF63" w14:textId="77777777" w:rsidR="00D8468E" w:rsidRPr="00C47FE2" w:rsidDel="006D08C6" w:rsidRDefault="00D8468E" w:rsidP="00D8468E">
            <w:pPr>
              <w:spacing w:before="0" w:after="0" w:line="240" w:lineRule="auto"/>
              <w:jc w:val="right"/>
              <w:rPr>
                <w:del w:id="207" w:author="khanguyen" w:date="2017-03-17T22:13:00Z"/>
                <w:rFonts w:eastAsia="Times New Roman" w:cs="Arial"/>
                <w:color w:val="4B4B63"/>
                <w:sz w:val="20"/>
                <w:szCs w:val="20"/>
                <w:lang w:val="en-US"/>
              </w:rPr>
            </w:pPr>
            <w:del w:id="208" w:author="khanguyen" w:date="2017-03-17T22:13:00Z">
              <w:r w:rsidRPr="00C47FE2" w:rsidDel="006D08C6">
                <w:rPr>
                  <w:rFonts w:eastAsia="Times New Roman" w:cs="Arial"/>
                  <w:color w:val="4B4B63"/>
                  <w:sz w:val="20"/>
                  <w:szCs w:val="20"/>
                  <w:lang w:val="en-US"/>
                </w:rPr>
                <w:delText>578559</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2C82B4AE" w14:textId="77777777" w:rsidR="00D8468E" w:rsidRPr="00C47FE2" w:rsidDel="006D08C6" w:rsidRDefault="00D8468E" w:rsidP="00D8468E">
            <w:pPr>
              <w:spacing w:before="0" w:after="0" w:line="240" w:lineRule="auto"/>
              <w:jc w:val="right"/>
              <w:rPr>
                <w:del w:id="209" w:author="khanguyen" w:date="2017-03-17T22:13:00Z"/>
                <w:rFonts w:eastAsia="Times New Roman" w:cs="Arial"/>
                <w:color w:val="4B4B63"/>
                <w:sz w:val="20"/>
                <w:szCs w:val="20"/>
                <w:lang w:val="en-US"/>
              </w:rPr>
            </w:pPr>
            <w:del w:id="210" w:author="khanguyen" w:date="2017-03-17T22:13:00Z">
              <w:r w:rsidRPr="00C47FE2" w:rsidDel="006D08C6">
                <w:rPr>
                  <w:rFonts w:eastAsia="Times New Roman" w:cs="Arial"/>
                  <w:color w:val="4B4B63"/>
                  <w:sz w:val="20"/>
                  <w:szCs w:val="20"/>
                  <w:lang w:val="en-US"/>
                </w:rPr>
                <w:delText>656895</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2D5A3747" w14:textId="77777777" w:rsidR="00D8468E" w:rsidRPr="00C47FE2" w:rsidDel="006D08C6" w:rsidRDefault="00D8468E" w:rsidP="00D8468E">
            <w:pPr>
              <w:spacing w:before="0" w:after="0" w:line="240" w:lineRule="auto"/>
              <w:jc w:val="right"/>
              <w:rPr>
                <w:del w:id="211" w:author="khanguyen" w:date="2017-03-17T22:13:00Z"/>
                <w:rFonts w:eastAsia="Times New Roman" w:cs="Arial"/>
                <w:color w:val="4B4B63"/>
                <w:sz w:val="20"/>
                <w:szCs w:val="20"/>
                <w:lang w:val="en-US"/>
              </w:rPr>
            </w:pPr>
            <w:del w:id="212" w:author="khanguyen" w:date="2017-03-17T22:13:00Z">
              <w:r w:rsidRPr="00C47FE2" w:rsidDel="006D08C6">
                <w:rPr>
                  <w:rFonts w:eastAsia="Times New Roman" w:cs="Arial"/>
                  <w:color w:val="4B4B63"/>
                  <w:sz w:val="20"/>
                  <w:szCs w:val="20"/>
                  <w:lang w:val="en-US"/>
                </w:rPr>
                <w:delText>686079</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79075DE1" w14:textId="77777777" w:rsidR="00D8468E" w:rsidRPr="00C47FE2" w:rsidDel="006D08C6" w:rsidRDefault="00D8468E" w:rsidP="00D8468E">
            <w:pPr>
              <w:spacing w:before="0" w:after="0" w:line="240" w:lineRule="auto"/>
              <w:jc w:val="right"/>
              <w:rPr>
                <w:del w:id="213" w:author="khanguyen" w:date="2017-03-17T22:13:00Z"/>
                <w:rFonts w:eastAsia="Times New Roman" w:cs="Arial"/>
                <w:color w:val="4B4B63"/>
                <w:sz w:val="20"/>
                <w:szCs w:val="20"/>
                <w:lang w:val="en-US"/>
              </w:rPr>
            </w:pPr>
            <w:del w:id="214" w:author="khanguyen" w:date="2017-03-17T22:13:00Z">
              <w:r w:rsidRPr="00C47FE2" w:rsidDel="006D08C6">
                <w:rPr>
                  <w:rFonts w:eastAsia="Times New Roman" w:cs="Arial"/>
                  <w:color w:val="4B4B63"/>
                  <w:sz w:val="20"/>
                  <w:szCs w:val="20"/>
                  <w:lang w:val="en-US"/>
                </w:rPr>
                <w:delText>417</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2AA97EB2" w14:textId="77777777" w:rsidR="00D8468E" w:rsidRPr="00C47FE2" w:rsidDel="006D08C6" w:rsidRDefault="00D8468E" w:rsidP="00D8468E">
            <w:pPr>
              <w:spacing w:before="0" w:after="0" w:line="240" w:lineRule="auto"/>
              <w:jc w:val="right"/>
              <w:rPr>
                <w:del w:id="215" w:author="khanguyen" w:date="2017-03-17T22:13:00Z"/>
                <w:rFonts w:eastAsia="Times New Roman" w:cs="Arial"/>
                <w:color w:val="4B4B63"/>
                <w:sz w:val="20"/>
                <w:szCs w:val="20"/>
                <w:lang w:val="en-US"/>
              </w:rPr>
            </w:pPr>
            <w:commentRangeStart w:id="216"/>
            <w:del w:id="217" w:author="khanguyen" w:date="2017-03-17T22:13:00Z">
              <w:r w:rsidRPr="00C47FE2" w:rsidDel="006D08C6">
                <w:rPr>
                  <w:rFonts w:eastAsia="Times New Roman" w:cs="Arial"/>
                  <w:color w:val="4B4B63"/>
                  <w:sz w:val="20"/>
                  <w:szCs w:val="20"/>
                  <w:lang w:val="en-US"/>
                </w:rPr>
                <w:delText>706815</w:delText>
              </w:r>
              <w:commentRangeEnd w:id="216"/>
              <w:r w:rsidR="007849B4" w:rsidDel="006D08C6">
                <w:rPr>
                  <w:rStyle w:val="CommentReference"/>
                  <w:rFonts w:eastAsia="Times New Roman" w:cs="Times New Roman"/>
                  <w:color w:val="002E36"/>
                  <w:lang w:eastAsia="en-GB"/>
                </w:rPr>
                <w:commentReference w:id="216"/>
              </w:r>
            </w:del>
          </w:p>
        </w:tc>
        <w:tc>
          <w:tcPr>
            <w:tcW w:w="1230" w:type="dxa"/>
            <w:tcBorders>
              <w:top w:val="nil"/>
              <w:left w:val="nil"/>
              <w:bottom w:val="single" w:sz="4" w:space="0" w:color="ACB9CA"/>
              <w:right w:val="single" w:sz="4" w:space="0" w:color="ACB9CA"/>
            </w:tcBorders>
            <w:shd w:val="clear" w:color="000000" w:fill="FFFFFF"/>
            <w:vAlign w:val="center"/>
            <w:hideMark/>
          </w:tcPr>
          <w:p w14:paraId="436E332D" w14:textId="77777777" w:rsidR="00D8468E" w:rsidRPr="00C47FE2" w:rsidDel="006D08C6" w:rsidRDefault="00D8468E" w:rsidP="00D8468E">
            <w:pPr>
              <w:spacing w:before="0" w:after="0" w:line="240" w:lineRule="auto"/>
              <w:jc w:val="right"/>
              <w:rPr>
                <w:del w:id="218" w:author="khanguyen" w:date="2017-03-17T22:13:00Z"/>
                <w:rFonts w:eastAsia="Times New Roman" w:cs="Arial"/>
                <w:color w:val="4B4B63"/>
                <w:sz w:val="20"/>
                <w:szCs w:val="20"/>
                <w:lang w:val="en-US"/>
              </w:rPr>
            </w:pPr>
            <w:del w:id="219" w:author="khanguyen" w:date="2017-03-17T22:13:00Z">
              <w:r w:rsidRPr="00C47FE2" w:rsidDel="006D08C6">
                <w:rPr>
                  <w:rFonts w:eastAsia="Times New Roman" w:cs="Arial"/>
                  <w:color w:val="4B4B63"/>
                  <w:sz w:val="20"/>
                  <w:szCs w:val="20"/>
                  <w:lang w:val="en-US"/>
                </w:rPr>
                <w:delText>0.40%</w:delText>
              </w:r>
            </w:del>
          </w:p>
        </w:tc>
      </w:tr>
      <w:tr w:rsidR="00D8468E" w:rsidRPr="00C47FE2" w14:paraId="2022BDC3"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6310C1E"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Back_to_Project</w:t>
            </w:r>
          </w:p>
        </w:tc>
        <w:tc>
          <w:tcPr>
            <w:tcW w:w="1232" w:type="dxa"/>
            <w:tcBorders>
              <w:top w:val="nil"/>
              <w:left w:val="nil"/>
              <w:bottom w:val="single" w:sz="4" w:space="0" w:color="ACB9CA"/>
              <w:right w:val="single" w:sz="4" w:space="0" w:color="ACB9CA"/>
            </w:tcBorders>
            <w:shd w:val="clear" w:color="000000" w:fill="FFFFFF"/>
            <w:vAlign w:val="center"/>
            <w:hideMark/>
          </w:tcPr>
          <w:p w14:paraId="12AA9DA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585</w:t>
            </w:r>
          </w:p>
        </w:tc>
        <w:tc>
          <w:tcPr>
            <w:tcW w:w="1378" w:type="dxa"/>
            <w:tcBorders>
              <w:top w:val="nil"/>
              <w:left w:val="nil"/>
              <w:bottom w:val="single" w:sz="4" w:space="0" w:color="ACB9CA"/>
              <w:right w:val="single" w:sz="4" w:space="0" w:color="ACB9CA"/>
            </w:tcBorders>
            <w:shd w:val="clear" w:color="000000" w:fill="FFFFFF"/>
            <w:vAlign w:val="center"/>
            <w:hideMark/>
          </w:tcPr>
          <w:p w14:paraId="366F302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155.3</w:t>
            </w:r>
          </w:p>
        </w:tc>
        <w:tc>
          <w:tcPr>
            <w:tcW w:w="990" w:type="dxa"/>
            <w:tcBorders>
              <w:top w:val="nil"/>
              <w:left w:val="nil"/>
              <w:bottom w:val="single" w:sz="4" w:space="0" w:color="ACB9CA"/>
              <w:right w:val="single" w:sz="4" w:space="0" w:color="ACB9CA"/>
            </w:tcBorders>
            <w:shd w:val="clear" w:color="000000" w:fill="FFFFFF"/>
            <w:vAlign w:val="center"/>
            <w:hideMark/>
          </w:tcPr>
          <w:p w14:paraId="629797F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w:t>
            </w:r>
          </w:p>
        </w:tc>
        <w:tc>
          <w:tcPr>
            <w:tcW w:w="1070" w:type="dxa"/>
            <w:tcBorders>
              <w:top w:val="nil"/>
              <w:left w:val="nil"/>
              <w:bottom w:val="single" w:sz="4" w:space="0" w:color="ACB9CA"/>
              <w:right w:val="single" w:sz="4" w:space="0" w:color="ACB9CA"/>
            </w:tcBorders>
            <w:shd w:val="clear" w:color="000000" w:fill="FFFFFF"/>
            <w:vAlign w:val="center"/>
            <w:hideMark/>
          </w:tcPr>
          <w:p w14:paraId="6CACECD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494</w:t>
            </w:r>
          </w:p>
        </w:tc>
        <w:tc>
          <w:tcPr>
            <w:tcW w:w="1070" w:type="dxa"/>
            <w:tcBorders>
              <w:top w:val="nil"/>
              <w:left w:val="nil"/>
              <w:bottom w:val="single" w:sz="4" w:space="0" w:color="ACB9CA"/>
              <w:right w:val="single" w:sz="4" w:space="0" w:color="ACB9CA"/>
            </w:tcBorders>
            <w:shd w:val="clear" w:color="000000" w:fill="FFFFFF"/>
            <w:vAlign w:val="center"/>
            <w:hideMark/>
          </w:tcPr>
          <w:p w14:paraId="4106CA5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956</w:t>
            </w:r>
          </w:p>
        </w:tc>
        <w:tc>
          <w:tcPr>
            <w:tcW w:w="1071" w:type="dxa"/>
            <w:tcBorders>
              <w:top w:val="nil"/>
              <w:left w:val="nil"/>
              <w:bottom w:val="single" w:sz="4" w:space="0" w:color="ACB9CA"/>
              <w:right w:val="single" w:sz="4" w:space="0" w:color="ACB9CA"/>
            </w:tcBorders>
            <w:shd w:val="clear" w:color="000000" w:fill="FFFFFF"/>
            <w:vAlign w:val="center"/>
            <w:hideMark/>
          </w:tcPr>
          <w:p w14:paraId="3C8D94D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1E94EF0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1933</w:t>
            </w:r>
          </w:p>
        </w:tc>
        <w:tc>
          <w:tcPr>
            <w:tcW w:w="1230" w:type="dxa"/>
            <w:tcBorders>
              <w:top w:val="nil"/>
              <w:left w:val="nil"/>
              <w:bottom w:val="single" w:sz="4" w:space="0" w:color="ACB9CA"/>
              <w:right w:val="single" w:sz="4" w:space="0" w:color="ACB9CA"/>
            </w:tcBorders>
            <w:shd w:val="clear" w:color="000000" w:fill="FFFFFF"/>
            <w:vAlign w:val="center"/>
            <w:hideMark/>
          </w:tcPr>
          <w:p w14:paraId="52A1B17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51F264C1"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FD6A1E7"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Click_Add_Contact</w:t>
            </w:r>
          </w:p>
        </w:tc>
        <w:tc>
          <w:tcPr>
            <w:tcW w:w="1232" w:type="dxa"/>
            <w:tcBorders>
              <w:top w:val="nil"/>
              <w:left w:val="nil"/>
              <w:bottom w:val="single" w:sz="4" w:space="0" w:color="ACB9CA"/>
              <w:right w:val="single" w:sz="4" w:space="0" w:color="ACB9CA"/>
            </w:tcBorders>
            <w:shd w:val="clear" w:color="000000" w:fill="FFFFFF"/>
            <w:vAlign w:val="center"/>
            <w:hideMark/>
          </w:tcPr>
          <w:p w14:paraId="180E006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3225</w:t>
            </w:r>
          </w:p>
        </w:tc>
        <w:tc>
          <w:tcPr>
            <w:tcW w:w="1378" w:type="dxa"/>
            <w:tcBorders>
              <w:top w:val="nil"/>
              <w:left w:val="nil"/>
              <w:bottom w:val="single" w:sz="4" w:space="0" w:color="ACB9CA"/>
              <w:right w:val="single" w:sz="4" w:space="0" w:color="ACB9CA"/>
            </w:tcBorders>
            <w:shd w:val="clear" w:color="000000" w:fill="FFFFFF"/>
            <w:vAlign w:val="center"/>
            <w:hideMark/>
          </w:tcPr>
          <w:p w14:paraId="6C31144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204.79</w:t>
            </w:r>
          </w:p>
        </w:tc>
        <w:tc>
          <w:tcPr>
            <w:tcW w:w="990" w:type="dxa"/>
            <w:tcBorders>
              <w:top w:val="nil"/>
              <w:left w:val="nil"/>
              <w:bottom w:val="single" w:sz="4" w:space="0" w:color="ACB9CA"/>
              <w:right w:val="single" w:sz="4" w:space="0" w:color="ACB9CA"/>
            </w:tcBorders>
            <w:shd w:val="clear" w:color="000000" w:fill="FFFFFF"/>
            <w:vAlign w:val="center"/>
            <w:hideMark/>
          </w:tcPr>
          <w:p w14:paraId="31E2CFF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474.47</w:t>
            </w:r>
          </w:p>
        </w:tc>
        <w:tc>
          <w:tcPr>
            <w:tcW w:w="1070" w:type="dxa"/>
            <w:tcBorders>
              <w:top w:val="nil"/>
              <w:left w:val="nil"/>
              <w:bottom w:val="single" w:sz="4" w:space="0" w:color="ACB9CA"/>
              <w:right w:val="single" w:sz="4" w:space="0" w:color="ACB9CA"/>
            </w:tcBorders>
            <w:shd w:val="clear" w:color="000000" w:fill="FFFFFF"/>
            <w:vAlign w:val="center"/>
            <w:hideMark/>
          </w:tcPr>
          <w:p w14:paraId="6551F6B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772.01</w:t>
            </w:r>
          </w:p>
        </w:tc>
        <w:tc>
          <w:tcPr>
            <w:tcW w:w="1070" w:type="dxa"/>
            <w:tcBorders>
              <w:top w:val="nil"/>
              <w:left w:val="nil"/>
              <w:bottom w:val="single" w:sz="4" w:space="0" w:color="ACB9CA"/>
              <w:right w:val="single" w:sz="4" w:space="0" w:color="ACB9CA"/>
            </w:tcBorders>
            <w:shd w:val="clear" w:color="000000" w:fill="FFFFFF"/>
            <w:vAlign w:val="center"/>
            <w:hideMark/>
          </w:tcPr>
          <w:p w14:paraId="1473F56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1963.54</w:t>
            </w:r>
          </w:p>
        </w:tc>
        <w:tc>
          <w:tcPr>
            <w:tcW w:w="1071" w:type="dxa"/>
            <w:tcBorders>
              <w:top w:val="nil"/>
              <w:left w:val="nil"/>
              <w:bottom w:val="single" w:sz="4" w:space="0" w:color="ACB9CA"/>
              <w:right w:val="single" w:sz="4" w:space="0" w:color="ACB9CA"/>
            </w:tcBorders>
            <w:shd w:val="clear" w:color="000000" w:fill="FFFFFF"/>
            <w:vAlign w:val="center"/>
            <w:hideMark/>
          </w:tcPr>
          <w:p w14:paraId="3F9B09A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39CD0D5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5360</w:t>
            </w:r>
          </w:p>
        </w:tc>
        <w:tc>
          <w:tcPr>
            <w:tcW w:w="1230" w:type="dxa"/>
            <w:tcBorders>
              <w:top w:val="nil"/>
              <w:left w:val="nil"/>
              <w:bottom w:val="single" w:sz="4" w:space="0" w:color="ACB9CA"/>
              <w:right w:val="single" w:sz="4" w:space="0" w:color="ACB9CA"/>
            </w:tcBorders>
            <w:shd w:val="clear" w:color="000000" w:fill="FFFFFF"/>
            <w:vAlign w:val="center"/>
            <w:hideMark/>
          </w:tcPr>
          <w:p w14:paraId="0A86017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794F581"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5B1020FF"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Click_Add_Expense</w:t>
            </w:r>
          </w:p>
        </w:tc>
        <w:tc>
          <w:tcPr>
            <w:tcW w:w="1232" w:type="dxa"/>
            <w:tcBorders>
              <w:top w:val="nil"/>
              <w:left w:val="nil"/>
              <w:bottom w:val="single" w:sz="4" w:space="0" w:color="ACB9CA"/>
              <w:right w:val="single" w:sz="4" w:space="0" w:color="ACB9CA"/>
            </w:tcBorders>
            <w:shd w:val="clear" w:color="000000" w:fill="FFFFFF"/>
            <w:vAlign w:val="center"/>
            <w:hideMark/>
          </w:tcPr>
          <w:p w14:paraId="14CEAB2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2197</w:t>
            </w:r>
          </w:p>
        </w:tc>
        <w:tc>
          <w:tcPr>
            <w:tcW w:w="1378" w:type="dxa"/>
            <w:tcBorders>
              <w:top w:val="nil"/>
              <w:left w:val="nil"/>
              <w:bottom w:val="single" w:sz="4" w:space="0" w:color="ACB9CA"/>
              <w:right w:val="single" w:sz="4" w:space="0" w:color="ACB9CA"/>
            </w:tcBorders>
            <w:shd w:val="clear" w:color="000000" w:fill="FFFFFF"/>
            <w:vAlign w:val="center"/>
            <w:hideMark/>
          </w:tcPr>
          <w:p w14:paraId="5788F32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67.61</w:t>
            </w:r>
          </w:p>
        </w:tc>
        <w:tc>
          <w:tcPr>
            <w:tcW w:w="990" w:type="dxa"/>
            <w:tcBorders>
              <w:top w:val="nil"/>
              <w:left w:val="nil"/>
              <w:bottom w:val="single" w:sz="4" w:space="0" w:color="ACB9CA"/>
              <w:right w:val="single" w:sz="4" w:space="0" w:color="ACB9CA"/>
            </w:tcBorders>
            <w:shd w:val="clear" w:color="000000" w:fill="FFFFFF"/>
            <w:vAlign w:val="center"/>
            <w:hideMark/>
          </w:tcPr>
          <w:p w14:paraId="3BE5D06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201.02</w:t>
            </w:r>
          </w:p>
        </w:tc>
        <w:tc>
          <w:tcPr>
            <w:tcW w:w="1070" w:type="dxa"/>
            <w:tcBorders>
              <w:top w:val="nil"/>
              <w:left w:val="nil"/>
              <w:bottom w:val="single" w:sz="4" w:space="0" w:color="ACB9CA"/>
              <w:right w:val="single" w:sz="4" w:space="0" w:color="ACB9CA"/>
            </w:tcBorders>
            <w:shd w:val="clear" w:color="000000" w:fill="FFFFFF"/>
            <w:vAlign w:val="center"/>
            <w:hideMark/>
          </w:tcPr>
          <w:p w14:paraId="7A79BF9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352.74</w:t>
            </w:r>
          </w:p>
        </w:tc>
        <w:tc>
          <w:tcPr>
            <w:tcW w:w="1070" w:type="dxa"/>
            <w:tcBorders>
              <w:top w:val="nil"/>
              <w:left w:val="nil"/>
              <w:bottom w:val="single" w:sz="4" w:space="0" w:color="ACB9CA"/>
              <w:right w:val="single" w:sz="4" w:space="0" w:color="ACB9CA"/>
            </w:tcBorders>
            <w:shd w:val="clear" w:color="000000" w:fill="FFFFFF"/>
            <w:vAlign w:val="center"/>
            <w:hideMark/>
          </w:tcPr>
          <w:p w14:paraId="2BB7BD1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734.53</w:t>
            </w:r>
          </w:p>
        </w:tc>
        <w:tc>
          <w:tcPr>
            <w:tcW w:w="1071" w:type="dxa"/>
            <w:tcBorders>
              <w:top w:val="nil"/>
              <w:left w:val="nil"/>
              <w:bottom w:val="single" w:sz="4" w:space="0" w:color="ACB9CA"/>
              <w:right w:val="single" w:sz="4" w:space="0" w:color="ACB9CA"/>
            </w:tcBorders>
            <w:shd w:val="clear" w:color="000000" w:fill="FFFFFF"/>
            <w:vAlign w:val="center"/>
            <w:hideMark/>
          </w:tcPr>
          <w:p w14:paraId="42DE5F9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6806193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1234</w:t>
            </w:r>
          </w:p>
        </w:tc>
        <w:tc>
          <w:tcPr>
            <w:tcW w:w="1230" w:type="dxa"/>
            <w:tcBorders>
              <w:top w:val="nil"/>
              <w:left w:val="nil"/>
              <w:bottom w:val="single" w:sz="4" w:space="0" w:color="ACB9CA"/>
              <w:right w:val="single" w:sz="4" w:space="0" w:color="ACB9CA"/>
            </w:tcBorders>
            <w:shd w:val="clear" w:color="000000" w:fill="FFFFFF"/>
            <w:vAlign w:val="center"/>
            <w:hideMark/>
          </w:tcPr>
          <w:p w14:paraId="4D0157D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09968407"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89B3A7E"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Click_Add_Invoice</w:t>
            </w:r>
          </w:p>
        </w:tc>
        <w:tc>
          <w:tcPr>
            <w:tcW w:w="1232" w:type="dxa"/>
            <w:tcBorders>
              <w:top w:val="nil"/>
              <w:left w:val="nil"/>
              <w:bottom w:val="single" w:sz="4" w:space="0" w:color="ACB9CA"/>
              <w:right w:val="single" w:sz="4" w:space="0" w:color="ACB9CA"/>
            </w:tcBorders>
            <w:shd w:val="clear" w:color="000000" w:fill="FFFFFF"/>
            <w:vAlign w:val="center"/>
            <w:hideMark/>
          </w:tcPr>
          <w:p w14:paraId="361FCB7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1540</w:t>
            </w:r>
          </w:p>
        </w:tc>
        <w:tc>
          <w:tcPr>
            <w:tcW w:w="1378" w:type="dxa"/>
            <w:tcBorders>
              <w:top w:val="nil"/>
              <w:left w:val="nil"/>
              <w:bottom w:val="single" w:sz="4" w:space="0" w:color="ACB9CA"/>
              <w:right w:val="single" w:sz="4" w:space="0" w:color="ACB9CA"/>
            </w:tcBorders>
            <w:shd w:val="clear" w:color="000000" w:fill="FFFFFF"/>
            <w:vAlign w:val="center"/>
            <w:hideMark/>
          </w:tcPr>
          <w:p w14:paraId="7CCC757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184.65</w:t>
            </w:r>
          </w:p>
        </w:tc>
        <w:tc>
          <w:tcPr>
            <w:tcW w:w="990" w:type="dxa"/>
            <w:tcBorders>
              <w:top w:val="nil"/>
              <w:left w:val="nil"/>
              <w:bottom w:val="single" w:sz="4" w:space="0" w:color="ACB9CA"/>
              <w:right w:val="single" w:sz="4" w:space="0" w:color="ACB9CA"/>
            </w:tcBorders>
            <w:shd w:val="clear" w:color="000000" w:fill="FFFFFF"/>
            <w:vAlign w:val="center"/>
            <w:hideMark/>
          </w:tcPr>
          <w:p w14:paraId="4AC2E75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447</w:t>
            </w:r>
          </w:p>
        </w:tc>
        <w:tc>
          <w:tcPr>
            <w:tcW w:w="1070" w:type="dxa"/>
            <w:tcBorders>
              <w:top w:val="nil"/>
              <w:left w:val="nil"/>
              <w:bottom w:val="single" w:sz="4" w:space="0" w:color="ACB9CA"/>
              <w:right w:val="single" w:sz="4" w:space="0" w:color="ACB9CA"/>
            </w:tcBorders>
            <w:shd w:val="clear" w:color="000000" w:fill="FFFFFF"/>
            <w:vAlign w:val="center"/>
            <w:hideMark/>
          </w:tcPr>
          <w:p w14:paraId="3230D1C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713</w:t>
            </w:r>
          </w:p>
        </w:tc>
        <w:tc>
          <w:tcPr>
            <w:tcW w:w="1070" w:type="dxa"/>
            <w:tcBorders>
              <w:top w:val="nil"/>
              <w:left w:val="nil"/>
              <w:bottom w:val="single" w:sz="4" w:space="0" w:color="ACB9CA"/>
              <w:right w:val="single" w:sz="4" w:space="0" w:color="ACB9CA"/>
            </w:tcBorders>
            <w:shd w:val="clear" w:color="000000" w:fill="FFFFFF"/>
            <w:vAlign w:val="center"/>
            <w:hideMark/>
          </w:tcPr>
          <w:p w14:paraId="15ECF12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1377</w:t>
            </w:r>
          </w:p>
        </w:tc>
        <w:tc>
          <w:tcPr>
            <w:tcW w:w="1071" w:type="dxa"/>
            <w:tcBorders>
              <w:top w:val="nil"/>
              <w:left w:val="nil"/>
              <w:bottom w:val="single" w:sz="4" w:space="0" w:color="ACB9CA"/>
              <w:right w:val="single" w:sz="4" w:space="0" w:color="ACB9CA"/>
            </w:tcBorders>
            <w:shd w:val="clear" w:color="000000" w:fill="FFFFFF"/>
            <w:vAlign w:val="center"/>
            <w:hideMark/>
          </w:tcPr>
          <w:p w14:paraId="3DED071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4934E81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3030</w:t>
            </w:r>
          </w:p>
        </w:tc>
        <w:tc>
          <w:tcPr>
            <w:tcW w:w="1230" w:type="dxa"/>
            <w:tcBorders>
              <w:top w:val="nil"/>
              <w:left w:val="nil"/>
              <w:bottom w:val="single" w:sz="4" w:space="0" w:color="ACB9CA"/>
              <w:right w:val="single" w:sz="4" w:space="0" w:color="ACB9CA"/>
            </w:tcBorders>
            <w:shd w:val="clear" w:color="000000" w:fill="FFFFFF"/>
            <w:vAlign w:val="center"/>
            <w:hideMark/>
          </w:tcPr>
          <w:p w14:paraId="0DB8E78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7E180D60"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E53C88C"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Click_Add_Note</w:t>
            </w:r>
          </w:p>
        </w:tc>
        <w:tc>
          <w:tcPr>
            <w:tcW w:w="1232" w:type="dxa"/>
            <w:tcBorders>
              <w:top w:val="nil"/>
              <w:left w:val="nil"/>
              <w:bottom w:val="single" w:sz="4" w:space="0" w:color="ACB9CA"/>
              <w:right w:val="single" w:sz="4" w:space="0" w:color="ACB9CA"/>
            </w:tcBorders>
            <w:shd w:val="clear" w:color="000000" w:fill="FFFFFF"/>
            <w:vAlign w:val="center"/>
            <w:hideMark/>
          </w:tcPr>
          <w:p w14:paraId="1F41920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6081</w:t>
            </w:r>
          </w:p>
        </w:tc>
        <w:tc>
          <w:tcPr>
            <w:tcW w:w="1378" w:type="dxa"/>
            <w:tcBorders>
              <w:top w:val="nil"/>
              <w:left w:val="nil"/>
              <w:bottom w:val="single" w:sz="4" w:space="0" w:color="ACB9CA"/>
              <w:right w:val="single" w:sz="4" w:space="0" w:color="ACB9CA"/>
            </w:tcBorders>
            <w:shd w:val="clear" w:color="000000" w:fill="FFFFFF"/>
            <w:vAlign w:val="center"/>
            <w:hideMark/>
          </w:tcPr>
          <w:p w14:paraId="318CEBD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176.68</w:t>
            </w:r>
          </w:p>
        </w:tc>
        <w:tc>
          <w:tcPr>
            <w:tcW w:w="990" w:type="dxa"/>
            <w:tcBorders>
              <w:top w:val="nil"/>
              <w:left w:val="nil"/>
              <w:bottom w:val="single" w:sz="4" w:space="0" w:color="ACB9CA"/>
              <w:right w:val="single" w:sz="4" w:space="0" w:color="ACB9CA"/>
            </w:tcBorders>
            <w:shd w:val="clear" w:color="000000" w:fill="FFFFFF"/>
            <w:vAlign w:val="center"/>
            <w:hideMark/>
          </w:tcPr>
          <w:p w14:paraId="06407F4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397.64</w:t>
            </w:r>
          </w:p>
        </w:tc>
        <w:tc>
          <w:tcPr>
            <w:tcW w:w="1070" w:type="dxa"/>
            <w:tcBorders>
              <w:top w:val="nil"/>
              <w:left w:val="nil"/>
              <w:bottom w:val="single" w:sz="4" w:space="0" w:color="ACB9CA"/>
              <w:right w:val="single" w:sz="4" w:space="0" w:color="ACB9CA"/>
            </w:tcBorders>
            <w:shd w:val="clear" w:color="000000" w:fill="FFFFFF"/>
            <w:vAlign w:val="center"/>
            <w:hideMark/>
          </w:tcPr>
          <w:p w14:paraId="735ECCE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593.74</w:t>
            </w:r>
          </w:p>
        </w:tc>
        <w:tc>
          <w:tcPr>
            <w:tcW w:w="1070" w:type="dxa"/>
            <w:tcBorders>
              <w:top w:val="nil"/>
              <w:left w:val="nil"/>
              <w:bottom w:val="single" w:sz="4" w:space="0" w:color="ACB9CA"/>
              <w:right w:val="single" w:sz="4" w:space="0" w:color="ACB9CA"/>
            </w:tcBorders>
            <w:shd w:val="clear" w:color="000000" w:fill="FFFFFF"/>
            <w:vAlign w:val="center"/>
            <w:hideMark/>
          </w:tcPr>
          <w:p w14:paraId="16E6E60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1791.23</w:t>
            </w:r>
          </w:p>
        </w:tc>
        <w:tc>
          <w:tcPr>
            <w:tcW w:w="1071" w:type="dxa"/>
            <w:tcBorders>
              <w:top w:val="nil"/>
              <w:left w:val="nil"/>
              <w:bottom w:val="single" w:sz="4" w:space="0" w:color="ACB9CA"/>
              <w:right w:val="single" w:sz="4" w:space="0" w:color="ACB9CA"/>
            </w:tcBorders>
            <w:shd w:val="clear" w:color="000000" w:fill="FFFFFF"/>
            <w:vAlign w:val="center"/>
            <w:hideMark/>
          </w:tcPr>
          <w:p w14:paraId="3312570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61A291B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6004</w:t>
            </w:r>
          </w:p>
        </w:tc>
        <w:tc>
          <w:tcPr>
            <w:tcW w:w="1230" w:type="dxa"/>
            <w:tcBorders>
              <w:top w:val="nil"/>
              <w:left w:val="nil"/>
              <w:bottom w:val="single" w:sz="4" w:space="0" w:color="ACB9CA"/>
              <w:right w:val="single" w:sz="4" w:space="0" w:color="ACB9CA"/>
            </w:tcBorders>
            <w:shd w:val="clear" w:color="000000" w:fill="FFFFFF"/>
            <w:vAlign w:val="center"/>
            <w:hideMark/>
          </w:tcPr>
          <w:p w14:paraId="34BE282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56BF1D02"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BC62391"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Click_Add_Project</w:t>
            </w:r>
          </w:p>
        </w:tc>
        <w:tc>
          <w:tcPr>
            <w:tcW w:w="1232" w:type="dxa"/>
            <w:tcBorders>
              <w:top w:val="nil"/>
              <w:left w:val="nil"/>
              <w:bottom w:val="single" w:sz="4" w:space="0" w:color="ACB9CA"/>
              <w:right w:val="single" w:sz="4" w:space="0" w:color="ACB9CA"/>
            </w:tcBorders>
            <w:shd w:val="clear" w:color="000000" w:fill="FFFFFF"/>
            <w:vAlign w:val="center"/>
            <w:hideMark/>
          </w:tcPr>
          <w:p w14:paraId="7B4F701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811</w:t>
            </w:r>
          </w:p>
        </w:tc>
        <w:tc>
          <w:tcPr>
            <w:tcW w:w="1378" w:type="dxa"/>
            <w:tcBorders>
              <w:top w:val="nil"/>
              <w:left w:val="nil"/>
              <w:bottom w:val="single" w:sz="4" w:space="0" w:color="ACB9CA"/>
              <w:right w:val="single" w:sz="4" w:space="0" w:color="ACB9CA"/>
            </w:tcBorders>
            <w:shd w:val="clear" w:color="000000" w:fill="FFFFFF"/>
            <w:vAlign w:val="center"/>
            <w:hideMark/>
          </w:tcPr>
          <w:p w14:paraId="318B999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140.01</w:t>
            </w:r>
          </w:p>
        </w:tc>
        <w:tc>
          <w:tcPr>
            <w:tcW w:w="990" w:type="dxa"/>
            <w:tcBorders>
              <w:top w:val="nil"/>
              <w:left w:val="nil"/>
              <w:bottom w:val="single" w:sz="4" w:space="0" w:color="ACB9CA"/>
              <w:right w:val="single" w:sz="4" w:space="0" w:color="ACB9CA"/>
            </w:tcBorders>
            <w:shd w:val="clear" w:color="000000" w:fill="FFFFFF"/>
            <w:vAlign w:val="center"/>
            <w:hideMark/>
          </w:tcPr>
          <w:p w14:paraId="5390061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w:t>
            </w:r>
          </w:p>
        </w:tc>
        <w:tc>
          <w:tcPr>
            <w:tcW w:w="1070" w:type="dxa"/>
            <w:tcBorders>
              <w:top w:val="nil"/>
              <w:left w:val="nil"/>
              <w:bottom w:val="single" w:sz="4" w:space="0" w:color="ACB9CA"/>
              <w:right w:val="single" w:sz="4" w:space="0" w:color="ACB9CA"/>
            </w:tcBorders>
            <w:shd w:val="clear" w:color="000000" w:fill="FFFFFF"/>
            <w:vAlign w:val="center"/>
            <w:hideMark/>
          </w:tcPr>
          <w:p w14:paraId="574701E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425</w:t>
            </w:r>
          </w:p>
        </w:tc>
        <w:tc>
          <w:tcPr>
            <w:tcW w:w="1070" w:type="dxa"/>
            <w:tcBorders>
              <w:top w:val="nil"/>
              <w:left w:val="nil"/>
              <w:bottom w:val="single" w:sz="4" w:space="0" w:color="ACB9CA"/>
              <w:right w:val="single" w:sz="4" w:space="0" w:color="ACB9CA"/>
            </w:tcBorders>
            <w:shd w:val="clear" w:color="000000" w:fill="FFFFFF"/>
            <w:vAlign w:val="center"/>
            <w:hideMark/>
          </w:tcPr>
          <w:p w14:paraId="5A2057A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899</w:t>
            </w:r>
          </w:p>
        </w:tc>
        <w:tc>
          <w:tcPr>
            <w:tcW w:w="1071" w:type="dxa"/>
            <w:tcBorders>
              <w:top w:val="nil"/>
              <w:left w:val="nil"/>
              <w:bottom w:val="single" w:sz="4" w:space="0" w:color="ACB9CA"/>
              <w:right w:val="single" w:sz="4" w:space="0" w:color="ACB9CA"/>
            </w:tcBorders>
            <w:shd w:val="clear" w:color="000000" w:fill="FFFFFF"/>
            <w:vAlign w:val="center"/>
            <w:hideMark/>
          </w:tcPr>
          <w:p w14:paraId="25CE802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7E160DC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3367</w:t>
            </w:r>
          </w:p>
        </w:tc>
        <w:tc>
          <w:tcPr>
            <w:tcW w:w="1230" w:type="dxa"/>
            <w:tcBorders>
              <w:top w:val="nil"/>
              <w:left w:val="nil"/>
              <w:bottom w:val="single" w:sz="4" w:space="0" w:color="ACB9CA"/>
              <w:right w:val="single" w:sz="4" w:space="0" w:color="ACB9CA"/>
            </w:tcBorders>
            <w:shd w:val="clear" w:color="000000" w:fill="FFFFFF"/>
            <w:vAlign w:val="center"/>
            <w:hideMark/>
          </w:tcPr>
          <w:p w14:paraId="2F1BC0C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3E3B714B"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CC8AE97"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Click_Add_Reminder</w:t>
            </w:r>
          </w:p>
        </w:tc>
        <w:tc>
          <w:tcPr>
            <w:tcW w:w="1232" w:type="dxa"/>
            <w:tcBorders>
              <w:top w:val="nil"/>
              <w:left w:val="nil"/>
              <w:bottom w:val="single" w:sz="4" w:space="0" w:color="ACB9CA"/>
              <w:right w:val="single" w:sz="4" w:space="0" w:color="ACB9CA"/>
            </w:tcBorders>
            <w:shd w:val="clear" w:color="000000" w:fill="FFFFFF"/>
            <w:vAlign w:val="center"/>
            <w:hideMark/>
          </w:tcPr>
          <w:p w14:paraId="39DEC10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5884</w:t>
            </w:r>
          </w:p>
        </w:tc>
        <w:tc>
          <w:tcPr>
            <w:tcW w:w="1378" w:type="dxa"/>
            <w:tcBorders>
              <w:top w:val="nil"/>
              <w:left w:val="nil"/>
              <w:bottom w:val="single" w:sz="4" w:space="0" w:color="ACB9CA"/>
              <w:right w:val="single" w:sz="4" w:space="0" w:color="ACB9CA"/>
            </w:tcBorders>
            <w:shd w:val="clear" w:color="000000" w:fill="FFFFFF"/>
            <w:vAlign w:val="center"/>
            <w:hideMark/>
          </w:tcPr>
          <w:p w14:paraId="31A0123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175.34</w:t>
            </w:r>
          </w:p>
        </w:tc>
        <w:tc>
          <w:tcPr>
            <w:tcW w:w="990" w:type="dxa"/>
            <w:tcBorders>
              <w:top w:val="nil"/>
              <w:left w:val="nil"/>
              <w:bottom w:val="single" w:sz="4" w:space="0" w:color="ACB9CA"/>
              <w:right w:val="single" w:sz="4" w:space="0" w:color="ACB9CA"/>
            </w:tcBorders>
            <w:shd w:val="clear" w:color="000000" w:fill="FFFFFF"/>
            <w:vAlign w:val="center"/>
            <w:hideMark/>
          </w:tcPr>
          <w:p w14:paraId="64E7BEA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412.59</w:t>
            </w:r>
          </w:p>
        </w:tc>
        <w:tc>
          <w:tcPr>
            <w:tcW w:w="1070" w:type="dxa"/>
            <w:tcBorders>
              <w:top w:val="nil"/>
              <w:left w:val="nil"/>
              <w:bottom w:val="single" w:sz="4" w:space="0" w:color="ACB9CA"/>
              <w:right w:val="single" w:sz="4" w:space="0" w:color="ACB9CA"/>
            </w:tcBorders>
            <w:shd w:val="clear" w:color="000000" w:fill="FFFFFF"/>
            <w:vAlign w:val="center"/>
            <w:hideMark/>
          </w:tcPr>
          <w:p w14:paraId="298A752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602.1</w:t>
            </w:r>
          </w:p>
        </w:tc>
        <w:tc>
          <w:tcPr>
            <w:tcW w:w="1070" w:type="dxa"/>
            <w:tcBorders>
              <w:top w:val="nil"/>
              <w:left w:val="nil"/>
              <w:bottom w:val="single" w:sz="4" w:space="0" w:color="ACB9CA"/>
              <w:right w:val="single" w:sz="4" w:space="0" w:color="ACB9CA"/>
            </w:tcBorders>
            <w:shd w:val="clear" w:color="000000" w:fill="FFFFFF"/>
            <w:vAlign w:val="center"/>
            <w:hideMark/>
          </w:tcPr>
          <w:p w14:paraId="3FBDE4A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1573.81</w:t>
            </w:r>
          </w:p>
        </w:tc>
        <w:tc>
          <w:tcPr>
            <w:tcW w:w="1071" w:type="dxa"/>
            <w:tcBorders>
              <w:top w:val="nil"/>
              <w:left w:val="nil"/>
              <w:bottom w:val="single" w:sz="4" w:space="0" w:color="ACB9CA"/>
              <w:right w:val="single" w:sz="4" w:space="0" w:color="ACB9CA"/>
            </w:tcBorders>
            <w:shd w:val="clear" w:color="000000" w:fill="FFFFFF"/>
            <w:vAlign w:val="center"/>
            <w:hideMark/>
          </w:tcPr>
          <w:p w14:paraId="72FA12C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7EAECE3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5487</w:t>
            </w:r>
          </w:p>
        </w:tc>
        <w:tc>
          <w:tcPr>
            <w:tcW w:w="1230" w:type="dxa"/>
            <w:tcBorders>
              <w:top w:val="nil"/>
              <w:left w:val="nil"/>
              <w:bottom w:val="single" w:sz="4" w:space="0" w:color="ACB9CA"/>
              <w:right w:val="single" w:sz="4" w:space="0" w:color="ACB9CA"/>
            </w:tcBorders>
            <w:shd w:val="clear" w:color="000000" w:fill="FFFFFF"/>
            <w:vAlign w:val="center"/>
            <w:hideMark/>
          </w:tcPr>
          <w:p w14:paraId="13299B6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387D9307"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97630E7"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Click_Add_Sale</w:t>
            </w:r>
          </w:p>
        </w:tc>
        <w:tc>
          <w:tcPr>
            <w:tcW w:w="1232" w:type="dxa"/>
            <w:tcBorders>
              <w:top w:val="nil"/>
              <w:left w:val="nil"/>
              <w:bottom w:val="single" w:sz="4" w:space="0" w:color="ACB9CA"/>
              <w:right w:val="single" w:sz="4" w:space="0" w:color="ACB9CA"/>
            </w:tcBorders>
            <w:shd w:val="clear" w:color="000000" w:fill="FFFFFF"/>
            <w:vAlign w:val="center"/>
            <w:hideMark/>
          </w:tcPr>
          <w:p w14:paraId="163EBB8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2874</w:t>
            </w:r>
          </w:p>
        </w:tc>
        <w:tc>
          <w:tcPr>
            <w:tcW w:w="1378" w:type="dxa"/>
            <w:tcBorders>
              <w:top w:val="nil"/>
              <w:left w:val="nil"/>
              <w:bottom w:val="single" w:sz="4" w:space="0" w:color="ACB9CA"/>
              <w:right w:val="single" w:sz="4" w:space="0" w:color="ACB9CA"/>
            </w:tcBorders>
            <w:shd w:val="clear" w:color="000000" w:fill="FFFFFF"/>
            <w:vAlign w:val="center"/>
            <w:hideMark/>
          </w:tcPr>
          <w:p w14:paraId="7FADDB7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52.19</w:t>
            </w:r>
          </w:p>
        </w:tc>
        <w:tc>
          <w:tcPr>
            <w:tcW w:w="990" w:type="dxa"/>
            <w:tcBorders>
              <w:top w:val="nil"/>
              <w:left w:val="nil"/>
              <w:bottom w:val="single" w:sz="4" w:space="0" w:color="ACB9CA"/>
              <w:right w:val="single" w:sz="4" w:space="0" w:color="ACB9CA"/>
            </w:tcBorders>
            <w:shd w:val="clear" w:color="000000" w:fill="FFFFFF"/>
            <w:vAlign w:val="center"/>
            <w:hideMark/>
          </w:tcPr>
          <w:p w14:paraId="4BC8B2B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158.95</w:t>
            </w:r>
          </w:p>
        </w:tc>
        <w:tc>
          <w:tcPr>
            <w:tcW w:w="1070" w:type="dxa"/>
            <w:tcBorders>
              <w:top w:val="nil"/>
              <w:left w:val="nil"/>
              <w:bottom w:val="single" w:sz="4" w:space="0" w:color="ACB9CA"/>
              <w:right w:val="single" w:sz="4" w:space="0" w:color="ACB9CA"/>
            </w:tcBorders>
            <w:shd w:val="clear" w:color="000000" w:fill="FFFFFF"/>
            <w:vAlign w:val="center"/>
            <w:hideMark/>
          </w:tcPr>
          <w:p w14:paraId="6D7C7AD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267.33</w:t>
            </w:r>
          </w:p>
        </w:tc>
        <w:tc>
          <w:tcPr>
            <w:tcW w:w="1070" w:type="dxa"/>
            <w:tcBorders>
              <w:top w:val="nil"/>
              <w:left w:val="nil"/>
              <w:bottom w:val="single" w:sz="4" w:space="0" w:color="ACB9CA"/>
              <w:right w:val="single" w:sz="4" w:space="0" w:color="ACB9CA"/>
            </w:tcBorders>
            <w:shd w:val="clear" w:color="000000" w:fill="FFFFFF"/>
            <w:vAlign w:val="center"/>
            <w:hideMark/>
          </w:tcPr>
          <w:p w14:paraId="5B81163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519.14</w:t>
            </w:r>
          </w:p>
        </w:tc>
        <w:tc>
          <w:tcPr>
            <w:tcW w:w="1071" w:type="dxa"/>
            <w:tcBorders>
              <w:top w:val="nil"/>
              <w:left w:val="nil"/>
              <w:bottom w:val="single" w:sz="4" w:space="0" w:color="ACB9CA"/>
              <w:right w:val="single" w:sz="4" w:space="0" w:color="ACB9CA"/>
            </w:tcBorders>
            <w:shd w:val="clear" w:color="000000" w:fill="FFFFFF"/>
            <w:vAlign w:val="center"/>
            <w:hideMark/>
          </w:tcPr>
          <w:p w14:paraId="023F32D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4D8E7F0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1414</w:t>
            </w:r>
          </w:p>
        </w:tc>
        <w:tc>
          <w:tcPr>
            <w:tcW w:w="1230" w:type="dxa"/>
            <w:tcBorders>
              <w:top w:val="nil"/>
              <w:left w:val="nil"/>
              <w:bottom w:val="single" w:sz="4" w:space="0" w:color="ACB9CA"/>
              <w:right w:val="single" w:sz="4" w:space="0" w:color="ACB9CA"/>
            </w:tcBorders>
            <w:shd w:val="clear" w:color="000000" w:fill="FFFFFF"/>
            <w:vAlign w:val="center"/>
            <w:hideMark/>
          </w:tcPr>
          <w:p w14:paraId="6EAB30D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C03C8DC"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47E552D"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Click_Add_Task</w:t>
            </w:r>
          </w:p>
        </w:tc>
        <w:tc>
          <w:tcPr>
            <w:tcW w:w="1232" w:type="dxa"/>
            <w:tcBorders>
              <w:top w:val="nil"/>
              <w:left w:val="nil"/>
              <w:bottom w:val="single" w:sz="4" w:space="0" w:color="ACB9CA"/>
              <w:right w:val="single" w:sz="4" w:space="0" w:color="ACB9CA"/>
            </w:tcBorders>
            <w:shd w:val="clear" w:color="000000" w:fill="FFFFFF"/>
            <w:vAlign w:val="center"/>
            <w:hideMark/>
          </w:tcPr>
          <w:p w14:paraId="3D966CD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217</w:t>
            </w:r>
          </w:p>
        </w:tc>
        <w:tc>
          <w:tcPr>
            <w:tcW w:w="1378" w:type="dxa"/>
            <w:tcBorders>
              <w:top w:val="nil"/>
              <w:left w:val="nil"/>
              <w:bottom w:val="single" w:sz="4" w:space="0" w:color="ACB9CA"/>
              <w:right w:val="single" w:sz="4" w:space="0" w:color="ACB9CA"/>
            </w:tcBorders>
            <w:shd w:val="clear" w:color="000000" w:fill="FFFFFF"/>
            <w:vAlign w:val="center"/>
            <w:hideMark/>
          </w:tcPr>
          <w:p w14:paraId="4ED9AD7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134.65</w:t>
            </w:r>
          </w:p>
        </w:tc>
        <w:tc>
          <w:tcPr>
            <w:tcW w:w="990" w:type="dxa"/>
            <w:tcBorders>
              <w:top w:val="nil"/>
              <w:left w:val="nil"/>
              <w:bottom w:val="single" w:sz="4" w:space="0" w:color="ACB9CA"/>
              <w:right w:val="single" w:sz="4" w:space="0" w:color="ACB9CA"/>
            </w:tcBorders>
            <w:shd w:val="clear" w:color="000000" w:fill="FFFFFF"/>
            <w:vAlign w:val="center"/>
            <w:hideMark/>
          </w:tcPr>
          <w:p w14:paraId="0FDFE39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340</w:t>
            </w:r>
          </w:p>
        </w:tc>
        <w:tc>
          <w:tcPr>
            <w:tcW w:w="1070" w:type="dxa"/>
            <w:tcBorders>
              <w:top w:val="nil"/>
              <w:left w:val="nil"/>
              <w:bottom w:val="single" w:sz="4" w:space="0" w:color="ACB9CA"/>
              <w:right w:val="single" w:sz="4" w:space="0" w:color="ACB9CA"/>
            </w:tcBorders>
            <w:shd w:val="clear" w:color="000000" w:fill="FFFFFF"/>
            <w:vAlign w:val="center"/>
            <w:hideMark/>
          </w:tcPr>
          <w:p w14:paraId="1B2B681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441</w:t>
            </w:r>
          </w:p>
        </w:tc>
        <w:tc>
          <w:tcPr>
            <w:tcW w:w="1070" w:type="dxa"/>
            <w:tcBorders>
              <w:top w:val="nil"/>
              <w:left w:val="nil"/>
              <w:bottom w:val="single" w:sz="4" w:space="0" w:color="ACB9CA"/>
              <w:right w:val="single" w:sz="4" w:space="0" w:color="ACB9CA"/>
            </w:tcBorders>
            <w:shd w:val="clear" w:color="000000" w:fill="FFFFFF"/>
            <w:vAlign w:val="center"/>
            <w:hideMark/>
          </w:tcPr>
          <w:p w14:paraId="6B44BF0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w:t>
            </w:r>
          </w:p>
        </w:tc>
        <w:tc>
          <w:tcPr>
            <w:tcW w:w="1071" w:type="dxa"/>
            <w:tcBorders>
              <w:top w:val="nil"/>
              <w:left w:val="nil"/>
              <w:bottom w:val="single" w:sz="4" w:space="0" w:color="ACB9CA"/>
              <w:right w:val="single" w:sz="4" w:space="0" w:color="ACB9CA"/>
            </w:tcBorders>
            <w:shd w:val="clear" w:color="000000" w:fill="FFFFFF"/>
            <w:vAlign w:val="center"/>
            <w:hideMark/>
          </w:tcPr>
          <w:p w14:paraId="476046E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538C048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1155</w:t>
            </w:r>
          </w:p>
        </w:tc>
        <w:tc>
          <w:tcPr>
            <w:tcW w:w="1230" w:type="dxa"/>
            <w:tcBorders>
              <w:top w:val="nil"/>
              <w:left w:val="nil"/>
              <w:bottom w:val="single" w:sz="4" w:space="0" w:color="ACB9CA"/>
              <w:right w:val="single" w:sz="4" w:space="0" w:color="ACB9CA"/>
            </w:tcBorders>
            <w:shd w:val="clear" w:color="000000" w:fill="FFFFFF"/>
            <w:vAlign w:val="center"/>
            <w:hideMark/>
          </w:tcPr>
          <w:p w14:paraId="3D9659E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38B69AFF"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83D86E0"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Click_Add_Timesheet</w:t>
            </w:r>
          </w:p>
        </w:tc>
        <w:tc>
          <w:tcPr>
            <w:tcW w:w="1232" w:type="dxa"/>
            <w:tcBorders>
              <w:top w:val="nil"/>
              <w:left w:val="nil"/>
              <w:bottom w:val="single" w:sz="4" w:space="0" w:color="ACB9CA"/>
              <w:right w:val="single" w:sz="4" w:space="0" w:color="ACB9CA"/>
            </w:tcBorders>
            <w:shd w:val="clear" w:color="000000" w:fill="FFFFFF"/>
            <w:vAlign w:val="center"/>
            <w:hideMark/>
          </w:tcPr>
          <w:p w14:paraId="7B6C08E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2281</w:t>
            </w:r>
          </w:p>
        </w:tc>
        <w:tc>
          <w:tcPr>
            <w:tcW w:w="1378" w:type="dxa"/>
            <w:tcBorders>
              <w:top w:val="nil"/>
              <w:left w:val="nil"/>
              <w:bottom w:val="single" w:sz="4" w:space="0" w:color="ACB9CA"/>
              <w:right w:val="single" w:sz="4" w:space="0" w:color="ACB9CA"/>
            </w:tcBorders>
            <w:shd w:val="clear" w:color="000000" w:fill="FFFFFF"/>
            <w:vAlign w:val="center"/>
            <w:hideMark/>
          </w:tcPr>
          <w:p w14:paraId="7A9D80D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60.17</w:t>
            </w:r>
          </w:p>
        </w:tc>
        <w:tc>
          <w:tcPr>
            <w:tcW w:w="990" w:type="dxa"/>
            <w:tcBorders>
              <w:top w:val="nil"/>
              <w:left w:val="nil"/>
              <w:bottom w:val="single" w:sz="4" w:space="0" w:color="ACB9CA"/>
              <w:right w:val="single" w:sz="4" w:space="0" w:color="ACB9CA"/>
            </w:tcBorders>
            <w:shd w:val="clear" w:color="000000" w:fill="FFFFFF"/>
            <w:vAlign w:val="center"/>
            <w:hideMark/>
          </w:tcPr>
          <w:p w14:paraId="0764C7E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169.82</w:t>
            </w:r>
          </w:p>
        </w:tc>
        <w:tc>
          <w:tcPr>
            <w:tcW w:w="1070" w:type="dxa"/>
            <w:tcBorders>
              <w:top w:val="nil"/>
              <w:left w:val="nil"/>
              <w:bottom w:val="single" w:sz="4" w:space="0" w:color="ACB9CA"/>
              <w:right w:val="single" w:sz="4" w:space="0" w:color="ACB9CA"/>
            </w:tcBorders>
            <w:shd w:val="clear" w:color="000000" w:fill="FFFFFF"/>
            <w:vAlign w:val="center"/>
            <w:hideMark/>
          </w:tcPr>
          <w:p w14:paraId="4055658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307.45</w:t>
            </w:r>
          </w:p>
        </w:tc>
        <w:tc>
          <w:tcPr>
            <w:tcW w:w="1070" w:type="dxa"/>
            <w:tcBorders>
              <w:top w:val="nil"/>
              <w:left w:val="nil"/>
              <w:bottom w:val="single" w:sz="4" w:space="0" w:color="ACB9CA"/>
              <w:right w:val="single" w:sz="4" w:space="0" w:color="ACB9CA"/>
            </w:tcBorders>
            <w:shd w:val="clear" w:color="000000" w:fill="FFFFFF"/>
            <w:vAlign w:val="center"/>
            <w:hideMark/>
          </w:tcPr>
          <w:p w14:paraId="27257F0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611.24</w:t>
            </w:r>
          </w:p>
        </w:tc>
        <w:tc>
          <w:tcPr>
            <w:tcW w:w="1071" w:type="dxa"/>
            <w:tcBorders>
              <w:top w:val="nil"/>
              <w:left w:val="nil"/>
              <w:bottom w:val="single" w:sz="4" w:space="0" w:color="ACB9CA"/>
              <w:right w:val="single" w:sz="4" w:space="0" w:color="ACB9CA"/>
            </w:tcBorders>
            <w:shd w:val="clear" w:color="000000" w:fill="FFFFFF"/>
            <w:vAlign w:val="center"/>
            <w:hideMark/>
          </w:tcPr>
          <w:p w14:paraId="6487213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2F11DD2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1412</w:t>
            </w:r>
          </w:p>
        </w:tc>
        <w:tc>
          <w:tcPr>
            <w:tcW w:w="1230" w:type="dxa"/>
            <w:tcBorders>
              <w:top w:val="nil"/>
              <w:left w:val="nil"/>
              <w:bottom w:val="single" w:sz="4" w:space="0" w:color="ACB9CA"/>
              <w:right w:val="single" w:sz="4" w:space="0" w:color="ACB9CA"/>
            </w:tcBorders>
            <w:shd w:val="clear" w:color="000000" w:fill="FFFFFF"/>
            <w:vAlign w:val="center"/>
            <w:hideMark/>
          </w:tcPr>
          <w:p w14:paraId="5B5DCE0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0.04%</w:t>
            </w:r>
          </w:p>
        </w:tc>
      </w:tr>
      <w:tr w:rsidR="00D8468E" w:rsidRPr="00C47FE2" w14:paraId="7A188A47"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5064ED0C"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Click_Delete_button</w:t>
            </w:r>
          </w:p>
        </w:tc>
        <w:tc>
          <w:tcPr>
            <w:tcW w:w="1232" w:type="dxa"/>
            <w:tcBorders>
              <w:top w:val="nil"/>
              <w:left w:val="nil"/>
              <w:bottom w:val="single" w:sz="4" w:space="0" w:color="ACB9CA"/>
              <w:right w:val="single" w:sz="4" w:space="0" w:color="ACB9CA"/>
            </w:tcBorders>
            <w:shd w:val="clear" w:color="000000" w:fill="FFFFFF"/>
            <w:vAlign w:val="center"/>
            <w:hideMark/>
          </w:tcPr>
          <w:p w14:paraId="4AE6B8F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327</w:t>
            </w:r>
          </w:p>
        </w:tc>
        <w:tc>
          <w:tcPr>
            <w:tcW w:w="1378" w:type="dxa"/>
            <w:tcBorders>
              <w:top w:val="nil"/>
              <w:left w:val="nil"/>
              <w:bottom w:val="single" w:sz="4" w:space="0" w:color="ACB9CA"/>
              <w:right w:val="single" w:sz="4" w:space="0" w:color="ACB9CA"/>
            </w:tcBorders>
            <w:shd w:val="clear" w:color="000000" w:fill="FFFFFF"/>
            <w:vAlign w:val="center"/>
            <w:hideMark/>
          </w:tcPr>
          <w:p w14:paraId="105343F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145481.36</w:t>
            </w:r>
          </w:p>
        </w:tc>
        <w:tc>
          <w:tcPr>
            <w:tcW w:w="990" w:type="dxa"/>
            <w:tcBorders>
              <w:top w:val="nil"/>
              <w:left w:val="nil"/>
              <w:bottom w:val="single" w:sz="4" w:space="0" w:color="ACB9CA"/>
              <w:right w:val="single" w:sz="4" w:space="0" w:color="ACB9CA"/>
            </w:tcBorders>
            <w:shd w:val="clear" w:color="000000" w:fill="FFFFFF"/>
            <w:vAlign w:val="center"/>
            <w:hideMark/>
          </w:tcPr>
          <w:p w14:paraId="6561FDF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280319</w:t>
            </w:r>
          </w:p>
        </w:tc>
        <w:tc>
          <w:tcPr>
            <w:tcW w:w="1070" w:type="dxa"/>
            <w:tcBorders>
              <w:top w:val="nil"/>
              <w:left w:val="nil"/>
              <w:bottom w:val="single" w:sz="4" w:space="0" w:color="ACB9CA"/>
              <w:right w:val="single" w:sz="4" w:space="0" w:color="ACB9CA"/>
            </w:tcBorders>
            <w:shd w:val="clear" w:color="000000" w:fill="FFFFFF"/>
            <w:vAlign w:val="center"/>
            <w:hideMark/>
          </w:tcPr>
          <w:p w14:paraId="7B59CEC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284927</w:t>
            </w:r>
          </w:p>
        </w:tc>
        <w:tc>
          <w:tcPr>
            <w:tcW w:w="1070" w:type="dxa"/>
            <w:tcBorders>
              <w:top w:val="nil"/>
              <w:left w:val="nil"/>
              <w:bottom w:val="single" w:sz="4" w:space="0" w:color="ACB9CA"/>
              <w:right w:val="single" w:sz="4" w:space="0" w:color="ACB9CA"/>
            </w:tcBorders>
            <w:shd w:val="clear" w:color="000000" w:fill="FFFFFF"/>
            <w:vAlign w:val="center"/>
            <w:hideMark/>
          </w:tcPr>
          <w:p w14:paraId="3F5E18B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294399</w:t>
            </w:r>
          </w:p>
        </w:tc>
        <w:tc>
          <w:tcPr>
            <w:tcW w:w="1071" w:type="dxa"/>
            <w:tcBorders>
              <w:top w:val="nil"/>
              <w:left w:val="nil"/>
              <w:bottom w:val="single" w:sz="4" w:space="0" w:color="ACB9CA"/>
              <w:right w:val="single" w:sz="4" w:space="0" w:color="ACB9CA"/>
            </w:tcBorders>
            <w:shd w:val="clear" w:color="000000" w:fill="FFFFFF"/>
            <w:vAlign w:val="center"/>
            <w:hideMark/>
          </w:tcPr>
          <w:p w14:paraId="17E6B9F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w:t>
            </w:r>
          </w:p>
        </w:tc>
        <w:tc>
          <w:tcPr>
            <w:tcW w:w="1071" w:type="dxa"/>
            <w:tcBorders>
              <w:top w:val="nil"/>
              <w:left w:val="nil"/>
              <w:bottom w:val="single" w:sz="4" w:space="0" w:color="ACB9CA"/>
              <w:right w:val="single" w:sz="4" w:space="0" w:color="ACB9CA"/>
            </w:tcBorders>
            <w:shd w:val="clear" w:color="000000" w:fill="FFFFFF"/>
            <w:vAlign w:val="center"/>
            <w:hideMark/>
          </w:tcPr>
          <w:p w14:paraId="0979D76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295170</w:t>
            </w:r>
          </w:p>
        </w:tc>
        <w:tc>
          <w:tcPr>
            <w:tcW w:w="1230" w:type="dxa"/>
            <w:tcBorders>
              <w:top w:val="nil"/>
              <w:left w:val="nil"/>
              <w:bottom w:val="single" w:sz="4" w:space="0" w:color="ACB9CA"/>
              <w:right w:val="single" w:sz="4" w:space="0" w:color="ACB9CA"/>
            </w:tcBorders>
            <w:shd w:val="clear" w:color="000000" w:fill="FFFFFF"/>
            <w:vAlign w:val="center"/>
            <w:hideMark/>
          </w:tcPr>
          <w:p w14:paraId="224988F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2DE8725A"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1A7DAD1F"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Click_Edit_Task</w:t>
            </w:r>
          </w:p>
        </w:tc>
        <w:tc>
          <w:tcPr>
            <w:tcW w:w="1232" w:type="dxa"/>
            <w:tcBorders>
              <w:top w:val="nil"/>
              <w:left w:val="nil"/>
              <w:bottom w:val="single" w:sz="4" w:space="0" w:color="ACB9CA"/>
              <w:right w:val="single" w:sz="4" w:space="0" w:color="ACB9CA"/>
            </w:tcBorders>
            <w:shd w:val="clear" w:color="000000" w:fill="FFFFFF"/>
            <w:vAlign w:val="center"/>
            <w:hideMark/>
          </w:tcPr>
          <w:p w14:paraId="6267445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360</w:t>
            </w:r>
          </w:p>
        </w:tc>
        <w:tc>
          <w:tcPr>
            <w:tcW w:w="1378" w:type="dxa"/>
            <w:tcBorders>
              <w:top w:val="nil"/>
              <w:left w:val="nil"/>
              <w:bottom w:val="single" w:sz="4" w:space="0" w:color="ACB9CA"/>
              <w:right w:val="single" w:sz="4" w:space="0" w:color="ACB9CA"/>
            </w:tcBorders>
            <w:shd w:val="clear" w:color="000000" w:fill="FFFFFF"/>
            <w:vAlign w:val="center"/>
            <w:hideMark/>
          </w:tcPr>
          <w:p w14:paraId="2EB4D14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135.37</w:t>
            </w:r>
          </w:p>
        </w:tc>
        <w:tc>
          <w:tcPr>
            <w:tcW w:w="990" w:type="dxa"/>
            <w:tcBorders>
              <w:top w:val="nil"/>
              <w:left w:val="nil"/>
              <w:bottom w:val="single" w:sz="4" w:space="0" w:color="ACB9CA"/>
              <w:right w:val="single" w:sz="4" w:space="0" w:color="ACB9CA"/>
            </w:tcBorders>
            <w:shd w:val="clear" w:color="000000" w:fill="FFFFFF"/>
            <w:vAlign w:val="center"/>
            <w:hideMark/>
          </w:tcPr>
          <w:p w14:paraId="69CCB82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w:t>
            </w:r>
          </w:p>
        </w:tc>
        <w:tc>
          <w:tcPr>
            <w:tcW w:w="1070" w:type="dxa"/>
            <w:tcBorders>
              <w:top w:val="nil"/>
              <w:left w:val="nil"/>
              <w:bottom w:val="single" w:sz="4" w:space="0" w:color="ACB9CA"/>
              <w:right w:val="single" w:sz="4" w:space="0" w:color="ACB9CA"/>
            </w:tcBorders>
            <w:shd w:val="clear" w:color="000000" w:fill="FFFFFF"/>
            <w:vAlign w:val="center"/>
            <w:hideMark/>
          </w:tcPr>
          <w:p w14:paraId="6DC18E9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430</w:t>
            </w:r>
          </w:p>
        </w:tc>
        <w:tc>
          <w:tcPr>
            <w:tcW w:w="1070" w:type="dxa"/>
            <w:tcBorders>
              <w:top w:val="nil"/>
              <w:left w:val="nil"/>
              <w:bottom w:val="single" w:sz="4" w:space="0" w:color="ACB9CA"/>
              <w:right w:val="single" w:sz="4" w:space="0" w:color="ACB9CA"/>
            </w:tcBorders>
            <w:shd w:val="clear" w:color="000000" w:fill="FFFFFF"/>
            <w:vAlign w:val="center"/>
            <w:hideMark/>
          </w:tcPr>
          <w:p w14:paraId="3587988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752</w:t>
            </w:r>
          </w:p>
        </w:tc>
        <w:tc>
          <w:tcPr>
            <w:tcW w:w="1071" w:type="dxa"/>
            <w:tcBorders>
              <w:top w:val="nil"/>
              <w:left w:val="nil"/>
              <w:bottom w:val="single" w:sz="4" w:space="0" w:color="ACB9CA"/>
              <w:right w:val="single" w:sz="4" w:space="0" w:color="ACB9CA"/>
            </w:tcBorders>
            <w:shd w:val="clear" w:color="000000" w:fill="FFFFFF"/>
            <w:vAlign w:val="center"/>
            <w:hideMark/>
          </w:tcPr>
          <w:p w14:paraId="2DF29DD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4F9E79E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1065</w:t>
            </w:r>
          </w:p>
        </w:tc>
        <w:tc>
          <w:tcPr>
            <w:tcW w:w="1230" w:type="dxa"/>
            <w:tcBorders>
              <w:top w:val="nil"/>
              <w:left w:val="nil"/>
              <w:bottom w:val="single" w:sz="4" w:space="0" w:color="ACB9CA"/>
              <w:right w:val="single" w:sz="4" w:space="0" w:color="ACB9CA"/>
            </w:tcBorders>
            <w:shd w:val="clear" w:color="000000" w:fill="FFFFFF"/>
            <w:vAlign w:val="center"/>
            <w:hideMark/>
          </w:tcPr>
          <w:p w14:paraId="0DB683B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607470AF"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977C33B"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Click_Invoice_icon</w:t>
            </w:r>
          </w:p>
        </w:tc>
        <w:tc>
          <w:tcPr>
            <w:tcW w:w="1232" w:type="dxa"/>
            <w:tcBorders>
              <w:top w:val="nil"/>
              <w:left w:val="nil"/>
              <w:bottom w:val="single" w:sz="4" w:space="0" w:color="ACB9CA"/>
              <w:right w:val="single" w:sz="4" w:space="0" w:color="ACB9CA"/>
            </w:tcBorders>
            <w:shd w:val="clear" w:color="000000" w:fill="FFFFFF"/>
            <w:vAlign w:val="center"/>
            <w:hideMark/>
          </w:tcPr>
          <w:p w14:paraId="128994C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1553</w:t>
            </w:r>
          </w:p>
        </w:tc>
        <w:tc>
          <w:tcPr>
            <w:tcW w:w="1378" w:type="dxa"/>
            <w:tcBorders>
              <w:top w:val="nil"/>
              <w:left w:val="nil"/>
              <w:bottom w:val="single" w:sz="4" w:space="0" w:color="ACB9CA"/>
              <w:right w:val="single" w:sz="4" w:space="0" w:color="ACB9CA"/>
            </w:tcBorders>
            <w:shd w:val="clear" w:color="000000" w:fill="FFFFFF"/>
            <w:vAlign w:val="center"/>
            <w:hideMark/>
          </w:tcPr>
          <w:p w14:paraId="431DC18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279.13</w:t>
            </w:r>
          </w:p>
        </w:tc>
        <w:tc>
          <w:tcPr>
            <w:tcW w:w="990" w:type="dxa"/>
            <w:tcBorders>
              <w:top w:val="nil"/>
              <w:left w:val="nil"/>
              <w:bottom w:val="single" w:sz="4" w:space="0" w:color="ACB9CA"/>
              <w:right w:val="single" w:sz="4" w:space="0" w:color="ACB9CA"/>
            </w:tcBorders>
            <w:shd w:val="clear" w:color="000000" w:fill="FFFFFF"/>
            <w:vAlign w:val="center"/>
            <w:hideMark/>
          </w:tcPr>
          <w:p w14:paraId="67954D9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661</w:t>
            </w:r>
          </w:p>
        </w:tc>
        <w:tc>
          <w:tcPr>
            <w:tcW w:w="1070" w:type="dxa"/>
            <w:tcBorders>
              <w:top w:val="nil"/>
              <w:left w:val="nil"/>
              <w:bottom w:val="single" w:sz="4" w:space="0" w:color="ACB9CA"/>
              <w:right w:val="single" w:sz="4" w:space="0" w:color="ACB9CA"/>
            </w:tcBorders>
            <w:shd w:val="clear" w:color="000000" w:fill="FFFFFF"/>
            <w:vAlign w:val="center"/>
            <w:hideMark/>
          </w:tcPr>
          <w:p w14:paraId="65CDE6D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1022</w:t>
            </w:r>
          </w:p>
        </w:tc>
        <w:tc>
          <w:tcPr>
            <w:tcW w:w="1070" w:type="dxa"/>
            <w:tcBorders>
              <w:top w:val="nil"/>
              <w:left w:val="nil"/>
              <w:bottom w:val="single" w:sz="4" w:space="0" w:color="ACB9CA"/>
              <w:right w:val="single" w:sz="4" w:space="0" w:color="ACB9CA"/>
            </w:tcBorders>
            <w:shd w:val="clear" w:color="000000" w:fill="FFFFFF"/>
            <w:vAlign w:val="center"/>
            <w:hideMark/>
          </w:tcPr>
          <w:p w14:paraId="271D387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1879</w:t>
            </w:r>
          </w:p>
        </w:tc>
        <w:tc>
          <w:tcPr>
            <w:tcW w:w="1071" w:type="dxa"/>
            <w:tcBorders>
              <w:top w:val="nil"/>
              <w:left w:val="nil"/>
              <w:bottom w:val="single" w:sz="4" w:space="0" w:color="ACB9CA"/>
              <w:right w:val="single" w:sz="4" w:space="0" w:color="ACB9CA"/>
            </w:tcBorders>
            <w:shd w:val="clear" w:color="000000" w:fill="FFFFFF"/>
            <w:vAlign w:val="center"/>
            <w:hideMark/>
          </w:tcPr>
          <w:p w14:paraId="270C2B3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18E190E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3864</w:t>
            </w:r>
          </w:p>
        </w:tc>
        <w:tc>
          <w:tcPr>
            <w:tcW w:w="1230" w:type="dxa"/>
            <w:tcBorders>
              <w:top w:val="nil"/>
              <w:left w:val="nil"/>
              <w:bottom w:val="single" w:sz="4" w:space="0" w:color="ACB9CA"/>
              <w:right w:val="single" w:sz="4" w:space="0" w:color="ACB9CA"/>
            </w:tcBorders>
            <w:shd w:val="clear" w:color="000000" w:fill="FFFFFF"/>
            <w:vAlign w:val="center"/>
            <w:hideMark/>
          </w:tcPr>
          <w:p w14:paraId="207FC34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7EB3BF7F"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E13D23F"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Click_Login</w:t>
            </w:r>
          </w:p>
        </w:tc>
        <w:tc>
          <w:tcPr>
            <w:tcW w:w="1232" w:type="dxa"/>
            <w:tcBorders>
              <w:top w:val="nil"/>
              <w:left w:val="nil"/>
              <w:bottom w:val="single" w:sz="4" w:space="0" w:color="ACB9CA"/>
              <w:right w:val="single" w:sz="4" w:space="0" w:color="ACB9CA"/>
            </w:tcBorders>
            <w:shd w:val="clear" w:color="000000" w:fill="FFFFFF"/>
            <w:vAlign w:val="center"/>
            <w:hideMark/>
          </w:tcPr>
          <w:p w14:paraId="0975B19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3489</w:t>
            </w:r>
          </w:p>
        </w:tc>
        <w:tc>
          <w:tcPr>
            <w:tcW w:w="1378" w:type="dxa"/>
            <w:tcBorders>
              <w:top w:val="nil"/>
              <w:left w:val="nil"/>
              <w:bottom w:val="single" w:sz="4" w:space="0" w:color="ACB9CA"/>
              <w:right w:val="single" w:sz="4" w:space="0" w:color="ACB9CA"/>
            </w:tcBorders>
            <w:shd w:val="clear" w:color="000000" w:fill="FFFFFF"/>
            <w:vAlign w:val="center"/>
            <w:hideMark/>
          </w:tcPr>
          <w:p w14:paraId="032A237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121525.76</w:t>
            </w:r>
          </w:p>
        </w:tc>
        <w:tc>
          <w:tcPr>
            <w:tcW w:w="990" w:type="dxa"/>
            <w:tcBorders>
              <w:top w:val="nil"/>
              <w:left w:val="nil"/>
              <w:bottom w:val="single" w:sz="4" w:space="0" w:color="ACB9CA"/>
              <w:right w:val="single" w:sz="4" w:space="0" w:color="ACB9CA"/>
            </w:tcBorders>
            <w:shd w:val="clear" w:color="000000" w:fill="FFFFFF"/>
            <w:vAlign w:val="center"/>
            <w:hideMark/>
          </w:tcPr>
          <w:p w14:paraId="029EE4D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294179</w:t>
            </w:r>
          </w:p>
        </w:tc>
        <w:tc>
          <w:tcPr>
            <w:tcW w:w="1070" w:type="dxa"/>
            <w:tcBorders>
              <w:top w:val="nil"/>
              <w:left w:val="nil"/>
              <w:bottom w:val="single" w:sz="4" w:space="0" w:color="ACB9CA"/>
              <w:right w:val="single" w:sz="4" w:space="0" w:color="ACB9CA"/>
            </w:tcBorders>
            <w:shd w:val="clear" w:color="000000" w:fill="FFFFFF"/>
            <w:vAlign w:val="center"/>
            <w:hideMark/>
          </w:tcPr>
          <w:p w14:paraId="24BD114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356258.8</w:t>
            </w:r>
          </w:p>
        </w:tc>
        <w:tc>
          <w:tcPr>
            <w:tcW w:w="1070" w:type="dxa"/>
            <w:tcBorders>
              <w:top w:val="nil"/>
              <w:left w:val="nil"/>
              <w:bottom w:val="single" w:sz="4" w:space="0" w:color="ACB9CA"/>
              <w:right w:val="single" w:sz="4" w:space="0" w:color="ACB9CA"/>
            </w:tcBorders>
            <w:shd w:val="clear" w:color="000000" w:fill="FFFFFF"/>
            <w:vAlign w:val="center"/>
            <w:hideMark/>
          </w:tcPr>
          <w:p w14:paraId="044D8C9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438474.8</w:t>
            </w:r>
          </w:p>
        </w:tc>
        <w:tc>
          <w:tcPr>
            <w:tcW w:w="1071" w:type="dxa"/>
            <w:tcBorders>
              <w:top w:val="nil"/>
              <w:left w:val="nil"/>
              <w:bottom w:val="single" w:sz="4" w:space="0" w:color="ACB9CA"/>
              <w:right w:val="single" w:sz="4" w:space="0" w:color="ACB9CA"/>
            </w:tcBorders>
            <w:shd w:val="clear" w:color="000000" w:fill="FFFFFF"/>
            <w:vAlign w:val="center"/>
            <w:hideMark/>
          </w:tcPr>
          <w:p w14:paraId="2E18267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w:t>
            </w:r>
          </w:p>
        </w:tc>
        <w:tc>
          <w:tcPr>
            <w:tcW w:w="1071" w:type="dxa"/>
            <w:tcBorders>
              <w:top w:val="nil"/>
              <w:left w:val="nil"/>
              <w:bottom w:val="single" w:sz="4" w:space="0" w:color="ACB9CA"/>
              <w:right w:val="single" w:sz="4" w:space="0" w:color="ACB9CA"/>
            </w:tcBorders>
            <w:shd w:val="clear" w:color="000000" w:fill="FFFFFF"/>
            <w:vAlign w:val="center"/>
            <w:hideMark/>
          </w:tcPr>
          <w:p w14:paraId="6F88B5B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538202</w:t>
            </w:r>
          </w:p>
        </w:tc>
        <w:tc>
          <w:tcPr>
            <w:tcW w:w="1230" w:type="dxa"/>
            <w:tcBorders>
              <w:top w:val="nil"/>
              <w:left w:val="nil"/>
              <w:bottom w:val="single" w:sz="4" w:space="0" w:color="ACB9CA"/>
              <w:right w:val="single" w:sz="4" w:space="0" w:color="ACB9CA"/>
            </w:tcBorders>
            <w:shd w:val="clear" w:color="000000" w:fill="FFFFFF"/>
            <w:vAlign w:val="center"/>
            <w:hideMark/>
          </w:tcPr>
          <w:p w14:paraId="6AB00B7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30C08E43"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50C655FC"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Click_Note_icon</w:t>
            </w:r>
          </w:p>
        </w:tc>
        <w:tc>
          <w:tcPr>
            <w:tcW w:w="1232" w:type="dxa"/>
            <w:tcBorders>
              <w:top w:val="nil"/>
              <w:left w:val="nil"/>
              <w:bottom w:val="single" w:sz="4" w:space="0" w:color="ACB9CA"/>
              <w:right w:val="single" w:sz="4" w:space="0" w:color="ACB9CA"/>
            </w:tcBorders>
            <w:shd w:val="clear" w:color="000000" w:fill="FFFFFF"/>
            <w:vAlign w:val="center"/>
            <w:hideMark/>
          </w:tcPr>
          <w:p w14:paraId="63DD7F4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6085</w:t>
            </w:r>
          </w:p>
        </w:tc>
        <w:tc>
          <w:tcPr>
            <w:tcW w:w="1378" w:type="dxa"/>
            <w:tcBorders>
              <w:top w:val="nil"/>
              <w:left w:val="nil"/>
              <w:bottom w:val="single" w:sz="4" w:space="0" w:color="ACB9CA"/>
              <w:right w:val="single" w:sz="4" w:space="0" w:color="ACB9CA"/>
            </w:tcBorders>
            <w:shd w:val="clear" w:color="000000" w:fill="FFFFFF"/>
            <w:vAlign w:val="center"/>
            <w:hideMark/>
          </w:tcPr>
          <w:p w14:paraId="4368EC1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166.85</w:t>
            </w:r>
          </w:p>
        </w:tc>
        <w:tc>
          <w:tcPr>
            <w:tcW w:w="990" w:type="dxa"/>
            <w:tcBorders>
              <w:top w:val="nil"/>
              <w:left w:val="nil"/>
              <w:bottom w:val="single" w:sz="4" w:space="0" w:color="ACB9CA"/>
              <w:right w:val="single" w:sz="4" w:space="0" w:color="ACB9CA"/>
            </w:tcBorders>
            <w:shd w:val="clear" w:color="000000" w:fill="FFFFFF"/>
            <w:vAlign w:val="center"/>
            <w:hideMark/>
          </w:tcPr>
          <w:p w14:paraId="2B35D64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381.71</w:t>
            </w:r>
          </w:p>
        </w:tc>
        <w:tc>
          <w:tcPr>
            <w:tcW w:w="1070" w:type="dxa"/>
            <w:tcBorders>
              <w:top w:val="nil"/>
              <w:left w:val="nil"/>
              <w:bottom w:val="single" w:sz="4" w:space="0" w:color="ACB9CA"/>
              <w:right w:val="single" w:sz="4" w:space="0" w:color="ACB9CA"/>
            </w:tcBorders>
            <w:shd w:val="clear" w:color="000000" w:fill="FFFFFF"/>
            <w:vAlign w:val="center"/>
            <w:hideMark/>
          </w:tcPr>
          <w:p w14:paraId="4B6ACDF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548.02</w:t>
            </w:r>
          </w:p>
        </w:tc>
        <w:tc>
          <w:tcPr>
            <w:tcW w:w="1070" w:type="dxa"/>
            <w:tcBorders>
              <w:top w:val="nil"/>
              <w:left w:val="nil"/>
              <w:bottom w:val="single" w:sz="4" w:space="0" w:color="ACB9CA"/>
              <w:right w:val="single" w:sz="4" w:space="0" w:color="ACB9CA"/>
            </w:tcBorders>
            <w:shd w:val="clear" w:color="000000" w:fill="FFFFFF"/>
            <w:vAlign w:val="center"/>
            <w:hideMark/>
          </w:tcPr>
          <w:p w14:paraId="5B6C6AF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1610.95</w:t>
            </w:r>
          </w:p>
        </w:tc>
        <w:tc>
          <w:tcPr>
            <w:tcW w:w="1071" w:type="dxa"/>
            <w:tcBorders>
              <w:top w:val="nil"/>
              <w:left w:val="nil"/>
              <w:bottom w:val="single" w:sz="4" w:space="0" w:color="ACB9CA"/>
              <w:right w:val="single" w:sz="4" w:space="0" w:color="ACB9CA"/>
            </w:tcBorders>
            <w:shd w:val="clear" w:color="000000" w:fill="FFFFFF"/>
            <w:vAlign w:val="center"/>
            <w:hideMark/>
          </w:tcPr>
          <w:p w14:paraId="694FCD8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358CD1C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5546</w:t>
            </w:r>
          </w:p>
        </w:tc>
        <w:tc>
          <w:tcPr>
            <w:tcW w:w="1230" w:type="dxa"/>
            <w:tcBorders>
              <w:top w:val="nil"/>
              <w:left w:val="nil"/>
              <w:bottom w:val="single" w:sz="4" w:space="0" w:color="ACB9CA"/>
              <w:right w:val="single" w:sz="4" w:space="0" w:color="ACB9CA"/>
            </w:tcBorders>
            <w:shd w:val="clear" w:color="000000" w:fill="FFFFFF"/>
            <w:vAlign w:val="center"/>
            <w:hideMark/>
          </w:tcPr>
          <w:p w14:paraId="7658339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3CA47D4B"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61E68CB"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Click_Reminder_icon</w:t>
            </w:r>
          </w:p>
        </w:tc>
        <w:tc>
          <w:tcPr>
            <w:tcW w:w="1232" w:type="dxa"/>
            <w:tcBorders>
              <w:top w:val="nil"/>
              <w:left w:val="nil"/>
              <w:bottom w:val="single" w:sz="4" w:space="0" w:color="ACB9CA"/>
              <w:right w:val="single" w:sz="4" w:space="0" w:color="ACB9CA"/>
            </w:tcBorders>
            <w:shd w:val="clear" w:color="000000" w:fill="FFFFFF"/>
            <w:vAlign w:val="center"/>
            <w:hideMark/>
          </w:tcPr>
          <w:p w14:paraId="37A7266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5885</w:t>
            </w:r>
          </w:p>
        </w:tc>
        <w:tc>
          <w:tcPr>
            <w:tcW w:w="1378" w:type="dxa"/>
            <w:tcBorders>
              <w:top w:val="nil"/>
              <w:left w:val="nil"/>
              <w:bottom w:val="single" w:sz="4" w:space="0" w:color="ACB9CA"/>
              <w:right w:val="single" w:sz="4" w:space="0" w:color="ACB9CA"/>
            </w:tcBorders>
            <w:shd w:val="clear" w:color="000000" w:fill="FFFFFF"/>
            <w:vAlign w:val="center"/>
            <w:hideMark/>
          </w:tcPr>
          <w:p w14:paraId="22787A5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173.9</w:t>
            </w:r>
          </w:p>
        </w:tc>
        <w:tc>
          <w:tcPr>
            <w:tcW w:w="990" w:type="dxa"/>
            <w:tcBorders>
              <w:top w:val="nil"/>
              <w:left w:val="nil"/>
              <w:bottom w:val="single" w:sz="4" w:space="0" w:color="ACB9CA"/>
              <w:right w:val="single" w:sz="4" w:space="0" w:color="ACB9CA"/>
            </w:tcBorders>
            <w:shd w:val="clear" w:color="000000" w:fill="FFFFFF"/>
            <w:vAlign w:val="center"/>
            <w:hideMark/>
          </w:tcPr>
          <w:p w14:paraId="02FADF7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412.16</w:t>
            </w:r>
          </w:p>
        </w:tc>
        <w:tc>
          <w:tcPr>
            <w:tcW w:w="1070" w:type="dxa"/>
            <w:tcBorders>
              <w:top w:val="nil"/>
              <w:left w:val="nil"/>
              <w:bottom w:val="single" w:sz="4" w:space="0" w:color="ACB9CA"/>
              <w:right w:val="single" w:sz="4" w:space="0" w:color="ACB9CA"/>
            </w:tcBorders>
            <w:shd w:val="clear" w:color="000000" w:fill="FFFFFF"/>
            <w:vAlign w:val="center"/>
            <w:hideMark/>
          </w:tcPr>
          <w:p w14:paraId="6D5B62A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589.64</w:t>
            </w:r>
          </w:p>
        </w:tc>
        <w:tc>
          <w:tcPr>
            <w:tcW w:w="1070" w:type="dxa"/>
            <w:tcBorders>
              <w:top w:val="nil"/>
              <w:left w:val="nil"/>
              <w:bottom w:val="single" w:sz="4" w:space="0" w:color="ACB9CA"/>
              <w:right w:val="single" w:sz="4" w:space="0" w:color="ACB9CA"/>
            </w:tcBorders>
            <w:shd w:val="clear" w:color="000000" w:fill="FFFFFF"/>
            <w:vAlign w:val="center"/>
            <w:hideMark/>
          </w:tcPr>
          <w:p w14:paraId="65E4374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1579.04</w:t>
            </w:r>
          </w:p>
        </w:tc>
        <w:tc>
          <w:tcPr>
            <w:tcW w:w="1071" w:type="dxa"/>
            <w:tcBorders>
              <w:top w:val="nil"/>
              <w:left w:val="nil"/>
              <w:bottom w:val="single" w:sz="4" w:space="0" w:color="ACB9CA"/>
              <w:right w:val="single" w:sz="4" w:space="0" w:color="ACB9CA"/>
            </w:tcBorders>
            <w:shd w:val="clear" w:color="000000" w:fill="FFFFFF"/>
            <w:vAlign w:val="center"/>
            <w:hideMark/>
          </w:tcPr>
          <w:p w14:paraId="7F2A49F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1465073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6188</w:t>
            </w:r>
          </w:p>
        </w:tc>
        <w:tc>
          <w:tcPr>
            <w:tcW w:w="1230" w:type="dxa"/>
            <w:tcBorders>
              <w:top w:val="nil"/>
              <w:left w:val="nil"/>
              <w:bottom w:val="single" w:sz="4" w:space="0" w:color="ACB9CA"/>
              <w:right w:val="single" w:sz="4" w:space="0" w:color="ACB9CA"/>
            </w:tcBorders>
            <w:shd w:val="clear" w:color="000000" w:fill="FFFFFF"/>
            <w:vAlign w:val="center"/>
            <w:hideMark/>
          </w:tcPr>
          <w:p w14:paraId="02D1909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2616842A"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D6785EF"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Click_Save_Contact</w:t>
            </w:r>
          </w:p>
        </w:tc>
        <w:tc>
          <w:tcPr>
            <w:tcW w:w="1232" w:type="dxa"/>
            <w:tcBorders>
              <w:top w:val="nil"/>
              <w:left w:val="nil"/>
              <w:bottom w:val="single" w:sz="4" w:space="0" w:color="ACB9CA"/>
              <w:right w:val="single" w:sz="4" w:space="0" w:color="ACB9CA"/>
            </w:tcBorders>
            <w:shd w:val="clear" w:color="000000" w:fill="FFFFFF"/>
            <w:vAlign w:val="center"/>
            <w:hideMark/>
          </w:tcPr>
          <w:p w14:paraId="5789EA9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3216</w:t>
            </w:r>
          </w:p>
        </w:tc>
        <w:tc>
          <w:tcPr>
            <w:tcW w:w="1378" w:type="dxa"/>
            <w:tcBorders>
              <w:top w:val="nil"/>
              <w:left w:val="nil"/>
              <w:bottom w:val="single" w:sz="4" w:space="0" w:color="ACB9CA"/>
              <w:right w:val="single" w:sz="4" w:space="0" w:color="ACB9CA"/>
            </w:tcBorders>
            <w:shd w:val="clear" w:color="000000" w:fill="FFFFFF"/>
            <w:vAlign w:val="center"/>
            <w:hideMark/>
          </w:tcPr>
          <w:p w14:paraId="60F917E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132895.54</w:t>
            </w:r>
          </w:p>
        </w:tc>
        <w:tc>
          <w:tcPr>
            <w:tcW w:w="990" w:type="dxa"/>
            <w:tcBorders>
              <w:top w:val="nil"/>
              <w:left w:val="nil"/>
              <w:bottom w:val="single" w:sz="4" w:space="0" w:color="ACB9CA"/>
              <w:right w:val="single" w:sz="4" w:space="0" w:color="ACB9CA"/>
            </w:tcBorders>
            <w:shd w:val="clear" w:color="000000" w:fill="FFFFFF"/>
            <w:vAlign w:val="center"/>
            <w:hideMark/>
          </w:tcPr>
          <w:p w14:paraId="4F17584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299190.3</w:t>
            </w:r>
          </w:p>
        </w:tc>
        <w:tc>
          <w:tcPr>
            <w:tcW w:w="1070" w:type="dxa"/>
            <w:tcBorders>
              <w:top w:val="nil"/>
              <w:left w:val="nil"/>
              <w:bottom w:val="single" w:sz="4" w:space="0" w:color="ACB9CA"/>
              <w:right w:val="single" w:sz="4" w:space="0" w:color="ACB9CA"/>
            </w:tcBorders>
            <w:shd w:val="clear" w:color="000000" w:fill="FFFFFF"/>
            <w:vAlign w:val="center"/>
            <w:hideMark/>
          </w:tcPr>
          <w:p w14:paraId="4DA287B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368376.8</w:t>
            </w:r>
          </w:p>
        </w:tc>
        <w:tc>
          <w:tcPr>
            <w:tcW w:w="1070" w:type="dxa"/>
            <w:tcBorders>
              <w:top w:val="nil"/>
              <w:left w:val="nil"/>
              <w:bottom w:val="single" w:sz="4" w:space="0" w:color="ACB9CA"/>
              <w:right w:val="single" w:sz="4" w:space="0" w:color="ACB9CA"/>
            </w:tcBorders>
            <w:shd w:val="clear" w:color="000000" w:fill="FFFFFF"/>
            <w:vAlign w:val="center"/>
            <w:hideMark/>
          </w:tcPr>
          <w:p w14:paraId="6F3C5A5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425806.5</w:t>
            </w:r>
          </w:p>
        </w:tc>
        <w:tc>
          <w:tcPr>
            <w:tcW w:w="1071" w:type="dxa"/>
            <w:tcBorders>
              <w:top w:val="nil"/>
              <w:left w:val="nil"/>
              <w:bottom w:val="single" w:sz="4" w:space="0" w:color="ACB9CA"/>
              <w:right w:val="single" w:sz="4" w:space="0" w:color="ACB9CA"/>
            </w:tcBorders>
            <w:shd w:val="clear" w:color="000000" w:fill="FFFFFF"/>
            <w:vAlign w:val="center"/>
            <w:hideMark/>
          </w:tcPr>
          <w:p w14:paraId="796332B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w:t>
            </w:r>
          </w:p>
        </w:tc>
        <w:tc>
          <w:tcPr>
            <w:tcW w:w="1071" w:type="dxa"/>
            <w:tcBorders>
              <w:top w:val="nil"/>
              <w:left w:val="nil"/>
              <w:bottom w:val="single" w:sz="4" w:space="0" w:color="ACB9CA"/>
              <w:right w:val="single" w:sz="4" w:space="0" w:color="ACB9CA"/>
            </w:tcBorders>
            <w:shd w:val="clear" w:color="000000" w:fill="FFFFFF"/>
            <w:vAlign w:val="center"/>
            <w:hideMark/>
          </w:tcPr>
          <w:p w14:paraId="6D9D98C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574657</w:t>
            </w:r>
          </w:p>
        </w:tc>
        <w:tc>
          <w:tcPr>
            <w:tcW w:w="1230" w:type="dxa"/>
            <w:tcBorders>
              <w:top w:val="nil"/>
              <w:left w:val="nil"/>
              <w:bottom w:val="single" w:sz="4" w:space="0" w:color="ACB9CA"/>
              <w:right w:val="single" w:sz="4" w:space="0" w:color="ACB9CA"/>
            </w:tcBorders>
            <w:shd w:val="clear" w:color="000000" w:fill="FFFFFF"/>
            <w:vAlign w:val="center"/>
            <w:hideMark/>
          </w:tcPr>
          <w:p w14:paraId="51FB05B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2D418826"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8D8F475"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Click_Save_Expense</w:t>
            </w:r>
          </w:p>
        </w:tc>
        <w:tc>
          <w:tcPr>
            <w:tcW w:w="1232" w:type="dxa"/>
            <w:tcBorders>
              <w:top w:val="nil"/>
              <w:left w:val="nil"/>
              <w:bottom w:val="single" w:sz="4" w:space="0" w:color="ACB9CA"/>
              <w:right w:val="single" w:sz="4" w:space="0" w:color="ACB9CA"/>
            </w:tcBorders>
            <w:shd w:val="clear" w:color="000000" w:fill="FFFFFF"/>
            <w:vAlign w:val="center"/>
            <w:hideMark/>
          </w:tcPr>
          <w:p w14:paraId="462704F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1733</w:t>
            </w:r>
          </w:p>
        </w:tc>
        <w:tc>
          <w:tcPr>
            <w:tcW w:w="1378" w:type="dxa"/>
            <w:tcBorders>
              <w:top w:val="nil"/>
              <w:left w:val="nil"/>
              <w:bottom w:val="single" w:sz="4" w:space="0" w:color="ACB9CA"/>
              <w:right w:val="single" w:sz="4" w:space="0" w:color="ACB9CA"/>
            </w:tcBorders>
            <w:shd w:val="clear" w:color="000000" w:fill="FFFFFF"/>
            <w:vAlign w:val="center"/>
            <w:hideMark/>
          </w:tcPr>
          <w:p w14:paraId="61F771F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320766.91</w:t>
            </w:r>
          </w:p>
        </w:tc>
        <w:tc>
          <w:tcPr>
            <w:tcW w:w="990" w:type="dxa"/>
            <w:tcBorders>
              <w:top w:val="nil"/>
              <w:left w:val="nil"/>
              <w:bottom w:val="single" w:sz="4" w:space="0" w:color="ACB9CA"/>
              <w:right w:val="single" w:sz="4" w:space="0" w:color="ACB9CA"/>
            </w:tcBorders>
            <w:shd w:val="clear" w:color="000000" w:fill="FFFFFF"/>
            <w:vAlign w:val="center"/>
            <w:hideMark/>
          </w:tcPr>
          <w:p w14:paraId="6CDC0DE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519961.</w:t>
            </w:r>
            <w:r w:rsidRPr="00C47FE2">
              <w:rPr>
                <w:rFonts w:eastAsia="Times New Roman" w:cs="Arial"/>
                <w:color w:val="4B4B63"/>
                <w:sz w:val="20"/>
                <w:szCs w:val="20"/>
                <w:lang w:val="en-US"/>
              </w:rPr>
              <w:lastRenderedPageBreak/>
              <w:t>3</w:t>
            </w:r>
          </w:p>
        </w:tc>
        <w:tc>
          <w:tcPr>
            <w:tcW w:w="1070" w:type="dxa"/>
            <w:tcBorders>
              <w:top w:val="nil"/>
              <w:left w:val="nil"/>
              <w:bottom w:val="single" w:sz="4" w:space="0" w:color="ACB9CA"/>
              <w:right w:val="single" w:sz="4" w:space="0" w:color="ACB9CA"/>
            </w:tcBorders>
            <w:shd w:val="clear" w:color="000000" w:fill="FFFFFF"/>
            <w:vAlign w:val="center"/>
            <w:hideMark/>
          </w:tcPr>
          <w:p w14:paraId="510F77A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lastRenderedPageBreak/>
              <w:t>562910.4</w:t>
            </w:r>
          </w:p>
        </w:tc>
        <w:tc>
          <w:tcPr>
            <w:tcW w:w="1070" w:type="dxa"/>
            <w:tcBorders>
              <w:top w:val="nil"/>
              <w:left w:val="nil"/>
              <w:bottom w:val="single" w:sz="4" w:space="0" w:color="ACB9CA"/>
              <w:right w:val="single" w:sz="4" w:space="0" w:color="ACB9CA"/>
            </w:tcBorders>
            <w:shd w:val="clear" w:color="000000" w:fill="FFFFFF"/>
            <w:vAlign w:val="center"/>
            <w:hideMark/>
          </w:tcPr>
          <w:p w14:paraId="596EC00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610911.6</w:t>
            </w:r>
          </w:p>
        </w:tc>
        <w:tc>
          <w:tcPr>
            <w:tcW w:w="1071" w:type="dxa"/>
            <w:tcBorders>
              <w:top w:val="nil"/>
              <w:left w:val="nil"/>
              <w:bottom w:val="single" w:sz="4" w:space="0" w:color="ACB9CA"/>
              <w:right w:val="single" w:sz="4" w:space="0" w:color="ACB9CA"/>
            </w:tcBorders>
            <w:shd w:val="clear" w:color="000000" w:fill="FFFFFF"/>
            <w:vAlign w:val="center"/>
            <w:hideMark/>
          </w:tcPr>
          <w:p w14:paraId="08CA7FE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23991</w:t>
            </w:r>
          </w:p>
        </w:tc>
        <w:tc>
          <w:tcPr>
            <w:tcW w:w="1071" w:type="dxa"/>
            <w:tcBorders>
              <w:top w:val="nil"/>
              <w:left w:val="nil"/>
              <w:bottom w:val="single" w:sz="4" w:space="0" w:color="ACB9CA"/>
              <w:right w:val="single" w:sz="4" w:space="0" w:color="ACB9CA"/>
            </w:tcBorders>
            <w:shd w:val="clear" w:color="000000" w:fill="FFFFFF"/>
            <w:vAlign w:val="center"/>
            <w:hideMark/>
          </w:tcPr>
          <w:p w14:paraId="5B9977D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760735</w:t>
            </w:r>
          </w:p>
        </w:tc>
        <w:tc>
          <w:tcPr>
            <w:tcW w:w="1230" w:type="dxa"/>
            <w:tcBorders>
              <w:top w:val="nil"/>
              <w:left w:val="nil"/>
              <w:bottom w:val="single" w:sz="4" w:space="0" w:color="ACB9CA"/>
              <w:right w:val="single" w:sz="4" w:space="0" w:color="ACB9CA"/>
            </w:tcBorders>
            <w:shd w:val="clear" w:color="000000" w:fill="FFFFFF"/>
            <w:vAlign w:val="center"/>
            <w:hideMark/>
          </w:tcPr>
          <w:p w14:paraId="2997526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21.47%</w:t>
            </w:r>
          </w:p>
        </w:tc>
      </w:tr>
      <w:tr w:rsidR="00D8468E" w:rsidRPr="00C47FE2" w14:paraId="2FB238A4"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610D2E6"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Click_Save_expense</w:t>
            </w:r>
          </w:p>
        </w:tc>
        <w:tc>
          <w:tcPr>
            <w:tcW w:w="1232" w:type="dxa"/>
            <w:tcBorders>
              <w:top w:val="nil"/>
              <w:left w:val="nil"/>
              <w:bottom w:val="single" w:sz="4" w:space="0" w:color="ACB9CA"/>
              <w:right w:val="single" w:sz="4" w:space="0" w:color="ACB9CA"/>
            </w:tcBorders>
            <w:shd w:val="clear" w:color="000000" w:fill="FFFFFF"/>
            <w:vAlign w:val="center"/>
            <w:hideMark/>
          </w:tcPr>
          <w:p w14:paraId="0E77AB2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w:t>
            </w:r>
          </w:p>
        </w:tc>
        <w:tc>
          <w:tcPr>
            <w:tcW w:w="1378" w:type="dxa"/>
            <w:tcBorders>
              <w:top w:val="nil"/>
              <w:left w:val="nil"/>
              <w:bottom w:val="single" w:sz="4" w:space="0" w:color="ACB9CA"/>
              <w:right w:val="single" w:sz="4" w:space="0" w:color="ACB9CA"/>
            </w:tcBorders>
            <w:shd w:val="clear" w:color="000000" w:fill="FFFFFF"/>
            <w:vAlign w:val="center"/>
            <w:hideMark/>
          </w:tcPr>
          <w:p w14:paraId="1FECE83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204381</w:t>
            </w:r>
          </w:p>
        </w:tc>
        <w:tc>
          <w:tcPr>
            <w:tcW w:w="990" w:type="dxa"/>
            <w:tcBorders>
              <w:top w:val="nil"/>
              <w:left w:val="nil"/>
              <w:bottom w:val="single" w:sz="4" w:space="0" w:color="ACB9CA"/>
              <w:right w:val="single" w:sz="4" w:space="0" w:color="ACB9CA"/>
            </w:tcBorders>
            <w:shd w:val="clear" w:color="000000" w:fill="FFFFFF"/>
            <w:vAlign w:val="center"/>
            <w:hideMark/>
          </w:tcPr>
          <w:p w14:paraId="5E94FD3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305407</w:t>
            </w:r>
          </w:p>
        </w:tc>
        <w:tc>
          <w:tcPr>
            <w:tcW w:w="1070" w:type="dxa"/>
            <w:tcBorders>
              <w:top w:val="nil"/>
              <w:left w:val="nil"/>
              <w:bottom w:val="single" w:sz="4" w:space="0" w:color="ACB9CA"/>
              <w:right w:val="single" w:sz="4" w:space="0" w:color="ACB9CA"/>
            </w:tcBorders>
            <w:shd w:val="clear" w:color="000000" w:fill="FFFFFF"/>
            <w:vAlign w:val="center"/>
            <w:hideMark/>
          </w:tcPr>
          <w:p w14:paraId="14C2F72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313343</w:t>
            </w:r>
          </w:p>
        </w:tc>
        <w:tc>
          <w:tcPr>
            <w:tcW w:w="1070" w:type="dxa"/>
            <w:tcBorders>
              <w:top w:val="nil"/>
              <w:left w:val="nil"/>
              <w:bottom w:val="single" w:sz="4" w:space="0" w:color="ACB9CA"/>
              <w:right w:val="single" w:sz="4" w:space="0" w:color="ACB9CA"/>
            </w:tcBorders>
            <w:shd w:val="clear" w:color="000000" w:fill="FFFFFF"/>
            <w:vAlign w:val="center"/>
            <w:hideMark/>
          </w:tcPr>
          <w:p w14:paraId="16907AA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314623</w:t>
            </w:r>
          </w:p>
        </w:tc>
        <w:tc>
          <w:tcPr>
            <w:tcW w:w="1071" w:type="dxa"/>
            <w:tcBorders>
              <w:top w:val="nil"/>
              <w:left w:val="nil"/>
              <w:bottom w:val="single" w:sz="4" w:space="0" w:color="ACB9CA"/>
              <w:right w:val="single" w:sz="4" w:space="0" w:color="ACB9CA"/>
            </w:tcBorders>
            <w:shd w:val="clear" w:color="000000" w:fill="FFFFFF"/>
            <w:vAlign w:val="center"/>
            <w:hideMark/>
          </w:tcPr>
          <w:p w14:paraId="3FBDDFD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92169</w:t>
            </w:r>
          </w:p>
        </w:tc>
        <w:tc>
          <w:tcPr>
            <w:tcW w:w="1071" w:type="dxa"/>
            <w:tcBorders>
              <w:top w:val="nil"/>
              <w:left w:val="nil"/>
              <w:bottom w:val="single" w:sz="4" w:space="0" w:color="ACB9CA"/>
              <w:right w:val="single" w:sz="4" w:space="0" w:color="ACB9CA"/>
            </w:tcBorders>
            <w:shd w:val="clear" w:color="000000" w:fill="FFFFFF"/>
            <w:vAlign w:val="center"/>
            <w:hideMark/>
          </w:tcPr>
          <w:p w14:paraId="7241E58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315208</w:t>
            </w:r>
          </w:p>
        </w:tc>
        <w:tc>
          <w:tcPr>
            <w:tcW w:w="1230" w:type="dxa"/>
            <w:tcBorders>
              <w:top w:val="nil"/>
              <w:left w:val="nil"/>
              <w:bottom w:val="single" w:sz="4" w:space="0" w:color="ACB9CA"/>
              <w:right w:val="single" w:sz="4" w:space="0" w:color="ACB9CA"/>
            </w:tcBorders>
            <w:shd w:val="clear" w:color="000000" w:fill="FFFFFF"/>
            <w:vAlign w:val="center"/>
            <w:hideMark/>
          </w:tcPr>
          <w:p w14:paraId="650FF18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1BEED92B"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333A891"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w:t>
            </w:r>
          </w:p>
        </w:tc>
        <w:tc>
          <w:tcPr>
            <w:tcW w:w="1232" w:type="dxa"/>
            <w:tcBorders>
              <w:top w:val="nil"/>
              <w:left w:val="nil"/>
              <w:bottom w:val="single" w:sz="4" w:space="0" w:color="ACB9CA"/>
              <w:right w:val="single" w:sz="4" w:space="0" w:color="ACB9CA"/>
            </w:tcBorders>
            <w:shd w:val="clear" w:color="000000" w:fill="FFFFFF"/>
            <w:vAlign w:val="center"/>
            <w:hideMark/>
          </w:tcPr>
          <w:p w14:paraId="4FD6BD5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1000</w:t>
            </w:r>
          </w:p>
        </w:tc>
        <w:tc>
          <w:tcPr>
            <w:tcW w:w="1378" w:type="dxa"/>
            <w:tcBorders>
              <w:top w:val="nil"/>
              <w:left w:val="nil"/>
              <w:bottom w:val="single" w:sz="4" w:space="0" w:color="ACB9CA"/>
              <w:right w:val="single" w:sz="4" w:space="0" w:color="ACB9CA"/>
            </w:tcBorders>
            <w:shd w:val="clear" w:color="000000" w:fill="FFFFFF"/>
            <w:vAlign w:val="center"/>
            <w:hideMark/>
          </w:tcPr>
          <w:p w14:paraId="7C2A4CF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123748.17</w:t>
            </w:r>
          </w:p>
        </w:tc>
        <w:tc>
          <w:tcPr>
            <w:tcW w:w="990" w:type="dxa"/>
            <w:tcBorders>
              <w:top w:val="nil"/>
              <w:left w:val="nil"/>
              <w:bottom w:val="single" w:sz="4" w:space="0" w:color="ACB9CA"/>
              <w:right w:val="single" w:sz="4" w:space="0" w:color="ACB9CA"/>
            </w:tcBorders>
            <w:shd w:val="clear" w:color="000000" w:fill="FFFFFF"/>
            <w:vAlign w:val="center"/>
            <w:hideMark/>
          </w:tcPr>
          <w:p w14:paraId="7DD8109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197887</w:t>
            </w:r>
          </w:p>
        </w:tc>
        <w:tc>
          <w:tcPr>
            <w:tcW w:w="1070" w:type="dxa"/>
            <w:tcBorders>
              <w:top w:val="nil"/>
              <w:left w:val="nil"/>
              <w:bottom w:val="single" w:sz="4" w:space="0" w:color="ACB9CA"/>
              <w:right w:val="single" w:sz="4" w:space="0" w:color="ACB9CA"/>
            </w:tcBorders>
            <w:shd w:val="clear" w:color="000000" w:fill="FFFFFF"/>
            <w:vAlign w:val="center"/>
            <w:hideMark/>
          </w:tcPr>
          <w:p w14:paraId="6502A31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225663</w:t>
            </w:r>
          </w:p>
        </w:tc>
        <w:tc>
          <w:tcPr>
            <w:tcW w:w="1070" w:type="dxa"/>
            <w:tcBorders>
              <w:top w:val="nil"/>
              <w:left w:val="nil"/>
              <w:bottom w:val="single" w:sz="4" w:space="0" w:color="ACB9CA"/>
              <w:right w:val="single" w:sz="4" w:space="0" w:color="ACB9CA"/>
            </w:tcBorders>
            <w:shd w:val="clear" w:color="000000" w:fill="FFFFFF"/>
            <w:vAlign w:val="center"/>
            <w:hideMark/>
          </w:tcPr>
          <w:p w14:paraId="31368E0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296447</w:t>
            </w:r>
          </w:p>
        </w:tc>
        <w:tc>
          <w:tcPr>
            <w:tcW w:w="1071" w:type="dxa"/>
            <w:tcBorders>
              <w:top w:val="nil"/>
              <w:left w:val="nil"/>
              <w:bottom w:val="single" w:sz="4" w:space="0" w:color="ACB9CA"/>
              <w:right w:val="single" w:sz="4" w:space="0" w:color="ACB9CA"/>
            </w:tcBorders>
            <w:shd w:val="clear" w:color="000000" w:fill="FFFFFF"/>
            <w:vAlign w:val="center"/>
            <w:hideMark/>
          </w:tcPr>
          <w:p w14:paraId="14F38DF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w:t>
            </w:r>
          </w:p>
        </w:tc>
        <w:tc>
          <w:tcPr>
            <w:tcW w:w="1071" w:type="dxa"/>
            <w:tcBorders>
              <w:top w:val="nil"/>
              <w:left w:val="nil"/>
              <w:bottom w:val="single" w:sz="4" w:space="0" w:color="ACB9CA"/>
              <w:right w:val="single" w:sz="4" w:space="0" w:color="ACB9CA"/>
            </w:tcBorders>
            <w:shd w:val="clear" w:color="000000" w:fill="FFFFFF"/>
            <w:vAlign w:val="center"/>
            <w:hideMark/>
          </w:tcPr>
          <w:p w14:paraId="5E9B0EE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308931</w:t>
            </w:r>
          </w:p>
        </w:tc>
        <w:tc>
          <w:tcPr>
            <w:tcW w:w="1230" w:type="dxa"/>
            <w:tcBorders>
              <w:top w:val="nil"/>
              <w:left w:val="nil"/>
              <w:bottom w:val="single" w:sz="4" w:space="0" w:color="ACB9CA"/>
              <w:right w:val="single" w:sz="4" w:space="0" w:color="ACB9CA"/>
            </w:tcBorders>
            <w:shd w:val="clear" w:color="000000" w:fill="FFFFFF"/>
            <w:vAlign w:val="center"/>
            <w:hideMark/>
          </w:tcPr>
          <w:p w14:paraId="7D96C41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0.20%</w:t>
            </w:r>
          </w:p>
        </w:tc>
      </w:tr>
      <w:tr w:rsidR="00D8468E" w:rsidRPr="00C47FE2" w14:paraId="6DB95B97"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50DFC7F"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1232" w:type="dxa"/>
            <w:tcBorders>
              <w:top w:val="nil"/>
              <w:left w:val="nil"/>
              <w:bottom w:val="single" w:sz="4" w:space="0" w:color="ACB9CA"/>
              <w:right w:val="single" w:sz="4" w:space="0" w:color="ACB9CA"/>
            </w:tcBorders>
            <w:shd w:val="clear" w:color="000000" w:fill="FFFFFF"/>
            <w:vAlign w:val="center"/>
            <w:hideMark/>
          </w:tcPr>
          <w:p w14:paraId="749C5E9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w:t>
            </w:r>
          </w:p>
        </w:tc>
        <w:tc>
          <w:tcPr>
            <w:tcW w:w="1378" w:type="dxa"/>
            <w:tcBorders>
              <w:top w:val="nil"/>
              <w:left w:val="nil"/>
              <w:bottom w:val="single" w:sz="4" w:space="0" w:color="ACB9CA"/>
              <w:right w:val="single" w:sz="4" w:space="0" w:color="ACB9CA"/>
            </w:tcBorders>
            <w:shd w:val="clear" w:color="000000" w:fill="FFFFFF"/>
            <w:vAlign w:val="center"/>
            <w:hideMark/>
          </w:tcPr>
          <w:p w14:paraId="2DE69C0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142235.86</w:t>
            </w:r>
          </w:p>
        </w:tc>
        <w:tc>
          <w:tcPr>
            <w:tcW w:w="990" w:type="dxa"/>
            <w:tcBorders>
              <w:top w:val="nil"/>
              <w:left w:val="nil"/>
              <w:bottom w:val="single" w:sz="4" w:space="0" w:color="ACB9CA"/>
              <w:right w:val="single" w:sz="4" w:space="0" w:color="ACB9CA"/>
            </w:tcBorders>
            <w:shd w:val="clear" w:color="000000" w:fill="FFFFFF"/>
            <w:vAlign w:val="center"/>
            <w:hideMark/>
          </w:tcPr>
          <w:p w14:paraId="02FBACA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216191</w:t>
            </w:r>
          </w:p>
        </w:tc>
        <w:tc>
          <w:tcPr>
            <w:tcW w:w="1070" w:type="dxa"/>
            <w:tcBorders>
              <w:top w:val="nil"/>
              <w:left w:val="nil"/>
              <w:bottom w:val="single" w:sz="4" w:space="0" w:color="ACB9CA"/>
              <w:right w:val="single" w:sz="4" w:space="0" w:color="ACB9CA"/>
            </w:tcBorders>
            <w:shd w:val="clear" w:color="000000" w:fill="FFFFFF"/>
            <w:vAlign w:val="center"/>
            <w:hideMark/>
          </w:tcPr>
          <w:p w14:paraId="0C1B57C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292863</w:t>
            </w:r>
          </w:p>
        </w:tc>
        <w:tc>
          <w:tcPr>
            <w:tcW w:w="1070" w:type="dxa"/>
            <w:tcBorders>
              <w:top w:val="nil"/>
              <w:left w:val="nil"/>
              <w:bottom w:val="single" w:sz="4" w:space="0" w:color="ACB9CA"/>
              <w:right w:val="single" w:sz="4" w:space="0" w:color="ACB9CA"/>
            </w:tcBorders>
            <w:shd w:val="clear" w:color="000000" w:fill="FFFFFF"/>
            <w:vAlign w:val="center"/>
            <w:hideMark/>
          </w:tcPr>
          <w:p w14:paraId="1003A10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299519</w:t>
            </w:r>
          </w:p>
        </w:tc>
        <w:tc>
          <w:tcPr>
            <w:tcW w:w="1071" w:type="dxa"/>
            <w:tcBorders>
              <w:top w:val="nil"/>
              <w:left w:val="nil"/>
              <w:bottom w:val="single" w:sz="4" w:space="0" w:color="ACB9CA"/>
              <w:right w:val="single" w:sz="4" w:space="0" w:color="ACB9CA"/>
            </w:tcBorders>
            <w:shd w:val="clear" w:color="000000" w:fill="FFFFFF"/>
            <w:vAlign w:val="center"/>
            <w:hideMark/>
          </w:tcPr>
          <w:p w14:paraId="764630D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20244</w:t>
            </w:r>
          </w:p>
        </w:tc>
        <w:tc>
          <w:tcPr>
            <w:tcW w:w="1071" w:type="dxa"/>
            <w:tcBorders>
              <w:top w:val="nil"/>
              <w:left w:val="nil"/>
              <w:bottom w:val="single" w:sz="4" w:space="0" w:color="ACB9CA"/>
              <w:right w:val="single" w:sz="4" w:space="0" w:color="ACB9CA"/>
            </w:tcBorders>
            <w:shd w:val="clear" w:color="000000" w:fill="FFFFFF"/>
            <w:vAlign w:val="center"/>
            <w:hideMark/>
          </w:tcPr>
          <w:p w14:paraId="7DCBF9A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310393</w:t>
            </w:r>
          </w:p>
        </w:tc>
        <w:tc>
          <w:tcPr>
            <w:tcW w:w="1230" w:type="dxa"/>
            <w:tcBorders>
              <w:top w:val="nil"/>
              <w:left w:val="nil"/>
              <w:bottom w:val="single" w:sz="4" w:space="0" w:color="ACB9CA"/>
              <w:right w:val="single" w:sz="4" w:space="0" w:color="ACB9CA"/>
            </w:tcBorders>
            <w:shd w:val="clear" w:color="000000" w:fill="FFFFFF"/>
            <w:vAlign w:val="center"/>
            <w:hideMark/>
          </w:tcPr>
          <w:p w14:paraId="1536ADE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54075B47"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AFB9B4D"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1232" w:type="dxa"/>
            <w:tcBorders>
              <w:top w:val="nil"/>
              <w:left w:val="nil"/>
              <w:bottom w:val="single" w:sz="4" w:space="0" w:color="ACB9CA"/>
              <w:right w:val="single" w:sz="4" w:space="0" w:color="ACB9CA"/>
            </w:tcBorders>
            <w:shd w:val="clear" w:color="000000" w:fill="FFFFFF"/>
            <w:vAlign w:val="center"/>
            <w:hideMark/>
          </w:tcPr>
          <w:p w14:paraId="2181C51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w:t>
            </w:r>
          </w:p>
        </w:tc>
        <w:tc>
          <w:tcPr>
            <w:tcW w:w="1378" w:type="dxa"/>
            <w:tcBorders>
              <w:top w:val="nil"/>
              <w:left w:val="nil"/>
              <w:bottom w:val="single" w:sz="4" w:space="0" w:color="ACB9CA"/>
              <w:right w:val="single" w:sz="4" w:space="0" w:color="ACB9CA"/>
            </w:tcBorders>
            <w:shd w:val="clear" w:color="000000" w:fill="FFFFFF"/>
            <w:vAlign w:val="center"/>
            <w:hideMark/>
          </w:tcPr>
          <w:p w14:paraId="0A7307C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159992.64</w:t>
            </w:r>
          </w:p>
        </w:tc>
        <w:tc>
          <w:tcPr>
            <w:tcW w:w="990" w:type="dxa"/>
            <w:tcBorders>
              <w:top w:val="nil"/>
              <w:left w:val="nil"/>
              <w:bottom w:val="single" w:sz="4" w:space="0" w:color="ACB9CA"/>
              <w:right w:val="single" w:sz="4" w:space="0" w:color="ACB9CA"/>
            </w:tcBorders>
            <w:shd w:val="clear" w:color="000000" w:fill="FFFFFF"/>
            <w:vAlign w:val="center"/>
            <w:hideMark/>
          </w:tcPr>
          <w:p w14:paraId="79FD4F6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253055</w:t>
            </w:r>
          </w:p>
        </w:tc>
        <w:tc>
          <w:tcPr>
            <w:tcW w:w="1070" w:type="dxa"/>
            <w:tcBorders>
              <w:top w:val="nil"/>
              <w:left w:val="nil"/>
              <w:bottom w:val="single" w:sz="4" w:space="0" w:color="ACB9CA"/>
              <w:right w:val="single" w:sz="4" w:space="0" w:color="ACB9CA"/>
            </w:tcBorders>
            <w:shd w:val="clear" w:color="000000" w:fill="FFFFFF"/>
            <w:vAlign w:val="center"/>
            <w:hideMark/>
          </w:tcPr>
          <w:p w14:paraId="05DB150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294143</w:t>
            </w:r>
          </w:p>
        </w:tc>
        <w:tc>
          <w:tcPr>
            <w:tcW w:w="1070" w:type="dxa"/>
            <w:tcBorders>
              <w:top w:val="nil"/>
              <w:left w:val="nil"/>
              <w:bottom w:val="single" w:sz="4" w:space="0" w:color="ACB9CA"/>
              <w:right w:val="single" w:sz="4" w:space="0" w:color="ACB9CA"/>
            </w:tcBorders>
            <w:shd w:val="clear" w:color="000000" w:fill="FFFFFF"/>
            <w:vAlign w:val="center"/>
            <w:hideMark/>
          </w:tcPr>
          <w:p w14:paraId="40C290D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296703</w:t>
            </w:r>
          </w:p>
        </w:tc>
        <w:tc>
          <w:tcPr>
            <w:tcW w:w="1071" w:type="dxa"/>
            <w:tcBorders>
              <w:top w:val="nil"/>
              <w:left w:val="nil"/>
              <w:bottom w:val="single" w:sz="4" w:space="0" w:color="ACB9CA"/>
              <w:right w:val="single" w:sz="4" w:space="0" w:color="ACB9CA"/>
            </w:tcBorders>
            <w:shd w:val="clear" w:color="000000" w:fill="FFFFFF"/>
            <w:vAlign w:val="center"/>
            <w:hideMark/>
          </w:tcPr>
          <w:p w14:paraId="033ABBF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44765</w:t>
            </w:r>
          </w:p>
        </w:tc>
        <w:tc>
          <w:tcPr>
            <w:tcW w:w="1071" w:type="dxa"/>
            <w:tcBorders>
              <w:top w:val="nil"/>
              <w:left w:val="nil"/>
              <w:bottom w:val="single" w:sz="4" w:space="0" w:color="ACB9CA"/>
              <w:right w:val="single" w:sz="4" w:space="0" w:color="ACB9CA"/>
            </w:tcBorders>
            <w:shd w:val="clear" w:color="000000" w:fill="FFFFFF"/>
            <w:vAlign w:val="center"/>
            <w:hideMark/>
          </w:tcPr>
          <w:p w14:paraId="7F4A510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300298</w:t>
            </w:r>
          </w:p>
        </w:tc>
        <w:tc>
          <w:tcPr>
            <w:tcW w:w="1230" w:type="dxa"/>
            <w:tcBorders>
              <w:top w:val="nil"/>
              <w:left w:val="nil"/>
              <w:bottom w:val="single" w:sz="4" w:space="0" w:color="ACB9CA"/>
              <w:right w:val="single" w:sz="4" w:space="0" w:color="ACB9CA"/>
            </w:tcBorders>
            <w:shd w:val="clear" w:color="000000" w:fill="FFFFFF"/>
            <w:vAlign w:val="center"/>
            <w:hideMark/>
          </w:tcPr>
          <w:p w14:paraId="6113EA1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3A15E857"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945891C"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1232" w:type="dxa"/>
            <w:tcBorders>
              <w:top w:val="nil"/>
              <w:left w:val="nil"/>
              <w:bottom w:val="single" w:sz="4" w:space="0" w:color="ACB9CA"/>
              <w:right w:val="single" w:sz="4" w:space="0" w:color="ACB9CA"/>
            </w:tcBorders>
            <w:shd w:val="clear" w:color="000000" w:fill="FFFFFF"/>
            <w:vAlign w:val="center"/>
            <w:hideMark/>
          </w:tcPr>
          <w:p w14:paraId="3BA9DA9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w:t>
            </w:r>
          </w:p>
        </w:tc>
        <w:tc>
          <w:tcPr>
            <w:tcW w:w="1378" w:type="dxa"/>
            <w:tcBorders>
              <w:top w:val="nil"/>
              <w:left w:val="nil"/>
              <w:bottom w:val="single" w:sz="4" w:space="0" w:color="ACB9CA"/>
              <w:right w:val="single" w:sz="4" w:space="0" w:color="ACB9CA"/>
            </w:tcBorders>
            <w:shd w:val="clear" w:color="000000" w:fill="FFFFFF"/>
            <w:vAlign w:val="center"/>
            <w:hideMark/>
          </w:tcPr>
          <w:p w14:paraId="7E34213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180646.24</w:t>
            </w:r>
          </w:p>
        </w:tc>
        <w:tc>
          <w:tcPr>
            <w:tcW w:w="990" w:type="dxa"/>
            <w:tcBorders>
              <w:top w:val="nil"/>
              <w:left w:val="nil"/>
              <w:bottom w:val="single" w:sz="4" w:space="0" w:color="ACB9CA"/>
              <w:right w:val="single" w:sz="4" w:space="0" w:color="ACB9CA"/>
            </w:tcBorders>
            <w:shd w:val="clear" w:color="000000" w:fill="FFFFFF"/>
            <w:vAlign w:val="center"/>
            <w:hideMark/>
          </w:tcPr>
          <w:p w14:paraId="30EAD13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208255</w:t>
            </w:r>
          </w:p>
        </w:tc>
        <w:tc>
          <w:tcPr>
            <w:tcW w:w="1070" w:type="dxa"/>
            <w:tcBorders>
              <w:top w:val="nil"/>
              <w:left w:val="nil"/>
              <w:bottom w:val="single" w:sz="4" w:space="0" w:color="ACB9CA"/>
              <w:right w:val="single" w:sz="4" w:space="0" w:color="ACB9CA"/>
            </w:tcBorders>
            <w:shd w:val="clear" w:color="000000" w:fill="FFFFFF"/>
            <w:vAlign w:val="center"/>
            <w:hideMark/>
          </w:tcPr>
          <w:p w14:paraId="3B69C2B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256767</w:t>
            </w:r>
          </w:p>
        </w:tc>
        <w:tc>
          <w:tcPr>
            <w:tcW w:w="1070" w:type="dxa"/>
            <w:tcBorders>
              <w:top w:val="nil"/>
              <w:left w:val="nil"/>
              <w:bottom w:val="single" w:sz="4" w:space="0" w:color="ACB9CA"/>
              <w:right w:val="single" w:sz="4" w:space="0" w:color="ACB9CA"/>
            </w:tcBorders>
            <w:shd w:val="clear" w:color="000000" w:fill="FFFFFF"/>
            <w:vAlign w:val="center"/>
            <w:hideMark/>
          </w:tcPr>
          <w:p w14:paraId="635EB63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309247</w:t>
            </w:r>
          </w:p>
        </w:tc>
        <w:tc>
          <w:tcPr>
            <w:tcW w:w="1071" w:type="dxa"/>
            <w:tcBorders>
              <w:top w:val="nil"/>
              <w:left w:val="nil"/>
              <w:bottom w:val="single" w:sz="4" w:space="0" w:color="ACB9CA"/>
              <w:right w:val="single" w:sz="4" w:space="0" w:color="ACB9CA"/>
            </w:tcBorders>
            <w:shd w:val="clear" w:color="000000" w:fill="FFFFFF"/>
            <w:vAlign w:val="center"/>
            <w:hideMark/>
          </w:tcPr>
          <w:p w14:paraId="438286B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139485</w:t>
            </w:r>
          </w:p>
        </w:tc>
        <w:tc>
          <w:tcPr>
            <w:tcW w:w="1071" w:type="dxa"/>
            <w:tcBorders>
              <w:top w:val="nil"/>
              <w:left w:val="nil"/>
              <w:bottom w:val="single" w:sz="4" w:space="0" w:color="ACB9CA"/>
              <w:right w:val="single" w:sz="4" w:space="0" w:color="ACB9CA"/>
            </w:tcBorders>
            <w:shd w:val="clear" w:color="000000" w:fill="FFFFFF"/>
            <w:vAlign w:val="center"/>
            <w:hideMark/>
          </w:tcPr>
          <w:p w14:paraId="0176458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309160</w:t>
            </w:r>
          </w:p>
        </w:tc>
        <w:tc>
          <w:tcPr>
            <w:tcW w:w="1230" w:type="dxa"/>
            <w:tcBorders>
              <w:top w:val="nil"/>
              <w:left w:val="nil"/>
              <w:bottom w:val="single" w:sz="4" w:space="0" w:color="ACB9CA"/>
              <w:right w:val="single" w:sz="4" w:space="0" w:color="ACB9CA"/>
            </w:tcBorders>
            <w:shd w:val="clear" w:color="000000" w:fill="FFFFFF"/>
            <w:vAlign w:val="center"/>
            <w:hideMark/>
          </w:tcPr>
          <w:p w14:paraId="31558D2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2CFA9DBC"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57F33A5"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Click_Save_Note</w:t>
            </w:r>
          </w:p>
        </w:tc>
        <w:tc>
          <w:tcPr>
            <w:tcW w:w="1232" w:type="dxa"/>
            <w:tcBorders>
              <w:top w:val="nil"/>
              <w:left w:val="nil"/>
              <w:bottom w:val="single" w:sz="4" w:space="0" w:color="ACB9CA"/>
              <w:right w:val="single" w:sz="4" w:space="0" w:color="ACB9CA"/>
            </w:tcBorders>
            <w:shd w:val="clear" w:color="000000" w:fill="FFFFFF"/>
            <w:vAlign w:val="center"/>
            <w:hideMark/>
          </w:tcPr>
          <w:p w14:paraId="2BED47F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6071</w:t>
            </w:r>
          </w:p>
        </w:tc>
        <w:tc>
          <w:tcPr>
            <w:tcW w:w="1378" w:type="dxa"/>
            <w:tcBorders>
              <w:top w:val="nil"/>
              <w:left w:val="nil"/>
              <w:bottom w:val="single" w:sz="4" w:space="0" w:color="ACB9CA"/>
              <w:right w:val="single" w:sz="4" w:space="0" w:color="ACB9CA"/>
            </w:tcBorders>
            <w:shd w:val="clear" w:color="000000" w:fill="FFFFFF"/>
            <w:vAlign w:val="center"/>
            <w:hideMark/>
          </w:tcPr>
          <w:p w14:paraId="48EE8E7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166725.85</w:t>
            </w:r>
          </w:p>
        </w:tc>
        <w:tc>
          <w:tcPr>
            <w:tcW w:w="990" w:type="dxa"/>
            <w:tcBorders>
              <w:top w:val="nil"/>
              <w:left w:val="nil"/>
              <w:bottom w:val="single" w:sz="4" w:space="0" w:color="ACB9CA"/>
              <w:right w:val="single" w:sz="4" w:space="0" w:color="ACB9CA"/>
            </w:tcBorders>
            <w:shd w:val="clear" w:color="000000" w:fill="FFFFFF"/>
            <w:vAlign w:val="center"/>
            <w:hideMark/>
          </w:tcPr>
          <w:p w14:paraId="02DD67B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311199.2</w:t>
            </w:r>
          </w:p>
        </w:tc>
        <w:tc>
          <w:tcPr>
            <w:tcW w:w="1070" w:type="dxa"/>
            <w:tcBorders>
              <w:top w:val="nil"/>
              <w:left w:val="nil"/>
              <w:bottom w:val="single" w:sz="4" w:space="0" w:color="ACB9CA"/>
              <w:right w:val="single" w:sz="4" w:space="0" w:color="ACB9CA"/>
            </w:tcBorders>
            <w:shd w:val="clear" w:color="000000" w:fill="FFFFFF"/>
            <w:vAlign w:val="center"/>
            <w:hideMark/>
          </w:tcPr>
          <w:p w14:paraId="02E0BF8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413584.2</w:t>
            </w:r>
          </w:p>
        </w:tc>
        <w:tc>
          <w:tcPr>
            <w:tcW w:w="1070" w:type="dxa"/>
            <w:tcBorders>
              <w:top w:val="nil"/>
              <w:left w:val="nil"/>
              <w:bottom w:val="single" w:sz="4" w:space="0" w:color="ACB9CA"/>
              <w:right w:val="single" w:sz="4" w:space="0" w:color="ACB9CA"/>
            </w:tcBorders>
            <w:shd w:val="clear" w:color="000000" w:fill="FFFFFF"/>
            <w:vAlign w:val="center"/>
            <w:hideMark/>
          </w:tcPr>
          <w:p w14:paraId="03218FE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489688.3</w:t>
            </w:r>
          </w:p>
        </w:tc>
        <w:tc>
          <w:tcPr>
            <w:tcW w:w="1071" w:type="dxa"/>
            <w:tcBorders>
              <w:top w:val="nil"/>
              <w:left w:val="nil"/>
              <w:bottom w:val="single" w:sz="4" w:space="0" w:color="ACB9CA"/>
              <w:right w:val="single" w:sz="4" w:space="0" w:color="ACB9CA"/>
            </w:tcBorders>
            <w:shd w:val="clear" w:color="000000" w:fill="FFFFFF"/>
            <w:vAlign w:val="center"/>
            <w:hideMark/>
          </w:tcPr>
          <w:p w14:paraId="3999FE7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1" w:type="dxa"/>
            <w:tcBorders>
              <w:top w:val="nil"/>
              <w:left w:val="nil"/>
              <w:bottom w:val="single" w:sz="4" w:space="0" w:color="ACB9CA"/>
              <w:right w:val="single" w:sz="4" w:space="0" w:color="ACB9CA"/>
            </w:tcBorders>
            <w:shd w:val="clear" w:color="000000" w:fill="FFFFFF"/>
            <w:vAlign w:val="center"/>
            <w:hideMark/>
          </w:tcPr>
          <w:p w14:paraId="63C4930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586785</w:t>
            </w:r>
          </w:p>
        </w:tc>
        <w:tc>
          <w:tcPr>
            <w:tcW w:w="1230" w:type="dxa"/>
            <w:tcBorders>
              <w:top w:val="nil"/>
              <w:left w:val="nil"/>
              <w:bottom w:val="single" w:sz="4" w:space="0" w:color="ACB9CA"/>
              <w:right w:val="single" w:sz="4" w:space="0" w:color="ACB9CA"/>
            </w:tcBorders>
            <w:shd w:val="clear" w:color="000000" w:fill="FFFFFF"/>
            <w:vAlign w:val="center"/>
            <w:hideMark/>
          </w:tcPr>
          <w:p w14:paraId="0749958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r>
      <w:tr w:rsidR="00D8468E" w:rsidRPr="00C47FE2" w14:paraId="1898CD0C"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2581FD88"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Click_Save_Project</w:t>
            </w:r>
          </w:p>
        </w:tc>
        <w:tc>
          <w:tcPr>
            <w:tcW w:w="1232" w:type="dxa"/>
            <w:tcBorders>
              <w:top w:val="nil"/>
              <w:left w:val="nil"/>
              <w:bottom w:val="single" w:sz="4" w:space="0" w:color="ACB9CA"/>
              <w:right w:val="single" w:sz="4" w:space="0" w:color="ACB9CA"/>
            </w:tcBorders>
            <w:shd w:val="clear" w:color="000000" w:fill="FFFFFF"/>
            <w:vAlign w:val="center"/>
            <w:hideMark/>
          </w:tcPr>
          <w:p w14:paraId="06E801C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301</w:t>
            </w:r>
          </w:p>
        </w:tc>
        <w:tc>
          <w:tcPr>
            <w:tcW w:w="1378" w:type="dxa"/>
            <w:tcBorders>
              <w:top w:val="nil"/>
              <w:left w:val="nil"/>
              <w:bottom w:val="single" w:sz="4" w:space="0" w:color="ACB9CA"/>
              <w:right w:val="single" w:sz="4" w:space="0" w:color="ACB9CA"/>
            </w:tcBorders>
            <w:shd w:val="clear" w:color="000000" w:fill="FFFFFF"/>
            <w:vAlign w:val="center"/>
            <w:hideMark/>
          </w:tcPr>
          <w:p w14:paraId="0D99120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281288.44</w:t>
            </w:r>
          </w:p>
        </w:tc>
        <w:tc>
          <w:tcPr>
            <w:tcW w:w="990" w:type="dxa"/>
            <w:tcBorders>
              <w:top w:val="nil"/>
              <w:left w:val="nil"/>
              <w:bottom w:val="single" w:sz="4" w:space="0" w:color="ACB9CA"/>
              <w:right w:val="single" w:sz="4" w:space="0" w:color="ACB9CA"/>
            </w:tcBorders>
            <w:shd w:val="clear" w:color="000000" w:fill="FFFFFF"/>
            <w:vAlign w:val="center"/>
            <w:hideMark/>
          </w:tcPr>
          <w:p w14:paraId="44563FA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405503</w:t>
            </w:r>
          </w:p>
        </w:tc>
        <w:tc>
          <w:tcPr>
            <w:tcW w:w="1070" w:type="dxa"/>
            <w:tcBorders>
              <w:top w:val="nil"/>
              <w:left w:val="nil"/>
              <w:bottom w:val="single" w:sz="4" w:space="0" w:color="ACB9CA"/>
              <w:right w:val="single" w:sz="4" w:space="0" w:color="ACB9CA"/>
            </w:tcBorders>
            <w:shd w:val="clear" w:color="000000" w:fill="FFFFFF"/>
            <w:vAlign w:val="center"/>
            <w:hideMark/>
          </w:tcPr>
          <w:p w14:paraId="3BD40B8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500223</w:t>
            </w:r>
          </w:p>
        </w:tc>
        <w:tc>
          <w:tcPr>
            <w:tcW w:w="1070" w:type="dxa"/>
            <w:tcBorders>
              <w:top w:val="nil"/>
              <w:left w:val="nil"/>
              <w:bottom w:val="single" w:sz="4" w:space="0" w:color="ACB9CA"/>
              <w:right w:val="single" w:sz="4" w:space="0" w:color="ACB9CA"/>
            </w:tcBorders>
            <w:shd w:val="clear" w:color="000000" w:fill="FFFFFF"/>
            <w:vAlign w:val="center"/>
            <w:hideMark/>
          </w:tcPr>
          <w:p w14:paraId="50CC416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517119</w:t>
            </w:r>
          </w:p>
        </w:tc>
        <w:tc>
          <w:tcPr>
            <w:tcW w:w="1071" w:type="dxa"/>
            <w:tcBorders>
              <w:top w:val="nil"/>
              <w:left w:val="nil"/>
              <w:bottom w:val="single" w:sz="4" w:space="0" w:color="ACB9CA"/>
              <w:right w:val="single" w:sz="4" w:space="0" w:color="ACB9CA"/>
            </w:tcBorders>
            <w:shd w:val="clear" w:color="000000" w:fill="FFFFFF"/>
            <w:vAlign w:val="center"/>
            <w:hideMark/>
          </w:tcPr>
          <w:p w14:paraId="46F58E5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35281</w:t>
            </w:r>
          </w:p>
        </w:tc>
        <w:tc>
          <w:tcPr>
            <w:tcW w:w="1071" w:type="dxa"/>
            <w:tcBorders>
              <w:top w:val="nil"/>
              <w:left w:val="nil"/>
              <w:bottom w:val="single" w:sz="4" w:space="0" w:color="ACB9CA"/>
              <w:right w:val="single" w:sz="4" w:space="0" w:color="ACB9CA"/>
            </w:tcBorders>
            <w:shd w:val="clear" w:color="000000" w:fill="FFFFFF"/>
            <w:vAlign w:val="center"/>
            <w:hideMark/>
          </w:tcPr>
          <w:p w14:paraId="55637B5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520872</w:t>
            </w:r>
          </w:p>
        </w:tc>
        <w:tc>
          <w:tcPr>
            <w:tcW w:w="1230" w:type="dxa"/>
            <w:tcBorders>
              <w:top w:val="nil"/>
              <w:left w:val="nil"/>
              <w:bottom w:val="single" w:sz="4" w:space="0" w:color="ACB9CA"/>
              <w:right w:val="single" w:sz="4" w:space="0" w:color="ACB9CA"/>
            </w:tcBorders>
            <w:shd w:val="clear" w:color="000000" w:fill="FFFFFF"/>
            <w:vAlign w:val="center"/>
            <w:hideMark/>
          </w:tcPr>
          <w:p w14:paraId="647FDEF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26DF34F6"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8FF04C0"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1232" w:type="dxa"/>
            <w:tcBorders>
              <w:top w:val="nil"/>
              <w:left w:val="nil"/>
              <w:bottom w:val="single" w:sz="4" w:space="0" w:color="ACB9CA"/>
              <w:right w:val="single" w:sz="4" w:space="0" w:color="ACB9CA"/>
            </w:tcBorders>
            <w:shd w:val="clear" w:color="000000" w:fill="FFFFFF"/>
            <w:vAlign w:val="center"/>
            <w:hideMark/>
          </w:tcPr>
          <w:p w14:paraId="2A6606D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398</w:t>
            </w:r>
          </w:p>
        </w:tc>
        <w:tc>
          <w:tcPr>
            <w:tcW w:w="1378" w:type="dxa"/>
            <w:tcBorders>
              <w:top w:val="nil"/>
              <w:left w:val="nil"/>
              <w:bottom w:val="single" w:sz="4" w:space="0" w:color="ACB9CA"/>
              <w:right w:val="single" w:sz="4" w:space="0" w:color="ACB9CA"/>
            </w:tcBorders>
            <w:shd w:val="clear" w:color="000000" w:fill="FFFFFF"/>
            <w:vAlign w:val="center"/>
            <w:hideMark/>
          </w:tcPr>
          <w:p w14:paraId="2721AF8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145524.13</w:t>
            </w:r>
          </w:p>
        </w:tc>
        <w:tc>
          <w:tcPr>
            <w:tcW w:w="990" w:type="dxa"/>
            <w:tcBorders>
              <w:top w:val="nil"/>
              <w:left w:val="nil"/>
              <w:bottom w:val="single" w:sz="4" w:space="0" w:color="ACB9CA"/>
              <w:right w:val="single" w:sz="4" w:space="0" w:color="ACB9CA"/>
            </w:tcBorders>
            <w:shd w:val="clear" w:color="000000" w:fill="FFFFFF"/>
            <w:vAlign w:val="center"/>
            <w:hideMark/>
          </w:tcPr>
          <w:p w14:paraId="5257180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237823</w:t>
            </w:r>
          </w:p>
        </w:tc>
        <w:tc>
          <w:tcPr>
            <w:tcW w:w="1070" w:type="dxa"/>
            <w:tcBorders>
              <w:top w:val="nil"/>
              <w:left w:val="nil"/>
              <w:bottom w:val="single" w:sz="4" w:space="0" w:color="ACB9CA"/>
              <w:right w:val="single" w:sz="4" w:space="0" w:color="ACB9CA"/>
            </w:tcBorders>
            <w:shd w:val="clear" w:color="000000" w:fill="FFFFFF"/>
            <w:vAlign w:val="center"/>
            <w:hideMark/>
          </w:tcPr>
          <w:p w14:paraId="7241531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294655</w:t>
            </w:r>
          </w:p>
        </w:tc>
        <w:tc>
          <w:tcPr>
            <w:tcW w:w="1070" w:type="dxa"/>
            <w:tcBorders>
              <w:top w:val="nil"/>
              <w:left w:val="nil"/>
              <w:bottom w:val="single" w:sz="4" w:space="0" w:color="ACB9CA"/>
              <w:right w:val="single" w:sz="4" w:space="0" w:color="ACB9CA"/>
            </w:tcBorders>
            <w:shd w:val="clear" w:color="000000" w:fill="FFFFFF"/>
            <w:vAlign w:val="center"/>
            <w:hideMark/>
          </w:tcPr>
          <w:p w14:paraId="4F1D093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308991</w:t>
            </w:r>
          </w:p>
        </w:tc>
        <w:tc>
          <w:tcPr>
            <w:tcW w:w="1071" w:type="dxa"/>
            <w:tcBorders>
              <w:top w:val="nil"/>
              <w:left w:val="nil"/>
              <w:bottom w:val="single" w:sz="4" w:space="0" w:color="ACB9CA"/>
              <w:right w:val="single" w:sz="4" w:space="0" w:color="ACB9CA"/>
            </w:tcBorders>
            <w:shd w:val="clear" w:color="000000" w:fill="FFFFFF"/>
            <w:vAlign w:val="center"/>
            <w:hideMark/>
          </w:tcPr>
          <w:p w14:paraId="27F88DC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w:t>
            </w:r>
          </w:p>
        </w:tc>
        <w:tc>
          <w:tcPr>
            <w:tcW w:w="1071" w:type="dxa"/>
            <w:tcBorders>
              <w:top w:val="nil"/>
              <w:left w:val="nil"/>
              <w:bottom w:val="single" w:sz="4" w:space="0" w:color="ACB9CA"/>
              <w:right w:val="single" w:sz="4" w:space="0" w:color="ACB9CA"/>
            </w:tcBorders>
            <w:shd w:val="clear" w:color="000000" w:fill="FFFFFF"/>
            <w:vAlign w:val="center"/>
            <w:hideMark/>
          </w:tcPr>
          <w:p w14:paraId="0563E79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311488</w:t>
            </w:r>
          </w:p>
        </w:tc>
        <w:tc>
          <w:tcPr>
            <w:tcW w:w="1230" w:type="dxa"/>
            <w:tcBorders>
              <w:top w:val="nil"/>
              <w:left w:val="nil"/>
              <w:bottom w:val="single" w:sz="4" w:space="0" w:color="ACB9CA"/>
              <w:right w:val="single" w:sz="4" w:space="0" w:color="ACB9CA"/>
            </w:tcBorders>
            <w:shd w:val="clear" w:color="000000" w:fill="FFFFFF"/>
            <w:vAlign w:val="center"/>
            <w:hideMark/>
          </w:tcPr>
          <w:p w14:paraId="64B8F6C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5675DF21"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5BFF9BF4"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Click_Save_Reminder</w:t>
            </w:r>
          </w:p>
        </w:tc>
        <w:tc>
          <w:tcPr>
            <w:tcW w:w="1232" w:type="dxa"/>
            <w:tcBorders>
              <w:top w:val="nil"/>
              <w:left w:val="nil"/>
              <w:bottom w:val="single" w:sz="4" w:space="0" w:color="ACB9CA"/>
              <w:right w:val="single" w:sz="4" w:space="0" w:color="ACB9CA"/>
            </w:tcBorders>
            <w:shd w:val="clear" w:color="000000" w:fill="FFFFFF"/>
            <w:vAlign w:val="center"/>
            <w:hideMark/>
          </w:tcPr>
          <w:p w14:paraId="780ED0A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5883</w:t>
            </w:r>
          </w:p>
        </w:tc>
        <w:tc>
          <w:tcPr>
            <w:tcW w:w="1378" w:type="dxa"/>
            <w:tcBorders>
              <w:top w:val="nil"/>
              <w:left w:val="nil"/>
              <w:bottom w:val="single" w:sz="4" w:space="0" w:color="ACB9CA"/>
              <w:right w:val="single" w:sz="4" w:space="0" w:color="ACB9CA"/>
            </w:tcBorders>
            <w:shd w:val="clear" w:color="000000" w:fill="FFFFFF"/>
            <w:vAlign w:val="center"/>
            <w:hideMark/>
          </w:tcPr>
          <w:p w14:paraId="6B66AD6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168071.1</w:t>
            </w:r>
          </w:p>
        </w:tc>
        <w:tc>
          <w:tcPr>
            <w:tcW w:w="990" w:type="dxa"/>
            <w:tcBorders>
              <w:top w:val="nil"/>
              <w:left w:val="nil"/>
              <w:bottom w:val="single" w:sz="4" w:space="0" w:color="ACB9CA"/>
              <w:right w:val="single" w:sz="4" w:space="0" w:color="ACB9CA"/>
            </w:tcBorders>
            <w:shd w:val="clear" w:color="000000" w:fill="FFFFFF"/>
            <w:vAlign w:val="center"/>
            <w:hideMark/>
          </w:tcPr>
          <w:p w14:paraId="5D16CDB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291708.6</w:t>
            </w:r>
          </w:p>
        </w:tc>
        <w:tc>
          <w:tcPr>
            <w:tcW w:w="1070" w:type="dxa"/>
            <w:tcBorders>
              <w:top w:val="nil"/>
              <w:left w:val="nil"/>
              <w:bottom w:val="single" w:sz="4" w:space="0" w:color="ACB9CA"/>
              <w:right w:val="single" w:sz="4" w:space="0" w:color="ACB9CA"/>
            </w:tcBorders>
            <w:shd w:val="clear" w:color="000000" w:fill="FFFFFF"/>
            <w:vAlign w:val="center"/>
            <w:hideMark/>
          </w:tcPr>
          <w:p w14:paraId="4EDFA19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385042.8</w:t>
            </w:r>
          </w:p>
        </w:tc>
        <w:tc>
          <w:tcPr>
            <w:tcW w:w="1070" w:type="dxa"/>
            <w:tcBorders>
              <w:top w:val="nil"/>
              <w:left w:val="nil"/>
              <w:bottom w:val="single" w:sz="4" w:space="0" w:color="ACB9CA"/>
              <w:right w:val="single" w:sz="4" w:space="0" w:color="ACB9CA"/>
            </w:tcBorders>
            <w:shd w:val="clear" w:color="000000" w:fill="FFFFFF"/>
            <w:vAlign w:val="center"/>
            <w:hideMark/>
          </w:tcPr>
          <w:p w14:paraId="744777E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469093.3</w:t>
            </w:r>
          </w:p>
        </w:tc>
        <w:tc>
          <w:tcPr>
            <w:tcW w:w="1071" w:type="dxa"/>
            <w:tcBorders>
              <w:top w:val="nil"/>
              <w:left w:val="nil"/>
              <w:bottom w:val="single" w:sz="4" w:space="0" w:color="ACB9CA"/>
              <w:right w:val="single" w:sz="4" w:space="0" w:color="ACB9CA"/>
            </w:tcBorders>
            <w:shd w:val="clear" w:color="000000" w:fill="FFFFFF"/>
            <w:vAlign w:val="center"/>
            <w:hideMark/>
          </w:tcPr>
          <w:p w14:paraId="74CF7C0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071" w:type="dxa"/>
            <w:tcBorders>
              <w:top w:val="nil"/>
              <w:left w:val="nil"/>
              <w:bottom w:val="single" w:sz="4" w:space="0" w:color="ACB9CA"/>
              <w:right w:val="single" w:sz="4" w:space="0" w:color="ACB9CA"/>
            </w:tcBorders>
            <w:shd w:val="clear" w:color="000000" w:fill="FFFFFF"/>
            <w:vAlign w:val="center"/>
            <w:hideMark/>
          </w:tcPr>
          <w:p w14:paraId="56D72CA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588061</w:t>
            </w:r>
          </w:p>
        </w:tc>
        <w:tc>
          <w:tcPr>
            <w:tcW w:w="1230" w:type="dxa"/>
            <w:tcBorders>
              <w:top w:val="nil"/>
              <w:left w:val="nil"/>
              <w:bottom w:val="single" w:sz="4" w:space="0" w:color="ACB9CA"/>
              <w:right w:val="single" w:sz="4" w:space="0" w:color="ACB9CA"/>
            </w:tcBorders>
            <w:shd w:val="clear" w:color="000000" w:fill="FFFFFF"/>
            <w:vAlign w:val="center"/>
            <w:hideMark/>
          </w:tcPr>
          <w:p w14:paraId="17D80CF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r>
      <w:tr w:rsidR="00D8468E" w:rsidRPr="00C47FE2" w14:paraId="5F4046B9"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2FDE3D0"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Click_Save_Sale</w:t>
            </w:r>
          </w:p>
        </w:tc>
        <w:tc>
          <w:tcPr>
            <w:tcW w:w="1232" w:type="dxa"/>
            <w:tcBorders>
              <w:top w:val="nil"/>
              <w:left w:val="nil"/>
              <w:bottom w:val="single" w:sz="4" w:space="0" w:color="ACB9CA"/>
              <w:right w:val="single" w:sz="4" w:space="0" w:color="ACB9CA"/>
            </w:tcBorders>
            <w:shd w:val="clear" w:color="000000" w:fill="FFFFFF"/>
            <w:vAlign w:val="center"/>
            <w:hideMark/>
          </w:tcPr>
          <w:p w14:paraId="6119487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378" w:type="dxa"/>
            <w:tcBorders>
              <w:top w:val="nil"/>
              <w:left w:val="nil"/>
              <w:bottom w:val="single" w:sz="4" w:space="0" w:color="ACB9CA"/>
              <w:right w:val="single" w:sz="4" w:space="0" w:color="ACB9CA"/>
            </w:tcBorders>
            <w:shd w:val="clear" w:color="000000" w:fill="FFFFFF"/>
            <w:vAlign w:val="center"/>
            <w:hideMark/>
          </w:tcPr>
          <w:p w14:paraId="21FE46B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120108.51</w:t>
            </w:r>
          </w:p>
        </w:tc>
        <w:tc>
          <w:tcPr>
            <w:tcW w:w="990" w:type="dxa"/>
            <w:tcBorders>
              <w:top w:val="nil"/>
              <w:left w:val="nil"/>
              <w:bottom w:val="single" w:sz="4" w:space="0" w:color="ACB9CA"/>
              <w:right w:val="single" w:sz="4" w:space="0" w:color="ACB9CA"/>
            </w:tcBorders>
            <w:shd w:val="clear" w:color="000000" w:fill="FFFFFF"/>
            <w:vAlign w:val="center"/>
            <w:hideMark/>
          </w:tcPr>
          <w:p w14:paraId="32EBB58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189823</w:t>
            </w:r>
          </w:p>
        </w:tc>
        <w:tc>
          <w:tcPr>
            <w:tcW w:w="1070" w:type="dxa"/>
            <w:tcBorders>
              <w:top w:val="nil"/>
              <w:left w:val="nil"/>
              <w:bottom w:val="single" w:sz="4" w:space="0" w:color="ACB9CA"/>
              <w:right w:val="single" w:sz="4" w:space="0" w:color="ACB9CA"/>
            </w:tcBorders>
            <w:shd w:val="clear" w:color="000000" w:fill="FFFFFF"/>
            <w:vAlign w:val="center"/>
            <w:hideMark/>
          </w:tcPr>
          <w:p w14:paraId="179F7D6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195583</w:t>
            </w:r>
          </w:p>
        </w:tc>
        <w:tc>
          <w:tcPr>
            <w:tcW w:w="1070" w:type="dxa"/>
            <w:tcBorders>
              <w:top w:val="nil"/>
              <w:left w:val="nil"/>
              <w:bottom w:val="single" w:sz="4" w:space="0" w:color="ACB9CA"/>
              <w:right w:val="single" w:sz="4" w:space="0" w:color="ACB9CA"/>
            </w:tcBorders>
            <w:shd w:val="clear" w:color="000000" w:fill="FFFFFF"/>
            <w:vAlign w:val="center"/>
            <w:hideMark/>
          </w:tcPr>
          <w:p w14:paraId="5C9A498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217727</w:t>
            </w:r>
          </w:p>
        </w:tc>
        <w:tc>
          <w:tcPr>
            <w:tcW w:w="1071" w:type="dxa"/>
            <w:tcBorders>
              <w:top w:val="nil"/>
              <w:left w:val="nil"/>
              <w:bottom w:val="single" w:sz="4" w:space="0" w:color="ACB9CA"/>
              <w:right w:val="single" w:sz="4" w:space="0" w:color="ACB9CA"/>
            </w:tcBorders>
            <w:shd w:val="clear" w:color="000000" w:fill="FFFFFF"/>
            <w:vAlign w:val="center"/>
            <w:hideMark/>
          </w:tcPr>
          <w:p w14:paraId="2602D47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w:t>
            </w:r>
          </w:p>
        </w:tc>
        <w:tc>
          <w:tcPr>
            <w:tcW w:w="1071" w:type="dxa"/>
            <w:tcBorders>
              <w:top w:val="nil"/>
              <w:left w:val="nil"/>
              <w:bottom w:val="single" w:sz="4" w:space="0" w:color="ACB9CA"/>
              <w:right w:val="single" w:sz="4" w:space="0" w:color="ACB9CA"/>
            </w:tcBorders>
            <w:shd w:val="clear" w:color="000000" w:fill="FFFFFF"/>
            <w:vAlign w:val="center"/>
            <w:hideMark/>
          </w:tcPr>
          <w:p w14:paraId="559CF98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225401</w:t>
            </w:r>
          </w:p>
        </w:tc>
        <w:tc>
          <w:tcPr>
            <w:tcW w:w="1230" w:type="dxa"/>
            <w:tcBorders>
              <w:top w:val="nil"/>
              <w:left w:val="nil"/>
              <w:bottom w:val="single" w:sz="4" w:space="0" w:color="ACB9CA"/>
              <w:right w:val="single" w:sz="4" w:space="0" w:color="ACB9CA"/>
            </w:tcBorders>
            <w:shd w:val="clear" w:color="000000" w:fill="FFFFFF"/>
            <w:vAlign w:val="center"/>
            <w:hideMark/>
          </w:tcPr>
          <w:p w14:paraId="021E4B6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0F6BB0D0"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FE614E8"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Click_Save_SaleProposal</w:t>
            </w:r>
          </w:p>
        </w:tc>
        <w:tc>
          <w:tcPr>
            <w:tcW w:w="1232" w:type="dxa"/>
            <w:tcBorders>
              <w:top w:val="nil"/>
              <w:left w:val="nil"/>
              <w:bottom w:val="single" w:sz="4" w:space="0" w:color="ACB9CA"/>
              <w:right w:val="single" w:sz="4" w:space="0" w:color="ACB9CA"/>
            </w:tcBorders>
            <w:shd w:val="clear" w:color="000000" w:fill="FFFFFF"/>
            <w:vAlign w:val="center"/>
            <w:hideMark/>
          </w:tcPr>
          <w:p w14:paraId="78BCCFC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2337</w:t>
            </w:r>
          </w:p>
        </w:tc>
        <w:tc>
          <w:tcPr>
            <w:tcW w:w="1378" w:type="dxa"/>
            <w:tcBorders>
              <w:top w:val="nil"/>
              <w:left w:val="nil"/>
              <w:bottom w:val="single" w:sz="4" w:space="0" w:color="ACB9CA"/>
              <w:right w:val="single" w:sz="4" w:space="0" w:color="ACB9CA"/>
            </w:tcBorders>
            <w:shd w:val="clear" w:color="000000" w:fill="FFFFFF"/>
            <w:vAlign w:val="center"/>
            <w:hideMark/>
          </w:tcPr>
          <w:p w14:paraId="7E7B509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160271.68</w:t>
            </w:r>
          </w:p>
        </w:tc>
        <w:tc>
          <w:tcPr>
            <w:tcW w:w="990" w:type="dxa"/>
            <w:tcBorders>
              <w:top w:val="nil"/>
              <w:left w:val="nil"/>
              <w:bottom w:val="single" w:sz="4" w:space="0" w:color="ACB9CA"/>
              <w:right w:val="single" w:sz="4" w:space="0" w:color="ACB9CA"/>
            </w:tcBorders>
            <w:shd w:val="clear" w:color="000000" w:fill="FFFFFF"/>
            <w:vAlign w:val="center"/>
            <w:hideMark/>
          </w:tcPr>
          <w:p w14:paraId="5BD0A31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294014.2</w:t>
            </w:r>
          </w:p>
        </w:tc>
        <w:tc>
          <w:tcPr>
            <w:tcW w:w="1070" w:type="dxa"/>
            <w:tcBorders>
              <w:top w:val="nil"/>
              <w:left w:val="nil"/>
              <w:bottom w:val="single" w:sz="4" w:space="0" w:color="ACB9CA"/>
              <w:right w:val="single" w:sz="4" w:space="0" w:color="ACB9CA"/>
            </w:tcBorders>
            <w:shd w:val="clear" w:color="000000" w:fill="FFFFFF"/>
            <w:vAlign w:val="center"/>
            <w:hideMark/>
          </w:tcPr>
          <w:p w14:paraId="6E0CFC7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324882.1</w:t>
            </w:r>
          </w:p>
        </w:tc>
        <w:tc>
          <w:tcPr>
            <w:tcW w:w="1070" w:type="dxa"/>
            <w:tcBorders>
              <w:top w:val="nil"/>
              <w:left w:val="nil"/>
              <w:bottom w:val="single" w:sz="4" w:space="0" w:color="ACB9CA"/>
              <w:right w:val="single" w:sz="4" w:space="0" w:color="ACB9CA"/>
            </w:tcBorders>
            <w:shd w:val="clear" w:color="000000" w:fill="FFFFFF"/>
            <w:vAlign w:val="center"/>
            <w:hideMark/>
          </w:tcPr>
          <w:p w14:paraId="033E8F5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466912.2</w:t>
            </w:r>
          </w:p>
        </w:tc>
        <w:tc>
          <w:tcPr>
            <w:tcW w:w="1071" w:type="dxa"/>
            <w:tcBorders>
              <w:top w:val="nil"/>
              <w:left w:val="nil"/>
              <w:bottom w:val="single" w:sz="4" w:space="0" w:color="ACB9CA"/>
              <w:right w:val="single" w:sz="4" w:space="0" w:color="ACB9CA"/>
            </w:tcBorders>
            <w:shd w:val="clear" w:color="000000" w:fill="FFFFFF"/>
            <w:vAlign w:val="center"/>
            <w:hideMark/>
          </w:tcPr>
          <w:p w14:paraId="120EC1B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w:t>
            </w:r>
          </w:p>
        </w:tc>
        <w:tc>
          <w:tcPr>
            <w:tcW w:w="1071" w:type="dxa"/>
            <w:tcBorders>
              <w:top w:val="nil"/>
              <w:left w:val="nil"/>
              <w:bottom w:val="single" w:sz="4" w:space="0" w:color="ACB9CA"/>
              <w:right w:val="single" w:sz="4" w:space="0" w:color="ACB9CA"/>
            </w:tcBorders>
            <w:shd w:val="clear" w:color="000000" w:fill="FFFFFF"/>
            <w:vAlign w:val="center"/>
            <w:hideMark/>
          </w:tcPr>
          <w:p w14:paraId="5B2A8F0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568203</w:t>
            </w:r>
          </w:p>
        </w:tc>
        <w:tc>
          <w:tcPr>
            <w:tcW w:w="1230" w:type="dxa"/>
            <w:tcBorders>
              <w:top w:val="nil"/>
              <w:left w:val="nil"/>
              <w:bottom w:val="single" w:sz="4" w:space="0" w:color="ACB9CA"/>
              <w:right w:val="single" w:sz="4" w:space="0" w:color="ACB9CA"/>
            </w:tcBorders>
            <w:shd w:val="clear" w:color="000000" w:fill="FFFFFF"/>
            <w:vAlign w:val="center"/>
            <w:hideMark/>
          </w:tcPr>
          <w:p w14:paraId="0ABCFE1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2F4AE4DF"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16ADED9"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Click_Save_Task</w:t>
            </w:r>
          </w:p>
        </w:tc>
        <w:tc>
          <w:tcPr>
            <w:tcW w:w="1232" w:type="dxa"/>
            <w:tcBorders>
              <w:top w:val="nil"/>
              <w:left w:val="nil"/>
              <w:bottom w:val="single" w:sz="4" w:space="0" w:color="ACB9CA"/>
              <w:right w:val="single" w:sz="4" w:space="0" w:color="ACB9CA"/>
            </w:tcBorders>
            <w:shd w:val="clear" w:color="000000" w:fill="FFFFFF"/>
            <w:vAlign w:val="center"/>
            <w:hideMark/>
          </w:tcPr>
          <w:p w14:paraId="6BF4090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202</w:t>
            </w:r>
          </w:p>
        </w:tc>
        <w:tc>
          <w:tcPr>
            <w:tcW w:w="1378" w:type="dxa"/>
            <w:tcBorders>
              <w:top w:val="nil"/>
              <w:left w:val="nil"/>
              <w:bottom w:val="single" w:sz="4" w:space="0" w:color="ACB9CA"/>
              <w:right w:val="single" w:sz="4" w:space="0" w:color="ACB9CA"/>
            </w:tcBorders>
            <w:shd w:val="clear" w:color="000000" w:fill="FFFFFF"/>
            <w:vAlign w:val="center"/>
            <w:hideMark/>
          </w:tcPr>
          <w:p w14:paraId="0C0AC4A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153708.1</w:t>
            </w:r>
          </w:p>
        </w:tc>
        <w:tc>
          <w:tcPr>
            <w:tcW w:w="990" w:type="dxa"/>
            <w:tcBorders>
              <w:top w:val="nil"/>
              <w:left w:val="nil"/>
              <w:bottom w:val="single" w:sz="4" w:space="0" w:color="ACB9CA"/>
              <w:right w:val="single" w:sz="4" w:space="0" w:color="ACB9CA"/>
            </w:tcBorders>
            <w:shd w:val="clear" w:color="000000" w:fill="FFFFFF"/>
            <w:vAlign w:val="center"/>
            <w:hideMark/>
          </w:tcPr>
          <w:p w14:paraId="1427319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234879</w:t>
            </w:r>
          </w:p>
        </w:tc>
        <w:tc>
          <w:tcPr>
            <w:tcW w:w="1070" w:type="dxa"/>
            <w:tcBorders>
              <w:top w:val="nil"/>
              <w:left w:val="nil"/>
              <w:bottom w:val="single" w:sz="4" w:space="0" w:color="ACB9CA"/>
              <w:right w:val="single" w:sz="4" w:space="0" w:color="ACB9CA"/>
            </w:tcBorders>
            <w:shd w:val="clear" w:color="000000" w:fill="FFFFFF"/>
            <w:vAlign w:val="center"/>
            <w:hideMark/>
          </w:tcPr>
          <w:p w14:paraId="3EA5DEB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291583</w:t>
            </w:r>
          </w:p>
        </w:tc>
        <w:tc>
          <w:tcPr>
            <w:tcW w:w="1070" w:type="dxa"/>
            <w:tcBorders>
              <w:top w:val="nil"/>
              <w:left w:val="nil"/>
              <w:bottom w:val="single" w:sz="4" w:space="0" w:color="ACB9CA"/>
              <w:right w:val="single" w:sz="4" w:space="0" w:color="ACB9CA"/>
            </w:tcBorders>
            <w:shd w:val="clear" w:color="000000" w:fill="FFFFFF"/>
            <w:vAlign w:val="center"/>
            <w:hideMark/>
          </w:tcPr>
          <w:p w14:paraId="7C5E1E8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309503</w:t>
            </w:r>
          </w:p>
        </w:tc>
        <w:tc>
          <w:tcPr>
            <w:tcW w:w="1071" w:type="dxa"/>
            <w:tcBorders>
              <w:top w:val="nil"/>
              <w:left w:val="nil"/>
              <w:bottom w:val="single" w:sz="4" w:space="0" w:color="ACB9CA"/>
              <w:right w:val="single" w:sz="4" w:space="0" w:color="ACB9CA"/>
            </w:tcBorders>
            <w:shd w:val="clear" w:color="000000" w:fill="FFFFFF"/>
            <w:vAlign w:val="center"/>
            <w:hideMark/>
          </w:tcPr>
          <w:p w14:paraId="41C5C0D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20845</w:t>
            </w:r>
          </w:p>
        </w:tc>
        <w:tc>
          <w:tcPr>
            <w:tcW w:w="1071" w:type="dxa"/>
            <w:tcBorders>
              <w:top w:val="nil"/>
              <w:left w:val="nil"/>
              <w:bottom w:val="single" w:sz="4" w:space="0" w:color="ACB9CA"/>
              <w:right w:val="single" w:sz="4" w:space="0" w:color="ACB9CA"/>
            </w:tcBorders>
            <w:shd w:val="clear" w:color="000000" w:fill="FFFFFF"/>
            <w:vAlign w:val="center"/>
            <w:hideMark/>
          </w:tcPr>
          <w:p w14:paraId="5A82C60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310109</w:t>
            </w:r>
          </w:p>
        </w:tc>
        <w:tc>
          <w:tcPr>
            <w:tcW w:w="1230" w:type="dxa"/>
            <w:tcBorders>
              <w:top w:val="nil"/>
              <w:left w:val="nil"/>
              <w:bottom w:val="single" w:sz="4" w:space="0" w:color="ACB9CA"/>
              <w:right w:val="single" w:sz="4" w:space="0" w:color="ACB9CA"/>
            </w:tcBorders>
            <w:shd w:val="clear" w:color="000000" w:fill="FFFFFF"/>
            <w:vAlign w:val="center"/>
            <w:hideMark/>
          </w:tcPr>
          <w:p w14:paraId="65F2D10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FDC0C73"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73B103B"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Click_Save_Timesheet</w:t>
            </w:r>
          </w:p>
        </w:tc>
        <w:tc>
          <w:tcPr>
            <w:tcW w:w="1232" w:type="dxa"/>
            <w:tcBorders>
              <w:top w:val="nil"/>
              <w:left w:val="nil"/>
              <w:bottom w:val="single" w:sz="4" w:space="0" w:color="ACB9CA"/>
              <w:right w:val="single" w:sz="4" w:space="0" w:color="ACB9CA"/>
            </w:tcBorders>
            <w:shd w:val="clear" w:color="000000" w:fill="FFFFFF"/>
            <w:vAlign w:val="center"/>
            <w:hideMark/>
          </w:tcPr>
          <w:p w14:paraId="5FEAA3B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w:t>
            </w:r>
          </w:p>
        </w:tc>
        <w:tc>
          <w:tcPr>
            <w:tcW w:w="1378" w:type="dxa"/>
            <w:tcBorders>
              <w:top w:val="nil"/>
              <w:left w:val="nil"/>
              <w:bottom w:val="single" w:sz="4" w:space="0" w:color="ACB9CA"/>
              <w:right w:val="single" w:sz="4" w:space="0" w:color="ACB9CA"/>
            </w:tcBorders>
            <w:shd w:val="clear" w:color="000000" w:fill="FFFFFF"/>
            <w:vAlign w:val="center"/>
            <w:hideMark/>
          </w:tcPr>
          <w:p w14:paraId="4798709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182921.42</w:t>
            </w:r>
          </w:p>
        </w:tc>
        <w:tc>
          <w:tcPr>
            <w:tcW w:w="990" w:type="dxa"/>
            <w:tcBorders>
              <w:top w:val="nil"/>
              <w:left w:val="nil"/>
              <w:bottom w:val="single" w:sz="4" w:space="0" w:color="ACB9CA"/>
              <w:right w:val="single" w:sz="4" w:space="0" w:color="ACB9CA"/>
            </w:tcBorders>
            <w:shd w:val="clear" w:color="000000" w:fill="FFFFFF"/>
            <w:vAlign w:val="center"/>
            <w:hideMark/>
          </w:tcPr>
          <w:p w14:paraId="3E25008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295167</w:t>
            </w:r>
          </w:p>
        </w:tc>
        <w:tc>
          <w:tcPr>
            <w:tcW w:w="1070" w:type="dxa"/>
            <w:tcBorders>
              <w:top w:val="nil"/>
              <w:left w:val="nil"/>
              <w:bottom w:val="single" w:sz="4" w:space="0" w:color="ACB9CA"/>
              <w:right w:val="single" w:sz="4" w:space="0" w:color="ACB9CA"/>
            </w:tcBorders>
            <w:shd w:val="clear" w:color="000000" w:fill="FFFFFF"/>
            <w:vAlign w:val="center"/>
            <w:hideMark/>
          </w:tcPr>
          <w:p w14:paraId="2C928F3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297727</w:t>
            </w:r>
          </w:p>
        </w:tc>
        <w:tc>
          <w:tcPr>
            <w:tcW w:w="1070" w:type="dxa"/>
            <w:tcBorders>
              <w:top w:val="nil"/>
              <w:left w:val="nil"/>
              <w:bottom w:val="single" w:sz="4" w:space="0" w:color="ACB9CA"/>
              <w:right w:val="single" w:sz="4" w:space="0" w:color="ACB9CA"/>
            </w:tcBorders>
            <w:shd w:val="clear" w:color="000000" w:fill="FFFFFF"/>
            <w:vAlign w:val="center"/>
            <w:hideMark/>
          </w:tcPr>
          <w:p w14:paraId="0D8E009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304383</w:t>
            </w:r>
          </w:p>
        </w:tc>
        <w:tc>
          <w:tcPr>
            <w:tcW w:w="1071" w:type="dxa"/>
            <w:tcBorders>
              <w:top w:val="nil"/>
              <w:left w:val="nil"/>
              <w:bottom w:val="single" w:sz="4" w:space="0" w:color="ACB9CA"/>
              <w:right w:val="single" w:sz="4" w:space="0" w:color="ACB9CA"/>
            </w:tcBorders>
            <w:shd w:val="clear" w:color="000000" w:fill="FFFFFF"/>
            <w:vAlign w:val="center"/>
            <w:hideMark/>
          </w:tcPr>
          <w:p w14:paraId="1BB943C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90661</w:t>
            </w:r>
          </w:p>
        </w:tc>
        <w:tc>
          <w:tcPr>
            <w:tcW w:w="1071" w:type="dxa"/>
            <w:tcBorders>
              <w:top w:val="nil"/>
              <w:left w:val="nil"/>
              <w:bottom w:val="single" w:sz="4" w:space="0" w:color="ACB9CA"/>
              <w:right w:val="single" w:sz="4" w:space="0" w:color="ACB9CA"/>
            </w:tcBorders>
            <w:shd w:val="clear" w:color="000000" w:fill="FFFFFF"/>
            <w:vAlign w:val="center"/>
            <w:hideMark/>
          </w:tcPr>
          <w:p w14:paraId="2D69CF2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304961</w:t>
            </w:r>
          </w:p>
        </w:tc>
        <w:tc>
          <w:tcPr>
            <w:tcW w:w="1230" w:type="dxa"/>
            <w:tcBorders>
              <w:top w:val="nil"/>
              <w:left w:val="nil"/>
              <w:bottom w:val="single" w:sz="4" w:space="0" w:color="ACB9CA"/>
              <w:right w:val="single" w:sz="4" w:space="0" w:color="ACB9CA"/>
            </w:tcBorders>
            <w:shd w:val="clear" w:color="000000" w:fill="FFFFFF"/>
            <w:vAlign w:val="center"/>
            <w:hideMark/>
          </w:tcPr>
          <w:p w14:paraId="4F3C1AC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1D5FDF56"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7D66E8B"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Click_Save_TimeSheet</w:t>
            </w:r>
          </w:p>
        </w:tc>
        <w:tc>
          <w:tcPr>
            <w:tcW w:w="1232" w:type="dxa"/>
            <w:tcBorders>
              <w:top w:val="nil"/>
              <w:left w:val="nil"/>
              <w:bottom w:val="single" w:sz="4" w:space="0" w:color="ACB9CA"/>
              <w:right w:val="single" w:sz="4" w:space="0" w:color="ACB9CA"/>
            </w:tcBorders>
            <w:shd w:val="clear" w:color="000000" w:fill="FFFFFF"/>
            <w:vAlign w:val="center"/>
            <w:hideMark/>
          </w:tcPr>
          <w:p w14:paraId="085BB16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2138</w:t>
            </w:r>
          </w:p>
        </w:tc>
        <w:tc>
          <w:tcPr>
            <w:tcW w:w="1378" w:type="dxa"/>
            <w:tcBorders>
              <w:top w:val="nil"/>
              <w:left w:val="nil"/>
              <w:bottom w:val="single" w:sz="4" w:space="0" w:color="ACB9CA"/>
              <w:right w:val="single" w:sz="4" w:space="0" w:color="ACB9CA"/>
            </w:tcBorders>
            <w:shd w:val="clear" w:color="000000" w:fill="FFFFFF"/>
            <w:vAlign w:val="center"/>
            <w:hideMark/>
          </w:tcPr>
          <w:p w14:paraId="40B0726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287459.95</w:t>
            </w:r>
          </w:p>
        </w:tc>
        <w:tc>
          <w:tcPr>
            <w:tcW w:w="990" w:type="dxa"/>
            <w:tcBorders>
              <w:top w:val="nil"/>
              <w:left w:val="nil"/>
              <w:bottom w:val="single" w:sz="4" w:space="0" w:color="ACB9CA"/>
              <w:right w:val="single" w:sz="4" w:space="0" w:color="ACB9CA"/>
            </w:tcBorders>
            <w:shd w:val="clear" w:color="000000" w:fill="FFFFFF"/>
            <w:vAlign w:val="center"/>
            <w:hideMark/>
          </w:tcPr>
          <w:p w14:paraId="4C220B5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484599.3</w:t>
            </w:r>
          </w:p>
        </w:tc>
        <w:tc>
          <w:tcPr>
            <w:tcW w:w="1070" w:type="dxa"/>
            <w:tcBorders>
              <w:top w:val="nil"/>
              <w:left w:val="nil"/>
              <w:bottom w:val="single" w:sz="4" w:space="0" w:color="ACB9CA"/>
              <w:right w:val="single" w:sz="4" w:space="0" w:color="ACB9CA"/>
            </w:tcBorders>
            <w:shd w:val="clear" w:color="000000" w:fill="FFFFFF"/>
            <w:vAlign w:val="center"/>
            <w:hideMark/>
          </w:tcPr>
          <w:p w14:paraId="511B248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521531.9</w:t>
            </w:r>
          </w:p>
        </w:tc>
        <w:tc>
          <w:tcPr>
            <w:tcW w:w="1070" w:type="dxa"/>
            <w:tcBorders>
              <w:top w:val="nil"/>
              <w:left w:val="nil"/>
              <w:bottom w:val="single" w:sz="4" w:space="0" w:color="ACB9CA"/>
              <w:right w:val="single" w:sz="4" w:space="0" w:color="ACB9CA"/>
            </w:tcBorders>
            <w:shd w:val="clear" w:color="000000" w:fill="FFFFFF"/>
            <w:vAlign w:val="center"/>
            <w:hideMark/>
          </w:tcPr>
          <w:p w14:paraId="1956751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564084.3</w:t>
            </w:r>
          </w:p>
        </w:tc>
        <w:tc>
          <w:tcPr>
            <w:tcW w:w="1071" w:type="dxa"/>
            <w:tcBorders>
              <w:top w:val="nil"/>
              <w:left w:val="nil"/>
              <w:bottom w:val="single" w:sz="4" w:space="0" w:color="ACB9CA"/>
              <w:right w:val="single" w:sz="4" w:space="0" w:color="ACB9CA"/>
            </w:tcBorders>
            <w:shd w:val="clear" w:color="000000" w:fill="FFFFFF"/>
            <w:vAlign w:val="center"/>
            <w:hideMark/>
          </w:tcPr>
          <w:p w14:paraId="24D7BA5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2198</w:t>
            </w:r>
          </w:p>
        </w:tc>
        <w:tc>
          <w:tcPr>
            <w:tcW w:w="1071" w:type="dxa"/>
            <w:tcBorders>
              <w:top w:val="nil"/>
              <w:left w:val="nil"/>
              <w:bottom w:val="single" w:sz="4" w:space="0" w:color="ACB9CA"/>
              <w:right w:val="single" w:sz="4" w:space="0" w:color="ACB9CA"/>
            </w:tcBorders>
            <w:shd w:val="clear" w:color="000000" w:fill="FFFFFF"/>
            <w:vAlign w:val="center"/>
            <w:hideMark/>
          </w:tcPr>
          <w:p w14:paraId="03148F8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634313</w:t>
            </w:r>
          </w:p>
        </w:tc>
        <w:tc>
          <w:tcPr>
            <w:tcW w:w="1230" w:type="dxa"/>
            <w:tcBorders>
              <w:top w:val="nil"/>
              <w:left w:val="nil"/>
              <w:bottom w:val="single" w:sz="4" w:space="0" w:color="ACB9CA"/>
              <w:right w:val="single" w:sz="4" w:space="0" w:color="ACB9CA"/>
            </w:tcBorders>
            <w:shd w:val="clear" w:color="000000" w:fill="FFFFFF"/>
            <w:vAlign w:val="center"/>
            <w:hideMark/>
          </w:tcPr>
          <w:p w14:paraId="46D2BB1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11.88%</w:t>
            </w:r>
          </w:p>
        </w:tc>
      </w:tr>
      <w:tr w:rsidR="00D8468E" w:rsidRPr="00C47FE2" w14:paraId="038C6C30"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207B466"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Click_Tasks_button</w:t>
            </w:r>
          </w:p>
        </w:tc>
        <w:tc>
          <w:tcPr>
            <w:tcW w:w="1232" w:type="dxa"/>
            <w:tcBorders>
              <w:top w:val="nil"/>
              <w:left w:val="nil"/>
              <w:bottom w:val="single" w:sz="4" w:space="0" w:color="ACB9CA"/>
              <w:right w:val="single" w:sz="4" w:space="0" w:color="ACB9CA"/>
            </w:tcBorders>
            <w:shd w:val="clear" w:color="000000" w:fill="FFFFFF"/>
            <w:vAlign w:val="center"/>
            <w:hideMark/>
          </w:tcPr>
          <w:p w14:paraId="7CA04B7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616</w:t>
            </w:r>
          </w:p>
        </w:tc>
        <w:tc>
          <w:tcPr>
            <w:tcW w:w="1378" w:type="dxa"/>
            <w:tcBorders>
              <w:top w:val="nil"/>
              <w:left w:val="nil"/>
              <w:bottom w:val="single" w:sz="4" w:space="0" w:color="ACB9CA"/>
              <w:right w:val="single" w:sz="4" w:space="0" w:color="ACB9CA"/>
            </w:tcBorders>
            <w:shd w:val="clear" w:color="000000" w:fill="FFFFFF"/>
            <w:vAlign w:val="center"/>
            <w:hideMark/>
          </w:tcPr>
          <w:p w14:paraId="2C7C576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124.73</w:t>
            </w:r>
          </w:p>
        </w:tc>
        <w:tc>
          <w:tcPr>
            <w:tcW w:w="990" w:type="dxa"/>
            <w:tcBorders>
              <w:top w:val="nil"/>
              <w:left w:val="nil"/>
              <w:bottom w:val="single" w:sz="4" w:space="0" w:color="ACB9CA"/>
              <w:right w:val="single" w:sz="4" w:space="0" w:color="ACB9CA"/>
            </w:tcBorders>
            <w:shd w:val="clear" w:color="000000" w:fill="FFFFFF"/>
            <w:vAlign w:val="center"/>
            <w:hideMark/>
          </w:tcPr>
          <w:p w14:paraId="39329B6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306</w:t>
            </w:r>
          </w:p>
        </w:tc>
        <w:tc>
          <w:tcPr>
            <w:tcW w:w="1070" w:type="dxa"/>
            <w:tcBorders>
              <w:top w:val="nil"/>
              <w:left w:val="nil"/>
              <w:bottom w:val="single" w:sz="4" w:space="0" w:color="ACB9CA"/>
              <w:right w:val="single" w:sz="4" w:space="0" w:color="ACB9CA"/>
            </w:tcBorders>
            <w:shd w:val="clear" w:color="000000" w:fill="FFFFFF"/>
            <w:vAlign w:val="center"/>
            <w:hideMark/>
          </w:tcPr>
          <w:p w14:paraId="657FCD9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413</w:t>
            </w:r>
          </w:p>
        </w:tc>
        <w:tc>
          <w:tcPr>
            <w:tcW w:w="1070" w:type="dxa"/>
            <w:tcBorders>
              <w:top w:val="nil"/>
              <w:left w:val="nil"/>
              <w:bottom w:val="single" w:sz="4" w:space="0" w:color="ACB9CA"/>
              <w:right w:val="single" w:sz="4" w:space="0" w:color="ACB9CA"/>
            </w:tcBorders>
            <w:shd w:val="clear" w:color="000000" w:fill="FFFFFF"/>
            <w:vAlign w:val="center"/>
            <w:hideMark/>
          </w:tcPr>
          <w:p w14:paraId="72FE6B7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652</w:t>
            </w:r>
          </w:p>
        </w:tc>
        <w:tc>
          <w:tcPr>
            <w:tcW w:w="1071" w:type="dxa"/>
            <w:tcBorders>
              <w:top w:val="nil"/>
              <w:left w:val="nil"/>
              <w:bottom w:val="single" w:sz="4" w:space="0" w:color="ACB9CA"/>
              <w:right w:val="single" w:sz="4" w:space="0" w:color="ACB9CA"/>
            </w:tcBorders>
            <w:shd w:val="clear" w:color="000000" w:fill="FFFFFF"/>
            <w:vAlign w:val="center"/>
            <w:hideMark/>
          </w:tcPr>
          <w:p w14:paraId="256DF07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05AE506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1236</w:t>
            </w:r>
          </w:p>
        </w:tc>
        <w:tc>
          <w:tcPr>
            <w:tcW w:w="1230" w:type="dxa"/>
            <w:tcBorders>
              <w:top w:val="nil"/>
              <w:left w:val="nil"/>
              <w:bottom w:val="single" w:sz="4" w:space="0" w:color="ACB9CA"/>
              <w:right w:val="single" w:sz="4" w:space="0" w:color="ACB9CA"/>
            </w:tcBorders>
            <w:shd w:val="clear" w:color="000000" w:fill="FFFFFF"/>
            <w:vAlign w:val="center"/>
            <w:hideMark/>
          </w:tcPr>
          <w:p w14:paraId="0B4F7D7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Del="007C6B66" w14:paraId="09A7FD9D" w14:textId="77777777" w:rsidTr="006C6340">
        <w:trPr>
          <w:trHeight w:val="300"/>
          <w:del w:id="220"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D1F24E3" w14:textId="77777777" w:rsidR="00D8468E" w:rsidRPr="00C47FE2" w:rsidDel="007C6B66" w:rsidRDefault="00D8468E" w:rsidP="00D8468E">
            <w:pPr>
              <w:spacing w:before="0" w:after="0" w:line="240" w:lineRule="auto"/>
              <w:ind w:firstLineChars="100" w:firstLine="200"/>
              <w:rPr>
                <w:del w:id="221" w:author="khanguyen" w:date="2017-03-17T22:23:00Z"/>
                <w:rFonts w:eastAsia="Times New Roman" w:cs="Arial"/>
                <w:color w:val="4B4B63"/>
                <w:sz w:val="20"/>
                <w:szCs w:val="20"/>
                <w:lang w:val="en-US"/>
              </w:rPr>
            </w:pPr>
            <w:del w:id="222" w:author="khanguyen" w:date="2017-03-17T22:23:00Z">
              <w:r w:rsidRPr="00C47FE2" w:rsidDel="007C6B66">
                <w:rPr>
                  <w:rFonts w:eastAsia="Times New Roman" w:cs="Arial"/>
                  <w:color w:val="4B4B63"/>
                  <w:sz w:val="20"/>
                  <w:szCs w:val="20"/>
                  <w:lang w:val="en-US"/>
                </w:rPr>
                <w:delText>DEL Default Project Task 02</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6ED6DBD3" w14:textId="77777777" w:rsidR="00D8468E" w:rsidRPr="00C47FE2" w:rsidDel="007C6B66" w:rsidRDefault="00D8468E" w:rsidP="00D8468E">
            <w:pPr>
              <w:spacing w:before="0" w:after="0" w:line="240" w:lineRule="auto"/>
              <w:jc w:val="right"/>
              <w:rPr>
                <w:del w:id="223" w:author="khanguyen" w:date="2017-03-17T22:23:00Z"/>
                <w:rFonts w:eastAsia="Times New Roman" w:cs="Arial"/>
                <w:color w:val="4B4B63"/>
                <w:sz w:val="20"/>
                <w:szCs w:val="20"/>
                <w:lang w:val="en-US"/>
              </w:rPr>
            </w:pPr>
            <w:del w:id="224" w:author="khanguyen" w:date="2017-03-17T22:23:00Z">
              <w:r w:rsidRPr="00C47FE2" w:rsidDel="007C6B66">
                <w:rPr>
                  <w:rFonts w:eastAsia="Times New Roman" w:cs="Arial"/>
                  <w:color w:val="4B4B63"/>
                  <w:sz w:val="20"/>
                  <w:szCs w:val="20"/>
                  <w:lang w:val="en-US"/>
                </w:rPr>
                <w:delText>1</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43BC12CE" w14:textId="77777777" w:rsidR="00D8468E" w:rsidRPr="00C47FE2" w:rsidDel="007C6B66" w:rsidRDefault="00D8468E" w:rsidP="00D8468E">
            <w:pPr>
              <w:spacing w:before="0" w:after="0" w:line="240" w:lineRule="auto"/>
              <w:jc w:val="right"/>
              <w:rPr>
                <w:del w:id="225" w:author="khanguyen" w:date="2017-03-17T22:23:00Z"/>
                <w:rFonts w:eastAsia="Times New Roman" w:cs="Arial"/>
                <w:color w:val="4B4B63"/>
                <w:sz w:val="20"/>
                <w:szCs w:val="20"/>
                <w:lang w:val="en-US"/>
              </w:rPr>
            </w:pPr>
            <w:del w:id="226" w:author="khanguyen" w:date="2017-03-17T22:23:00Z">
              <w:r w:rsidRPr="00C47FE2" w:rsidDel="007C6B66">
                <w:rPr>
                  <w:rFonts w:eastAsia="Times New Roman" w:cs="Arial"/>
                  <w:color w:val="4B4B63"/>
                  <w:sz w:val="20"/>
                  <w:szCs w:val="20"/>
                  <w:lang w:val="en-US"/>
                </w:rPr>
                <w:delText>294764</w:delText>
              </w:r>
            </w:del>
          </w:p>
        </w:tc>
        <w:tc>
          <w:tcPr>
            <w:tcW w:w="990" w:type="dxa"/>
            <w:tcBorders>
              <w:top w:val="nil"/>
              <w:left w:val="nil"/>
              <w:bottom w:val="single" w:sz="4" w:space="0" w:color="ACB9CA"/>
              <w:right w:val="single" w:sz="4" w:space="0" w:color="ACB9CA"/>
            </w:tcBorders>
            <w:shd w:val="clear" w:color="000000" w:fill="FFFFFF"/>
            <w:vAlign w:val="center"/>
            <w:hideMark/>
          </w:tcPr>
          <w:p w14:paraId="212A4B12" w14:textId="77777777" w:rsidR="00D8468E" w:rsidRPr="00C47FE2" w:rsidDel="007C6B66" w:rsidRDefault="00D8468E" w:rsidP="00D8468E">
            <w:pPr>
              <w:spacing w:before="0" w:after="0" w:line="240" w:lineRule="auto"/>
              <w:jc w:val="right"/>
              <w:rPr>
                <w:del w:id="227" w:author="khanguyen" w:date="2017-03-17T22:23:00Z"/>
                <w:rFonts w:eastAsia="Times New Roman" w:cs="Arial"/>
                <w:color w:val="4B4B63"/>
                <w:sz w:val="20"/>
                <w:szCs w:val="20"/>
                <w:lang w:val="en-US"/>
              </w:rPr>
            </w:pPr>
            <w:del w:id="228" w:author="khanguyen" w:date="2017-03-17T22:23:00Z">
              <w:r w:rsidRPr="00C47FE2" w:rsidDel="007C6B66">
                <w:rPr>
                  <w:rFonts w:eastAsia="Times New Roman" w:cs="Arial"/>
                  <w:color w:val="4B4B63"/>
                  <w:sz w:val="20"/>
                  <w:szCs w:val="20"/>
                  <w:lang w:val="en-US"/>
                </w:rPr>
                <w:delText>294911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6E8EAA08" w14:textId="77777777" w:rsidR="00D8468E" w:rsidRPr="00C47FE2" w:rsidDel="007C6B66" w:rsidRDefault="00D8468E" w:rsidP="00D8468E">
            <w:pPr>
              <w:spacing w:before="0" w:after="0" w:line="240" w:lineRule="auto"/>
              <w:jc w:val="right"/>
              <w:rPr>
                <w:del w:id="229" w:author="khanguyen" w:date="2017-03-17T22:23:00Z"/>
                <w:rFonts w:eastAsia="Times New Roman" w:cs="Arial"/>
                <w:color w:val="4B4B63"/>
                <w:sz w:val="20"/>
                <w:szCs w:val="20"/>
                <w:lang w:val="en-US"/>
              </w:rPr>
            </w:pPr>
            <w:del w:id="230" w:author="khanguyen" w:date="2017-03-17T22:23:00Z">
              <w:r w:rsidRPr="00C47FE2" w:rsidDel="007C6B66">
                <w:rPr>
                  <w:rFonts w:eastAsia="Times New Roman" w:cs="Arial"/>
                  <w:color w:val="4B4B63"/>
                  <w:sz w:val="20"/>
                  <w:szCs w:val="20"/>
                  <w:lang w:val="en-US"/>
                </w:rPr>
                <w:delText>294911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721DF375" w14:textId="77777777" w:rsidR="00D8468E" w:rsidRPr="00C47FE2" w:rsidDel="007C6B66" w:rsidRDefault="00D8468E" w:rsidP="00D8468E">
            <w:pPr>
              <w:spacing w:before="0" w:after="0" w:line="240" w:lineRule="auto"/>
              <w:jc w:val="right"/>
              <w:rPr>
                <w:del w:id="231" w:author="khanguyen" w:date="2017-03-17T22:23:00Z"/>
                <w:rFonts w:eastAsia="Times New Roman" w:cs="Arial"/>
                <w:color w:val="4B4B63"/>
                <w:sz w:val="20"/>
                <w:szCs w:val="20"/>
                <w:lang w:val="en-US"/>
              </w:rPr>
            </w:pPr>
            <w:del w:id="232" w:author="khanguyen" w:date="2017-03-17T22:23:00Z">
              <w:r w:rsidRPr="00C47FE2" w:rsidDel="007C6B66">
                <w:rPr>
                  <w:rFonts w:eastAsia="Times New Roman" w:cs="Arial"/>
                  <w:color w:val="4B4B63"/>
                  <w:sz w:val="20"/>
                  <w:szCs w:val="20"/>
                  <w:lang w:val="en-US"/>
                </w:rPr>
                <w:delText>294911</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0211C7C5" w14:textId="77777777" w:rsidR="00D8468E" w:rsidRPr="00C47FE2" w:rsidDel="007C6B66" w:rsidRDefault="00D8468E" w:rsidP="00D8468E">
            <w:pPr>
              <w:spacing w:before="0" w:after="0" w:line="240" w:lineRule="auto"/>
              <w:jc w:val="right"/>
              <w:rPr>
                <w:del w:id="233" w:author="khanguyen" w:date="2017-03-17T22:23:00Z"/>
                <w:rFonts w:eastAsia="Times New Roman" w:cs="Arial"/>
                <w:color w:val="4B4B63"/>
                <w:sz w:val="20"/>
                <w:szCs w:val="20"/>
                <w:lang w:val="en-US"/>
              </w:rPr>
            </w:pPr>
            <w:del w:id="234" w:author="khanguyen" w:date="2017-03-17T22:23:00Z">
              <w:r w:rsidRPr="00C47FE2" w:rsidDel="007C6B66">
                <w:rPr>
                  <w:rFonts w:eastAsia="Times New Roman" w:cs="Arial"/>
                  <w:color w:val="4B4B63"/>
                  <w:sz w:val="20"/>
                  <w:szCs w:val="20"/>
                  <w:lang w:val="en-US"/>
                </w:rPr>
                <w:delText>294764</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7F297235" w14:textId="77777777" w:rsidR="00D8468E" w:rsidRPr="00C47FE2" w:rsidDel="007C6B66" w:rsidRDefault="00D8468E" w:rsidP="00D8468E">
            <w:pPr>
              <w:spacing w:before="0" w:after="0" w:line="240" w:lineRule="auto"/>
              <w:jc w:val="right"/>
              <w:rPr>
                <w:del w:id="235" w:author="khanguyen" w:date="2017-03-17T22:23:00Z"/>
                <w:rFonts w:eastAsia="Times New Roman" w:cs="Arial"/>
                <w:color w:val="4B4B63"/>
                <w:sz w:val="20"/>
                <w:szCs w:val="20"/>
                <w:lang w:val="en-US"/>
              </w:rPr>
            </w:pPr>
            <w:del w:id="236" w:author="khanguyen" w:date="2017-03-17T22:23:00Z">
              <w:r w:rsidRPr="00C47FE2" w:rsidDel="007C6B66">
                <w:rPr>
                  <w:rFonts w:eastAsia="Times New Roman" w:cs="Arial"/>
                  <w:color w:val="4B4B63"/>
                  <w:sz w:val="20"/>
                  <w:szCs w:val="20"/>
                  <w:lang w:val="en-US"/>
                </w:rPr>
                <w:delText>294764</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740F4A72" w14:textId="77777777" w:rsidR="00D8468E" w:rsidRPr="00C47FE2" w:rsidDel="007C6B66" w:rsidRDefault="00D8468E" w:rsidP="00D8468E">
            <w:pPr>
              <w:spacing w:before="0" w:after="0" w:line="240" w:lineRule="auto"/>
              <w:jc w:val="right"/>
              <w:rPr>
                <w:del w:id="237" w:author="khanguyen" w:date="2017-03-17T22:23:00Z"/>
                <w:rFonts w:eastAsia="Times New Roman" w:cs="Arial"/>
                <w:color w:val="4B4B63"/>
                <w:sz w:val="20"/>
                <w:szCs w:val="20"/>
                <w:lang w:val="en-US"/>
              </w:rPr>
            </w:pPr>
            <w:del w:id="238" w:author="khanguyen" w:date="2017-03-17T22:23:00Z">
              <w:r w:rsidRPr="00C47FE2" w:rsidDel="007C6B66">
                <w:rPr>
                  <w:rFonts w:eastAsia="Times New Roman" w:cs="Arial"/>
                  <w:color w:val="4B4B63"/>
                  <w:sz w:val="20"/>
                  <w:szCs w:val="20"/>
                  <w:lang w:val="en-US"/>
                </w:rPr>
                <w:delText>0%</w:delText>
              </w:r>
            </w:del>
          </w:p>
        </w:tc>
      </w:tr>
      <w:tr w:rsidR="00D8468E" w:rsidRPr="00C47FE2" w:rsidDel="007C6B66" w14:paraId="1E4A719C" w14:textId="77777777" w:rsidTr="006C6340">
        <w:trPr>
          <w:trHeight w:val="300"/>
          <w:del w:id="239"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CB92FCD" w14:textId="77777777" w:rsidR="00D8468E" w:rsidRPr="00C47FE2" w:rsidDel="007C6B66" w:rsidRDefault="00D8468E" w:rsidP="00D8468E">
            <w:pPr>
              <w:spacing w:before="0" w:after="0" w:line="240" w:lineRule="auto"/>
              <w:ind w:firstLineChars="100" w:firstLine="200"/>
              <w:rPr>
                <w:del w:id="240" w:author="khanguyen" w:date="2017-03-17T22:23:00Z"/>
                <w:rFonts w:eastAsia="Times New Roman" w:cs="Arial"/>
                <w:color w:val="4B4B63"/>
                <w:sz w:val="20"/>
                <w:szCs w:val="20"/>
                <w:lang w:val="en-US"/>
              </w:rPr>
            </w:pPr>
            <w:del w:id="241" w:author="khanguyen" w:date="2017-03-17T22:23:00Z">
              <w:r w:rsidRPr="00C47FE2" w:rsidDel="007C6B66">
                <w:rPr>
                  <w:rFonts w:eastAsia="Times New Roman" w:cs="Arial"/>
                  <w:color w:val="4B4B63"/>
                  <w:sz w:val="20"/>
                  <w:szCs w:val="20"/>
                  <w:lang w:val="en-US"/>
                </w:rPr>
                <w:delText>DEL Empty project</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376B950E" w14:textId="77777777" w:rsidR="00D8468E" w:rsidRPr="00C47FE2" w:rsidDel="007C6B66" w:rsidRDefault="00D8468E" w:rsidP="00D8468E">
            <w:pPr>
              <w:spacing w:before="0" w:after="0" w:line="240" w:lineRule="auto"/>
              <w:jc w:val="right"/>
              <w:rPr>
                <w:del w:id="242" w:author="khanguyen" w:date="2017-03-17T22:23:00Z"/>
                <w:rFonts w:eastAsia="Times New Roman" w:cs="Arial"/>
                <w:color w:val="4B4B63"/>
                <w:sz w:val="20"/>
                <w:szCs w:val="20"/>
                <w:lang w:val="en-US"/>
              </w:rPr>
            </w:pPr>
            <w:del w:id="243" w:author="khanguyen" w:date="2017-03-17T22:23:00Z">
              <w:r w:rsidRPr="00C47FE2" w:rsidDel="007C6B66">
                <w:rPr>
                  <w:rFonts w:eastAsia="Times New Roman" w:cs="Arial"/>
                  <w:color w:val="4B4B63"/>
                  <w:sz w:val="20"/>
                  <w:szCs w:val="20"/>
                  <w:lang w:val="en-US"/>
                </w:rPr>
                <w:delText>4</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3541FBCD" w14:textId="77777777" w:rsidR="00D8468E" w:rsidRPr="00C47FE2" w:rsidDel="007C6B66" w:rsidRDefault="00D8468E" w:rsidP="00D8468E">
            <w:pPr>
              <w:spacing w:before="0" w:after="0" w:line="240" w:lineRule="auto"/>
              <w:jc w:val="right"/>
              <w:rPr>
                <w:del w:id="244" w:author="khanguyen" w:date="2017-03-17T22:23:00Z"/>
                <w:rFonts w:eastAsia="Times New Roman" w:cs="Arial"/>
                <w:color w:val="4B4B63"/>
                <w:sz w:val="20"/>
                <w:szCs w:val="20"/>
                <w:lang w:val="en-US"/>
              </w:rPr>
            </w:pPr>
            <w:del w:id="245" w:author="khanguyen" w:date="2017-03-17T22:23:00Z">
              <w:r w:rsidRPr="00C47FE2" w:rsidDel="007C6B66">
                <w:rPr>
                  <w:rFonts w:eastAsia="Times New Roman" w:cs="Arial"/>
                  <w:color w:val="4B4B63"/>
                  <w:sz w:val="20"/>
                  <w:szCs w:val="20"/>
                  <w:lang w:val="en-US"/>
                </w:rPr>
                <w:delText>261933.25</w:delText>
              </w:r>
            </w:del>
          </w:p>
        </w:tc>
        <w:tc>
          <w:tcPr>
            <w:tcW w:w="990" w:type="dxa"/>
            <w:tcBorders>
              <w:top w:val="nil"/>
              <w:left w:val="nil"/>
              <w:bottom w:val="single" w:sz="4" w:space="0" w:color="ACB9CA"/>
              <w:right w:val="single" w:sz="4" w:space="0" w:color="ACB9CA"/>
            </w:tcBorders>
            <w:shd w:val="clear" w:color="000000" w:fill="FFFFFF"/>
            <w:vAlign w:val="center"/>
            <w:hideMark/>
          </w:tcPr>
          <w:p w14:paraId="3F65A66A" w14:textId="77777777" w:rsidR="00D8468E" w:rsidRPr="00C47FE2" w:rsidDel="007C6B66" w:rsidRDefault="00D8468E" w:rsidP="00D8468E">
            <w:pPr>
              <w:spacing w:before="0" w:after="0" w:line="240" w:lineRule="auto"/>
              <w:jc w:val="right"/>
              <w:rPr>
                <w:del w:id="246" w:author="khanguyen" w:date="2017-03-17T22:23:00Z"/>
                <w:rFonts w:eastAsia="Times New Roman" w:cs="Arial"/>
                <w:color w:val="4B4B63"/>
                <w:sz w:val="20"/>
                <w:szCs w:val="20"/>
                <w:lang w:val="en-US"/>
              </w:rPr>
            </w:pPr>
            <w:del w:id="247" w:author="khanguyen" w:date="2017-03-17T22:23:00Z">
              <w:r w:rsidRPr="00C47FE2" w:rsidDel="007C6B66">
                <w:rPr>
                  <w:rFonts w:eastAsia="Times New Roman" w:cs="Arial"/>
                  <w:color w:val="4B4B63"/>
                  <w:sz w:val="20"/>
                  <w:szCs w:val="20"/>
                  <w:lang w:val="en-US"/>
                </w:rPr>
                <w:delText>292607</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39ADFA2A" w14:textId="77777777" w:rsidR="00D8468E" w:rsidRPr="00C47FE2" w:rsidDel="007C6B66" w:rsidRDefault="00D8468E" w:rsidP="00D8468E">
            <w:pPr>
              <w:spacing w:before="0" w:after="0" w:line="240" w:lineRule="auto"/>
              <w:jc w:val="right"/>
              <w:rPr>
                <w:del w:id="248" w:author="khanguyen" w:date="2017-03-17T22:23:00Z"/>
                <w:rFonts w:eastAsia="Times New Roman" w:cs="Arial"/>
                <w:color w:val="4B4B63"/>
                <w:sz w:val="20"/>
                <w:szCs w:val="20"/>
                <w:lang w:val="en-US"/>
              </w:rPr>
            </w:pPr>
            <w:del w:id="249" w:author="khanguyen" w:date="2017-03-17T22:23:00Z">
              <w:r w:rsidRPr="00C47FE2" w:rsidDel="007C6B66">
                <w:rPr>
                  <w:rFonts w:eastAsia="Times New Roman" w:cs="Arial"/>
                  <w:color w:val="4B4B63"/>
                  <w:sz w:val="20"/>
                  <w:szCs w:val="20"/>
                  <w:lang w:val="en-US"/>
                </w:rPr>
                <w:delText>292607</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6262E5F0" w14:textId="77777777" w:rsidR="00D8468E" w:rsidRPr="00C47FE2" w:rsidDel="007C6B66" w:rsidRDefault="00D8468E" w:rsidP="00D8468E">
            <w:pPr>
              <w:spacing w:before="0" w:after="0" w:line="240" w:lineRule="auto"/>
              <w:jc w:val="right"/>
              <w:rPr>
                <w:del w:id="250" w:author="khanguyen" w:date="2017-03-17T22:23:00Z"/>
                <w:rFonts w:eastAsia="Times New Roman" w:cs="Arial"/>
                <w:color w:val="4B4B63"/>
                <w:sz w:val="20"/>
                <w:szCs w:val="20"/>
                <w:lang w:val="en-US"/>
              </w:rPr>
            </w:pPr>
            <w:del w:id="251" w:author="khanguyen" w:date="2017-03-17T22:23:00Z">
              <w:r w:rsidRPr="00C47FE2" w:rsidDel="007C6B66">
                <w:rPr>
                  <w:rFonts w:eastAsia="Times New Roman" w:cs="Arial"/>
                  <w:color w:val="4B4B63"/>
                  <w:sz w:val="20"/>
                  <w:szCs w:val="20"/>
                  <w:lang w:val="en-US"/>
                </w:rPr>
                <w:delText>292607</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071C0960" w14:textId="77777777" w:rsidR="00D8468E" w:rsidRPr="00C47FE2" w:rsidDel="007C6B66" w:rsidRDefault="00D8468E" w:rsidP="00D8468E">
            <w:pPr>
              <w:spacing w:before="0" w:after="0" w:line="240" w:lineRule="auto"/>
              <w:jc w:val="right"/>
              <w:rPr>
                <w:del w:id="252" w:author="khanguyen" w:date="2017-03-17T22:23:00Z"/>
                <w:rFonts w:eastAsia="Times New Roman" w:cs="Arial"/>
                <w:color w:val="4B4B63"/>
                <w:sz w:val="20"/>
                <w:szCs w:val="20"/>
                <w:lang w:val="en-US"/>
              </w:rPr>
            </w:pPr>
            <w:del w:id="253" w:author="khanguyen" w:date="2017-03-17T22:23:00Z">
              <w:r w:rsidRPr="00C47FE2" w:rsidDel="007C6B66">
                <w:rPr>
                  <w:rFonts w:eastAsia="Times New Roman" w:cs="Arial"/>
                  <w:color w:val="4B4B63"/>
                  <w:sz w:val="20"/>
                  <w:szCs w:val="20"/>
                  <w:lang w:val="en-US"/>
                </w:rPr>
                <w:delText>188357</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59A04B8A" w14:textId="77777777" w:rsidR="00D8468E" w:rsidRPr="00C47FE2" w:rsidDel="007C6B66" w:rsidRDefault="00D8468E" w:rsidP="00D8468E">
            <w:pPr>
              <w:spacing w:before="0" w:after="0" w:line="240" w:lineRule="auto"/>
              <w:jc w:val="right"/>
              <w:rPr>
                <w:del w:id="254" w:author="khanguyen" w:date="2017-03-17T22:23:00Z"/>
                <w:rFonts w:eastAsia="Times New Roman" w:cs="Arial"/>
                <w:color w:val="4B4B63"/>
                <w:sz w:val="20"/>
                <w:szCs w:val="20"/>
                <w:lang w:val="en-US"/>
              </w:rPr>
            </w:pPr>
            <w:del w:id="255" w:author="khanguyen" w:date="2017-03-17T22:23:00Z">
              <w:r w:rsidRPr="00C47FE2" w:rsidDel="007C6B66">
                <w:rPr>
                  <w:rFonts w:eastAsia="Times New Roman" w:cs="Arial"/>
                  <w:color w:val="4B4B63"/>
                  <w:sz w:val="20"/>
                  <w:szCs w:val="20"/>
                  <w:lang w:val="en-US"/>
                </w:rPr>
                <w:delText>292437</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757ED8A7" w14:textId="77777777" w:rsidR="00D8468E" w:rsidRPr="00C47FE2" w:rsidDel="007C6B66" w:rsidRDefault="00D8468E" w:rsidP="00D8468E">
            <w:pPr>
              <w:spacing w:before="0" w:after="0" w:line="240" w:lineRule="auto"/>
              <w:jc w:val="right"/>
              <w:rPr>
                <w:del w:id="256" w:author="khanguyen" w:date="2017-03-17T22:23:00Z"/>
                <w:rFonts w:eastAsia="Times New Roman" w:cs="Arial"/>
                <w:color w:val="4B4B63"/>
                <w:sz w:val="20"/>
                <w:szCs w:val="20"/>
                <w:lang w:val="en-US"/>
              </w:rPr>
            </w:pPr>
            <w:del w:id="257" w:author="khanguyen" w:date="2017-03-17T22:23:00Z">
              <w:r w:rsidRPr="00C47FE2" w:rsidDel="007C6B66">
                <w:rPr>
                  <w:rFonts w:eastAsia="Times New Roman" w:cs="Arial"/>
                  <w:color w:val="4B4B63"/>
                  <w:sz w:val="20"/>
                  <w:szCs w:val="20"/>
                  <w:lang w:val="en-US"/>
                </w:rPr>
                <w:delText>0%</w:delText>
              </w:r>
            </w:del>
          </w:p>
        </w:tc>
      </w:tr>
      <w:tr w:rsidR="00D8468E" w:rsidRPr="00C47FE2" w:rsidDel="007C6B66" w14:paraId="742B37BC" w14:textId="77777777" w:rsidTr="006C6340">
        <w:trPr>
          <w:trHeight w:val="300"/>
          <w:del w:id="258"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28F539BA" w14:textId="77777777" w:rsidR="00D8468E" w:rsidRPr="00C47FE2" w:rsidDel="007C6B66" w:rsidRDefault="00D8468E" w:rsidP="00D8468E">
            <w:pPr>
              <w:spacing w:before="0" w:after="0" w:line="240" w:lineRule="auto"/>
              <w:ind w:firstLineChars="100" w:firstLine="200"/>
              <w:rPr>
                <w:del w:id="259" w:author="khanguyen" w:date="2017-03-17T22:23:00Z"/>
                <w:rFonts w:eastAsia="Times New Roman" w:cs="Arial"/>
                <w:color w:val="4B4B63"/>
                <w:sz w:val="20"/>
                <w:szCs w:val="20"/>
                <w:lang w:val="en-US"/>
              </w:rPr>
            </w:pPr>
            <w:del w:id="260" w:author="khanguyen" w:date="2017-03-17T22:23:00Z">
              <w:r w:rsidRPr="00C47FE2" w:rsidDel="007C6B66">
                <w:rPr>
                  <w:rFonts w:eastAsia="Times New Roman" w:cs="Arial"/>
                  <w:color w:val="4B4B63"/>
                  <w:sz w:val="20"/>
                  <w:szCs w:val="20"/>
                  <w:lang w:val="en-US"/>
                </w:rPr>
                <w:delText>DELETE CompanyContact</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62B4560E" w14:textId="77777777" w:rsidR="00D8468E" w:rsidRPr="00C47FE2" w:rsidDel="007C6B66" w:rsidRDefault="00D8468E" w:rsidP="00D8468E">
            <w:pPr>
              <w:spacing w:before="0" w:after="0" w:line="240" w:lineRule="auto"/>
              <w:jc w:val="right"/>
              <w:rPr>
                <w:del w:id="261" w:author="khanguyen" w:date="2017-03-17T22:23:00Z"/>
                <w:rFonts w:eastAsia="Times New Roman" w:cs="Arial"/>
                <w:color w:val="4B4B63"/>
                <w:sz w:val="20"/>
                <w:szCs w:val="20"/>
                <w:lang w:val="en-US"/>
              </w:rPr>
            </w:pPr>
            <w:del w:id="262" w:author="khanguyen" w:date="2017-03-17T22:23:00Z">
              <w:r w:rsidRPr="00C47FE2" w:rsidDel="007C6B66">
                <w:rPr>
                  <w:rFonts w:eastAsia="Times New Roman" w:cs="Arial"/>
                  <w:color w:val="4B4B63"/>
                  <w:sz w:val="20"/>
                  <w:szCs w:val="20"/>
                  <w:lang w:val="en-US"/>
                </w:rPr>
                <w:delText>1165</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3B564DD9" w14:textId="77777777" w:rsidR="00D8468E" w:rsidRPr="00C47FE2" w:rsidDel="007C6B66" w:rsidRDefault="00D8468E" w:rsidP="00D8468E">
            <w:pPr>
              <w:spacing w:before="0" w:after="0" w:line="240" w:lineRule="auto"/>
              <w:jc w:val="right"/>
              <w:rPr>
                <w:del w:id="263" w:author="khanguyen" w:date="2017-03-17T22:23:00Z"/>
                <w:rFonts w:eastAsia="Times New Roman" w:cs="Arial"/>
                <w:color w:val="4B4B63"/>
                <w:sz w:val="20"/>
                <w:szCs w:val="20"/>
                <w:lang w:val="en-US"/>
              </w:rPr>
            </w:pPr>
            <w:del w:id="264" w:author="khanguyen" w:date="2017-03-17T22:23:00Z">
              <w:r w:rsidRPr="00C47FE2" w:rsidDel="007C6B66">
                <w:rPr>
                  <w:rFonts w:eastAsia="Times New Roman" w:cs="Arial"/>
                  <w:color w:val="4B4B63"/>
                  <w:sz w:val="20"/>
                  <w:szCs w:val="20"/>
                  <w:lang w:val="en-US"/>
                </w:rPr>
                <w:delText>272673.37</w:delText>
              </w:r>
            </w:del>
          </w:p>
        </w:tc>
        <w:tc>
          <w:tcPr>
            <w:tcW w:w="990" w:type="dxa"/>
            <w:tcBorders>
              <w:top w:val="nil"/>
              <w:left w:val="nil"/>
              <w:bottom w:val="single" w:sz="4" w:space="0" w:color="ACB9CA"/>
              <w:right w:val="single" w:sz="4" w:space="0" w:color="ACB9CA"/>
            </w:tcBorders>
            <w:shd w:val="clear" w:color="000000" w:fill="FFFFFF"/>
            <w:vAlign w:val="center"/>
            <w:hideMark/>
          </w:tcPr>
          <w:p w14:paraId="78F553D9" w14:textId="77777777" w:rsidR="00D8468E" w:rsidRPr="00C47FE2" w:rsidDel="007C6B66" w:rsidRDefault="00D8468E" w:rsidP="00D8468E">
            <w:pPr>
              <w:spacing w:before="0" w:after="0" w:line="240" w:lineRule="auto"/>
              <w:jc w:val="right"/>
              <w:rPr>
                <w:del w:id="265" w:author="khanguyen" w:date="2017-03-17T22:23:00Z"/>
                <w:rFonts w:eastAsia="Times New Roman" w:cs="Arial"/>
                <w:color w:val="4B4B63"/>
                <w:sz w:val="20"/>
                <w:szCs w:val="20"/>
                <w:lang w:val="en-US"/>
              </w:rPr>
            </w:pPr>
            <w:del w:id="266" w:author="khanguyen" w:date="2017-03-17T22:23:00Z">
              <w:r w:rsidRPr="00C47FE2" w:rsidDel="007C6B66">
                <w:rPr>
                  <w:rFonts w:eastAsia="Times New Roman" w:cs="Arial"/>
                  <w:color w:val="4B4B63"/>
                  <w:sz w:val="20"/>
                  <w:szCs w:val="20"/>
                  <w:lang w:val="en-US"/>
                </w:rPr>
                <w:delText>444343.6</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769E99C0" w14:textId="77777777" w:rsidR="00D8468E" w:rsidRPr="00C47FE2" w:rsidDel="007C6B66" w:rsidRDefault="00D8468E" w:rsidP="00D8468E">
            <w:pPr>
              <w:spacing w:before="0" w:after="0" w:line="240" w:lineRule="auto"/>
              <w:jc w:val="right"/>
              <w:rPr>
                <w:del w:id="267" w:author="khanguyen" w:date="2017-03-17T22:23:00Z"/>
                <w:rFonts w:eastAsia="Times New Roman" w:cs="Arial"/>
                <w:color w:val="4B4B63"/>
                <w:sz w:val="20"/>
                <w:szCs w:val="20"/>
                <w:lang w:val="en-US"/>
              </w:rPr>
            </w:pPr>
            <w:del w:id="268" w:author="khanguyen" w:date="2017-03-17T22:23:00Z">
              <w:r w:rsidRPr="00C47FE2" w:rsidDel="007C6B66">
                <w:rPr>
                  <w:rFonts w:eastAsia="Times New Roman" w:cs="Arial"/>
                  <w:color w:val="4B4B63"/>
                  <w:sz w:val="20"/>
                  <w:szCs w:val="20"/>
                  <w:lang w:val="en-US"/>
                </w:rPr>
                <w:delText>469997</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3D7D4693" w14:textId="77777777" w:rsidR="00D8468E" w:rsidRPr="00C47FE2" w:rsidDel="007C6B66" w:rsidRDefault="00D8468E" w:rsidP="00D8468E">
            <w:pPr>
              <w:spacing w:before="0" w:after="0" w:line="240" w:lineRule="auto"/>
              <w:jc w:val="right"/>
              <w:rPr>
                <w:del w:id="269" w:author="khanguyen" w:date="2017-03-17T22:23:00Z"/>
                <w:rFonts w:eastAsia="Times New Roman" w:cs="Arial"/>
                <w:color w:val="4B4B63"/>
                <w:sz w:val="20"/>
                <w:szCs w:val="20"/>
                <w:lang w:val="en-US"/>
              </w:rPr>
            </w:pPr>
            <w:del w:id="270" w:author="khanguyen" w:date="2017-03-17T22:23:00Z">
              <w:r w:rsidRPr="00C47FE2" w:rsidDel="007C6B66">
                <w:rPr>
                  <w:rFonts w:eastAsia="Times New Roman" w:cs="Arial"/>
                  <w:color w:val="4B4B63"/>
                  <w:sz w:val="20"/>
                  <w:szCs w:val="20"/>
                  <w:lang w:val="en-US"/>
                </w:rPr>
                <w:delText>518508.4</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0A093791" w14:textId="77777777" w:rsidR="00D8468E" w:rsidRPr="00C47FE2" w:rsidDel="007C6B66" w:rsidRDefault="00D8468E" w:rsidP="00D8468E">
            <w:pPr>
              <w:spacing w:before="0" w:after="0" w:line="240" w:lineRule="auto"/>
              <w:jc w:val="right"/>
              <w:rPr>
                <w:del w:id="271" w:author="khanguyen" w:date="2017-03-17T22:23:00Z"/>
                <w:rFonts w:eastAsia="Times New Roman" w:cs="Arial"/>
                <w:color w:val="4B4B63"/>
                <w:sz w:val="20"/>
                <w:szCs w:val="20"/>
                <w:lang w:val="en-US"/>
              </w:rPr>
            </w:pPr>
            <w:del w:id="272" w:author="khanguyen" w:date="2017-03-17T22:23:00Z">
              <w:r w:rsidRPr="00C47FE2" w:rsidDel="007C6B66">
                <w:rPr>
                  <w:rFonts w:eastAsia="Times New Roman" w:cs="Arial"/>
                  <w:color w:val="4B4B63"/>
                  <w:sz w:val="20"/>
                  <w:szCs w:val="20"/>
                  <w:lang w:val="en-US"/>
                </w:rPr>
                <w:delText>30512</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1EA57811" w14:textId="77777777" w:rsidR="00D8468E" w:rsidRPr="00C47FE2" w:rsidDel="007C6B66" w:rsidRDefault="00D8468E" w:rsidP="00D8468E">
            <w:pPr>
              <w:spacing w:before="0" w:after="0" w:line="240" w:lineRule="auto"/>
              <w:jc w:val="right"/>
              <w:rPr>
                <w:del w:id="273" w:author="khanguyen" w:date="2017-03-17T22:23:00Z"/>
                <w:rFonts w:eastAsia="Times New Roman" w:cs="Arial"/>
                <w:color w:val="4B4B63"/>
                <w:sz w:val="20"/>
                <w:szCs w:val="20"/>
                <w:lang w:val="en-US"/>
              </w:rPr>
            </w:pPr>
            <w:del w:id="274" w:author="khanguyen" w:date="2017-03-17T22:23:00Z">
              <w:r w:rsidRPr="00C47FE2" w:rsidDel="007C6B66">
                <w:rPr>
                  <w:rFonts w:eastAsia="Times New Roman" w:cs="Arial"/>
                  <w:color w:val="4B4B63"/>
                  <w:sz w:val="20"/>
                  <w:szCs w:val="20"/>
                  <w:lang w:val="en-US"/>
                </w:rPr>
                <w:delText>552405</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4CFBD51A" w14:textId="77777777" w:rsidR="00D8468E" w:rsidRPr="00C47FE2" w:rsidDel="007C6B66" w:rsidRDefault="00D8468E" w:rsidP="00D8468E">
            <w:pPr>
              <w:spacing w:before="0" w:after="0" w:line="240" w:lineRule="auto"/>
              <w:jc w:val="right"/>
              <w:rPr>
                <w:del w:id="275" w:author="khanguyen" w:date="2017-03-17T22:23:00Z"/>
                <w:rFonts w:eastAsia="Times New Roman" w:cs="Arial"/>
                <w:color w:val="4B4B63"/>
                <w:sz w:val="20"/>
                <w:szCs w:val="20"/>
                <w:lang w:val="en-US"/>
              </w:rPr>
            </w:pPr>
            <w:del w:id="276" w:author="khanguyen" w:date="2017-03-17T22:23:00Z">
              <w:r w:rsidRPr="00C47FE2" w:rsidDel="007C6B66">
                <w:rPr>
                  <w:rFonts w:eastAsia="Times New Roman" w:cs="Arial"/>
                  <w:color w:val="4B4B63"/>
                  <w:sz w:val="20"/>
                  <w:szCs w:val="20"/>
                  <w:lang w:val="en-US"/>
                </w:rPr>
                <w:delText>0%</w:delText>
              </w:r>
            </w:del>
          </w:p>
        </w:tc>
      </w:tr>
      <w:tr w:rsidR="00D8468E" w:rsidRPr="00C47FE2" w:rsidDel="007C6B66" w14:paraId="55E804CB" w14:textId="77777777" w:rsidTr="006C6340">
        <w:trPr>
          <w:trHeight w:val="300"/>
          <w:del w:id="277"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90619B7" w14:textId="77777777" w:rsidR="00D8468E" w:rsidRPr="00C47FE2" w:rsidDel="007C6B66" w:rsidRDefault="00D8468E" w:rsidP="00D8468E">
            <w:pPr>
              <w:spacing w:before="0" w:after="0" w:line="240" w:lineRule="auto"/>
              <w:ind w:firstLineChars="100" w:firstLine="200"/>
              <w:rPr>
                <w:del w:id="278" w:author="khanguyen" w:date="2017-03-17T22:23:00Z"/>
                <w:rFonts w:eastAsia="Times New Roman" w:cs="Arial"/>
                <w:color w:val="4B4B63"/>
                <w:sz w:val="20"/>
                <w:szCs w:val="20"/>
                <w:lang w:val="en-US"/>
              </w:rPr>
            </w:pPr>
            <w:del w:id="279" w:author="khanguyen" w:date="2017-03-17T22:23:00Z">
              <w:r w:rsidRPr="00C47FE2" w:rsidDel="007C6B66">
                <w:rPr>
                  <w:rFonts w:eastAsia="Times New Roman" w:cs="Arial"/>
                  <w:color w:val="4B4B63"/>
                  <w:sz w:val="20"/>
                  <w:szCs w:val="20"/>
                  <w:lang w:val="en-US"/>
                </w:rPr>
                <w:delText>DELETE Expenses</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3A15430B" w14:textId="77777777" w:rsidR="00D8468E" w:rsidRPr="00C47FE2" w:rsidDel="007C6B66" w:rsidRDefault="00D8468E" w:rsidP="00D8468E">
            <w:pPr>
              <w:spacing w:before="0" w:after="0" w:line="240" w:lineRule="auto"/>
              <w:jc w:val="right"/>
              <w:rPr>
                <w:del w:id="280" w:author="khanguyen" w:date="2017-03-17T22:23:00Z"/>
                <w:rFonts w:eastAsia="Times New Roman" w:cs="Arial"/>
                <w:color w:val="4B4B63"/>
                <w:sz w:val="20"/>
                <w:szCs w:val="20"/>
                <w:lang w:val="en-US"/>
              </w:rPr>
            </w:pPr>
            <w:del w:id="281" w:author="khanguyen" w:date="2017-03-17T22:23:00Z">
              <w:r w:rsidRPr="00C47FE2" w:rsidDel="007C6B66">
                <w:rPr>
                  <w:rFonts w:eastAsia="Times New Roman" w:cs="Arial"/>
                  <w:color w:val="4B4B63"/>
                  <w:sz w:val="20"/>
                  <w:szCs w:val="20"/>
                  <w:lang w:val="en-US"/>
                </w:rPr>
                <w:delText>884</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5CB9D45C" w14:textId="77777777" w:rsidR="00D8468E" w:rsidRPr="00C47FE2" w:rsidDel="007C6B66" w:rsidRDefault="00D8468E" w:rsidP="00D8468E">
            <w:pPr>
              <w:spacing w:before="0" w:after="0" w:line="240" w:lineRule="auto"/>
              <w:jc w:val="right"/>
              <w:rPr>
                <w:del w:id="282" w:author="khanguyen" w:date="2017-03-17T22:23:00Z"/>
                <w:rFonts w:eastAsia="Times New Roman" w:cs="Arial"/>
                <w:color w:val="4B4B63"/>
                <w:sz w:val="20"/>
                <w:szCs w:val="20"/>
                <w:lang w:val="en-US"/>
              </w:rPr>
            </w:pPr>
            <w:del w:id="283" w:author="khanguyen" w:date="2017-03-17T22:23:00Z">
              <w:r w:rsidRPr="00C47FE2" w:rsidDel="007C6B66">
                <w:rPr>
                  <w:rFonts w:eastAsia="Times New Roman" w:cs="Arial"/>
                  <w:color w:val="4B4B63"/>
                  <w:sz w:val="20"/>
                  <w:szCs w:val="20"/>
                  <w:lang w:val="en-US"/>
                </w:rPr>
                <w:delText>254735.37</w:delText>
              </w:r>
            </w:del>
          </w:p>
        </w:tc>
        <w:tc>
          <w:tcPr>
            <w:tcW w:w="990" w:type="dxa"/>
            <w:tcBorders>
              <w:top w:val="nil"/>
              <w:left w:val="nil"/>
              <w:bottom w:val="single" w:sz="4" w:space="0" w:color="ACB9CA"/>
              <w:right w:val="single" w:sz="4" w:space="0" w:color="ACB9CA"/>
            </w:tcBorders>
            <w:shd w:val="clear" w:color="000000" w:fill="FFFFFF"/>
            <w:vAlign w:val="center"/>
            <w:hideMark/>
          </w:tcPr>
          <w:p w14:paraId="6014C5AE" w14:textId="77777777" w:rsidR="00D8468E" w:rsidRPr="00C47FE2" w:rsidDel="007C6B66" w:rsidRDefault="00D8468E" w:rsidP="00D8468E">
            <w:pPr>
              <w:spacing w:before="0" w:after="0" w:line="240" w:lineRule="auto"/>
              <w:jc w:val="right"/>
              <w:rPr>
                <w:del w:id="284" w:author="khanguyen" w:date="2017-03-17T22:23:00Z"/>
                <w:rFonts w:eastAsia="Times New Roman" w:cs="Arial"/>
                <w:color w:val="4B4B63"/>
                <w:sz w:val="20"/>
                <w:szCs w:val="20"/>
                <w:lang w:val="en-US"/>
              </w:rPr>
            </w:pPr>
            <w:del w:id="285" w:author="khanguyen" w:date="2017-03-17T22:23:00Z">
              <w:r w:rsidRPr="00C47FE2" w:rsidDel="007C6B66">
                <w:rPr>
                  <w:rFonts w:eastAsia="Times New Roman" w:cs="Arial"/>
                  <w:color w:val="4B4B63"/>
                  <w:sz w:val="20"/>
                  <w:szCs w:val="20"/>
                  <w:lang w:val="en-US"/>
                </w:rPr>
                <w:delText>435684.1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17F09282" w14:textId="77777777" w:rsidR="00D8468E" w:rsidRPr="00C47FE2" w:rsidDel="007C6B66" w:rsidRDefault="00D8468E" w:rsidP="00D8468E">
            <w:pPr>
              <w:spacing w:before="0" w:after="0" w:line="240" w:lineRule="auto"/>
              <w:jc w:val="right"/>
              <w:rPr>
                <w:del w:id="286" w:author="khanguyen" w:date="2017-03-17T22:23:00Z"/>
                <w:rFonts w:eastAsia="Times New Roman" w:cs="Arial"/>
                <w:color w:val="4B4B63"/>
                <w:sz w:val="20"/>
                <w:szCs w:val="20"/>
                <w:lang w:val="en-US"/>
              </w:rPr>
            </w:pPr>
            <w:del w:id="287" w:author="khanguyen" w:date="2017-03-17T22:23:00Z">
              <w:r w:rsidRPr="00C47FE2" w:rsidDel="007C6B66">
                <w:rPr>
                  <w:rFonts w:eastAsia="Times New Roman" w:cs="Arial"/>
                  <w:color w:val="4B4B63"/>
                  <w:sz w:val="20"/>
                  <w:szCs w:val="20"/>
                  <w:lang w:val="en-US"/>
                </w:rPr>
                <w:delText>462352.1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03314718" w14:textId="77777777" w:rsidR="00D8468E" w:rsidRPr="00C47FE2" w:rsidDel="007C6B66" w:rsidRDefault="00D8468E" w:rsidP="00D8468E">
            <w:pPr>
              <w:spacing w:before="0" w:after="0" w:line="240" w:lineRule="auto"/>
              <w:jc w:val="right"/>
              <w:rPr>
                <w:del w:id="288" w:author="khanguyen" w:date="2017-03-17T22:23:00Z"/>
                <w:rFonts w:eastAsia="Times New Roman" w:cs="Arial"/>
                <w:color w:val="4B4B63"/>
                <w:sz w:val="20"/>
                <w:szCs w:val="20"/>
                <w:lang w:val="en-US"/>
              </w:rPr>
            </w:pPr>
            <w:del w:id="289" w:author="khanguyen" w:date="2017-03-17T22:23:00Z">
              <w:r w:rsidRPr="00C47FE2" w:rsidDel="007C6B66">
                <w:rPr>
                  <w:rFonts w:eastAsia="Times New Roman" w:cs="Arial"/>
                  <w:color w:val="4B4B63"/>
                  <w:sz w:val="20"/>
                  <w:szCs w:val="20"/>
                  <w:lang w:val="en-US"/>
                </w:rPr>
                <w:delText>517522.4</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14810A3C" w14:textId="77777777" w:rsidR="00D8468E" w:rsidRPr="00C47FE2" w:rsidDel="007C6B66" w:rsidRDefault="00D8468E" w:rsidP="00D8468E">
            <w:pPr>
              <w:spacing w:before="0" w:after="0" w:line="240" w:lineRule="auto"/>
              <w:jc w:val="right"/>
              <w:rPr>
                <w:del w:id="290" w:author="khanguyen" w:date="2017-03-17T22:23:00Z"/>
                <w:rFonts w:eastAsia="Times New Roman" w:cs="Arial"/>
                <w:color w:val="4B4B63"/>
                <w:sz w:val="20"/>
                <w:szCs w:val="20"/>
                <w:lang w:val="en-US"/>
              </w:rPr>
            </w:pPr>
            <w:del w:id="291" w:author="khanguyen" w:date="2017-03-17T22:23:00Z">
              <w:r w:rsidRPr="00C47FE2" w:rsidDel="007C6B66">
                <w:rPr>
                  <w:rFonts w:eastAsia="Times New Roman" w:cs="Arial"/>
                  <w:color w:val="4B4B63"/>
                  <w:sz w:val="20"/>
                  <w:szCs w:val="20"/>
                  <w:lang w:val="en-US"/>
                </w:rPr>
                <w:delText>0</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35726136" w14:textId="77777777" w:rsidR="00D8468E" w:rsidRPr="00C47FE2" w:rsidDel="007C6B66" w:rsidRDefault="00D8468E" w:rsidP="00D8468E">
            <w:pPr>
              <w:spacing w:before="0" w:after="0" w:line="240" w:lineRule="auto"/>
              <w:jc w:val="right"/>
              <w:rPr>
                <w:del w:id="292" w:author="khanguyen" w:date="2017-03-17T22:23:00Z"/>
                <w:rFonts w:eastAsia="Times New Roman" w:cs="Arial"/>
                <w:color w:val="4B4B63"/>
                <w:sz w:val="20"/>
                <w:szCs w:val="20"/>
                <w:lang w:val="en-US"/>
              </w:rPr>
            </w:pPr>
            <w:del w:id="293" w:author="khanguyen" w:date="2017-03-17T22:23:00Z">
              <w:r w:rsidRPr="00C47FE2" w:rsidDel="007C6B66">
                <w:rPr>
                  <w:rFonts w:eastAsia="Times New Roman" w:cs="Arial"/>
                  <w:color w:val="4B4B63"/>
                  <w:sz w:val="20"/>
                  <w:szCs w:val="20"/>
                  <w:lang w:val="en-US"/>
                </w:rPr>
                <w:delText>564748</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0008350E" w14:textId="77777777" w:rsidR="00D8468E" w:rsidRPr="00C47FE2" w:rsidDel="007C6B66" w:rsidRDefault="00D8468E" w:rsidP="00D8468E">
            <w:pPr>
              <w:spacing w:before="0" w:after="0" w:line="240" w:lineRule="auto"/>
              <w:jc w:val="right"/>
              <w:rPr>
                <w:del w:id="294" w:author="khanguyen" w:date="2017-03-17T22:23:00Z"/>
                <w:rFonts w:eastAsia="Times New Roman" w:cs="Arial"/>
                <w:color w:val="4B4B63"/>
                <w:sz w:val="20"/>
                <w:szCs w:val="20"/>
                <w:lang w:val="en-US"/>
              </w:rPr>
            </w:pPr>
            <w:del w:id="295" w:author="khanguyen" w:date="2017-03-17T22:23:00Z">
              <w:r w:rsidRPr="00C47FE2" w:rsidDel="007C6B66">
                <w:rPr>
                  <w:rFonts w:eastAsia="Times New Roman" w:cs="Arial"/>
                  <w:color w:val="4B4B63"/>
                  <w:sz w:val="20"/>
                  <w:szCs w:val="20"/>
                  <w:lang w:val="en-US"/>
                </w:rPr>
                <w:delText>0.68%</w:delText>
              </w:r>
            </w:del>
          </w:p>
        </w:tc>
      </w:tr>
      <w:tr w:rsidR="00D8468E" w:rsidRPr="00C47FE2" w:rsidDel="007C6B66" w14:paraId="496513C1" w14:textId="77777777" w:rsidTr="006C6340">
        <w:trPr>
          <w:trHeight w:val="300"/>
          <w:del w:id="296"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10CCE1E" w14:textId="77777777" w:rsidR="00D8468E" w:rsidRPr="00C47FE2" w:rsidDel="007C6B66" w:rsidRDefault="00D8468E" w:rsidP="00D8468E">
            <w:pPr>
              <w:spacing w:before="0" w:after="0" w:line="240" w:lineRule="auto"/>
              <w:ind w:firstLineChars="100" w:firstLine="200"/>
              <w:rPr>
                <w:del w:id="297" w:author="khanguyen" w:date="2017-03-17T22:23:00Z"/>
                <w:rFonts w:eastAsia="Times New Roman" w:cs="Arial"/>
                <w:color w:val="4B4B63"/>
                <w:sz w:val="20"/>
                <w:szCs w:val="20"/>
                <w:lang w:val="en-US"/>
              </w:rPr>
            </w:pPr>
            <w:del w:id="298" w:author="khanguyen" w:date="2017-03-17T22:23:00Z">
              <w:r w:rsidRPr="00C47FE2" w:rsidDel="007C6B66">
                <w:rPr>
                  <w:rFonts w:eastAsia="Times New Roman" w:cs="Arial"/>
                  <w:color w:val="4B4B63"/>
                  <w:sz w:val="20"/>
                  <w:szCs w:val="20"/>
                  <w:lang w:val="en-US"/>
                </w:rPr>
                <w:delText>DELETE Invoice for Contact</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234C2B5E" w14:textId="77777777" w:rsidR="00D8468E" w:rsidRPr="00C47FE2" w:rsidDel="007C6B66" w:rsidRDefault="00D8468E" w:rsidP="00D8468E">
            <w:pPr>
              <w:spacing w:before="0" w:after="0" w:line="240" w:lineRule="auto"/>
              <w:jc w:val="right"/>
              <w:rPr>
                <w:del w:id="299" w:author="khanguyen" w:date="2017-03-17T22:23:00Z"/>
                <w:rFonts w:eastAsia="Times New Roman" w:cs="Arial"/>
                <w:color w:val="4B4B63"/>
                <w:sz w:val="20"/>
                <w:szCs w:val="20"/>
                <w:lang w:val="en-US"/>
              </w:rPr>
            </w:pPr>
            <w:del w:id="300" w:author="khanguyen" w:date="2017-03-17T22:23:00Z">
              <w:r w:rsidRPr="00C47FE2" w:rsidDel="007C6B66">
                <w:rPr>
                  <w:rFonts w:eastAsia="Times New Roman" w:cs="Arial"/>
                  <w:color w:val="4B4B63"/>
                  <w:sz w:val="20"/>
                  <w:szCs w:val="20"/>
                  <w:lang w:val="en-US"/>
                </w:rPr>
                <w:delText>35</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3C288027" w14:textId="77777777" w:rsidR="00D8468E" w:rsidRPr="00C47FE2" w:rsidDel="007C6B66" w:rsidRDefault="00D8468E" w:rsidP="00D8468E">
            <w:pPr>
              <w:spacing w:before="0" w:after="0" w:line="240" w:lineRule="auto"/>
              <w:jc w:val="right"/>
              <w:rPr>
                <w:del w:id="301" w:author="khanguyen" w:date="2017-03-17T22:23:00Z"/>
                <w:rFonts w:eastAsia="Times New Roman" w:cs="Arial"/>
                <w:color w:val="4B4B63"/>
                <w:sz w:val="20"/>
                <w:szCs w:val="20"/>
                <w:lang w:val="en-US"/>
              </w:rPr>
            </w:pPr>
            <w:del w:id="302" w:author="khanguyen" w:date="2017-03-17T22:23:00Z">
              <w:r w:rsidRPr="00C47FE2" w:rsidDel="007C6B66">
                <w:rPr>
                  <w:rFonts w:eastAsia="Times New Roman" w:cs="Arial"/>
                  <w:color w:val="4B4B63"/>
                  <w:sz w:val="20"/>
                  <w:szCs w:val="20"/>
                  <w:lang w:val="en-US"/>
                </w:rPr>
                <w:delText>186324.86</w:delText>
              </w:r>
            </w:del>
          </w:p>
        </w:tc>
        <w:tc>
          <w:tcPr>
            <w:tcW w:w="990" w:type="dxa"/>
            <w:tcBorders>
              <w:top w:val="nil"/>
              <w:left w:val="nil"/>
              <w:bottom w:val="single" w:sz="4" w:space="0" w:color="ACB9CA"/>
              <w:right w:val="single" w:sz="4" w:space="0" w:color="ACB9CA"/>
            </w:tcBorders>
            <w:shd w:val="clear" w:color="000000" w:fill="FFFFFF"/>
            <w:vAlign w:val="center"/>
            <w:hideMark/>
          </w:tcPr>
          <w:p w14:paraId="78C92B2F" w14:textId="77777777" w:rsidR="00D8468E" w:rsidRPr="00C47FE2" w:rsidDel="007C6B66" w:rsidRDefault="00D8468E" w:rsidP="00D8468E">
            <w:pPr>
              <w:spacing w:before="0" w:after="0" w:line="240" w:lineRule="auto"/>
              <w:jc w:val="right"/>
              <w:rPr>
                <w:del w:id="303" w:author="khanguyen" w:date="2017-03-17T22:23:00Z"/>
                <w:rFonts w:eastAsia="Times New Roman" w:cs="Arial"/>
                <w:color w:val="4B4B63"/>
                <w:sz w:val="20"/>
                <w:szCs w:val="20"/>
                <w:lang w:val="en-US"/>
              </w:rPr>
            </w:pPr>
            <w:del w:id="304" w:author="khanguyen" w:date="2017-03-17T22:23:00Z">
              <w:r w:rsidRPr="00C47FE2" w:rsidDel="007C6B66">
                <w:rPr>
                  <w:rFonts w:eastAsia="Times New Roman" w:cs="Arial"/>
                  <w:color w:val="4B4B63"/>
                  <w:sz w:val="20"/>
                  <w:szCs w:val="20"/>
                  <w:lang w:val="en-US"/>
                </w:rPr>
                <w:delText>275967</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588AB42A" w14:textId="77777777" w:rsidR="00D8468E" w:rsidRPr="00C47FE2" w:rsidDel="007C6B66" w:rsidRDefault="00D8468E" w:rsidP="00D8468E">
            <w:pPr>
              <w:spacing w:before="0" w:after="0" w:line="240" w:lineRule="auto"/>
              <w:jc w:val="right"/>
              <w:rPr>
                <w:del w:id="305" w:author="khanguyen" w:date="2017-03-17T22:23:00Z"/>
                <w:rFonts w:eastAsia="Times New Roman" w:cs="Arial"/>
                <w:color w:val="4B4B63"/>
                <w:sz w:val="20"/>
                <w:szCs w:val="20"/>
                <w:lang w:val="en-US"/>
              </w:rPr>
            </w:pPr>
            <w:del w:id="306" w:author="khanguyen" w:date="2017-03-17T22:23:00Z">
              <w:r w:rsidRPr="00C47FE2" w:rsidDel="007C6B66">
                <w:rPr>
                  <w:rFonts w:eastAsia="Times New Roman" w:cs="Arial"/>
                  <w:color w:val="4B4B63"/>
                  <w:sz w:val="20"/>
                  <w:szCs w:val="20"/>
                  <w:lang w:val="en-US"/>
                </w:rPr>
                <w:delText>284159</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5C2EA678" w14:textId="77777777" w:rsidR="00D8468E" w:rsidRPr="00C47FE2" w:rsidDel="007C6B66" w:rsidRDefault="00D8468E" w:rsidP="00D8468E">
            <w:pPr>
              <w:spacing w:before="0" w:after="0" w:line="240" w:lineRule="auto"/>
              <w:jc w:val="right"/>
              <w:rPr>
                <w:del w:id="307" w:author="khanguyen" w:date="2017-03-17T22:23:00Z"/>
                <w:rFonts w:eastAsia="Times New Roman" w:cs="Arial"/>
                <w:color w:val="4B4B63"/>
                <w:sz w:val="20"/>
                <w:szCs w:val="20"/>
                <w:lang w:val="en-US"/>
              </w:rPr>
            </w:pPr>
            <w:del w:id="308" w:author="khanguyen" w:date="2017-03-17T22:23:00Z">
              <w:r w:rsidRPr="00C47FE2" w:rsidDel="007C6B66">
                <w:rPr>
                  <w:rFonts w:eastAsia="Times New Roman" w:cs="Arial"/>
                  <w:color w:val="4B4B63"/>
                  <w:sz w:val="20"/>
                  <w:szCs w:val="20"/>
                  <w:lang w:val="en-US"/>
                </w:rPr>
                <w:delText>295679</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04B52310" w14:textId="77777777" w:rsidR="00D8468E" w:rsidRPr="00C47FE2" w:rsidDel="007C6B66" w:rsidRDefault="00D8468E" w:rsidP="00D8468E">
            <w:pPr>
              <w:spacing w:before="0" w:after="0" w:line="240" w:lineRule="auto"/>
              <w:jc w:val="right"/>
              <w:rPr>
                <w:del w:id="309" w:author="khanguyen" w:date="2017-03-17T22:23:00Z"/>
                <w:rFonts w:eastAsia="Times New Roman" w:cs="Arial"/>
                <w:color w:val="4B4B63"/>
                <w:sz w:val="20"/>
                <w:szCs w:val="20"/>
                <w:lang w:val="en-US"/>
              </w:rPr>
            </w:pPr>
            <w:del w:id="310" w:author="khanguyen" w:date="2017-03-17T22:23:00Z">
              <w:r w:rsidRPr="00C47FE2" w:rsidDel="007C6B66">
                <w:rPr>
                  <w:rFonts w:eastAsia="Times New Roman" w:cs="Arial"/>
                  <w:color w:val="4B4B63"/>
                  <w:sz w:val="20"/>
                  <w:szCs w:val="20"/>
                  <w:lang w:val="en-US"/>
                </w:rPr>
                <w:delText>141563</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340ECBA5" w14:textId="77777777" w:rsidR="00D8468E" w:rsidRPr="00C47FE2" w:rsidDel="007C6B66" w:rsidRDefault="00D8468E" w:rsidP="00D8468E">
            <w:pPr>
              <w:spacing w:before="0" w:after="0" w:line="240" w:lineRule="auto"/>
              <w:jc w:val="right"/>
              <w:rPr>
                <w:del w:id="311" w:author="khanguyen" w:date="2017-03-17T22:23:00Z"/>
                <w:rFonts w:eastAsia="Times New Roman" w:cs="Arial"/>
                <w:color w:val="4B4B63"/>
                <w:sz w:val="20"/>
                <w:szCs w:val="20"/>
                <w:lang w:val="en-US"/>
              </w:rPr>
            </w:pPr>
            <w:del w:id="312" w:author="khanguyen" w:date="2017-03-17T22:23:00Z">
              <w:r w:rsidRPr="00C47FE2" w:rsidDel="007C6B66">
                <w:rPr>
                  <w:rFonts w:eastAsia="Times New Roman" w:cs="Arial"/>
                  <w:color w:val="4B4B63"/>
                  <w:sz w:val="20"/>
                  <w:szCs w:val="20"/>
                  <w:lang w:val="en-US"/>
                </w:rPr>
                <w:delText>295563</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36A74093" w14:textId="77777777" w:rsidR="00D8468E" w:rsidRPr="00C47FE2" w:rsidDel="007C6B66" w:rsidRDefault="00D8468E" w:rsidP="00D8468E">
            <w:pPr>
              <w:spacing w:before="0" w:after="0" w:line="240" w:lineRule="auto"/>
              <w:jc w:val="right"/>
              <w:rPr>
                <w:del w:id="313" w:author="khanguyen" w:date="2017-03-17T22:23:00Z"/>
                <w:rFonts w:eastAsia="Times New Roman" w:cs="Arial"/>
                <w:color w:val="4B4B63"/>
                <w:sz w:val="20"/>
                <w:szCs w:val="20"/>
                <w:lang w:val="en-US"/>
              </w:rPr>
            </w:pPr>
            <w:del w:id="314" w:author="khanguyen" w:date="2017-03-17T22:23:00Z">
              <w:r w:rsidRPr="00C47FE2" w:rsidDel="007C6B66">
                <w:rPr>
                  <w:rFonts w:eastAsia="Times New Roman" w:cs="Arial"/>
                  <w:color w:val="4B4B63"/>
                  <w:sz w:val="20"/>
                  <w:szCs w:val="20"/>
                  <w:lang w:val="en-US"/>
                </w:rPr>
                <w:delText>0%</w:delText>
              </w:r>
            </w:del>
          </w:p>
        </w:tc>
      </w:tr>
      <w:tr w:rsidR="00D8468E" w:rsidRPr="00C47FE2" w:rsidDel="007C6B66" w14:paraId="32D22E98" w14:textId="77777777" w:rsidTr="006C6340">
        <w:trPr>
          <w:trHeight w:val="300"/>
          <w:del w:id="315"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5B3B079" w14:textId="77777777" w:rsidR="00D8468E" w:rsidRPr="00C47FE2" w:rsidDel="007C6B66" w:rsidRDefault="00D8468E" w:rsidP="00D8468E">
            <w:pPr>
              <w:spacing w:before="0" w:after="0" w:line="240" w:lineRule="auto"/>
              <w:ind w:firstLineChars="100" w:firstLine="200"/>
              <w:rPr>
                <w:del w:id="316" w:author="khanguyen" w:date="2017-03-17T22:23:00Z"/>
                <w:rFonts w:eastAsia="Times New Roman" w:cs="Arial"/>
                <w:color w:val="4B4B63"/>
                <w:sz w:val="20"/>
                <w:szCs w:val="20"/>
                <w:lang w:val="en-US"/>
              </w:rPr>
            </w:pPr>
            <w:del w:id="317" w:author="khanguyen" w:date="2017-03-17T22:23:00Z">
              <w:r w:rsidRPr="00C47FE2" w:rsidDel="007C6B66">
                <w:rPr>
                  <w:rFonts w:eastAsia="Times New Roman" w:cs="Arial"/>
                  <w:color w:val="4B4B63"/>
                  <w:sz w:val="20"/>
                  <w:szCs w:val="20"/>
                  <w:lang w:val="en-US"/>
                </w:rPr>
                <w:delText>DELETE Invoice for Empty project</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1985F83D" w14:textId="77777777" w:rsidR="00D8468E" w:rsidRPr="00C47FE2" w:rsidDel="007C6B66" w:rsidRDefault="00D8468E" w:rsidP="00D8468E">
            <w:pPr>
              <w:spacing w:before="0" w:after="0" w:line="240" w:lineRule="auto"/>
              <w:jc w:val="right"/>
              <w:rPr>
                <w:del w:id="318" w:author="khanguyen" w:date="2017-03-17T22:23:00Z"/>
                <w:rFonts w:eastAsia="Times New Roman" w:cs="Arial"/>
                <w:color w:val="4B4B63"/>
                <w:sz w:val="20"/>
                <w:szCs w:val="20"/>
                <w:lang w:val="en-US"/>
              </w:rPr>
            </w:pPr>
            <w:del w:id="319" w:author="khanguyen" w:date="2017-03-17T22:23:00Z">
              <w:r w:rsidRPr="00C47FE2" w:rsidDel="007C6B66">
                <w:rPr>
                  <w:rFonts w:eastAsia="Times New Roman" w:cs="Arial"/>
                  <w:color w:val="4B4B63"/>
                  <w:sz w:val="20"/>
                  <w:szCs w:val="20"/>
                  <w:lang w:val="en-US"/>
                </w:rPr>
                <w:delText>18</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4390ED50" w14:textId="77777777" w:rsidR="00D8468E" w:rsidRPr="00C47FE2" w:rsidDel="007C6B66" w:rsidRDefault="00D8468E" w:rsidP="00D8468E">
            <w:pPr>
              <w:spacing w:before="0" w:after="0" w:line="240" w:lineRule="auto"/>
              <w:jc w:val="right"/>
              <w:rPr>
                <w:del w:id="320" w:author="khanguyen" w:date="2017-03-17T22:23:00Z"/>
                <w:rFonts w:eastAsia="Times New Roman" w:cs="Arial"/>
                <w:color w:val="4B4B63"/>
                <w:sz w:val="20"/>
                <w:szCs w:val="20"/>
                <w:lang w:val="en-US"/>
              </w:rPr>
            </w:pPr>
            <w:del w:id="321" w:author="khanguyen" w:date="2017-03-17T22:23:00Z">
              <w:r w:rsidRPr="00C47FE2" w:rsidDel="007C6B66">
                <w:rPr>
                  <w:rFonts w:eastAsia="Times New Roman" w:cs="Arial"/>
                  <w:color w:val="4B4B63"/>
                  <w:sz w:val="20"/>
                  <w:szCs w:val="20"/>
                  <w:lang w:val="en-US"/>
                </w:rPr>
                <w:delText>198177.61</w:delText>
              </w:r>
            </w:del>
          </w:p>
        </w:tc>
        <w:tc>
          <w:tcPr>
            <w:tcW w:w="990" w:type="dxa"/>
            <w:tcBorders>
              <w:top w:val="nil"/>
              <w:left w:val="nil"/>
              <w:bottom w:val="single" w:sz="4" w:space="0" w:color="ACB9CA"/>
              <w:right w:val="single" w:sz="4" w:space="0" w:color="ACB9CA"/>
            </w:tcBorders>
            <w:shd w:val="clear" w:color="000000" w:fill="FFFFFF"/>
            <w:vAlign w:val="center"/>
            <w:hideMark/>
          </w:tcPr>
          <w:p w14:paraId="29ECF5E6" w14:textId="77777777" w:rsidR="00D8468E" w:rsidRPr="00C47FE2" w:rsidDel="007C6B66" w:rsidRDefault="00D8468E" w:rsidP="00D8468E">
            <w:pPr>
              <w:spacing w:before="0" w:after="0" w:line="240" w:lineRule="auto"/>
              <w:jc w:val="right"/>
              <w:rPr>
                <w:del w:id="322" w:author="khanguyen" w:date="2017-03-17T22:23:00Z"/>
                <w:rFonts w:eastAsia="Times New Roman" w:cs="Arial"/>
                <w:color w:val="4B4B63"/>
                <w:sz w:val="20"/>
                <w:szCs w:val="20"/>
                <w:lang w:val="en-US"/>
              </w:rPr>
            </w:pPr>
            <w:del w:id="323" w:author="khanguyen" w:date="2017-03-17T22:23:00Z">
              <w:r w:rsidRPr="00C47FE2" w:rsidDel="007C6B66">
                <w:rPr>
                  <w:rFonts w:eastAsia="Times New Roman" w:cs="Arial"/>
                  <w:color w:val="4B4B63"/>
                  <w:sz w:val="20"/>
                  <w:szCs w:val="20"/>
                  <w:lang w:val="en-US"/>
                </w:rPr>
                <w:delText>211199</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02A2383F" w14:textId="77777777" w:rsidR="00D8468E" w:rsidRPr="00C47FE2" w:rsidDel="007C6B66" w:rsidRDefault="00D8468E" w:rsidP="00D8468E">
            <w:pPr>
              <w:spacing w:before="0" w:after="0" w:line="240" w:lineRule="auto"/>
              <w:jc w:val="right"/>
              <w:rPr>
                <w:del w:id="324" w:author="khanguyen" w:date="2017-03-17T22:23:00Z"/>
                <w:rFonts w:eastAsia="Times New Roman" w:cs="Arial"/>
                <w:color w:val="4B4B63"/>
                <w:sz w:val="20"/>
                <w:szCs w:val="20"/>
                <w:lang w:val="en-US"/>
              </w:rPr>
            </w:pPr>
            <w:del w:id="325" w:author="khanguyen" w:date="2017-03-17T22:23:00Z">
              <w:r w:rsidRPr="00C47FE2" w:rsidDel="007C6B66">
                <w:rPr>
                  <w:rFonts w:eastAsia="Times New Roman" w:cs="Arial"/>
                  <w:color w:val="4B4B63"/>
                  <w:sz w:val="20"/>
                  <w:szCs w:val="20"/>
                  <w:lang w:val="en-US"/>
                </w:rPr>
                <w:delText>238079</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24548B80" w14:textId="77777777" w:rsidR="00D8468E" w:rsidRPr="00C47FE2" w:rsidDel="007C6B66" w:rsidRDefault="00D8468E" w:rsidP="00D8468E">
            <w:pPr>
              <w:spacing w:before="0" w:after="0" w:line="240" w:lineRule="auto"/>
              <w:jc w:val="right"/>
              <w:rPr>
                <w:del w:id="326" w:author="khanguyen" w:date="2017-03-17T22:23:00Z"/>
                <w:rFonts w:eastAsia="Times New Roman" w:cs="Arial"/>
                <w:color w:val="4B4B63"/>
                <w:sz w:val="20"/>
                <w:szCs w:val="20"/>
                <w:lang w:val="en-US"/>
              </w:rPr>
            </w:pPr>
            <w:del w:id="327" w:author="khanguyen" w:date="2017-03-17T22:23:00Z">
              <w:r w:rsidRPr="00C47FE2" w:rsidDel="007C6B66">
                <w:rPr>
                  <w:rFonts w:eastAsia="Times New Roman" w:cs="Arial"/>
                  <w:color w:val="4B4B63"/>
                  <w:sz w:val="20"/>
                  <w:szCs w:val="20"/>
                  <w:lang w:val="en-US"/>
                </w:rPr>
                <w:delText>296703</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5A787356" w14:textId="77777777" w:rsidR="00D8468E" w:rsidRPr="00C47FE2" w:rsidDel="007C6B66" w:rsidRDefault="00D8468E" w:rsidP="00D8468E">
            <w:pPr>
              <w:spacing w:before="0" w:after="0" w:line="240" w:lineRule="auto"/>
              <w:jc w:val="right"/>
              <w:rPr>
                <w:del w:id="328" w:author="khanguyen" w:date="2017-03-17T22:23:00Z"/>
                <w:rFonts w:eastAsia="Times New Roman" w:cs="Arial"/>
                <w:color w:val="4B4B63"/>
                <w:sz w:val="20"/>
                <w:szCs w:val="20"/>
                <w:lang w:val="en-US"/>
              </w:rPr>
            </w:pPr>
            <w:del w:id="329" w:author="khanguyen" w:date="2017-03-17T22:23:00Z">
              <w:r w:rsidRPr="00C47FE2" w:rsidDel="007C6B66">
                <w:rPr>
                  <w:rFonts w:eastAsia="Times New Roman" w:cs="Arial"/>
                  <w:color w:val="4B4B63"/>
                  <w:sz w:val="20"/>
                  <w:szCs w:val="20"/>
                  <w:lang w:val="en-US"/>
                </w:rPr>
                <w:delText>162491</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59ED7FCF" w14:textId="77777777" w:rsidR="00D8468E" w:rsidRPr="00C47FE2" w:rsidDel="007C6B66" w:rsidRDefault="00D8468E" w:rsidP="00D8468E">
            <w:pPr>
              <w:spacing w:before="0" w:after="0" w:line="240" w:lineRule="auto"/>
              <w:jc w:val="right"/>
              <w:rPr>
                <w:del w:id="330" w:author="khanguyen" w:date="2017-03-17T22:23:00Z"/>
                <w:rFonts w:eastAsia="Times New Roman" w:cs="Arial"/>
                <w:color w:val="4B4B63"/>
                <w:sz w:val="20"/>
                <w:szCs w:val="20"/>
                <w:lang w:val="en-US"/>
              </w:rPr>
            </w:pPr>
            <w:del w:id="331" w:author="khanguyen" w:date="2017-03-17T22:23:00Z">
              <w:r w:rsidRPr="00C47FE2" w:rsidDel="007C6B66">
                <w:rPr>
                  <w:rFonts w:eastAsia="Times New Roman" w:cs="Arial"/>
                  <w:color w:val="4B4B63"/>
                  <w:sz w:val="20"/>
                  <w:szCs w:val="20"/>
                  <w:lang w:val="en-US"/>
                </w:rPr>
                <w:delText>296687</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074D12AD" w14:textId="77777777" w:rsidR="00D8468E" w:rsidRPr="00C47FE2" w:rsidDel="007C6B66" w:rsidRDefault="00D8468E" w:rsidP="00D8468E">
            <w:pPr>
              <w:spacing w:before="0" w:after="0" w:line="240" w:lineRule="auto"/>
              <w:jc w:val="right"/>
              <w:rPr>
                <w:del w:id="332" w:author="khanguyen" w:date="2017-03-17T22:23:00Z"/>
                <w:rFonts w:eastAsia="Times New Roman" w:cs="Arial"/>
                <w:color w:val="4B4B63"/>
                <w:sz w:val="20"/>
                <w:szCs w:val="20"/>
                <w:lang w:val="en-US"/>
              </w:rPr>
            </w:pPr>
            <w:del w:id="333" w:author="khanguyen" w:date="2017-03-17T22:23:00Z">
              <w:r w:rsidRPr="00C47FE2" w:rsidDel="007C6B66">
                <w:rPr>
                  <w:rFonts w:eastAsia="Times New Roman" w:cs="Arial"/>
                  <w:color w:val="4B4B63"/>
                  <w:sz w:val="20"/>
                  <w:szCs w:val="20"/>
                  <w:lang w:val="en-US"/>
                </w:rPr>
                <w:delText>0%</w:delText>
              </w:r>
            </w:del>
          </w:p>
        </w:tc>
      </w:tr>
      <w:tr w:rsidR="00D8468E" w:rsidRPr="00C47FE2" w:rsidDel="007C6B66" w14:paraId="5200AB1F" w14:textId="77777777" w:rsidTr="006C6340">
        <w:trPr>
          <w:trHeight w:val="300"/>
          <w:del w:id="334"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4525C74" w14:textId="77777777" w:rsidR="00D8468E" w:rsidRPr="00C47FE2" w:rsidDel="007C6B66" w:rsidRDefault="00D8468E" w:rsidP="00D8468E">
            <w:pPr>
              <w:spacing w:before="0" w:after="0" w:line="240" w:lineRule="auto"/>
              <w:ind w:firstLineChars="100" w:firstLine="200"/>
              <w:rPr>
                <w:del w:id="335" w:author="khanguyen" w:date="2017-03-17T22:23:00Z"/>
                <w:rFonts w:eastAsia="Times New Roman" w:cs="Arial"/>
                <w:color w:val="4B4B63"/>
                <w:sz w:val="20"/>
                <w:szCs w:val="20"/>
                <w:lang w:val="en-US"/>
              </w:rPr>
            </w:pPr>
            <w:del w:id="336" w:author="khanguyen" w:date="2017-03-17T22:23:00Z">
              <w:r w:rsidRPr="00C47FE2" w:rsidDel="007C6B66">
                <w:rPr>
                  <w:rFonts w:eastAsia="Times New Roman" w:cs="Arial"/>
                  <w:color w:val="4B4B63"/>
                  <w:sz w:val="20"/>
                  <w:szCs w:val="20"/>
                  <w:lang w:val="en-US"/>
                </w:rPr>
                <w:delText>DELETE Invoice for Project 02</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26B1A2D0" w14:textId="77777777" w:rsidR="00D8468E" w:rsidRPr="00C47FE2" w:rsidDel="007C6B66" w:rsidRDefault="00D8468E" w:rsidP="00D8468E">
            <w:pPr>
              <w:spacing w:before="0" w:after="0" w:line="240" w:lineRule="auto"/>
              <w:jc w:val="right"/>
              <w:rPr>
                <w:del w:id="337" w:author="khanguyen" w:date="2017-03-17T22:23:00Z"/>
                <w:rFonts w:eastAsia="Times New Roman" w:cs="Arial"/>
                <w:color w:val="4B4B63"/>
                <w:sz w:val="20"/>
                <w:szCs w:val="20"/>
                <w:lang w:val="en-US"/>
              </w:rPr>
            </w:pPr>
            <w:del w:id="338" w:author="khanguyen" w:date="2017-03-17T22:23:00Z">
              <w:r w:rsidRPr="00C47FE2" w:rsidDel="007C6B66">
                <w:rPr>
                  <w:rFonts w:eastAsia="Times New Roman" w:cs="Arial"/>
                  <w:color w:val="4B4B63"/>
                  <w:sz w:val="20"/>
                  <w:szCs w:val="20"/>
                  <w:lang w:val="en-US"/>
                </w:rPr>
                <w:delText>1</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07BFC2C8" w14:textId="77777777" w:rsidR="00D8468E" w:rsidRPr="00C47FE2" w:rsidDel="007C6B66" w:rsidRDefault="00D8468E" w:rsidP="00D8468E">
            <w:pPr>
              <w:spacing w:before="0" w:after="0" w:line="240" w:lineRule="auto"/>
              <w:jc w:val="right"/>
              <w:rPr>
                <w:del w:id="339" w:author="khanguyen" w:date="2017-03-17T22:23:00Z"/>
                <w:rFonts w:eastAsia="Times New Roman" w:cs="Arial"/>
                <w:color w:val="4B4B63"/>
                <w:sz w:val="20"/>
                <w:szCs w:val="20"/>
                <w:lang w:val="en-US"/>
              </w:rPr>
            </w:pPr>
            <w:del w:id="340" w:author="khanguyen" w:date="2017-03-17T22:23:00Z">
              <w:r w:rsidRPr="00C47FE2" w:rsidDel="007C6B66">
                <w:rPr>
                  <w:rFonts w:eastAsia="Times New Roman" w:cs="Arial"/>
                  <w:color w:val="4B4B63"/>
                  <w:sz w:val="20"/>
                  <w:szCs w:val="20"/>
                  <w:lang w:val="en-US"/>
                </w:rPr>
                <w:delText>205441</w:delText>
              </w:r>
            </w:del>
          </w:p>
        </w:tc>
        <w:tc>
          <w:tcPr>
            <w:tcW w:w="990" w:type="dxa"/>
            <w:tcBorders>
              <w:top w:val="nil"/>
              <w:left w:val="nil"/>
              <w:bottom w:val="single" w:sz="4" w:space="0" w:color="ACB9CA"/>
              <w:right w:val="single" w:sz="4" w:space="0" w:color="ACB9CA"/>
            </w:tcBorders>
            <w:shd w:val="clear" w:color="000000" w:fill="FFFFFF"/>
            <w:vAlign w:val="center"/>
            <w:hideMark/>
          </w:tcPr>
          <w:p w14:paraId="62A0357E" w14:textId="77777777" w:rsidR="00D8468E" w:rsidRPr="00C47FE2" w:rsidDel="007C6B66" w:rsidRDefault="00D8468E" w:rsidP="00D8468E">
            <w:pPr>
              <w:spacing w:before="0" w:after="0" w:line="240" w:lineRule="auto"/>
              <w:jc w:val="right"/>
              <w:rPr>
                <w:del w:id="341" w:author="khanguyen" w:date="2017-03-17T22:23:00Z"/>
                <w:rFonts w:eastAsia="Times New Roman" w:cs="Arial"/>
                <w:color w:val="4B4B63"/>
                <w:sz w:val="20"/>
                <w:szCs w:val="20"/>
                <w:lang w:val="en-US"/>
              </w:rPr>
            </w:pPr>
            <w:del w:id="342" w:author="khanguyen" w:date="2017-03-17T22:23:00Z">
              <w:r w:rsidRPr="00C47FE2" w:rsidDel="007C6B66">
                <w:rPr>
                  <w:rFonts w:eastAsia="Times New Roman" w:cs="Arial"/>
                  <w:color w:val="4B4B63"/>
                  <w:sz w:val="20"/>
                  <w:szCs w:val="20"/>
                  <w:lang w:val="en-US"/>
                </w:rPr>
                <w:delText>205567</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3730FD83" w14:textId="77777777" w:rsidR="00D8468E" w:rsidRPr="00C47FE2" w:rsidDel="007C6B66" w:rsidRDefault="00D8468E" w:rsidP="00D8468E">
            <w:pPr>
              <w:spacing w:before="0" w:after="0" w:line="240" w:lineRule="auto"/>
              <w:jc w:val="right"/>
              <w:rPr>
                <w:del w:id="343" w:author="khanguyen" w:date="2017-03-17T22:23:00Z"/>
                <w:rFonts w:eastAsia="Times New Roman" w:cs="Arial"/>
                <w:color w:val="4B4B63"/>
                <w:sz w:val="20"/>
                <w:szCs w:val="20"/>
                <w:lang w:val="en-US"/>
              </w:rPr>
            </w:pPr>
            <w:del w:id="344" w:author="khanguyen" w:date="2017-03-17T22:23:00Z">
              <w:r w:rsidRPr="00C47FE2" w:rsidDel="007C6B66">
                <w:rPr>
                  <w:rFonts w:eastAsia="Times New Roman" w:cs="Arial"/>
                  <w:color w:val="4B4B63"/>
                  <w:sz w:val="20"/>
                  <w:szCs w:val="20"/>
                  <w:lang w:val="en-US"/>
                </w:rPr>
                <w:delText>205567</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6D7A6327" w14:textId="77777777" w:rsidR="00D8468E" w:rsidRPr="00C47FE2" w:rsidDel="007C6B66" w:rsidRDefault="00D8468E" w:rsidP="00D8468E">
            <w:pPr>
              <w:spacing w:before="0" w:after="0" w:line="240" w:lineRule="auto"/>
              <w:jc w:val="right"/>
              <w:rPr>
                <w:del w:id="345" w:author="khanguyen" w:date="2017-03-17T22:23:00Z"/>
                <w:rFonts w:eastAsia="Times New Roman" w:cs="Arial"/>
                <w:color w:val="4B4B63"/>
                <w:sz w:val="20"/>
                <w:szCs w:val="20"/>
                <w:lang w:val="en-US"/>
              </w:rPr>
            </w:pPr>
            <w:del w:id="346" w:author="khanguyen" w:date="2017-03-17T22:23:00Z">
              <w:r w:rsidRPr="00C47FE2" w:rsidDel="007C6B66">
                <w:rPr>
                  <w:rFonts w:eastAsia="Times New Roman" w:cs="Arial"/>
                  <w:color w:val="4B4B63"/>
                  <w:sz w:val="20"/>
                  <w:szCs w:val="20"/>
                  <w:lang w:val="en-US"/>
                </w:rPr>
                <w:delText>205567</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0B3AC3D6" w14:textId="77777777" w:rsidR="00D8468E" w:rsidRPr="00C47FE2" w:rsidDel="007C6B66" w:rsidRDefault="00D8468E" w:rsidP="00D8468E">
            <w:pPr>
              <w:spacing w:before="0" w:after="0" w:line="240" w:lineRule="auto"/>
              <w:jc w:val="right"/>
              <w:rPr>
                <w:del w:id="347" w:author="khanguyen" w:date="2017-03-17T22:23:00Z"/>
                <w:rFonts w:eastAsia="Times New Roman" w:cs="Arial"/>
                <w:color w:val="4B4B63"/>
                <w:sz w:val="20"/>
                <w:szCs w:val="20"/>
                <w:lang w:val="en-US"/>
              </w:rPr>
            </w:pPr>
            <w:del w:id="348" w:author="khanguyen" w:date="2017-03-17T22:23:00Z">
              <w:r w:rsidRPr="00C47FE2" w:rsidDel="007C6B66">
                <w:rPr>
                  <w:rFonts w:eastAsia="Times New Roman" w:cs="Arial"/>
                  <w:color w:val="4B4B63"/>
                  <w:sz w:val="20"/>
                  <w:szCs w:val="20"/>
                  <w:lang w:val="en-US"/>
                </w:rPr>
                <w:delText>205441</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6877952C" w14:textId="77777777" w:rsidR="00D8468E" w:rsidRPr="00C47FE2" w:rsidDel="007C6B66" w:rsidRDefault="00D8468E" w:rsidP="00D8468E">
            <w:pPr>
              <w:spacing w:before="0" w:after="0" w:line="240" w:lineRule="auto"/>
              <w:jc w:val="right"/>
              <w:rPr>
                <w:del w:id="349" w:author="khanguyen" w:date="2017-03-17T22:23:00Z"/>
                <w:rFonts w:eastAsia="Times New Roman" w:cs="Arial"/>
                <w:color w:val="4B4B63"/>
                <w:sz w:val="20"/>
                <w:szCs w:val="20"/>
                <w:lang w:val="en-US"/>
              </w:rPr>
            </w:pPr>
            <w:del w:id="350" w:author="khanguyen" w:date="2017-03-17T22:23:00Z">
              <w:r w:rsidRPr="00C47FE2" w:rsidDel="007C6B66">
                <w:rPr>
                  <w:rFonts w:eastAsia="Times New Roman" w:cs="Arial"/>
                  <w:color w:val="4B4B63"/>
                  <w:sz w:val="20"/>
                  <w:szCs w:val="20"/>
                  <w:lang w:val="en-US"/>
                </w:rPr>
                <w:delText>205441</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4EA2AE2C" w14:textId="77777777" w:rsidR="00D8468E" w:rsidRPr="00C47FE2" w:rsidDel="007C6B66" w:rsidRDefault="00D8468E" w:rsidP="00D8468E">
            <w:pPr>
              <w:spacing w:before="0" w:after="0" w:line="240" w:lineRule="auto"/>
              <w:jc w:val="right"/>
              <w:rPr>
                <w:del w:id="351" w:author="khanguyen" w:date="2017-03-17T22:23:00Z"/>
                <w:rFonts w:eastAsia="Times New Roman" w:cs="Arial"/>
                <w:color w:val="4B4B63"/>
                <w:sz w:val="20"/>
                <w:szCs w:val="20"/>
                <w:lang w:val="en-US"/>
              </w:rPr>
            </w:pPr>
            <w:del w:id="352" w:author="khanguyen" w:date="2017-03-17T22:23:00Z">
              <w:r w:rsidRPr="00C47FE2" w:rsidDel="007C6B66">
                <w:rPr>
                  <w:rFonts w:eastAsia="Times New Roman" w:cs="Arial"/>
                  <w:color w:val="4B4B63"/>
                  <w:sz w:val="20"/>
                  <w:szCs w:val="20"/>
                  <w:lang w:val="en-US"/>
                </w:rPr>
                <w:delText>0%</w:delText>
              </w:r>
            </w:del>
          </w:p>
        </w:tc>
      </w:tr>
      <w:tr w:rsidR="00D8468E" w:rsidRPr="00C47FE2" w:rsidDel="007C6B66" w14:paraId="1B7802AD" w14:textId="77777777" w:rsidTr="006C6340">
        <w:trPr>
          <w:trHeight w:val="300"/>
          <w:del w:id="353"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EB195A1" w14:textId="77777777" w:rsidR="00D8468E" w:rsidRPr="00C47FE2" w:rsidDel="007C6B66" w:rsidRDefault="00D8468E" w:rsidP="00D8468E">
            <w:pPr>
              <w:spacing w:before="0" w:after="0" w:line="240" w:lineRule="auto"/>
              <w:ind w:firstLineChars="100" w:firstLine="200"/>
              <w:rPr>
                <w:del w:id="354" w:author="khanguyen" w:date="2017-03-17T22:23:00Z"/>
                <w:rFonts w:eastAsia="Times New Roman" w:cs="Arial"/>
                <w:color w:val="4B4B63"/>
                <w:sz w:val="20"/>
                <w:szCs w:val="20"/>
                <w:lang w:val="en-US"/>
              </w:rPr>
            </w:pPr>
            <w:del w:id="355" w:author="khanguyen" w:date="2017-03-17T22:23:00Z">
              <w:r w:rsidRPr="00C47FE2" w:rsidDel="007C6B66">
                <w:rPr>
                  <w:rFonts w:eastAsia="Times New Roman" w:cs="Arial"/>
                  <w:color w:val="4B4B63"/>
                  <w:sz w:val="20"/>
                  <w:szCs w:val="20"/>
                  <w:lang w:val="en-US"/>
                </w:rPr>
                <w:delText>DELETE Invoice for Sale</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7DC64BBA" w14:textId="77777777" w:rsidR="00D8468E" w:rsidRPr="00C47FE2" w:rsidDel="007C6B66" w:rsidRDefault="00D8468E" w:rsidP="00D8468E">
            <w:pPr>
              <w:spacing w:before="0" w:after="0" w:line="240" w:lineRule="auto"/>
              <w:jc w:val="right"/>
              <w:rPr>
                <w:del w:id="356" w:author="khanguyen" w:date="2017-03-17T22:23:00Z"/>
                <w:rFonts w:eastAsia="Times New Roman" w:cs="Arial"/>
                <w:color w:val="4B4B63"/>
                <w:sz w:val="20"/>
                <w:szCs w:val="20"/>
                <w:lang w:val="en-US"/>
              </w:rPr>
            </w:pPr>
            <w:del w:id="357" w:author="khanguyen" w:date="2017-03-17T22:23:00Z">
              <w:r w:rsidRPr="00C47FE2" w:rsidDel="007C6B66">
                <w:rPr>
                  <w:rFonts w:eastAsia="Times New Roman" w:cs="Arial"/>
                  <w:color w:val="4B4B63"/>
                  <w:sz w:val="20"/>
                  <w:szCs w:val="20"/>
                  <w:lang w:val="en-US"/>
                </w:rPr>
                <w:delText>31</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3B5423B8" w14:textId="77777777" w:rsidR="00D8468E" w:rsidRPr="00C47FE2" w:rsidDel="007C6B66" w:rsidRDefault="00D8468E" w:rsidP="00D8468E">
            <w:pPr>
              <w:spacing w:before="0" w:after="0" w:line="240" w:lineRule="auto"/>
              <w:jc w:val="right"/>
              <w:rPr>
                <w:del w:id="358" w:author="khanguyen" w:date="2017-03-17T22:23:00Z"/>
                <w:rFonts w:eastAsia="Times New Roman" w:cs="Arial"/>
                <w:color w:val="4B4B63"/>
                <w:sz w:val="20"/>
                <w:szCs w:val="20"/>
                <w:lang w:val="en-US"/>
              </w:rPr>
            </w:pPr>
            <w:del w:id="359" w:author="khanguyen" w:date="2017-03-17T22:23:00Z">
              <w:r w:rsidRPr="00C47FE2" w:rsidDel="007C6B66">
                <w:rPr>
                  <w:rFonts w:eastAsia="Times New Roman" w:cs="Arial"/>
                  <w:color w:val="4B4B63"/>
                  <w:sz w:val="20"/>
                  <w:szCs w:val="20"/>
                  <w:lang w:val="en-US"/>
                </w:rPr>
                <w:delText>197245.1</w:delText>
              </w:r>
            </w:del>
          </w:p>
        </w:tc>
        <w:tc>
          <w:tcPr>
            <w:tcW w:w="990" w:type="dxa"/>
            <w:tcBorders>
              <w:top w:val="nil"/>
              <w:left w:val="nil"/>
              <w:bottom w:val="single" w:sz="4" w:space="0" w:color="ACB9CA"/>
              <w:right w:val="single" w:sz="4" w:space="0" w:color="ACB9CA"/>
            </w:tcBorders>
            <w:shd w:val="clear" w:color="000000" w:fill="FFFFFF"/>
            <w:vAlign w:val="center"/>
            <w:hideMark/>
          </w:tcPr>
          <w:p w14:paraId="25EB1B25" w14:textId="77777777" w:rsidR="00D8468E" w:rsidRPr="00C47FE2" w:rsidDel="007C6B66" w:rsidRDefault="00D8468E" w:rsidP="00D8468E">
            <w:pPr>
              <w:spacing w:before="0" w:after="0" w:line="240" w:lineRule="auto"/>
              <w:jc w:val="right"/>
              <w:rPr>
                <w:del w:id="360" w:author="khanguyen" w:date="2017-03-17T22:23:00Z"/>
                <w:rFonts w:eastAsia="Times New Roman" w:cs="Arial"/>
                <w:color w:val="4B4B63"/>
                <w:sz w:val="20"/>
                <w:szCs w:val="20"/>
                <w:lang w:val="en-US"/>
              </w:rPr>
            </w:pPr>
            <w:del w:id="361" w:author="khanguyen" w:date="2017-03-17T22:23:00Z">
              <w:r w:rsidRPr="00C47FE2" w:rsidDel="007C6B66">
                <w:rPr>
                  <w:rFonts w:eastAsia="Times New Roman" w:cs="Arial"/>
                  <w:color w:val="4B4B63"/>
                  <w:sz w:val="20"/>
                  <w:szCs w:val="20"/>
                  <w:lang w:val="en-US"/>
                </w:rPr>
                <w:delText>275199</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477D10FD" w14:textId="77777777" w:rsidR="00D8468E" w:rsidRPr="00C47FE2" w:rsidDel="007C6B66" w:rsidRDefault="00D8468E" w:rsidP="00D8468E">
            <w:pPr>
              <w:spacing w:before="0" w:after="0" w:line="240" w:lineRule="auto"/>
              <w:jc w:val="right"/>
              <w:rPr>
                <w:del w:id="362" w:author="khanguyen" w:date="2017-03-17T22:23:00Z"/>
                <w:rFonts w:eastAsia="Times New Roman" w:cs="Arial"/>
                <w:color w:val="4B4B63"/>
                <w:sz w:val="20"/>
                <w:szCs w:val="20"/>
                <w:lang w:val="en-US"/>
              </w:rPr>
            </w:pPr>
            <w:del w:id="363" w:author="khanguyen" w:date="2017-03-17T22:23:00Z">
              <w:r w:rsidRPr="00C47FE2" w:rsidDel="007C6B66">
                <w:rPr>
                  <w:rFonts w:eastAsia="Times New Roman" w:cs="Arial"/>
                  <w:color w:val="4B4B63"/>
                  <w:sz w:val="20"/>
                  <w:szCs w:val="20"/>
                  <w:lang w:val="en-US"/>
                </w:rPr>
                <w:delText>276223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24019CBE" w14:textId="77777777" w:rsidR="00D8468E" w:rsidRPr="00C47FE2" w:rsidDel="007C6B66" w:rsidRDefault="00D8468E" w:rsidP="00D8468E">
            <w:pPr>
              <w:spacing w:before="0" w:after="0" w:line="240" w:lineRule="auto"/>
              <w:jc w:val="right"/>
              <w:rPr>
                <w:del w:id="364" w:author="khanguyen" w:date="2017-03-17T22:23:00Z"/>
                <w:rFonts w:eastAsia="Times New Roman" w:cs="Arial"/>
                <w:color w:val="4B4B63"/>
                <w:sz w:val="20"/>
                <w:szCs w:val="20"/>
                <w:lang w:val="en-US"/>
              </w:rPr>
            </w:pPr>
            <w:del w:id="365" w:author="khanguyen" w:date="2017-03-17T22:23:00Z">
              <w:r w:rsidRPr="00C47FE2" w:rsidDel="007C6B66">
                <w:rPr>
                  <w:rFonts w:eastAsia="Times New Roman" w:cs="Arial"/>
                  <w:color w:val="4B4B63"/>
                  <w:sz w:val="20"/>
                  <w:szCs w:val="20"/>
                  <w:lang w:val="en-US"/>
                </w:rPr>
                <w:delText>285695</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6CE6EEE6" w14:textId="77777777" w:rsidR="00D8468E" w:rsidRPr="00C47FE2" w:rsidDel="007C6B66" w:rsidRDefault="00D8468E" w:rsidP="00D8468E">
            <w:pPr>
              <w:spacing w:before="0" w:after="0" w:line="240" w:lineRule="auto"/>
              <w:jc w:val="right"/>
              <w:rPr>
                <w:del w:id="366" w:author="khanguyen" w:date="2017-03-17T22:23:00Z"/>
                <w:rFonts w:eastAsia="Times New Roman" w:cs="Arial"/>
                <w:color w:val="4B4B63"/>
                <w:sz w:val="20"/>
                <w:szCs w:val="20"/>
                <w:lang w:val="en-US"/>
              </w:rPr>
            </w:pPr>
            <w:del w:id="367" w:author="khanguyen" w:date="2017-03-17T22:23:00Z">
              <w:r w:rsidRPr="00C47FE2" w:rsidDel="007C6B66">
                <w:rPr>
                  <w:rFonts w:eastAsia="Times New Roman" w:cs="Arial"/>
                  <w:color w:val="4B4B63"/>
                  <w:sz w:val="20"/>
                  <w:szCs w:val="20"/>
                  <w:lang w:val="en-US"/>
                </w:rPr>
                <w:delText>143190</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7267F180" w14:textId="77777777" w:rsidR="00D8468E" w:rsidRPr="00C47FE2" w:rsidDel="007C6B66" w:rsidRDefault="00D8468E" w:rsidP="00D8468E">
            <w:pPr>
              <w:spacing w:before="0" w:after="0" w:line="240" w:lineRule="auto"/>
              <w:jc w:val="right"/>
              <w:rPr>
                <w:del w:id="368" w:author="khanguyen" w:date="2017-03-17T22:23:00Z"/>
                <w:rFonts w:eastAsia="Times New Roman" w:cs="Arial"/>
                <w:color w:val="4B4B63"/>
                <w:sz w:val="20"/>
                <w:szCs w:val="20"/>
                <w:lang w:val="en-US"/>
              </w:rPr>
            </w:pPr>
            <w:del w:id="369" w:author="khanguyen" w:date="2017-03-17T22:23:00Z">
              <w:r w:rsidRPr="00C47FE2" w:rsidDel="007C6B66">
                <w:rPr>
                  <w:rFonts w:eastAsia="Times New Roman" w:cs="Arial"/>
                  <w:color w:val="4B4B63"/>
                  <w:sz w:val="20"/>
                  <w:szCs w:val="20"/>
                  <w:lang w:val="en-US"/>
                </w:rPr>
                <w:delText>285490</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18A8B6C3" w14:textId="77777777" w:rsidR="00D8468E" w:rsidRPr="00C47FE2" w:rsidDel="007C6B66" w:rsidRDefault="00D8468E" w:rsidP="00D8468E">
            <w:pPr>
              <w:spacing w:before="0" w:after="0" w:line="240" w:lineRule="auto"/>
              <w:jc w:val="right"/>
              <w:rPr>
                <w:del w:id="370" w:author="khanguyen" w:date="2017-03-17T22:23:00Z"/>
                <w:rFonts w:eastAsia="Times New Roman" w:cs="Arial"/>
                <w:color w:val="4B4B63"/>
                <w:sz w:val="20"/>
                <w:szCs w:val="20"/>
                <w:lang w:val="en-US"/>
              </w:rPr>
            </w:pPr>
            <w:del w:id="371" w:author="khanguyen" w:date="2017-03-17T22:23:00Z">
              <w:r w:rsidRPr="00C47FE2" w:rsidDel="007C6B66">
                <w:rPr>
                  <w:rFonts w:eastAsia="Times New Roman" w:cs="Arial"/>
                  <w:color w:val="4B4B63"/>
                  <w:sz w:val="20"/>
                  <w:szCs w:val="20"/>
                  <w:lang w:val="en-US"/>
                </w:rPr>
                <w:delText>0%</w:delText>
              </w:r>
            </w:del>
          </w:p>
        </w:tc>
      </w:tr>
      <w:tr w:rsidR="00D8468E" w:rsidRPr="00C47FE2" w:rsidDel="007C6B66" w14:paraId="7B4CF26E" w14:textId="77777777" w:rsidTr="006C6340">
        <w:trPr>
          <w:trHeight w:val="300"/>
          <w:del w:id="372"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60B6449" w14:textId="77777777" w:rsidR="00D8468E" w:rsidRPr="00C47FE2" w:rsidDel="007C6B66" w:rsidRDefault="00D8468E" w:rsidP="00D8468E">
            <w:pPr>
              <w:spacing w:before="0" w:after="0" w:line="240" w:lineRule="auto"/>
              <w:ind w:firstLineChars="100" w:firstLine="200"/>
              <w:rPr>
                <w:del w:id="373" w:author="khanguyen" w:date="2017-03-17T22:23:00Z"/>
                <w:rFonts w:eastAsia="Times New Roman" w:cs="Arial"/>
                <w:color w:val="4B4B63"/>
                <w:sz w:val="20"/>
                <w:szCs w:val="20"/>
                <w:lang w:val="en-US"/>
              </w:rPr>
            </w:pPr>
            <w:del w:id="374" w:author="khanguyen" w:date="2017-03-17T22:23:00Z">
              <w:r w:rsidRPr="00C47FE2" w:rsidDel="007C6B66">
                <w:rPr>
                  <w:rFonts w:eastAsia="Times New Roman" w:cs="Arial"/>
                  <w:color w:val="4B4B63"/>
                  <w:sz w:val="20"/>
                  <w:szCs w:val="20"/>
                  <w:lang w:val="en-US"/>
                </w:rPr>
                <w:delText>DELETE Note for a Sale</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5E13429F" w14:textId="77777777" w:rsidR="00D8468E" w:rsidRPr="00C47FE2" w:rsidDel="007C6B66" w:rsidRDefault="00D8468E" w:rsidP="00D8468E">
            <w:pPr>
              <w:spacing w:before="0" w:after="0" w:line="240" w:lineRule="auto"/>
              <w:jc w:val="right"/>
              <w:rPr>
                <w:del w:id="375" w:author="khanguyen" w:date="2017-03-17T22:23:00Z"/>
                <w:rFonts w:eastAsia="Times New Roman" w:cs="Arial"/>
                <w:color w:val="4B4B63"/>
                <w:sz w:val="20"/>
                <w:szCs w:val="20"/>
                <w:lang w:val="en-US"/>
              </w:rPr>
            </w:pPr>
            <w:del w:id="376" w:author="khanguyen" w:date="2017-03-17T22:23:00Z">
              <w:r w:rsidRPr="00C47FE2" w:rsidDel="007C6B66">
                <w:rPr>
                  <w:rFonts w:eastAsia="Times New Roman" w:cs="Arial"/>
                  <w:color w:val="4B4B63"/>
                  <w:sz w:val="20"/>
                  <w:szCs w:val="20"/>
                  <w:lang w:val="en-US"/>
                </w:rPr>
                <w:delText>2243</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23EFC281" w14:textId="77777777" w:rsidR="00D8468E" w:rsidRPr="00C47FE2" w:rsidDel="007C6B66" w:rsidRDefault="00D8468E" w:rsidP="00D8468E">
            <w:pPr>
              <w:spacing w:before="0" w:after="0" w:line="240" w:lineRule="auto"/>
              <w:jc w:val="right"/>
              <w:rPr>
                <w:del w:id="377" w:author="khanguyen" w:date="2017-03-17T22:23:00Z"/>
                <w:rFonts w:eastAsia="Times New Roman" w:cs="Arial"/>
                <w:color w:val="4B4B63"/>
                <w:sz w:val="20"/>
                <w:szCs w:val="20"/>
                <w:lang w:val="en-US"/>
              </w:rPr>
            </w:pPr>
            <w:del w:id="378" w:author="khanguyen" w:date="2017-03-17T22:23:00Z">
              <w:r w:rsidRPr="00C47FE2" w:rsidDel="007C6B66">
                <w:rPr>
                  <w:rFonts w:eastAsia="Times New Roman" w:cs="Arial"/>
                  <w:color w:val="4B4B63"/>
                  <w:sz w:val="20"/>
                  <w:szCs w:val="20"/>
                  <w:lang w:val="en-US"/>
                </w:rPr>
                <w:delText>169899.87</w:delText>
              </w:r>
            </w:del>
          </w:p>
        </w:tc>
        <w:tc>
          <w:tcPr>
            <w:tcW w:w="990" w:type="dxa"/>
            <w:tcBorders>
              <w:top w:val="nil"/>
              <w:left w:val="nil"/>
              <w:bottom w:val="single" w:sz="4" w:space="0" w:color="ACB9CA"/>
              <w:right w:val="single" w:sz="4" w:space="0" w:color="ACB9CA"/>
            </w:tcBorders>
            <w:shd w:val="clear" w:color="000000" w:fill="FFFFFF"/>
            <w:vAlign w:val="center"/>
            <w:hideMark/>
          </w:tcPr>
          <w:p w14:paraId="40058231" w14:textId="77777777" w:rsidR="00D8468E" w:rsidRPr="00C47FE2" w:rsidDel="007C6B66" w:rsidRDefault="00D8468E" w:rsidP="00D8468E">
            <w:pPr>
              <w:spacing w:before="0" w:after="0" w:line="240" w:lineRule="auto"/>
              <w:jc w:val="right"/>
              <w:rPr>
                <w:del w:id="379" w:author="khanguyen" w:date="2017-03-17T22:23:00Z"/>
                <w:rFonts w:eastAsia="Times New Roman" w:cs="Arial"/>
                <w:color w:val="4B4B63"/>
                <w:sz w:val="20"/>
                <w:szCs w:val="20"/>
                <w:lang w:val="en-US"/>
              </w:rPr>
            </w:pPr>
            <w:del w:id="380" w:author="khanguyen" w:date="2017-03-17T22:23:00Z">
              <w:r w:rsidRPr="00C47FE2" w:rsidDel="007C6B66">
                <w:rPr>
                  <w:rFonts w:eastAsia="Times New Roman" w:cs="Arial"/>
                  <w:color w:val="4B4B63"/>
                  <w:sz w:val="20"/>
                  <w:szCs w:val="20"/>
                  <w:lang w:val="en-US"/>
                </w:rPr>
                <w:delText>262039.8</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2E60558A" w14:textId="77777777" w:rsidR="00D8468E" w:rsidRPr="00C47FE2" w:rsidDel="007C6B66" w:rsidRDefault="00D8468E" w:rsidP="00D8468E">
            <w:pPr>
              <w:spacing w:before="0" w:after="0" w:line="240" w:lineRule="auto"/>
              <w:jc w:val="right"/>
              <w:rPr>
                <w:del w:id="381" w:author="khanguyen" w:date="2017-03-17T22:23:00Z"/>
                <w:rFonts w:eastAsia="Times New Roman" w:cs="Arial"/>
                <w:color w:val="4B4B63"/>
                <w:sz w:val="20"/>
                <w:szCs w:val="20"/>
                <w:lang w:val="en-US"/>
              </w:rPr>
            </w:pPr>
            <w:del w:id="382" w:author="khanguyen" w:date="2017-03-17T22:23:00Z">
              <w:r w:rsidRPr="00C47FE2" w:rsidDel="007C6B66">
                <w:rPr>
                  <w:rFonts w:eastAsia="Times New Roman" w:cs="Arial"/>
                  <w:color w:val="4B4B63"/>
                  <w:sz w:val="20"/>
                  <w:szCs w:val="20"/>
                  <w:lang w:val="en-US"/>
                </w:rPr>
                <w:delText>284862.9</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40BE4A67" w14:textId="77777777" w:rsidR="00D8468E" w:rsidRPr="00C47FE2" w:rsidDel="007C6B66" w:rsidRDefault="00D8468E" w:rsidP="00D8468E">
            <w:pPr>
              <w:spacing w:before="0" w:after="0" w:line="240" w:lineRule="auto"/>
              <w:jc w:val="right"/>
              <w:rPr>
                <w:del w:id="383" w:author="khanguyen" w:date="2017-03-17T22:23:00Z"/>
                <w:rFonts w:eastAsia="Times New Roman" w:cs="Arial"/>
                <w:color w:val="4B4B63"/>
                <w:sz w:val="20"/>
                <w:szCs w:val="20"/>
                <w:lang w:val="en-US"/>
              </w:rPr>
            </w:pPr>
            <w:del w:id="384" w:author="khanguyen" w:date="2017-03-17T22:23:00Z">
              <w:r w:rsidRPr="00C47FE2" w:rsidDel="007C6B66">
                <w:rPr>
                  <w:rFonts w:eastAsia="Times New Roman" w:cs="Arial"/>
                  <w:color w:val="4B4B63"/>
                  <w:sz w:val="20"/>
                  <w:szCs w:val="20"/>
                  <w:lang w:val="en-US"/>
                </w:rPr>
                <w:delText>444103.8</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5F391EE4" w14:textId="77777777" w:rsidR="00D8468E" w:rsidRPr="00C47FE2" w:rsidDel="007C6B66" w:rsidRDefault="00D8468E" w:rsidP="00D8468E">
            <w:pPr>
              <w:spacing w:before="0" w:after="0" w:line="240" w:lineRule="auto"/>
              <w:jc w:val="right"/>
              <w:rPr>
                <w:del w:id="385" w:author="khanguyen" w:date="2017-03-17T22:23:00Z"/>
                <w:rFonts w:eastAsia="Times New Roman" w:cs="Arial"/>
                <w:color w:val="4B4B63"/>
                <w:sz w:val="20"/>
                <w:szCs w:val="20"/>
                <w:lang w:val="en-US"/>
              </w:rPr>
            </w:pPr>
            <w:del w:id="386" w:author="khanguyen" w:date="2017-03-17T22:23:00Z">
              <w:r w:rsidRPr="00C47FE2" w:rsidDel="007C6B66">
                <w:rPr>
                  <w:rFonts w:eastAsia="Times New Roman" w:cs="Arial"/>
                  <w:color w:val="4B4B63"/>
                  <w:sz w:val="20"/>
                  <w:szCs w:val="20"/>
                  <w:lang w:val="en-US"/>
                </w:rPr>
                <w:delText>52</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2D6309FD" w14:textId="77777777" w:rsidR="00D8468E" w:rsidRPr="00C47FE2" w:rsidDel="007C6B66" w:rsidRDefault="00D8468E" w:rsidP="00D8468E">
            <w:pPr>
              <w:spacing w:before="0" w:after="0" w:line="240" w:lineRule="auto"/>
              <w:jc w:val="right"/>
              <w:rPr>
                <w:del w:id="387" w:author="khanguyen" w:date="2017-03-17T22:23:00Z"/>
                <w:rFonts w:eastAsia="Times New Roman" w:cs="Arial"/>
                <w:color w:val="4B4B63"/>
                <w:sz w:val="20"/>
                <w:szCs w:val="20"/>
                <w:lang w:val="en-US"/>
              </w:rPr>
            </w:pPr>
            <w:del w:id="388" w:author="khanguyen" w:date="2017-03-17T22:23:00Z">
              <w:r w:rsidRPr="00C47FE2" w:rsidDel="007C6B66">
                <w:rPr>
                  <w:rFonts w:eastAsia="Times New Roman" w:cs="Arial"/>
                  <w:color w:val="4B4B63"/>
                  <w:sz w:val="20"/>
                  <w:szCs w:val="20"/>
                  <w:lang w:val="en-US"/>
                </w:rPr>
                <w:delText>543711</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4B82FDBC" w14:textId="77777777" w:rsidR="00D8468E" w:rsidRPr="00C47FE2" w:rsidDel="007C6B66" w:rsidRDefault="00D8468E" w:rsidP="00D8468E">
            <w:pPr>
              <w:spacing w:before="0" w:after="0" w:line="240" w:lineRule="auto"/>
              <w:jc w:val="right"/>
              <w:rPr>
                <w:del w:id="389" w:author="khanguyen" w:date="2017-03-17T22:23:00Z"/>
                <w:rFonts w:eastAsia="Times New Roman" w:cs="Arial"/>
                <w:color w:val="4B4B63"/>
                <w:sz w:val="20"/>
                <w:szCs w:val="20"/>
                <w:lang w:val="en-US"/>
              </w:rPr>
            </w:pPr>
            <w:del w:id="390" w:author="khanguyen" w:date="2017-03-17T22:23:00Z">
              <w:r w:rsidRPr="00C47FE2" w:rsidDel="007C6B66">
                <w:rPr>
                  <w:rFonts w:eastAsia="Times New Roman" w:cs="Arial"/>
                  <w:color w:val="4B4B63"/>
                  <w:sz w:val="20"/>
                  <w:szCs w:val="20"/>
                  <w:lang w:val="en-US"/>
                </w:rPr>
                <w:delText>0%</w:delText>
              </w:r>
            </w:del>
          </w:p>
        </w:tc>
      </w:tr>
      <w:tr w:rsidR="00D8468E" w:rsidRPr="00C47FE2" w:rsidDel="007C6B66" w14:paraId="6F04C7D7" w14:textId="77777777" w:rsidTr="006C6340">
        <w:trPr>
          <w:trHeight w:val="300"/>
          <w:del w:id="391"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51FD5DB2" w14:textId="77777777" w:rsidR="00D8468E" w:rsidRPr="00C47FE2" w:rsidDel="007C6B66" w:rsidRDefault="00D8468E" w:rsidP="00D8468E">
            <w:pPr>
              <w:spacing w:before="0" w:after="0" w:line="240" w:lineRule="auto"/>
              <w:ind w:firstLineChars="100" w:firstLine="200"/>
              <w:rPr>
                <w:del w:id="392" w:author="khanguyen" w:date="2017-03-17T22:23:00Z"/>
                <w:rFonts w:eastAsia="Times New Roman" w:cs="Arial"/>
                <w:color w:val="4B4B63"/>
                <w:sz w:val="20"/>
                <w:szCs w:val="20"/>
                <w:lang w:val="en-US"/>
              </w:rPr>
            </w:pPr>
            <w:del w:id="393" w:author="khanguyen" w:date="2017-03-17T22:23:00Z">
              <w:r w:rsidRPr="00C47FE2" w:rsidDel="007C6B66">
                <w:rPr>
                  <w:rFonts w:eastAsia="Times New Roman" w:cs="Arial"/>
                  <w:color w:val="4B4B63"/>
                  <w:sz w:val="20"/>
                  <w:szCs w:val="20"/>
                  <w:lang w:val="en-US"/>
                </w:rPr>
                <w:delText>DELETE Note for an expense</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000059B3" w14:textId="77777777" w:rsidR="00D8468E" w:rsidRPr="00C47FE2" w:rsidDel="007C6B66" w:rsidRDefault="00D8468E" w:rsidP="00D8468E">
            <w:pPr>
              <w:spacing w:before="0" w:after="0" w:line="240" w:lineRule="auto"/>
              <w:jc w:val="right"/>
              <w:rPr>
                <w:del w:id="394" w:author="khanguyen" w:date="2017-03-17T22:23:00Z"/>
                <w:rFonts w:eastAsia="Times New Roman" w:cs="Arial"/>
                <w:color w:val="4B4B63"/>
                <w:sz w:val="20"/>
                <w:szCs w:val="20"/>
                <w:lang w:val="en-US"/>
              </w:rPr>
            </w:pPr>
            <w:del w:id="395" w:author="khanguyen" w:date="2017-03-17T22:23:00Z">
              <w:r w:rsidRPr="00C47FE2" w:rsidDel="007C6B66">
                <w:rPr>
                  <w:rFonts w:eastAsia="Times New Roman" w:cs="Arial"/>
                  <w:color w:val="4B4B63"/>
                  <w:sz w:val="20"/>
                  <w:szCs w:val="20"/>
                  <w:lang w:val="en-US"/>
                </w:rPr>
                <w:delText>1042</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287DC7F3" w14:textId="77777777" w:rsidR="00D8468E" w:rsidRPr="00C47FE2" w:rsidDel="007C6B66" w:rsidRDefault="00D8468E" w:rsidP="00D8468E">
            <w:pPr>
              <w:spacing w:before="0" w:after="0" w:line="240" w:lineRule="auto"/>
              <w:jc w:val="right"/>
              <w:rPr>
                <w:del w:id="396" w:author="khanguyen" w:date="2017-03-17T22:23:00Z"/>
                <w:rFonts w:eastAsia="Times New Roman" w:cs="Arial"/>
                <w:color w:val="4B4B63"/>
                <w:sz w:val="20"/>
                <w:szCs w:val="20"/>
                <w:lang w:val="en-US"/>
              </w:rPr>
            </w:pPr>
            <w:del w:id="397" w:author="khanguyen" w:date="2017-03-17T22:23:00Z">
              <w:r w:rsidRPr="00C47FE2" w:rsidDel="007C6B66">
                <w:rPr>
                  <w:rFonts w:eastAsia="Times New Roman" w:cs="Arial"/>
                  <w:color w:val="4B4B63"/>
                  <w:sz w:val="20"/>
                  <w:szCs w:val="20"/>
                  <w:lang w:val="en-US"/>
                </w:rPr>
                <w:delText>223294.38</w:delText>
              </w:r>
            </w:del>
          </w:p>
        </w:tc>
        <w:tc>
          <w:tcPr>
            <w:tcW w:w="990" w:type="dxa"/>
            <w:tcBorders>
              <w:top w:val="nil"/>
              <w:left w:val="nil"/>
              <w:bottom w:val="single" w:sz="4" w:space="0" w:color="ACB9CA"/>
              <w:right w:val="single" w:sz="4" w:space="0" w:color="ACB9CA"/>
            </w:tcBorders>
            <w:shd w:val="clear" w:color="000000" w:fill="FFFFFF"/>
            <w:vAlign w:val="center"/>
            <w:hideMark/>
          </w:tcPr>
          <w:p w14:paraId="7C6C774A" w14:textId="77777777" w:rsidR="00D8468E" w:rsidRPr="00C47FE2" w:rsidDel="007C6B66" w:rsidRDefault="00D8468E" w:rsidP="00D8468E">
            <w:pPr>
              <w:spacing w:before="0" w:after="0" w:line="240" w:lineRule="auto"/>
              <w:jc w:val="right"/>
              <w:rPr>
                <w:del w:id="398" w:author="khanguyen" w:date="2017-03-17T22:23:00Z"/>
                <w:rFonts w:eastAsia="Times New Roman" w:cs="Arial"/>
                <w:color w:val="4B4B63"/>
                <w:sz w:val="20"/>
                <w:szCs w:val="20"/>
                <w:lang w:val="en-US"/>
              </w:rPr>
            </w:pPr>
            <w:del w:id="399" w:author="khanguyen" w:date="2017-03-17T22:23:00Z">
              <w:r w:rsidRPr="00C47FE2" w:rsidDel="007C6B66">
                <w:rPr>
                  <w:rFonts w:eastAsia="Times New Roman" w:cs="Arial"/>
                  <w:color w:val="4B4B63"/>
                  <w:sz w:val="20"/>
                  <w:szCs w:val="20"/>
                  <w:lang w:val="en-US"/>
                </w:rPr>
                <w:delText>414520.3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68293A7B" w14:textId="77777777" w:rsidR="00D8468E" w:rsidRPr="00C47FE2" w:rsidDel="007C6B66" w:rsidRDefault="00D8468E" w:rsidP="00D8468E">
            <w:pPr>
              <w:spacing w:before="0" w:after="0" w:line="240" w:lineRule="auto"/>
              <w:jc w:val="right"/>
              <w:rPr>
                <w:del w:id="400" w:author="khanguyen" w:date="2017-03-17T22:23:00Z"/>
                <w:rFonts w:eastAsia="Times New Roman" w:cs="Arial"/>
                <w:color w:val="4B4B63"/>
                <w:sz w:val="20"/>
                <w:szCs w:val="20"/>
                <w:lang w:val="en-US"/>
              </w:rPr>
            </w:pPr>
            <w:del w:id="401" w:author="khanguyen" w:date="2017-03-17T22:23:00Z">
              <w:r w:rsidRPr="00C47FE2" w:rsidDel="007C6B66">
                <w:rPr>
                  <w:rFonts w:eastAsia="Times New Roman" w:cs="Arial"/>
                  <w:color w:val="4B4B63"/>
                  <w:sz w:val="20"/>
                  <w:szCs w:val="20"/>
                  <w:lang w:val="en-US"/>
                </w:rPr>
                <w:delText>440876.5</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10B57068" w14:textId="77777777" w:rsidR="00D8468E" w:rsidRPr="00C47FE2" w:rsidDel="007C6B66" w:rsidRDefault="00D8468E" w:rsidP="00D8468E">
            <w:pPr>
              <w:spacing w:before="0" w:after="0" w:line="240" w:lineRule="auto"/>
              <w:jc w:val="right"/>
              <w:rPr>
                <w:del w:id="402" w:author="khanguyen" w:date="2017-03-17T22:23:00Z"/>
                <w:rFonts w:eastAsia="Times New Roman" w:cs="Arial"/>
                <w:color w:val="4B4B63"/>
                <w:sz w:val="20"/>
                <w:szCs w:val="20"/>
                <w:lang w:val="en-US"/>
              </w:rPr>
            </w:pPr>
            <w:del w:id="403" w:author="khanguyen" w:date="2017-03-17T22:23:00Z">
              <w:r w:rsidRPr="00C47FE2" w:rsidDel="007C6B66">
                <w:rPr>
                  <w:rFonts w:eastAsia="Times New Roman" w:cs="Arial"/>
                  <w:color w:val="4B4B63"/>
                  <w:sz w:val="20"/>
                  <w:szCs w:val="20"/>
                  <w:lang w:val="en-US"/>
                </w:rPr>
                <w:delText>509182.3</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1BA5F297" w14:textId="77777777" w:rsidR="00D8468E" w:rsidRPr="00C47FE2" w:rsidDel="007C6B66" w:rsidRDefault="00D8468E" w:rsidP="00D8468E">
            <w:pPr>
              <w:spacing w:before="0" w:after="0" w:line="240" w:lineRule="auto"/>
              <w:jc w:val="right"/>
              <w:rPr>
                <w:del w:id="404" w:author="khanguyen" w:date="2017-03-17T22:23:00Z"/>
                <w:rFonts w:eastAsia="Times New Roman" w:cs="Arial"/>
                <w:color w:val="4B4B63"/>
                <w:sz w:val="20"/>
                <w:szCs w:val="20"/>
                <w:lang w:val="en-US"/>
              </w:rPr>
            </w:pPr>
            <w:del w:id="405" w:author="khanguyen" w:date="2017-03-17T22:23:00Z">
              <w:r w:rsidRPr="00C47FE2" w:rsidDel="007C6B66">
                <w:rPr>
                  <w:rFonts w:eastAsia="Times New Roman" w:cs="Arial"/>
                  <w:color w:val="4B4B63"/>
                  <w:sz w:val="20"/>
                  <w:szCs w:val="20"/>
                  <w:lang w:val="en-US"/>
                </w:rPr>
                <w:delText>23869</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48585629" w14:textId="77777777" w:rsidR="00D8468E" w:rsidRPr="00C47FE2" w:rsidDel="007C6B66" w:rsidRDefault="00D8468E" w:rsidP="00D8468E">
            <w:pPr>
              <w:spacing w:before="0" w:after="0" w:line="240" w:lineRule="auto"/>
              <w:jc w:val="right"/>
              <w:rPr>
                <w:del w:id="406" w:author="khanguyen" w:date="2017-03-17T22:23:00Z"/>
                <w:rFonts w:eastAsia="Times New Roman" w:cs="Arial"/>
                <w:color w:val="4B4B63"/>
                <w:sz w:val="20"/>
                <w:szCs w:val="20"/>
                <w:lang w:val="en-US"/>
              </w:rPr>
            </w:pPr>
            <w:del w:id="407" w:author="khanguyen" w:date="2017-03-17T22:23:00Z">
              <w:r w:rsidRPr="00C47FE2" w:rsidDel="007C6B66">
                <w:rPr>
                  <w:rFonts w:eastAsia="Times New Roman" w:cs="Arial"/>
                  <w:color w:val="4B4B63"/>
                  <w:sz w:val="20"/>
                  <w:szCs w:val="20"/>
                  <w:lang w:val="en-US"/>
                </w:rPr>
                <w:delText>574147</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7FEE2B6C" w14:textId="77777777" w:rsidR="00D8468E" w:rsidRPr="00C47FE2" w:rsidDel="007C6B66" w:rsidRDefault="00D8468E" w:rsidP="00D8468E">
            <w:pPr>
              <w:spacing w:before="0" w:after="0" w:line="240" w:lineRule="auto"/>
              <w:jc w:val="right"/>
              <w:rPr>
                <w:del w:id="408" w:author="khanguyen" w:date="2017-03-17T22:23:00Z"/>
                <w:rFonts w:eastAsia="Times New Roman" w:cs="Arial"/>
                <w:color w:val="4B4B63"/>
                <w:sz w:val="20"/>
                <w:szCs w:val="20"/>
                <w:lang w:val="en-US"/>
              </w:rPr>
            </w:pPr>
            <w:del w:id="409" w:author="khanguyen" w:date="2017-03-17T22:23:00Z">
              <w:r w:rsidRPr="00C47FE2" w:rsidDel="007C6B66">
                <w:rPr>
                  <w:rFonts w:eastAsia="Times New Roman" w:cs="Arial"/>
                  <w:color w:val="4B4B63"/>
                  <w:sz w:val="20"/>
                  <w:szCs w:val="20"/>
                  <w:lang w:val="en-US"/>
                </w:rPr>
                <w:delText>0.19%</w:delText>
              </w:r>
            </w:del>
          </w:p>
        </w:tc>
      </w:tr>
      <w:tr w:rsidR="00D8468E" w:rsidRPr="00C47FE2" w:rsidDel="007C6B66" w14:paraId="1151ED2E" w14:textId="77777777" w:rsidTr="006C6340">
        <w:trPr>
          <w:trHeight w:val="300"/>
          <w:del w:id="410"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25737BD1" w14:textId="77777777" w:rsidR="00D8468E" w:rsidRPr="00C47FE2" w:rsidDel="007C6B66" w:rsidRDefault="00D8468E" w:rsidP="00D8468E">
            <w:pPr>
              <w:spacing w:before="0" w:after="0" w:line="240" w:lineRule="auto"/>
              <w:ind w:firstLineChars="100" w:firstLine="200"/>
              <w:rPr>
                <w:del w:id="411" w:author="khanguyen" w:date="2017-03-17T22:23:00Z"/>
                <w:rFonts w:eastAsia="Times New Roman" w:cs="Arial"/>
                <w:color w:val="4B4B63"/>
                <w:sz w:val="20"/>
                <w:szCs w:val="20"/>
                <w:lang w:val="en-US"/>
              </w:rPr>
            </w:pPr>
            <w:del w:id="412" w:author="khanguyen" w:date="2017-03-17T22:23:00Z">
              <w:r w:rsidRPr="00C47FE2" w:rsidDel="007C6B66">
                <w:rPr>
                  <w:rFonts w:eastAsia="Times New Roman" w:cs="Arial"/>
                  <w:color w:val="4B4B63"/>
                  <w:sz w:val="20"/>
                  <w:szCs w:val="20"/>
                  <w:lang w:val="en-US"/>
                </w:rPr>
                <w:delText>DELETE Reminder for a Sale</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5A61CC61" w14:textId="77777777" w:rsidR="00D8468E" w:rsidRPr="00C47FE2" w:rsidDel="007C6B66" w:rsidRDefault="00D8468E" w:rsidP="00D8468E">
            <w:pPr>
              <w:spacing w:before="0" w:after="0" w:line="240" w:lineRule="auto"/>
              <w:jc w:val="right"/>
              <w:rPr>
                <w:del w:id="413" w:author="khanguyen" w:date="2017-03-17T22:23:00Z"/>
                <w:rFonts w:eastAsia="Times New Roman" w:cs="Arial"/>
                <w:color w:val="4B4B63"/>
                <w:sz w:val="20"/>
                <w:szCs w:val="20"/>
                <w:lang w:val="en-US"/>
              </w:rPr>
            </w:pPr>
            <w:del w:id="414" w:author="khanguyen" w:date="2017-03-17T22:23:00Z">
              <w:r w:rsidRPr="00C47FE2" w:rsidDel="007C6B66">
                <w:rPr>
                  <w:rFonts w:eastAsia="Times New Roman" w:cs="Arial"/>
                  <w:color w:val="4B4B63"/>
                  <w:sz w:val="20"/>
                  <w:szCs w:val="20"/>
                  <w:lang w:val="en-US"/>
                </w:rPr>
                <w:delText>2237</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74EA7BB4" w14:textId="77777777" w:rsidR="00D8468E" w:rsidRPr="00C47FE2" w:rsidDel="007C6B66" w:rsidRDefault="00D8468E" w:rsidP="00D8468E">
            <w:pPr>
              <w:spacing w:before="0" w:after="0" w:line="240" w:lineRule="auto"/>
              <w:jc w:val="right"/>
              <w:rPr>
                <w:del w:id="415" w:author="khanguyen" w:date="2017-03-17T22:23:00Z"/>
                <w:rFonts w:eastAsia="Times New Roman" w:cs="Arial"/>
                <w:color w:val="4B4B63"/>
                <w:sz w:val="20"/>
                <w:szCs w:val="20"/>
                <w:lang w:val="en-US"/>
              </w:rPr>
            </w:pPr>
            <w:del w:id="416" w:author="khanguyen" w:date="2017-03-17T22:23:00Z">
              <w:r w:rsidRPr="00C47FE2" w:rsidDel="007C6B66">
                <w:rPr>
                  <w:rFonts w:eastAsia="Times New Roman" w:cs="Arial"/>
                  <w:color w:val="4B4B63"/>
                  <w:sz w:val="20"/>
                  <w:szCs w:val="20"/>
                  <w:lang w:val="en-US"/>
                </w:rPr>
                <w:delText>158861.77</w:delText>
              </w:r>
            </w:del>
          </w:p>
        </w:tc>
        <w:tc>
          <w:tcPr>
            <w:tcW w:w="990" w:type="dxa"/>
            <w:tcBorders>
              <w:top w:val="nil"/>
              <w:left w:val="nil"/>
              <w:bottom w:val="single" w:sz="4" w:space="0" w:color="ACB9CA"/>
              <w:right w:val="single" w:sz="4" w:space="0" w:color="ACB9CA"/>
            </w:tcBorders>
            <w:shd w:val="clear" w:color="000000" w:fill="FFFFFF"/>
            <w:vAlign w:val="center"/>
            <w:hideMark/>
          </w:tcPr>
          <w:p w14:paraId="629899C1" w14:textId="77777777" w:rsidR="00D8468E" w:rsidRPr="00C47FE2" w:rsidDel="007C6B66" w:rsidRDefault="00D8468E" w:rsidP="00D8468E">
            <w:pPr>
              <w:spacing w:before="0" w:after="0" w:line="240" w:lineRule="auto"/>
              <w:jc w:val="right"/>
              <w:rPr>
                <w:del w:id="417" w:author="khanguyen" w:date="2017-03-17T22:23:00Z"/>
                <w:rFonts w:eastAsia="Times New Roman" w:cs="Arial"/>
                <w:color w:val="4B4B63"/>
                <w:sz w:val="20"/>
                <w:szCs w:val="20"/>
                <w:lang w:val="en-US"/>
              </w:rPr>
            </w:pPr>
            <w:del w:id="418" w:author="khanguyen" w:date="2017-03-17T22:23:00Z">
              <w:r w:rsidRPr="00C47FE2" w:rsidDel="007C6B66">
                <w:rPr>
                  <w:rFonts w:eastAsia="Times New Roman" w:cs="Arial"/>
                  <w:color w:val="4B4B63"/>
                  <w:sz w:val="20"/>
                  <w:szCs w:val="20"/>
                  <w:lang w:val="en-US"/>
                </w:rPr>
                <w:delText>248926.2</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134F7A93" w14:textId="77777777" w:rsidR="00D8468E" w:rsidRPr="00C47FE2" w:rsidDel="007C6B66" w:rsidRDefault="00D8468E" w:rsidP="00D8468E">
            <w:pPr>
              <w:spacing w:before="0" w:after="0" w:line="240" w:lineRule="auto"/>
              <w:jc w:val="right"/>
              <w:rPr>
                <w:del w:id="419" w:author="khanguyen" w:date="2017-03-17T22:23:00Z"/>
                <w:rFonts w:eastAsia="Times New Roman" w:cs="Arial"/>
                <w:color w:val="4B4B63"/>
                <w:sz w:val="20"/>
                <w:szCs w:val="20"/>
                <w:lang w:val="en-US"/>
              </w:rPr>
            </w:pPr>
            <w:del w:id="420" w:author="khanguyen" w:date="2017-03-17T22:23:00Z">
              <w:r w:rsidRPr="00C47FE2" w:rsidDel="007C6B66">
                <w:rPr>
                  <w:rFonts w:eastAsia="Times New Roman" w:cs="Arial"/>
                  <w:color w:val="4B4B63"/>
                  <w:sz w:val="20"/>
                  <w:szCs w:val="20"/>
                  <w:lang w:val="en-US"/>
                </w:rPr>
                <w:delText>282047.1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6B1E1DBC" w14:textId="77777777" w:rsidR="00D8468E" w:rsidRPr="00C47FE2" w:rsidDel="007C6B66" w:rsidRDefault="00D8468E" w:rsidP="00D8468E">
            <w:pPr>
              <w:spacing w:before="0" w:after="0" w:line="240" w:lineRule="auto"/>
              <w:jc w:val="right"/>
              <w:rPr>
                <w:del w:id="421" w:author="khanguyen" w:date="2017-03-17T22:23:00Z"/>
                <w:rFonts w:eastAsia="Times New Roman" w:cs="Arial"/>
                <w:color w:val="4B4B63"/>
                <w:sz w:val="20"/>
                <w:szCs w:val="20"/>
                <w:lang w:val="en-US"/>
              </w:rPr>
            </w:pPr>
            <w:del w:id="422" w:author="khanguyen" w:date="2017-03-17T22:23:00Z">
              <w:r w:rsidRPr="00C47FE2" w:rsidDel="007C6B66">
                <w:rPr>
                  <w:rFonts w:eastAsia="Times New Roman" w:cs="Arial"/>
                  <w:color w:val="4B4B63"/>
                  <w:sz w:val="20"/>
                  <w:szCs w:val="20"/>
                  <w:lang w:val="en-US"/>
                </w:rPr>
                <w:delText>443119</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7D67A84F" w14:textId="77777777" w:rsidR="00D8468E" w:rsidRPr="00C47FE2" w:rsidDel="007C6B66" w:rsidRDefault="00D8468E" w:rsidP="00D8468E">
            <w:pPr>
              <w:spacing w:before="0" w:after="0" w:line="240" w:lineRule="auto"/>
              <w:jc w:val="right"/>
              <w:rPr>
                <w:del w:id="423" w:author="khanguyen" w:date="2017-03-17T22:23:00Z"/>
                <w:rFonts w:eastAsia="Times New Roman" w:cs="Arial"/>
                <w:color w:val="4B4B63"/>
                <w:sz w:val="20"/>
                <w:szCs w:val="20"/>
                <w:lang w:val="en-US"/>
              </w:rPr>
            </w:pPr>
            <w:del w:id="424" w:author="khanguyen" w:date="2017-03-17T22:23:00Z">
              <w:r w:rsidRPr="00C47FE2" w:rsidDel="007C6B66">
                <w:rPr>
                  <w:rFonts w:eastAsia="Times New Roman" w:cs="Arial"/>
                  <w:color w:val="4B4B63"/>
                  <w:sz w:val="20"/>
                  <w:szCs w:val="20"/>
                  <w:lang w:val="en-US"/>
                </w:rPr>
                <w:delText>52</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0CB0D803" w14:textId="77777777" w:rsidR="00D8468E" w:rsidRPr="00C47FE2" w:rsidDel="007C6B66" w:rsidRDefault="00D8468E" w:rsidP="00D8468E">
            <w:pPr>
              <w:spacing w:before="0" w:after="0" w:line="240" w:lineRule="auto"/>
              <w:jc w:val="right"/>
              <w:rPr>
                <w:del w:id="425" w:author="khanguyen" w:date="2017-03-17T22:23:00Z"/>
                <w:rFonts w:eastAsia="Times New Roman" w:cs="Arial"/>
                <w:color w:val="4B4B63"/>
                <w:sz w:val="20"/>
                <w:szCs w:val="20"/>
                <w:lang w:val="en-US"/>
              </w:rPr>
            </w:pPr>
            <w:del w:id="426" w:author="khanguyen" w:date="2017-03-17T22:23:00Z">
              <w:r w:rsidRPr="00C47FE2" w:rsidDel="007C6B66">
                <w:rPr>
                  <w:rFonts w:eastAsia="Times New Roman" w:cs="Arial"/>
                  <w:color w:val="4B4B63"/>
                  <w:sz w:val="20"/>
                  <w:szCs w:val="20"/>
                  <w:lang w:val="en-US"/>
                </w:rPr>
                <w:delText>513968</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775BA18F" w14:textId="77777777" w:rsidR="00D8468E" w:rsidRPr="00C47FE2" w:rsidDel="007C6B66" w:rsidRDefault="00D8468E" w:rsidP="00D8468E">
            <w:pPr>
              <w:spacing w:before="0" w:after="0" w:line="240" w:lineRule="auto"/>
              <w:jc w:val="right"/>
              <w:rPr>
                <w:del w:id="427" w:author="khanguyen" w:date="2017-03-17T22:23:00Z"/>
                <w:rFonts w:eastAsia="Times New Roman" w:cs="Arial"/>
                <w:color w:val="4B4B63"/>
                <w:sz w:val="20"/>
                <w:szCs w:val="20"/>
                <w:lang w:val="en-US"/>
              </w:rPr>
            </w:pPr>
            <w:del w:id="428" w:author="khanguyen" w:date="2017-03-17T22:23:00Z">
              <w:r w:rsidRPr="00C47FE2" w:rsidDel="007C6B66">
                <w:rPr>
                  <w:rFonts w:eastAsia="Times New Roman" w:cs="Arial"/>
                  <w:color w:val="4B4B63"/>
                  <w:sz w:val="20"/>
                  <w:szCs w:val="20"/>
                  <w:lang w:val="en-US"/>
                </w:rPr>
                <w:delText>0%</w:delText>
              </w:r>
            </w:del>
          </w:p>
        </w:tc>
      </w:tr>
      <w:tr w:rsidR="00D8468E" w:rsidRPr="00C47FE2" w:rsidDel="007C6B66" w14:paraId="2A555F5B" w14:textId="77777777" w:rsidTr="006C6340">
        <w:trPr>
          <w:trHeight w:val="300"/>
          <w:del w:id="429"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F04A580" w14:textId="77777777" w:rsidR="00D8468E" w:rsidRPr="00C47FE2" w:rsidDel="007C6B66" w:rsidRDefault="00D8468E" w:rsidP="00D8468E">
            <w:pPr>
              <w:spacing w:before="0" w:after="0" w:line="240" w:lineRule="auto"/>
              <w:ind w:firstLineChars="100" w:firstLine="200"/>
              <w:rPr>
                <w:del w:id="430" w:author="khanguyen" w:date="2017-03-17T22:23:00Z"/>
                <w:rFonts w:eastAsia="Times New Roman" w:cs="Arial"/>
                <w:color w:val="4B4B63"/>
                <w:sz w:val="20"/>
                <w:szCs w:val="20"/>
                <w:lang w:val="en-US"/>
              </w:rPr>
            </w:pPr>
            <w:del w:id="431" w:author="khanguyen" w:date="2017-03-17T22:23:00Z">
              <w:r w:rsidRPr="00C47FE2" w:rsidDel="007C6B66">
                <w:rPr>
                  <w:rFonts w:eastAsia="Times New Roman" w:cs="Arial"/>
                  <w:color w:val="4B4B63"/>
                  <w:sz w:val="20"/>
                  <w:szCs w:val="20"/>
                  <w:lang w:val="en-US"/>
                </w:rPr>
                <w:delText>DELETE Reminder for an expense</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404DE449" w14:textId="77777777" w:rsidR="00D8468E" w:rsidRPr="00C47FE2" w:rsidDel="007C6B66" w:rsidRDefault="00D8468E" w:rsidP="00D8468E">
            <w:pPr>
              <w:spacing w:before="0" w:after="0" w:line="240" w:lineRule="auto"/>
              <w:jc w:val="right"/>
              <w:rPr>
                <w:del w:id="432" w:author="khanguyen" w:date="2017-03-17T22:23:00Z"/>
                <w:rFonts w:eastAsia="Times New Roman" w:cs="Arial"/>
                <w:color w:val="4B4B63"/>
                <w:sz w:val="20"/>
                <w:szCs w:val="20"/>
                <w:lang w:val="en-US"/>
              </w:rPr>
            </w:pPr>
            <w:del w:id="433" w:author="khanguyen" w:date="2017-03-17T22:23:00Z">
              <w:r w:rsidRPr="00C47FE2" w:rsidDel="007C6B66">
                <w:rPr>
                  <w:rFonts w:eastAsia="Times New Roman" w:cs="Arial"/>
                  <w:color w:val="4B4B63"/>
                  <w:sz w:val="20"/>
                  <w:szCs w:val="20"/>
                  <w:lang w:val="en-US"/>
                </w:rPr>
                <w:delText>930</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073B949F" w14:textId="77777777" w:rsidR="00D8468E" w:rsidRPr="00C47FE2" w:rsidDel="007C6B66" w:rsidRDefault="00D8468E" w:rsidP="00D8468E">
            <w:pPr>
              <w:spacing w:before="0" w:after="0" w:line="240" w:lineRule="auto"/>
              <w:jc w:val="right"/>
              <w:rPr>
                <w:del w:id="434" w:author="khanguyen" w:date="2017-03-17T22:23:00Z"/>
                <w:rFonts w:eastAsia="Times New Roman" w:cs="Arial"/>
                <w:color w:val="4B4B63"/>
                <w:sz w:val="20"/>
                <w:szCs w:val="20"/>
                <w:lang w:val="en-US"/>
              </w:rPr>
            </w:pPr>
            <w:del w:id="435" w:author="khanguyen" w:date="2017-03-17T22:23:00Z">
              <w:r w:rsidRPr="00C47FE2" w:rsidDel="007C6B66">
                <w:rPr>
                  <w:rFonts w:eastAsia="Times New Roman" w:cs="Arial"/>
                  <w:color w:val="4B4B63"/>
                  <w:sz w:val="20"/>
                  <w:szCs w:val="20"/>
                  <w:lang w:val="en-US"/>
                </w:rPr>
                <w:delText>239405.41</w:delText>
              </w:r>
            </w:del>
          </w:p>
        </w:tc>
        <w:tc>
          <w:tcPr>
            <w:tcW w:w="990" w:type="dxa"/>
            <w:tcBorders>
              <w:top w:val="nil"/>
              <w:left w:val="nil"/>
              <w:bottom w:val="single" w:sz="4" w:space="0" w:color="ACB9CA"/>
              <w:right w:val="single" w:sz="4" w:space="0" w:color="ACB9CA"/>
            </w:tcBorders>
            <w:shd w:val="clear" w:color="000000" w:fill="FFFFFF"/>
            <w:vAlign w:val="center"/>
            <w:hideMark/>
          </w:tcPr>
          <w:p w14:paraId="13C151E9" w14:textId="77777777" w:rsidR="00D8468E" w:rsidRPr="00C47FE2" w:rsidDel="007C6B66" w:rsidRDefault="00D8468E" w:rsidP="00D8468E">
            <w:pPr>
              <w:spacing w:before="0" w:after="0" w:line="240" w:lineRule="auto"/>
              <w:jc w:val="right"/>
              <w:rPr>
                <w:del w:id="436" w:author="khanguyen" w:date="2017-03-17T22:23:00Z"/>
                <w:rFonts w:eastAsia="Times New Roman" w:cs="Arial"/>
                <w:color w:val="4B4B63"/>
                <w:sz w:val="20"/>
                <w:szCs w:val="20"/>
                <w:lang w:val="en-US"/>
              </w:rPr>
            </w:pPr>
            <w:del w:id="437" w:author="khanguyen" w:date="2017-03-17T22:23:00Z">
              <w:r w:rsidRPr="00C47FE2" w:rsidDel="007C6B66">
                <w:rPr>
                  <w:rFonts w:eastAsia="Times New Roman" w:cs="Arial"/>
                  <w:color w:val="4B4B63"/>
                  <w:sz w:val="20"/>
                  <w:szCs w:val="20"/>
                  <w:lang w:val="en-US"/>
                </w:rPr>
                <w:delText>438484.1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7A700952" w14:textId="77777777" w:rsidR="00D8468E" w:rsidRPr="00C47FE2" w:rsidDel="007C6B66" w:rsidRDefault="00D8468E" w:rsidP="00D8468E">
            <w:pPr>
              <w:spacing w:before="0" w:after="0" w:line="240" w:lineRule="auto"/>
              <w:jc w:val="right"/>
              <w:rPr>
                <w:del w:id="438" w:author="khanguyen" w:date="2017-03-17T22:23:00Z"/>
                <w:rFonts w:eastAsia="Times New Roman" w:cs="Arial"/>
                <w:color w:val="4B4B63"/>
                <w:sz w:val="20"/>
                <w:szCs w:val="20"/>
                <w:lang w:val="en-US"/>
              </w:rPr>
            </w:pPr>
            <w:del w:id="439" w:author="khanguyen" w:date="2017-03-17T22:23:00Z">
              <w:r w:rsidRPr="00C47FE2" w:rsidDel="007C6B66">
                <w:rPr>
                  <w:rFonts w:eastAsia="Times New Roman" w:cs="Arial"/>
                  <w:color w:val="4B4B63"/>
                  <w:sz w:val="20"/>
                  <w:szCs w:val="20"/>
                  <w:lang w:val="en-US"/>
                </w:rPr>
                <w:delText>476371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3722790A" w14:textId="77777777" w:rsidR="00D8468E" w:rsidRPr="00C47FE2" w:rsidDel="007C6B66" w:rsidRDefault="00D8468E" w:rsidP="00D8468E">
            <w:pPr>
              <w:spacing w:before="0" w:after="0" w:line="240" w:lineRule="auto"/>
              <w:jc w:val="right"/>
              <w:rPr>
                <w:del w:id="440" w:author="khanguyen" w:date="2017-03-17T22:23:00Z"/>
                <w:rFonts w:eastAsia="Times New Roman" w:cs="Arial"/>
                <w:color w:val="4B4B63"/>
                <w:sz w:val="20"/>
                <w:szCs w:val="20"/>
                <w:lang w:val="en-US"/>
              </w:rPr>
            </w:pPr>
            <w:del w:id="441" w:author="khanguyen" w:date="2017-03-17T22:23:00Z">
              <w:r w:rsidRPr="00C47FE2" w:rsidDel="007C6B66">
                <w:rPr>
                  <w:rFonts w:eastAsia="Times New Roman" w:cs="Arial"/>
                  <w:color w:val="4B4B63"/>
                  <w:sz w:val="20"/>
                  <w:szCs w:val="20"/>
                  <w:lang w:val="en-US"/>
                </w:rPr>
                <w:delText>521704.2</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408A3DFD" w14:textId="77777777" w:rsidR="00D8468E" w:rsidRPr="00C47FE2" w:rsidDel="007C6B66" w:rsidRDefault="00D8468E" w:rsidP="00D8468E">
            <w:pPr>
              <w:spacing w:before="0" w:after="0" w:line="240" w:lineRule="auto"/>
              <w:jc w:val="right"/>
              <w:rPr>
                <w:del w:id="442" w:author="khanguyen" w:date="2017-03-17T22:23:00Z"/>
                <w:rFonts w:eastAsia="Times New Roman" w:cs="Arial"/>
                <w:color w:val="4B4B63"/>
                <w:sz w:val="20"/>
                <w:szCs w:val="20"/>
                <w:lang w:val="en-US"/>
              </w:rPr>
            </w:pPr>
            <w:del w:id="443" w:author="khanguyen" w:date="2017-03-17T22:23:00Z">
              <w:r w:rsidRPr="00C47FE2" w:rsidDel="007C6B66">
                <w:rPr>
                  <w:rFonts w:eastAsia="Times New Roman" w:cs="Arial"/>
                  <w:color w:val="4B4B63"/>
                  <w:sz w:val="20"/>
                  <w:szCs w:val="20"/>
                  <w:lang w:val="en-US"/>
                </w:rPr>
                <w:delText>30961</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1278E615" w14:textId="77777777" w:rsidR="00D8468E" w:rsidRPr="00C47FE2" w:rsidDel="007C6B66" w:rsidRDefault="00D8468E" w:rsidP="00D8468E">
            <w:pPr>
              <w:spacing w:before="0" w:after="0" w:line="240" w:lineRule="auto"/>
              <w:jc w:val="right"/>
              <w:rPr>
                <w:del w:id="444" w:author="khanguyen" w:date="2017-03-17T22:23:00Z"/>
                <w:rFonts w:eastAsia="Times New Roman" w:cs="Arial"/>
                <w:color w:val="4B4B63"/>
                <w:sz w:val="20"/>
                <w:szCs w:val="20"/>
                <w:lang w:val="en-US"/>
              </w:rPr>
            </w:pPr>
            <w:del w:id="445" w:author="khanguyen" w:date="2017-03-17T22:23:00Z">
              <w:r w:rsidRPr="00C47FE2" w:rsidDel="007C6B66">
                <w:rPr>
                  <w:rFonts w:eastAsia="Times New Roman" w:cs="Arial"/>
                  <w:color w:val="4B4B63"/>
                  <w:sz w:val="20"/>
                  <w:szCs w:val="20"/>
                  <w:lang w:val="en-US"/>
                </w:rPr>
                <w:delText>609974</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431F7EEF" w14:textId="77777777" w:rsidR="00D8468E" w:rsidRPr="00C47FE2" w:rsidDel="007C6B66" w:rsidRDefault="00D8468E" w:rsidP="00D8468E">
            <w:pPr>
              <w:spacing w:before="0" w:after="0" w:line="240" w:lineRule="auto"/>
              <w:jc w:val="right"/>
              <w:rPr>
                <w:del w:id="446" w:author="khanguyen" w:date="2017-03-17T22:23:00Z"/>
                <w:rFonts w:eastAsia="Times New Roman" w:cs="Arial"/>
                <w:color w:val="4B4B63"/>
                <w:sz w:val="20"/>
                <w:szCs w:val="20"/>
                <w:lang w:val="en-US"/>
              </w:rPr>
            </w:pPr>
            <w:del w:id="447" w:author="khanguyen" w:date="2017-03-17T22:23:00Z">
              <w:r w:rsidRPr="00C47FE2" w:rsidDel="007C6B66">
                <w:rPr>
                  <w:rFonts w:eastAsia="Times New Roman" w:cs="Arial"/>
                  <w:color w:val="4B4B63"/>
                  <w:sz w:val="20"/>
                  <w:szCs w:val="20"/>
                  <w:lang w:val="en-US"/>
                </w:rPr>
                <w:delText>0.22%</w:delText>
              </w:r>
            </w:del>
          </w:p>
        </w:tc>
      </w:tr>
      <w:tr w:rsidR="00D8468E" w:rsidRPr="00C47FE2" w:rsidDel="007C6B66" w14:paraId="65DB6583" w14:textId="77777777" w:rsidTr="006C6340">
        <w:trPr>
          <w:trHeight w:val="300"/>
          <w:del w:id="448"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2837F94E" w14:textId="77777777" w:rsidR="00D8468E" w:rsidRPr="00C47FE2" w:rsidDel="007C6B66" w:rsidRDefault="00D8468E" w:rsidP="00D8468E">
            <w:pPr>
              <w:spacing w:before="0" w:after="0" w:line="240" w:lineRule="auto"/>
              <w:ind w:firstLineChars="100" w:firstLine="200"/>
              <w:rPr>
                <w:del w:id="449" w:author="khanguyen" w:date="2017-03-17T22:23:00Z"/>
                <w:rFonts w:eastAsia="Times New Roman" w:cs="Arial"/>
                <w:color w:val="4B4B63"/>
                <w:sz w:val="20"/>
                <w:szCs w:val="20"/>
                <w:lang w:val="en-US"/>
              </w:rPr>
            </w:pPr>
            <w:del w:id="450" w:author="khanguyen" w:date="2017-03-17T22:23:00Z">
              <w:r w:rsidRPr="00C47FE2" w:rsidDel="007C6B66">
                <w:rPr>
                  <w:rFonts w:eastAsia="Times New Roman" w:cs="Arial"/>
                  <w:color w:val="4B4B63"/>
                  <w:sz w:val="20"/>
                  <w:szCs w:val="20"/>
                  <w:lang w:val="en-US"/>
                </w:rPr>
                <w:delText>DELETE SaleProposal</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0663F79C" w14:textId="77777777" w:rsidR="00D8468E" w:rsidRPr="00C47FE2" w:rsidDel="007C6B66" w:rsidRDefault="00D8468E" w:rsidP="00D8468E">
            <w:pPr>
              <w:spacing w:before="0" w:after="0" w:line="240" w:lineRule="auto"/>
              <w:jc w:val="right"/>
              <w:rPr>
                <w:del w:id="451" w:author="khanguyen" w:date="2017-03-17T22:23:00Z"/>
                <w:rFonts w:eastAsia="Times New Roman" w:cs="Arial"/>
                <w:color w:val="4B4B63"/>
                <w:sz w:val="20"/>
                <w:szCs w:val="20"/>
                <w:lang w:val="en-US"/>
              </w:rPr>
            </w:pPr>
            <w:del w:id="452" w:author="khanguyen" w:date="2017-03-17T22:23:00Z">
              <w:r w:rsidRPr="00C47FE2" w:rsidDel="007C6B66">
                <w:rPr>
                  <w:rFonts w:eastAsia="Times New Roman" w:cs="Arial"/>
                  <w:color w:val="4B4B63"/>
                  <w:sz w:val="20"/>
                  <w:szCs w:val="20"/>
                  <w:lang w:val="en-US"/>
                </w:rPr>
                <w:delText>2254</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441EE015" w14:textId="77777777" w:rsidR="00D8468E" w:rsidRPr="00C47FE2" w:rsidDel="007C6B66" w:rsidRDefault="00D8468E" w:rsidP="00D8468E">
            <w:pPr>
              <w:spacing w:before="0" w:after="0" w:line="240" w:lineRule="auto"/>
              <w:jc w:val="right"/>
              <w:rPr>
                <w:del w:id="453" w:author="khanguyen" w:date="2017-03-17T22:23:00Z"/>
                <w:rFonts w:eastAsia="Times New Roman" w:cs="Arial"/>
                <w:color w:val="4B4B63"/>
                <w:sz w:val="20"/>
                <w:szCs w:val="20"/>
                <w:lang w:val="en-US"/>
              </w:rPr>
            </w:pPr>
            <w:del w:id="454" w:author="khanguyen" w:date="2017-03-17T22:23:00Z">
              <w:r w:rsidRPr="00C47FE2" w:rsidDel="007C6B66">
                <w:rPr>
                  <w:rFonts w:eastAsia="Times New Roman" w:cs="Arial"/>
                  <w:color w:val="4B4B63"/>
                  <w:sz w:val="20"/>
                  <w:szCs w:val="20"/>
                  <w:lang w:val="en-US"/>
                </w:rPr>
                <w:delText>170248.21</w:delText>
              </w:r>
            </w:del>
          </w:p>
        </w:tc>
        <w:tc>
          <w:tcPr>
            <w:tcW w:w="990" w:type="dxa"/>
            <w:tcBorders>
              <w:top w:val="nil"/>
              <w:left w:val="nil"/>
              <w:bottom w:val="single" w:sz="4" w:space="0" w:color="ACB9CA"/>
              <w:right w:val="single" w:sz="4" w:space="0" w:color="ACB9CA"/>
            </w:tcBorders>
            <w:shd w:val="clear" w:color="000000" w:fill="FFFFFF"/>
            <w:vAlign w:val="center"/>
            <w:hideMark/>
          </w:tcPr>
          <w:p w14:paraId="6F87593F" w14:textId="77777777" w:rsidR="00D8468E" w:rsidRPr="00C47FE2" w:rsidDel="007C6B66" w:rsidRDefault="00D8468E" w:rsidP="00D8468E">
            <w:pPr>
              <w:spacing w:before="0" w:after="0" w:line="240" w:lineRule="auto"/>
              <w:jc w:val="right"/>
              <w:rPr>
                <w:del w:id="455" w:author="khanguyen" w:date="2017-03-17T22:23:00Z"/>
                <w:rFonts w:eastAsia="Times New Roman" w:cs="Arial"/>
                <w:color w:val="4B4B63"/>
                <w:sz w:val="20"/>
                <w:szCs w:val="20"/>
                <w:lang w:val="en-US"/>
              </w:rPr>
            </w:pPr>
            <w:del w:id="456" w:author="khanguyen" w:date="2017-03-17T22:23:00Z">
              <w:r w:rsidRPr="00C47FE2" w:rsidDel="007C6B66">
                <w:rPr>
                  <w:rFonts w:eastAsia="Times New Roman" w:cs="Arial"/>
                  <w:color w:val="4B4B63"/>
                  <w:sz w:val="20"/>
                  <w:szCs w:val="20"/>
                  <w:lang w:val="en-US"/>
                </w:rPr>
                <w:delText>265664</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3677BB00" w14:textId="77777777" w:rsidR="00D8468E" w:rsidRPr="00C47FE2" w:rsidDel="007C6B66" w:rsidRDefault="00D8468E" w:rsidP="00D8468E">
            <w:pPr>
              <w:spacing w:before="0" w:after="0" w:line="240" w:lineRule="auto"/>
              <w:jc w:val="right"/>
              <w:rPr>
                <w:del w:id="457" w:author="khanguyen" w:date="2017-03-17T22:23:00Z"/>
                <w:rFonts w:eastAsia="Times New Roman" w:cs="Arial"/>
                <w:color w:val="4B4B63"/>
                <w:sz w:val="20"/>
                <w:szCs w:val="20"/>
                <w:lang w:val="en-US"/>
              </w:rPr>
            </w:pPr>
            <w:del w:id="458" w:author="khanguyen" w:date="2017-03-17T22:23:00Z">
              <w:r w:rsidRPr="00C47FE2" w:rsidDel="007C6B66">
                <w:rPr>
                  <w:rFonts w:eastAsia="Times New Roman" w:cs="Arial"/>
                  <w:color w:val="4B4B63"/>
                  <w:sz w:val="20"/>
                  <w:szCs w:val="20"/>
                  <w:lang w:val="en-US"/>
                </w:rPr>
                <w:delText>299856.2</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2A4DC53E" w14:textId="77777777" w:rsidR="00D8468E" w:rsidRPr="00C47FE2" w:rsidDel="007C6B66" w:rsidRDefault="00D8468E" w:rsidP="00D8468E">
            <w:pPr>
              <w:spacing w:before="0" w:after="0" w:line="240" w:lineRule="auto"/>
              <w:jc w:val="right"/>
              <w:rPr>
                <w:del w:id="459" w:author="khanguyen" w:date="2017-03-17T22:23:00Z"/>
                <w:rFonts w:eastAsia="Times New Roman" w:cs="Arial"/>
                <w:color w:val="4B4B63"/>
                <w:sz w:val="20"/>
                <w:szCs w:val="20"/>
                <w:lang w:val="en-US"/>
              </w:rPr>
            </w:pPr>
            <w:del w:id="460" w:author="khanguyen" w:date="2017-03-17T22:23:00Z">
              <w:r w:rsidRPr="00C47FE2" w:rsidDel="007C6B66">
                <w:rPr>
                  <w:rFonts w:eastAsia="Times New Roman" w:cs="Arial"/>
                  <w:color w:val="4B4B63"/>
                  <w:sz w:val="20"/>
                  <w:szCs w:val="20"/>
                  <w:lang w:val="en-US"/>
                </w:rPr>
                <w:delText>434007.3</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0494B7FD" w14:textId="77777777" w:rsidR="00D8468E" w:rsidRPr="00C47FE2" w:rsidDel="007C6B66" w:rsidRDefault="00D8468E" w:rsidP="00D8468E">
            <w:pPr>
              <w:spacing w:before="0" w:after="0" w:line="240" w:lineRule="auto"/>
              <w:jc w:val="right"/>
              <w:rPr>
                <w:del w:id="461" w:author="khanguyen" w:date="2017-03-17T22:23:00Z"/>
                <w:rFonts w:eastAsia="Times New Roman" w:cs="Arial"/>
                <w:color w:val="4B4B63"/>
                <w:sz w:val="20"/>
                <w:szCs w:val="20"/>
                <w:lang w:val="en-US"/>
              </w:rPr>
            </w:pPr>
            <w:del w:id="462" w:author="khanguyen" w:date="2017-03-17T22:23:00Z">
              <w:r w:rsidRPr="00C47FE2" w:rsidDel="007C6B66">
                <w:rPr>
                  <w:rFonts w:eastAsia="Times New Roman" w:cs="Arial"/>
                  <w:color w:val="4B4B63"/>
                  <w:sz w:val="20"/>
                  <w:szCs w:val="20"/>
                  <w:lang w:val="en-US"/>
                </w:rPr>
                <w:delText>63</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58631DEE" w14:textId="77777777" w:rsidR="00D8468E" w:rsidRPr="00C47FE2" w:rsidDel="007C6B66" w:rsidRDefault="00D8468E" w:rsidP="00D8468E">
            <w:pPr>
              <w:spacing w:before="0" w:after="0" w:line="240" w:lineRule="auto"/>
              <w:jc w:val="right"/>
              <w:rPr>
                <w:del w:id="463" w:author="khanguyen" w:date="2017-03-17T22:23:00Z"/>
                <w:rFonts w:eastAsia="Times New Roman" w:cs="Arial"/>
                <w:color w:val="4B4B63"/>
                <w:sz w:val="20"/>
                <w:szCs w:val="20"/>
                <w:lang w:val="en-US"/>
              </w:rPr>
            </w:pPr>
            <w:del w:id="464" w:author="khanguyen" w:date="2017-03-17T22:23:00Z">
              <w:r w:rsidRPr="00C47FE2" w:rsidDel="007C6B66">
                <w:rPr>
                  <w:rFonts w:eastAsia="Times New Roman" w:cs="Arial"/>
                  <w:color w:val="4B4B63"/>
                  <w:sz w:val="20"/>
                  <w:szCs w:val="20"/>
                  <w:lang w:val="en-US"/>
                </w:rPr>
                <w:delText>545013</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6D801610" w14:textId="77777777" w:rsidR="00D8468E" w:rsidRPr="00C47FE2" w:rsidDel="007C6B66" w:rsidRDefault="00D8468E" w:rsidP="00D8468E">
            <w:pPr>
              <w:spacing w:before="0" w:after="0" w:line="240" w:lineRule="auto"/>
              <w:jc w:val="right"/>
              <w:rPr>
                <w:del w:id="465" w:author="khanguyen" w:date="2017-03-17T22:23:00Z"/>
                <w:rFonts w:eastAsia="Times New Roman" w:cs="Arial"/>
                <w:color w:val="4B4B63"/>
                <w:sz w:val="20"/>
                <w:szCs w:val="20"/>
                <w:lang w:val="en-US"/>
              </w:rPr>
            </w:pPr>
            <w:del w:id="466" w:author="khanguyen" w:date="2017-03-17T22:23:00Z">
              <w:r w:rsidRPr="00C47FE2" w:rsidDel="007C6B66">
                <w:rPr>
                  <w:rFonts w:eastAsia="Times New Roman" w:cs="Arial"/>
                  <w:color w:val="4B4B63"/>
                  <w:sz w:val="20"/>
                  <w:szCs w:val="20"/>
                  <w:lang w:val="en-US"/>
                </w:rPr>
                <w:delText>0%</w:delText>
              </w:r>
            </w:del>
          </w:p>
        </w:tc>
      </w:tr>
      <w:tr w:rsidR="00D8468E" w:rsidRPr="00C47FE2" w:rsidDel="007C6B66" w14:paraId="4E016EB0" w14:textId="77777777" w:rsidTr="006C6340">
        <w:trPr>
          <w:trHeight w:val="300"/>
          <w:del w:id="467"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2CD23C9D" w14:textId="77777777" w:rsidR="00D8468E" w:rsidRPr="00C47FE2" w:rsidDel="007C6B66" w:rsidRDefault="00D8468E" w:rsidP="00D8468E">
            <w:pPr>
              <w:spacing w:before="0" w:after="0" w:line="240" w:lineRule="auto"/>
              <w:ind w:firstLineChars="100" w:firstLine="200"/>
              <w:rPr>
                <w:del w:id="468" w:author="khanguyen" w:date="2017-03-17T22:23:00Z"/>
                <w:rFonts w:eastAsia="Times New Roman" w:cs="Arial"/>
                <w:color w:val="4B4B63"/>
                <w:sz w:val="20"/>
                <w:szCs w:val="20"/>
                <w:lang w:val="en-US"/>
              </w:rPr>
            </w:pPr>
            <w:del w:id="469" w:author="khanguyen" w:date="2017-03-17T22:23:00Z">
              <w:r w:rsidRPr="00C47FE2" w:rsidDel="007C6B66">
                <w:rPr>
                  <w:rFonts w:eastAsia="Times New Roman" w:cs="Arial"/>
                  <w:color w:val="4B4B63"/>
                  <w:sz w:val="20"/>
                  <w:szCs w:val="20"/>
                  <w:lang w:val="en-US"/>
                </w:rPr>
                <w:delText>DELETE_Note_for_a _Contact</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186C2DB3" w14:textId="77777777" w:rsidR="00D8468E" w:rsidRPr="00C47FE2" w:rsidDel="007C6B66" w:rsidRDefault="00D8468E" w:rsidP="00D8468E">
            <w:pPr>
              <w:spacing w:before="0" w:after="0" w:line="240" w:lineRule="auto"/>
              <w:jc w:val="right"/>
              <w:rPr>
                <w:del w:id="470" w:author="khanguyen" w:date="2017-03-17T22:23:00Z"/>
                <w:rFonts w:eastAsia="Times New Roman" w:cs="Arial"/>
                <w:color w:val="4B4B63"/>
                <w:sz w:val="20"/>
                <w:szCs w:val="20"/>
                <w:lang w:val="en-US"/>
              </w:rPr>
            </w:pPr>
            <w:del w:id="471" w:author="khanguyen" w:date="2017-03-17T22:23:00Z">
              <w:r w:rsidRPr="00C47FE2" w:rsidDel="007C6B66">
                <w:rPr>
                  <w:rFonts w:eastAsia="Times New Roman" w:cs="Arial"/>
                  <w:color w:val="4B4B63"/>
                  <w:sz w:val="20"/>
                  <w:szCs w:val="20"/>
                  <w:lang w:val="en-US"/>
                </w:rPr>
                <w:delText>2414</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0921FDA1" w14:textId="77777777" w:rsidR="00D8468E" w:rsidRPr="00C47FE2" w:rsidDel="007C6B66" w:rsidRDefault="00D8468E" w:rsidP="00D8468E">
            <w:pPr>
              <w:spacing w:before="0" w:after="0" w:line="240" w:lineRule="auto"/>
              <w:jc w:val="right"/>
              <w:rPr>
                <w:del w:id="472" w:author="khanguyen" w:date="2017-03-17T22:23:00Z"/>
                <w:rFonts w:eastAsia="Times New Roman" w:cs="Arial"/>
                <w:color w:val="4B4B63"/>
                <w:sz w:val="20"/>
                <w:szCs w:val="20"/>
                <w:lang w:val="en-US"/>
              </w:rPr>
            </w:pPr>
            <w:del w:id="473" w:author="khanguyen" w:date="2017-03-17T22:23:00Z">
              <w:r w:rsidRPr="00C47FE2" w:rsidDel="007C6B66">
                <w:rPr>
                  <w:rFonts w:eastAsia="Times New Roman" w:cs="Arial"/>
                  <w:color w:val="4B4B63"/>
                  <w:sz w:val="20"/>
                  <w:szCs w:val="20"/>
                  <w:lang w:val="en-US"/>
                </w:rPr>
                <w:delText>153776.52</w:delText>
              </w:r>
            </w:del>
          </w:p>
        </w:tc>
        <w:tc>
          <w:tcPr>
            <w:tcW w:w="990" w:type="dxa"/>
            <w:tcBorders>
              <w:top w:val="nil"/>
              <w:left w:val="nil"/>
              <w:bottom w:val="single" w:sz="4" w:space="0" w:color="ACB9CA"/>
              <w:right w:val="single" w:sz="4" w:space="0" w:color="ACB9CA"/>
            </w:tcBorders>
            <w:shd w:val="clear" w:color="000000" w:fill="FFFFFF"/>
            <w:vAlign w:val="center"/>
            <w:hideMark/>
          </w:tcPr>
          <w:p w14:paraId="780BB58B" w14:textId="77777777" w:rsidR="00D8468E" w:rsidRPr="00C47FE2" w:rsidDel="007C6B66" w:rsidRDefault="00D8468E" w:rsidP="00D8468E">
            <w:pPr>
              <w:spacing w:before="0" w:after="0" w:line="240" w:lineRule="auto"/>
              <w:jc w:val="right"/>
              <w:rPr>
                <w:del w:id="474" w:author="khanguyen" w:date="2017-03-17T22:23:00Z"/>
                <w:rFonts w:eastAsia="Times New Roman" w:cs="Arial"/>
                <w:color w:val="4B4B63"/>
                <w:sz w:val="20"/>
                <w:szCs w:val="20"/>
                <w:lang w:val="en-US"/>
              </w:rPr>
            </w:pPr>
            <w:del w:id="475" w:author="khanguyen" w:date="2017-03-17T22:23:00Z">
              <w:r w:rsidRPr="00C47FE2" w:rsidDel="007C6B66">
                <w:rPr>
                  <w:rFonts w:eastAsia="Times New Roman" w:cs="Arial"/>
                  <w:color w:val="4B4B63"/>
                  <w:sz w:val="20"/>
                  <w:szCs w:val="20"/>
                  <w:lang w:val="en-US"/>
                </w:rPr>
                <w:delText>284097</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74408E34" w14:textId="77777777" w:rsidR="00D8468E" w:rsidRPr="00C47FE2" w:rsidDel="007C6B66" w:rsidRDefault="00D8468E" w:rsidP="00D8468E">
            <w:pPr>
              <w:spacing w:before="0" w:after="0" w:line="240" w:lineRule="auto"/>
              <w:jc w:val="right"/>
              <w:rPr>
                <w:del w:id="476" w:author="khanguyen" w:date="2017-03-17T22:23:00Z"/>
                <w:rFonts w:eastAsia="Times New Roman" w:cs="Arial"/>
                <w:color w:val="4B4B63"/>
                <w:sz w:val="20"/>
                <w:szCs w:val="20"/>
                <w:lang w:val="en-US"/>
              </w:rPr>
            </w:pPr>
            <w:del w:id="477" w:author="khanguyen" w:date="2017-03-17T22:23:00Z">
              <w:r w:rsidRPr="00C47FE2" w:rsidDel="007C6B66">
                <w:rPr>
                  <w:rFonts w:eastAsia="Times New Roman" w:cs="Arial"/>
                  <w:color w:val="4B4B63"/>
                  <w:sz w:val="20"/>
                  <w:szCs w:val="20"/>
                  <w:lang w:val="en-US"/>
                </w:rPr>
                <w:delText>304533.8</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6B9C52B4" w14:textId="77777777" w:rsidR="00D8468E" w:rsidRPr="00C47FE2" w:rsidDel="007C6B66" w:rsidRDefault="00D8468E" w:rsidP="00D8468E">
            <w:pPr>
              <w:spacing w:before="0" w:after="0" w:line="240" w:lineRule="auto"/>
              <w:jc w:val="right"/>
              <w:rPr>
                <w:del w:id="478" w:author="khanguyen" w:date="2017-03-17T22:23:00Z"/>
                <w:rFonts w:eastAsia="Times New Roman" w:cs="Arial"/>
                <w:color w:val="4B4B63"/>
                <w:sz w:val="20"/>
                <w:szCs w:val="20"/>
                <w:lang w:val="en-US"/>
              </w:rPr>
            </w:pPr>
            <w:del w:id="479" w:author="khanguyen" w:date="2017-03-17T22:23:00Z">
              <w:r w:rsidRPr="00C47FE2" w:rsidDel="007C6B66">
                <w:rPr>
                  <w:rFonts w:eastAsia="Times New Roman" w:cs="Arial"/>
                  <w:color w:val="4B4B63"/>
                  <w:sz w:val="20"/>
                  <w:szCs w:val="20"/>
                  <w:lang w:val="en-US"/>
                </w:rPr>
                <w:delText>485777.8</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671DC04B" w14:textId="77777777" w:rsidR="00D8468E" w:rsidRPr="00C47FE2" w:rsidDel="007C6B66" w:rsidRDefault="00D8468E" w:rsidP="00D8468E">
            <w:pPr>
              <w:spacing w:before="0" w:after="0" w:line="240" w:lineRule="auto"/>
              <w:jc w:val="right"/>
              <w:rPr>
                <w:del w:id="480" w:author="khanguyen" w:date="2017-03-17T22:23:00Z"/>
                <w:rFonts w:eastAsia="Times New Roman" w:cs="Arial"/>
                <w:color w:val="4B4B63"/>
                <w:sz w:val="20"/>
                <w:szCs w:val="20"/>
                <w:lang w:val="en-US"/>
              </w:rPr>
            </w:pPr>
            <w:del w:id="481" w:author="khanguyen" w:date="2017-03-17T22:23:00Z">
              <w:r w:rsidRPr="00C47FE2" w:rsidDel="007C6B66">
                <w:rPr>
                  <w:rFonts w:eastAsia="Times New Roman" w:cs="Arial"/>
                  <w:color w:val="4B4B63"/>
                  <w:sz w:val="20"/>
                  <w:szCs w:val="20"/>
                  <w:lang w:val="en-US"/>
                </w:rPr>
                <w:delText>41</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7B66F5A7" w14:textId="77777777" w:rsidR="00D8468E" w:rsidRPr="00C47FE2" w:rsidDel="007C6B66" w:rsidRDefault="00D8468E" w:rsidP="00D8468E">
            <w:pPr>
              <w:spacing w:before="0" w:after="0" w:line="240" w:lineRule="auto"/>
              <w:jc w:val="right"/>
              <w:rPr>
                <w:del w:id="482" w:author="khanguyen" w:date="2017-03-17T22:23:00Z"/>
                <w:rFonts w:eastAsia="Times New Roman" w:cs="Arial"/>
                <w:color w:val="4B4B63"/>
                <w:sz w:val="20"/>
                <w:szCs w:val="20"/>
                <w:lang w:val="en-US"/>
              </w:rPr>
            </w:pPr>
            <w:del w:id="483" w:author="khanguyen" w:date="2017-03-17T22:23:00Z">
              <w:r w:rsidRPr="00C47FE2" w:rsidDel="007C6B66">
                <w:rPr>
                  <w:rFonts w:eastAsia="Times New Roman" w:cs="Arial"/>
                  <w:color w:val="4B4B63"/>
                  <w:sz w:val="20"/>
                  <w:szCs w:val="20"/>
                  <w:lang w:val="en-US"/>
                </w:rPr>
                <w:delText>552109</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37EB03E6" w14:textId="77777777" w:rsidR="00D8468E" w:rsidRPr="00C47FE2" w:rsidDel="007C6B66" w:rsidRDefault="00D8468E" w:rsidP="00D8468E">
            <w:pPr>
              <w:spacing w:before="0" w:after="0" w:line="240" w:lineRule="auto"/>
              <w:jc w:val="right"/>
              <w:rPr>
                <w:del w:id="484" w:author="khanguyen" w:date="2017-03-17T22:23:00Z"/>
                <w:rFonts w:eastAsia="Times New Roman" w:cs="Arial"/>
                <w:color w:val="4B4B63"/>
                <w:sz w:val="20"/>
                <w:szCs w:val="20"/>
                <w:lang w:val="en-US"/>
              </w:rPr>
            </w:pPr>
            <w:del w:id="485" w:author="khanguyen" w:date="2017-03-17T22:23:00Z">
              <w:r w:rsidRPr="00C47FE2" w:rsidDel="007C6B66">
                <w:rPr>
                  <w:rFonts w:eastAsia="Times New Roman" w:cs="Arial"/>
                  <w:color w:val="4B4B63"/>
                  <w:sz w:val="20"/>
                  <w:szCs w:val="20"/>
                  <w:lang w:val="en-US"/>
                </w:rPr>
                <w:delText>0%</w:delText>
              </w:r>
            </w:del>
          </w:p>
        </w:tc>
      </w:tr>
      <w:tr w:rsidR="00D8468E" w:rsidRPr="00C47FE2" w:rsidDel="007C6B66" w14:paraId="406C7FFB" w14:textId="77777777" w:rsidTr="006C6340">
        <w:trPr>
          <w:trHeight w:val="300"/>
          <w:del w:id="486"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28003180" w14:textId="77777777" w:rsidR="00D8468E" w:rsidRPr="00C47FE2" w:rsidDel="007C6B66" w:rsidRDefault="00D8468E" w:rsidP="00D8468E">
            <w:pPr>
              <w:spacing w:before="0" w:after="0" w:line="240" w:lineRule="auto"/>
              <w:ind w:firstLineChars="100" w:firstLine="200"/>
              <w:rPr>
                <w:del w:id="487" w:author="khanguyen" w:date="2017-03-17T22:23:00Z"/>
                <w:rFonts w:eastAsia="Times New Roman" w:cs="Arial"/>
                <w:color w:val="4B4B63"/>
                <w:sz w:val="20"/>
                <w:szCs w:val="20"/>
                <w:lang w:val="en-US"/>
              </w:rPr>
            </w:pPr>
            <w:del w:id="488" w:author="khanguyen" w:date="2017-03-17T22:23:00Z">
              <w:r w:rsidRPr="00C47FE2" w:rsidDel="007C6B66">
                <w:rPr>
                  <w:rFonts w:eastAsia="Times New Roman" w:cs="Arial"/>
                  <w:color w:val="4B4B63"/>
                  <w:sz w:val="20"/>
                  <w:szCs w:val="20"/>
                  <w:lang w:val="en-US"/>
                </w:rPr>
                <w:delText>DELETE_Reminder_for_a_Contact</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2A77D3FE" w14:textId="77777777" w:rsidR="00D8468E" w:rsidRPr="00C47FE2" w:rsidDel="007C6B66" w:rsidRDefault="00D8468E" w:rsidP="00D8468E">
            <w:pPr>
              <w:spacing w:before="0" w:after="0" w:line="240" w:lineRule="auto"/>
              <w:jc w:val="right"/>
              <w:rPr>
                <w:del w:id="489" w:author="khanguyen" w:date="2017-03-17T22:23:00Z"/>
                <w:rFonts w:eastAsia="Times New Roman" w:cs="Arial"/>
                <w:color w:val="4B4B63"/>
                <w:sz w:val="20"/>
                <w:szCs w:val="20"/>
                <w:lang w:val="en-US"/>
              </w:rPr>
            </w:pPr>
            <w:del w:id="490" w:author="khanguyen" w:date="2017-03-17T22:23:00Z">
              <w:r w:rsidRPr="00C47FE2" w:rsidDel="007C6B66">
                <w:rPr>
                  <w:rFonts w:eastAsia="Times New Roman" w:cs="Arial"/>
                  <w:color w:val="4B4B63"/>
                  <w:sz w:val="20"/>
                  <w:szCs w:val="20"/>
                  <w:lang w:val="en-US"/>
                </w:rPr>
                <w:delText>2448</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520C7E9B" w14:textId="77777777" w:rsidR="00D8468E" w:rsidRPr="00C47FE2" w:rsidDel="007C6B66" w:rsidRDefault="00D8468E" w:rsidP="00D8468E">
            <w:pPr>
              <w:spacing w:before="0" w:after="0" w:line="240" w:lineRule="auto"/>
              <w:jc w:val="right"/>
              <w:rPr>
                <w:del w:id="491" w:author="khanguyen" w:date="2017-03-17T22:23:00Z"/>
                <w:rFonts w:eastAsia="Times New Roman" w:cs="Arial"/>
                <w:color w:val="4B4B63"/>
                <w:sz w:val="20"/>
                <w:szCs w:val="20"/>
                <w:lang w:val="en-US"/>
              </w:rPr>
            </w:pPr>
            <w:del w:id="492" w:author="khanguyen" w:date="2017-03-17T22:23:00Z">
              <w:r w:rsidRPr="00C47FE2" w:rsidDel="007C6B66">
                <w:rPr>
                  <w:rFonts w:eastAsia="Times New Roman" w:cs="Arial"/>
                  <w:color w:val="4B4B63"/>
                  <w:sz w:val="20"/>
                  <w:szCs w:val="20"/>
                  <w:lang w:val="en-US"/>
                </w:rPr>
                <w:delText>141082.92</w:delText>
              </w:r>
            </w:del>
          </w:p>
        </w:tc>
        <w:tc>
          <w:tcPr>
            <w:tcW w:w="990" w:type="dxa"/>
            <w:tcBorders>
              <w:top w:val="nil"/>
              <w:left w:val="nil"/>
              <w:bottom w:val="single" w:sz="4" w:space="0" w:color="ACB9CA"/>
              <w:right w:val="single" w:sz="4" w:space="0" w:color="ACB9CA"/>
            </w:tcBorders>
            <w:shd w:val="clear" w:color="000000" w:fill="FFFFFF"/>
            <w:vAlign w:val="center"/>
            <w:hideMark/>
          </w:tcPr>
          <w:p w14:paraId="4461D727" w14:textId="77777777" w:rsidR="00D8468E" w:rsidRPr="00C47FE2" w:rsidDel="007C6B66" w:rsidRDefault="00D8468E" w:rsidP="00D8468E">
            <w:pPr>
              <w:spacing w:before="0" w:after="0" w:line="240" w:lineRule="auto"/>
              <w:jc w:val="right"/>
              <w:rPr>
                <w:del w:id="493" w:author="khanguyen" w:date="2017-03-17T22:23:00Z"/>
                <w:rFonts w:eastAsia="Times New Roman" w:cs="Arial"/>
                <w:color w:val="4B4B63"/>
                <w:sz w:val="20"/>
                <w:szCs w:val="20"/>
                <w:lang w:val="en-US"/>
              </w:rPr>
            </w:pPr>
            <w:del w:id="494" w:author="khanguyen" w:date="2017-03-17T22:23:00Z">
              <w:r w:rsidRPr="00C47FE2" w:rsidDel="007C6B66">
                <w:rPr>
                  <w:rFonts w:eastAsia="Times New Roman" w:cs="Arial"/>
                  <w:color w:val="4B4B63"/>
                  <w:sz w:val="20"/>
                  <w:szCs w:val="20"/>
                  <w:lang w:val="en-US"/>
                </w:rPr>
                <w:delText>241342.3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7887BAA5" w14:textId="77777777" w:rsidR="00D8468E" w:rsidRPr="00C47FE2" w:rsidDel="007C6B66" w:rsidRDefault="00D8468E" w:rsidP="00D8468E">
            <w:pPr>
              <w:spacing w:before="0" w:after="0" w:line="240" w:lineRule="auto"/>
              <w:jc w:val="right"/>
              <w:rPr>
                <w:del w:id="495" w:author="khanguyen" w:date="2017-03-17T22:23:00Z"/>
                <w:rFonts w:eastAsia="Times New Roman" w:cs="Arial"/>
                <w:color w:val="4B4B63"/>
                <w:sz w:val="20"/>
                <w:szCs w:val="20"/>
                <w:lang w:val="en-US"/>
              </w:rPr>
            </w:pPr>
            <w:del w:id="496" w:author="khanguyen" w:date="2017-03-17T22:23:00Z">
              <w:r w:rsidRPr="00C47FE2" w:rsidDel="007C6B66">
                <w:rPr>
                  <w:rFonts w:eastAsia="Times New Roman" w:cs="Arial"/>
                  <w:color w:val="4B4B63"/>
                  <w:sz w:val="20"/>
                  <w:szCs w:val="20"/>
                  <w:lang w:val="en-US"/>
                </w:rPr>
                <w:delText>316793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0A105716" w14:textId="77777777" w:rsidR="00D8468E" w:rsidRPr="00C47FE2" w:rsidDel="007C6B66" w:rsidRDefault="00D8468E" w:rsidP="00D8468E">
            <w:pPr>
              <w:spacing w:before="0" w:after="0" w:line="240" w:lineRule="auto"/>
              <w:jc w:val="right"/>
              <w:rPr>
                <w:del w:id="497" w:author="khanguyen" w:date="2017-03-17T22:23:00Z"/>
                <w:rFonts w:eastAsia="Times New Roman" w:cs="Arial"/>
                <w:color w:val="4B4B63"/>
                <w:sz w:val="20"/>
                <w:szCs w:val="20"/>
                <w:lang w:val="en-US"/>
              </w:rPr>
            </w:pPr>
            <w:del w:id="498" w:author="khanguyen" w:date="2017-03-17T22:23:00Z">
              <w:r w:rsidRPr="00C47FE2" w:rsidDel="007C6B66">
                <w:rPr>
                  <w:rFonts w:eastAsia="Times New Roman" w:cs="Arial"/>
                  <w:color w:val="4B4B63"/>
                  <w:sz w:val="20"/>
                  <w:szCs w:val="20"/>
                  <w:lang w:val="en-US"/>
                </w:rPr>
                <w:delText>458217.4</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2FE9A64F" w14:textId="77777777" w:rsidR="00D8468E" w:rsidRPr="00C47FE2" w:rsidDel="007C6B66" w:rsidRDefault="00D8468E" w:rsidP="00D8468E">
            <w:pPr>
              <w:spacing w:before="0" w:after="0" w:line="240" w:lineRule="auto"/>
              <w:jc w:val="right"/>
              <w:rPr>
                <w:del w:id="499" w:author="khanguyen" w:date="2017-03-17T22:23:00Z"/>
                <w:rFonts w:eastAsia="Times New Roman" w:cs="Arial"/>
                <w:color w:val="4B4B63"/>
                <w:sz w:val="20"/>
                <w:szCs w:val="20"/>
                <w:lang w:val="en-US"/>
              </w:rPr>
            </w:pPr>
            <w:del w:id="500" w:author="khanguyen" w:date="2017-03-17T22:23:00Z">
              <w:r w:rsidRPr="00C47FE2" w:rsidDel="007C6B66">
                <w:rPr>
                  <w:rFonts w:eastAsia="Times New Roman" w:cs="Arial"/>
                  <w:color w:val="4B4B63"/>
                  <w:sz w:val="20"/>
                  <w:szCs w:val="20"/>
                  <w:lang w:val="en-US"/>
                </w:rPr>
                <w:delText>51</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319DEAD5" w14:textId="77777777" w:rsidR="00D8468E" w:rsidRPr="00C47FE2" w:rsidDel="007C6B66" w:rsidRDefault="00D8468E" w:rsidP="00D8468E">
            <w:pPr>
              <w:spacing w:before="0" w:after="0" w:line="240" w:lineRule="auto"/>
              <w:jc w:val="right"/>
              <w:rPr>
                <w:del w:id="501" w:author="khanguyen" w:date="2017-03-17T22:23:00Z"/>
                <w:rFonts w:eastAsia="Times New Roman" w:cs="Arial"/>
                <w:color w:val="4B4B63"/>
                <w:sz w:val="20"/>
                <w:szCs w:val="20"/>
                <w:lang w:val="en-US"/>
              </w:rPr>
            </w:pPr>
            <w:del w:id="502" w:author="khanguyen" w:date="2017-03-17T22:23:00Z">
              <w:r w:rsidRPr="00C47FE2" w:rsidDel="007C6B66">
                <w:rPr>
                  <w:rFonts w:eastAsia="Times New Roman" w:cs="Arial"/>
                  <w:color w:val="4B4B63"/>
                  <w:sz w:val="20"/>
                  <w:szCs w:val="20"/>
                  <w:lang w:val="en-US"/>
                </w:rPr>
                <w:delText>564869</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1246C7D2" w14:textId="77777777" w:rsidR="00D8468E" w:rsidRPr="00C47FE2" w:rsidDel="007C6B66" w:rsidRDefault="00D8468E" w:rsidP="00D8468E">
            <w:pPr>
              <w:spacing w:before="0" w:after="0" w:line="240" w:lineRule="auto"/>
              <w:jc w:val="right"/>
              <w:rPr>
                <w:del w:id="503" w:author="khanguyen" w:date="2017-03-17T22:23:00Z"/>
                <w:rFonts w:eastAsia="Times New Roman" w:cs="Arial"/>
                <w:color w:val="4B4B63"/>
                <w:sz w:val="20"/>
                <w:szCs w:val="20"/>
                <w:lang w:val="en-US"/>
              </w:rPr>
            </w:pPr>
            <w:del w:id="504" w:author="khanguyen" w:date="2017-03-17T22:23:00Z">
              <w:r w:rsidRPr="00C47FE2" w:rsidDel="007C6B66">
                <w:rPr>
                  <w:rFonts w:eastAsia="Times New Roman" w:cs="Arial"/>
                  <w:color w:val="4B4B63"/>
                  <w:sz w:val="20"/>
                  <w:szCs w:val="20"/>
                  <w:lang w:val="en-US"/>
                </w:rPr>
                <w:delText>0%</w:delText>
              </w:r>
            </w:del>
          </w:p>
        </w:tc>
      </w:tr>
      <w:tr w:rsidR="00D8468E" w:rsidRPr="00C47FE2" w:rsidDel="007C6B66" w14:paraId="4B4CF733" w14:textId="77777777" w:rsidTr="006C6340">
        <w:trPr>
          <w:trHeight w:val="300"/>
          <w:del w:id="505"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1D769EF8" w14:textId="77777777" w:rsidR="00D8468E" w:rsidRPr="00C47FE2" w:rsidDel="007C6B66" w:rsidRDefault="00D8468E" w:rsidP="00D8468E">
            <w:pPr>
              <w:spacing w:before="0" w:after="0" w:line="240" w:lineRule="auto"/>
              <w:ind w:firstLineChars="100" w:firstLine="200"/>
              <w:rPr>
                <w:del w:id="506" w:author="khanguyen" w:date="2017-03-17T22:23:00Z"/>
                <w:rFonts w:eastAsia="Times New Roman" w:cs="Arial"/>
                <w:color w:val="4B4B63"/>
                <w:sz w:val="20"/>
                <w:szCs w:val="20"/>
                <w:lang w:val="en-US"/>
              </w:rPr>
            </w:pPr>
            <w:del w:id="507" w:author="khanguyen" w:date="2017-03-17T22:23:00Z">
              <w:r w:rsidRPr="00C47FE2" w:rsidDel="007C6B66">
                <w:rPr>
                  <w:rFonts w:eastAsia="Times New Roman" w:cs="Arial"/>
                  <w:color w:val="4B4B63"/>
                  <w:sz w:val="20"/>
                  <w:szCs w:val="20"/>
                  <w:lang w:val="en-US"/>
                </w:rPr>
                <w:delText>EDIT Empty Project</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6ABD6150" w14:textId="77777777" w:rsidR="00D8468E" w:rsidRPr="00C47FE2" w:rsidDel="007C6B66" w:rsidRDefault="00D8468E" w:rsidP="00D8468E">
            <w:pPr>
              <w:spacing w:before="0" w:after="0" w:line="240" w:lineRule="auto"/>
              <w:jc w:val="right"/>
              <w:rPr>
                <w:del w:id="508" w:author="khanguyen" w:date="2017-03-17T22:23:00Z"/>
                <w:rFonts w:eastAsia="Times New Roman" w:cs="Arial"/>
                <w:color w:val="4B4B63"/>
                <w:sz w:val="20"/>
                <w:szCs w:val="20"/>
                <w:lang w:val="en-US"/>
              </w:rPr>
            </w:pPr>
            <w:del w:id="509" w:author="khanguyen" w:date="2017-03-17T22:23:00Z">
              <w:r w:rsidRPr="00C47FE2" w:rsidDel="007C6B66">
                <w:rPr>
                  <w:rFonts w:eastAsia="Times New Roman" w:cs="Arial"/>
                  <w:color w:val="4B4B63"/>
                  <w:sz w:val="20"/>
                  <w:szCs w:val="20"/>
                  <w:lang w:val="en-US"/>
                </w:rPr>
                <w:delText>16</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7E4B365D" w14:textId="77777777" w:rsidR="00D8468E" w:rsidRPr="00C47FE2" w:rsidDel="007C6B66" w:rsidRDefault="00D8468E" w:rsidP="00D8468E">
            <w:pPr>
              <w:spacing w:before="0" w:after="0" w:line="240" w:lineRule="auto"/>
              <w:jc w:val="right"/>
              <w:rPr>
                <w:del w:id="510" w:author="khanguyen" w:date="2017-03-17T22:23:00Z"/>
                <w:rFonts w:eastAsia="Times New Roman" w:cs="Arial"/>
                <w:color w:val="4B4B63"/>
                <w:sz w:val="20"/>
                <w:szCs w:val="20"/>
                <w:lang w:val="en-US"/>
              </w:rPr>
            </w:pPr>
            <w:del w:id="511" w:author="khanguyen" w:date="2017-03-17T22:23:00Z">
              <w:r w:rsidRPr="00C47FE2" w:rsidDel="007C6B66">
                <w:rPr>
                  <w:rFonts w:eastAsia="Times New Roman" w:cs="Arial"/>
                  <w:color w:val="4B4B63"/>
                  <w:sz w:val="20"/>
                  <w:szCs w:val="20"/>
                  <w:lang w:val="en-US"/>
                </w:rPr>
                <w:delText>466.19</w:delText>
              </w:r>
            </w:del>
          </w:p>
        </w:tc>
        <w:tc>
          <w:tcPr>
            <w:tcW w:w="990" w:type="dxa"/>
            <w:tcBorders>
              <w:top w:val="nil"/>
              <w:left w:val="nil"/>
              <w:bottom w:val="single" w:sz="4" w:space="0" w:color="ACB9CA"/>
              <w:right w:val="single" w:sz="4" w:space="0" w:color="ACB9CA"/>
            </w:tcBorders>
            <w:shd w:val="clear" w:color="000000" w:fill="FFFFFF"/>
            <w:vAlign w:val="center"/>
            <w:hideMark/>
          </w:tcPr>
          <w:p w14:paraId="26719B1A" w14:textId="77777777" w:rsidR="00D8468E" w:rsidRPr="00C47FE2" w:rsidDel="007C6B66" w:rsidRDefault="00D8468E" w:rsidP="00D8468E">
            <w:pPr>
              <w:spacing w:before="0" w:after="0" w:line="240" w:lineRule="auto"/>
              <w:jc w:val="right"/>
              <w:rPr>
                <w:del w:id="512" w:author="khanguyen" w:date="2017-03-17T22:23:00Z"/>
                <w:rFonts w:eastAsia="Times New Roman" w:cs="Arial"/>
                <w:color w:val="4B4B63"/>
                <w:sz w:val="20"/>
                <w:szCs w:val="20"/>
                <w:lang w:val="en-US"/>
              </w:rPr>
            </w:pPr>
            <w:del w:id="513" w:author="khanguyen" w:date="2017-03-17T22:23:00Z">
              <w:r w:rsidRPr="00C47FE2" w:rsidDel="007C6B66">
                <w:rPr>
                  <w:rFonts w:eastAsia="Times New Roman" w:cs="Arial"/>
                  <w:color w:val="4B4B63"/>
                  <w:sz w:val="20"/>
                  <w:szCs w:val="20"/>
                  <w:lang w:val="en-US"/>
                </w:rPr>
                <w:delText>928</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6F57FE19" w14:textId="77777777" w:rsidR="00D8468E" w:rsidRPr="00C47FE2" w:rsidDel="007C6B66" w:rsidRDefault="00D8468E" w:rsidP="00D8468E">
            <w:pPr>
              <w:spacing w:before="0" w:after="0" w:line="240" w:lineRule="auto"/>
              <w:jc w:val="right"/>
              <w:rPr>
                <w:del w:id="514" w:author="khanguyen" w:date="2017-03-17T22:23:00Z"/>
                <w:rFonts w:eastAsia="Times New Roman" w:cs="Arial"/>
                <w:color w:val="4B4B63"/>
                <w:sz w:val="20"/>
                <w:szCs w:val="20"/>
                <w:lang w:val="en-US"/>
              </w:rPr>
            </w:pPr>
            <w:del w:id="515" w:author="khanguyen" w:date="2017-03-17T22:23:00Z">
              <w:r w:rsidRPr="00C47FE2" w:rsidDel="007C6B66">
                <w:rPr>
                  <w:rFonts w:eastAsia="Times New Roman" w:cs="Arial"/>
                  <w:color w:val="4B4B63"/>
                  <w:sz w:val="20"/>
                  <w:szCs w:val="20"/>
                  <w:lang w:val="en-US"/>
                </w:rPr>
                <w:delText>941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1DBBF421" w14:textId="77777777" w:rsidR="00D8468E" w:rsidRPr="00C47FE2" w:rsidDel="007C6B66" w:rsidRDefault="00D8468E" w:rsidP="00D8468E">
            <w:pPr>
              <w:spacing w:before="0" w:after="0" w:line="240" w:lineRule="auto"/>
              <w:jc w:val="right"/>
              <w:rPr>
                <w:del w:id="516" w:author="khanguyen" w:date="2017-03-17T22:23:00Z"/>
                <w:rFonts w:eastAsia="Times New Roman" w:cs="Arial"/>
                <w:color w:val="4B4B63"/>
                <w:sz w:val="20"/>
                <w:szCs w:val="20"/>
                <w:lang w:val="en-US"/>
              </w:rPr>
            </w:pPr>
            <w:del w:id="517" w:author="khanguyen" w:date="2017-03-17T22:23:00Z">
              <w:r w:rsidRPr="00C47FE2" w:rsidDel="007C6B66">
                <w:rPr>
                  <w:rFonts w:eastAsia="Times New Roman" w:cs="Arial"/>
                  <w:color w:val="4B4B63"/>
                  <w:sz w:val="20"/>
                  <w:szCs w:val="20"/>
                  <w:lang w:val="en-US"/>
                </w:rPr>
                <w:delText>1307</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4E9150F5" w14:textId="77777777" w:rsidR="00D8468E" w:rsidRPr="00C47FE2" w:rsidDel="007C6B66" w:rsidRDefault="00D8468E" w:rsidP="00D8468E">
            <w:pPr>
              <w:spacing w:before="0" w:after="0" w:line="240" w:lineRule="auto"/>
              <w:jc w:val="right"/>
              <w:rPr>
                <w:del w:id="518" w:author="khanguyen" w:date="2017-03-17T22:23:00Z"/>
                <w:rFonts w:eastAsia="Times New Roman" w:cs="Arial"/>
                <w:color w:val="4B4B63"/>
                <w:sz w:val="20"/>
                <w:szCs w:val="20"/>
                <w:lang w:val="en-US"/>
              </w:rPr>
            </w:pPr>
            <w:del w:id="519" w:author="khanguyen" w:date="2017-03-17T22:23:00Z">
              <w:r w:rsidRPr="00C47FE2" w:rsidDel="007C6B66">
                <w:rPr>
                  <w:rFonts w:eastAsia="Times New Roman" w:cs="Arial"/>
                  <w:color w:val="4B4B63"/>
                  <w:sz w:val="20"/>
                  <w:szCs w:val="20"/>
                  <w:lang w:val="en-US"/>
                </w:rPr>
                <w:delText>89</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37DB9EF8" w14:textId="77777777" w:rsidR="00D8468E" w:rsidRPr="00C47FE2" w:rsidDel="007C6B66" w:rsidRDefault="00D8468E" w:rsidP="00D8468E">
            <w:pPr>
              <w:spacing w:before="0" w:after="0" w:line="240" w:lineRule="auto"/>
              <w:jc w:val="right"/>
              <w:rPr>
                <w:del w:id="520" w:author="khanguyen" w:date="2017-03-17T22:23:00Z"/>
                <w:rFonts w:eastAsia="Times New Roman" w:cs="Arial"/>
                <w:color w:val="4B4B63"/>
                <w:sz w:val="20"/>
                <w:szCs w:val="20"/>
                <w:lang w:val="en-US"/>
              </w:rPr>
            </w:pPr>
            <w:del w:id="521" w:author="khanguyen" w:date="2017-03-17T22:23:00Z">
              <w:r w:rsidRPr="00C47FE2" w:rsidDel="007C6B66">
                <w:rPr>
                  <w:rFonts w:eastAsia="Times New Roman" w:cs="Arial"/>
                  <w:color w:val="4B4B63"/>
                  <w:sz w:val="20"/>
                  <w:szCs w:val="20"/>
                  <w:lang w:val="en-US"/>
                </w:rPr>
                <w:delText>1307</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7F6E735F" w14:textId="77777777" w:rsidR="00D8468E" w:rsidRPr="00C47FE2" w:rsidDel="007C6B66" w:rsidRDefault="00D8468E" w:rsidP="00D8468E">
            <w:pPr>
              <w:spacing w:before="0" w:after="0" w:line="240" w:lineRule="auto"/>
              <w:jc w:val="right"/>
              <w:rPr>
                <w:del w:id="522" w:author="khanguyen" w:date="2017-03-17T22:23:00Z"/>
                <w:rFonts w:eastAsia="Times New Roman" w:cs="Arial"/>
                <w:color w:val="4B4B63"/>
                <w:sz w:val="20"/>
                <w:szCs w:val="20"/>
                <w:lang w:val="en-US"/>
              </w:rPr>
            </w:pPr>
            <w:del w:id="523" w:author="khanguyen" w:date="2017-03-17T22:23:00Z">
              <w:r w:rsidRPr="00C47FE2" w:rsidDel="007C6B66">
                <w:rPr>
                  <w:rFonts w:eastAsia="Times New Roman" w:cs="Arial"/>
                  <w:color w:val="4B4B63"/>
                  <w:sz w:val="20"/>
                  <w:szCs w:val="20"/>
                  <w:lang w:val="en-US"/>
                </w:rPr>
                <w:delText>0%</w:delText>
              </w:r>
            </w:del>
          </w:p>
        </w:tc>
      </w:tr>
      <w:tr w:rsidR="00875EA5" w:rsidRPr="00C47FE2" w14:paraId="4CE975DE" w14:textId="77777777" w:rsidTr="006C6340">
        <w:trPr>
          <w:trHeight w:val="300"/>
          <w:ins w:id="524"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62B44ABF" w14:textId="77777777" w:rsidR="00875EA5" w:rsidRPr="00C47FE2" w:rsidRDefault="00875EA5" w:rsidP="00875EA5">
            <w:pPr>
              <w:spacing w:before="0" w:after="0" w:line="240" w:lineRule="auto"/>
              <w:ind w:firstLineChars="100" w:firstLine="200"/>
              <w:rPr>
                <w:ins w:id="525" w:author="khanguyen" w:date="2017-03-17T22:39:00Z"/>
                <w:rFonts w:eastAsia="Times New Roman" w:cs="Arial"/>
                <w:color w:val="4B4B63"/>
                <w:sz w:val="20"/>
                <w:szCs w:val="20"/>
                <w:lang w:val="en-US"/>
              </w:rPr>
            </w:pPr>
            <w:ins w:id="526" w:author="khanguyen" w:date="2017-03-17T22:39:00Z">
              <w:r>
                <w:rPr>
                  <w:rFonts w:cs="Arial"/>
                  <w:color w:val="4B4B63"/>
                  <w:sz w:val="20"/>
                  <w:szCs w:val="20"/>
                </w:rPr>
                <w:t>DEL Default Project Task 02</w:t>
              </w:r>
            </w:ins>
          </w:p>
        </w:tc>
        <w:tc>
          <w:tcPr>
            <w:tcW w:w="1232" w:type="dxa"/>
            <w:tcBorders>
              <w:top w:val="nil"/>
              <w:left w:val="nil"/>
              <w:bottom w:val="single" w:sz="4" w:space="0" w:color="ACB9CA"/>
              <w:right w:val="single" w:sz="4" w:space="0" w:color="ACB9CA"/>
            </w:tcBorders>
            <w:shd w:val="clear" w:color="000000" w:fill="FFFFFF"/>
            <w:vAlign w:val="center"/>
          </w:tcPr>
          <w:p w14:paraId="39A47ED1" w14:textId="77777777" w:rsidR="00875EA5" w:rsidRPr="00C47FE2" w:rsidRDefault="00875EA5" w:rsidP="00875EA5">
            <w:pPr>
              <w:spacing w:before="0" w:after="0" w:line="240" w:lineRule="auto"/>
              <w:jc w:val="right"/>
              <w:rPr>
                <w:ins w:id="527" w:author="khanguyen" w:date="2017-03-17T22:39:00Z"/>
                <w:rFonts w:eastAsia="Times New Roman" w:cs="Arial"/>
                <w:color w:val="4B4B63"/>
                <w:sz w:val="20"/>
                <w:szCs w:val="20"/>
                <w:lang w:val="en-US"/>
              </w:rPr>
            </w:pPr>
            <w:ins w:id="528" w:author="khanguyen" w:date="2017-03-17T22:39:00Z">
              <w:r>
                <w:rPr>
                  <w:rFonts w:cs="Arial"/>
                  <w:color w:val="4B4B63"/>
                  <w:sz w:val="20"/>
                  <w:szCs w:val="20"/>
                </w:rPr>
                <w:t>1</w:t>
              </w:r>
            </w:ins>
          </w:p>
        </w:tc>
        <w:tc>
          <w:tcPr>
            <w:tcW w:w="1378" w:type="dxa"/>
            <w:tcBorders>
              <w:top w:val="nil"/>
              <w:left w:val="nil"/>
              <w:bottom w:val="single" w:sz="4" w:space="0" w:color="ACB9CA"/>
              <w:right w:val="single" w:sz="4" w:space="0" w:color="ACB9CA"/>
            </w:tcBorders>
            <w:shd w:val="clear" w:color="000000" w:fill="FFFFFF"/>
            <w:vAlign w:val="center"/>
          </w:tcPr>
          <w:p w14:paraId="76A1F44F" w14:textId="77777777" w:rsidR="00875EA5" w:rsidRPr="00C47FE2" w:rsidRDefault="00875EA5" w:rsidP="00875EA5">
            <w:pPr>
              <w:spacing w:before="0" w:after="0" w:line="240" w:lineRule="auto"/>
              <w:jc w:val="right"/>
              <w:rPr>
                <w:ins w:id="529" w:author="khanguyen" w:date="2017-03-17T22:39:00Z"/>
                <w:rFonts w:eastAsia="Times New Roman" w:cs="Arial"/>
                <w:color w:val="4B4B63"/>
                <w:sz w:val="20"/>
                <w:szCs w:val="20"/>
                <w:lang w:val="en-US"/>
              </w:rPr>
            </w:pPr>
            <w:ins w:id="530" w:author="khanguyen" w:date="2017-03-17T22:39:00Z">
              <w:r>
                <w:rPr>
                  <w:rFonts w:cs="Arial"/>
                  <w:color w:val="4B4B63"/>
                  <w:sz w:val="20"/>
                  <w:szCs w:val="20"/>
                </w:rPr>
                <w:t>294764</w:t>
              </w:r>
            </w:ins>
          </w:p>
        </w:tc>
        <w:tc>
          <w:tcPr>
            <w:tcW w:w="990" w:type="dxa"/>
            <w:tcBorders>
              <w:top w:val="nil"/>
              <w:left w:val="nil"/>
              <w:bottom w:val="single" w:sz="4" w:space="0" w:color="ACB9CA"/>
              <w:right w:val="single" w:sz="4" w:space="0" w:color="ACB9CA"/>
            </w:tcBorders>
            <w:shd w:val="clear" w:color="000000" w:fill="FFFFFF"/>
            <w:vAlign w:val="center"/>
          </w:tcPr>
          <w:p w14:paraId="3E26797A" w14:textId="77777777" w:rsidR="00875EA5" w:rsidRPr="00C47FE2" w:rsidRDefault="00875EA5" w:rsidP="00875EA5">
            <w:pPr>
              <w:spacing w:before="0" w:after="0" w:line="240" w:lineRule="auto"/>
              <w:jc w:val="right"/>
              <w:rPr>
                <w:ins w:id="531" w:author="khanguyen" w:date="2017-03-17T22:39:00Z"/>
                <w:rFonts w:eastAsia="Times New Roman" w:cs="Arial"/>
                <w:color w:val="4B4B63"/>
                <w:sz w:val="20"/>
                <w:szCs w:val="20"/>
                <w:lang w:val="en-US"/>
              </w:rPr>
            </w:pPr>
            <w:ins w:id="532" w:author="khanguyen" w:date="2017-03-17T22:39:00Z">
              <w:r>
                <w:rPr>
                  <w:rFonts w:cs="Arial"/>
                  <w:color w:val="4B4B63"/>
                  <w:sz w:val="20"/>
                  <w:szCs w:val="20"/>
                </w:rPr>
                <w:t>294911</w:t>
              </w:r>
            </w:ins>
          </w:p>
        </w:tc>
        <w:tc>
          <w:tcPr>
            <w:tcW w:w="1070" w:type="dxa"/>
            <w:tcBorders>
              <w:top w:val="nil"/>
              <w:left w:val="nil"/>
              <w:bottom w:val="single" w:sz="4" w:space="0" w:color="ACB9CA"/>
              <w:right w:val="single" w:sz="4" w:space="0" w:color="ACB9CA"/>
            </w:tcBorders>
            <w:shd w:val="clear" w:color="000000" w:fill="FFFFFF"/>
            <w:vAlign w:val="center"/>
          </w:tcPr>
          <w:p w14:paraId="650F240C" w14:textId="77777777" w:rsidR="00875EA5" w:rsidRPr="00C47FE2" w:rsidRDefault="00875EA5" w:rsidP="00875EA5">
            <w:pPr>
              <w:spacing w:before="0" w:after="0" w:line="240" w:lineRule="auto"/>
              <w:jc w:val="right"/>
              <w:rPr>
                <w:ins w:id="533" w:author="khanguyen" w:date="2017-03-17T22:39:00Z"/>
                <w:rFonts w:eastAsia="Times New Roman" w:cs="Arial"/>
                <w:color w:val="4B4B63"/>
                <w:sz w:val="20"/>
                <w:szCs w:val="20"/>
                <w:lang w:val="en-US"/>
              </w:rPr>
            </w:pPr>
            <w:ins w:id="534" w:author="khanguyen" w:date="2017-03-17T22:39:00Z">
              <w:r>
                <w:rPr>
                  <w:rFonts w:cs="Arial"/>
                  <w:color w:val="4B4B63"/>
                  <w:sz w:val="20"/>
                  <w:szCs w:val="20"/>
                </w:rPr>
                <w:t>294911</w:t>
              </w:r>
            </w:ins>
          </w:p>
        </w:tc>
        <w:tc>
          <w:tcPr>
            <w:tcW w:w="1070" w:type="dxa"/>
            <w:tcBorders>
              <w:top w:val="nil"/>
              <w:left w:val="nil"/>
              <w:bottom w:val="single" w:sz="4" w:space="0" w:color="ACB9CA"/>
              <w:right w:val="single" w:sz="4" w:space="0" w:color="ACB9CA"/>
            </w:tcBorders>
            <w:shd w:val="clear" w:color="000000" w:fill="FFFFFF"/>
            <w:vAlign w:val="center"/>
          </w:tcPr>
          <w:p w14:paraId="10E6BB53" w14:textId="77777777" w:rsidR="00875EA5" w:rsidRPr="00C47FE2" w:rsidRDefault="00875EA5" w:rsidP="00875EA5">
            <w:pPr>
              <w:spacing w:before="0" w:after="0" w:line="240" w:lineRule="auto"/>
              <w:jc w:val="right"/>
              <w:rPr>
                <w:ins w:id="535" w:author="khanguyen" w:date="2017-03-17T22:39:00Z"/>
                <w:rFonts w:eastAsia="Times New Roman" w:cs="Arial"/>
                <w:color w:val="4B4B63"/>
                <w:sz w:val="20"/>
                <w:szCs w:val="20"/>
                <w:lang w:val="en-US"/>
              </w:rPr>
            </w:pPr>
            <w:ins w:id="536" w:author="khanguyen" w:date="2017-03-17T22:39:00Z">
              <w:r>
                <w:rPr>
                  <w:rFonts w:cs="Arial"/>
                  <w:color w:val="4B4B63"/>
                  <w:sz w:val="20"/>
                  <w:szCs w:val="20"/>
                </w:rPr>
                <w:t>294911</w:t>
              </w:r>
            </w:ins>
          </w:p>
        </w:tc>
        <w:tc>
          <w:tcPr>
            <w:tcW w:w="1071" w:type="dxa"/>
            <w:tcBorders>
              <w:top w:val="nil"/>
              <w:left w:val="nil"/>
              <w:bottom w:val="single" w:sz="4" w:space="0" w:color="ACB9CA"/>
              <w:right w:val="single" w:sz="4" w:space="0" w:color="ACB9CA"/>
            </w:tcBorders>
            <w:shd w:val="clear" w:color="000000" w:fill="FFFFFF"/>
            <w:vAlign w:val="center"/>
          </w:tcPr>
          <w:p w14:paraId="7EAD2641" w14:textId="77777777" w:rsidR="00875EA5" w:rsidRPr="00C47FE2" w:rsidRDefault="00875EA5" w:rsidP="00875EA5">
            <w:pPr>
              <w:spacing w:before="0" w:after="0" w:line="240" w:lineRule="auto"/>
              <w:jc w:val="right"/>
              <w:rPr>
                <w:ins w:id="537" w:author="khanguyen" w:date="2017-03-17T22:39:00Z"/>
                <w:rFonts w:eastAsia="Times New Roman" w:cs="Arial"/>
                <w:color w:val="4B4B63"/>
                <w:sz w:val="20"/>
                <w:szCs w:val="20"/>
                <w:lang w:val="en-US"/>
              </w:rPr>
            </w:pPr>
            <w:ins w:id="538" w:author="khanguyen" w:date="2017-03-17T22:39:00Z">
              <w:r>
                <w:rPr>
                  <w:rFonts w:cs="Arial"/>
                  <w:color w:val="4B4B63"/>
                  <w:sz w:val="20"/>
                  <w:szCs w:val="20"/>
                </w:rPr>
                <w:t>294764</w:t>
              </w:r>
            </w:ins>
          </w:p>
        </w:tc>
        <w:tc>
          <w:tcPr>
            <w:tcW w:w="1071" w:type="dxa"/>
            <w:tcBorders>
              <w:top w:val="nil"/>
              <w:left w:val="nil"/>
              <w:bottom w:val="single" w:sz="4" w:space="0" w:color="ACB9CA"/>
              <w:right w:val="single" w:sz="4" w:space="0" w:color="ACB9CA"/>
            </w:tcBorders>
            <w:shd w:val="clear" w:color="000000" w:fill="FFFFFF"/>
            <w:vAlign w:val="center"/>
          </w:tcPr>
          <w:p w14:paraId="53A19A47" w14:textId="77777777" w:rsidR="00875EA5" w:rsidRPr="00C47FE2" w:rsidRDefault="00875EA5" w:rsidP="00875EA5">
            <w:pPr>
              <w:spacing w:before="0" w:after="0" w:line="240" w:lineRule="auto"/>
              <w:jc w:val="right"/>
              <w:rPr>
                <w:ins w:id="539" w:author="khanguyen" w:date="2017-03-17T22:39:00Z"/>
                <w:rFonts w:eastAsia="Times New Roman" w:cs="Arial"/>
                <w:color w:val="4B4B63"/>
                <w:sz w:val="20"/>
                <w:szCs w:val="20"/>
                <w:lang w:val="en-US"/>
              </w:rPr>
            </w:pPr>
            <w:ins w:id="540" w:author="khanguyen" w:date="2017-03-17T22:39:00Z">
              <w:r>
                <w:rPr>
                  <w:rFonts w:cs="Arial"/>
                  <w:color w:val="4B4B63"/>
                  <w:sz w:val="20"/>
                  <w:szCs w:val="20"/>
                </w:rPr>
                <w:t>294764</w:t>
              </w:r>
            </w:ins>
          </w:p>
        </w:tc>
        <w:tc>
          <w:tcPr>
            <w:tcW w:w="1230" w:type="dxa"/>
            <w:tcBorders>
              <w:top w:val="nil"/>
              <w:left w:val="nil"/>
              <w:bottom w:val="single" w:sz="4" w:space="0" w:color="ACB9CA"/>
              <w:right w:val="single" w:sz="4" w:space="0" w:color="ACB9CA"/>
            </w:tcBorders>
            <w:shd w:val="clear" w:color="000000" w:fill="FFFFFF"/>
            <w:vAlign w:val="center"/>
          </w:tcPr>
          <w:p w14:paraId="79A869A2" w14:textId="77777777" w:rsidR="00875EA5" w:rsidRPr="00C47FE2" w:rsidRDefault="00875EA5" w:rsidP="00875EA5">
            <w:pPr>
              <w:spacing w:before="0" w:after="0" w:line="240" w:lineRule="auto"/>
              <w:jc w:val="right"/>
              <w:rPr>
                <w:ins w:id="541" w:author="khanguyen" w:date="2017-03-17T22:39:00Z"/>
                <w:rFonts w:eastAsia="Times New Roman" w:cs="Arial"/>
                <w:color w:val="4B4B63"/>
                <w:sz w:val="20"/>
                <w:szCs w:val="20"/>
                <w:lang w:val="en-US"/>
              </w:rPr>
            </w:pPr>
            <w:ins w:id="542" w:author="khanguyen" w:date="2017-03-17T22:39:00Z">
              <w:r>
                <w:rPr>
                  <w:rFonts w:cs="Arial"/>
                  <w:color w:val="4B4B63"/>
                  <w:sz w:val="20"/>
                  <w:szCs w:val="20"/>
                </w:rPr>
                <w:t>0%</w:t>
              </w:r>
            </w:ins>
          </w:p>
        </w:tc>
      </w:tr>
      <w:tr w:rsidR="00875EA5" w:rsidRPr="00C47FE2" w14:paraId="7B400B55" w14:textId="77777777" w:rsidTr="006C6340">
        <w:trPr>
          <w:trHeight w:val="300"/>
          <w:ins w:id="543"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335BB5F8" w14:textId="77777777" w:rsidR="00875EA5" w:rsidRPr="00C47FE2" w:rsidRDefault="00875EA5" w:rsidP="00875EA5">
            <w:pPr>
              <w:spacing w:before="0" w:after="0" w:line="240" w:lineRule="auto"/>
              <w:ind w:firstLineChars="100" w:firstLine="200"/>
              <w:rPr>
                <w:ins w:id="544" w:author="khanguyen" w:date="2017-03-17T22:39:00Z"/>
                <w:rFonts w:eastAsia="Times New Roman" w:cs="Arial"/>
                <w:color w:val="4B4B63"/>
                <w:sz w:val="20"/>
                <w:szCs w:val="20"/>
                <w:lang w:val="en-US"/>
              </w:rPr>
            </w:pPr>
            <w:ins w:id="545" w:author="khanguyen" w:date="2017-03-17T22:39:00Z">
              <w:r>
                <w:rPr>
                  <w:rFonts w:cs="Arial"/>
                  <w:color w:val="4B4B63"/>
                  <w:sz w:val="20"/>
                  <w:szCs w:val="20"/>
                </w:rPr>
                <w:t>DEL Empty project</w:t>
              </w:r>
            </w:ins>
          </w:p>
        </w:tc>
        <w:tc>
          <w:tcPr>
            <w:tcW w:w="1232" w:type="dxa"/>
            <w:tcBorders>
              <w:top w:val="nil"/>
              <w:left w:val="nil"/>
              <w:bottom w:val="single" w:sz="4" w:space="0" w:color="ACB9CA"/>
              <w:right w:val="single" w:sz="4" w:space="0" w:color="ACB9CA"/>
            </w:tcBorders>
            <w:shd w:val="clear" w:color="000000" w:fill="FFFFFF"/>
            <w:vAlign w:val="center"/>
          </w:tcPr>
          <w:p w14:paraId="6060A948" w14:textId="77777777" w:rsidR="00875EA5" w:rsidRPr="00C47FE2" w:rsidRDefault="00875EA5" w:rsidP="00875EA5">
            <w:pPr>
              <w:spacing w:before="0" w:after="0" w:line="240" w:lineRule="auto"/>
              <w:jc w:val="right"/>
              <w:rPr>
                <w:ins w:id="546" w:author="khanguyen" w:date="2017-03-17T22:39:00Z"/>
                <w:rFonts w:eastAsia="Times New Roman" w:cs="Arial"/>
                <w:color w:val="4B4B63"/>
                <w:sz w:val="20"/>
                <w:szCs w:val="20"/>
                <w:lang w:val="en-US"/>
              </w:rPr>
            </w:pPr>
            <w:ins w:id="547" w:author="khanguyen" w:date="2017-03-17T22:39:00Z">
              <w:r>
                <w:rPr>
                  <w:rFonts w:cs="Arial"/>
                  <w:color w:val="4B4B63"/>
                  <w:sz w:val="20"/>
                  <w:szCs w:val="20"/>
                </w:rPr>
                <w:t>4</w:t>
              </w:r>
            </w:ins>
          </w:p>
        </w:tc>
        <w:tc>
          <w:tcPr>
            <w:tcW w:w="1378" w:type="dxa"/>
            <w:tcBorders>
              <w:top w:val="nil"/>
              <w:left w:val="nil"/>
              <w:bottom w:val="single" w:sz="4" w:space="0" w:color="ACB9CA"/>
              <w:right w:val="single" w:sz="4" w:space="0" w:color="ACB9CA"/>
            </w:tcBorders>
            <w:shd w:val="clear" w:color="000000" w:fill="FFFFFF"/>
            <w:vAlign w:val="center"/>
          </w:tcPr>
          <w:p w14:paraId="774B2637" w14:textId="77777777" w:rsidR="00875EA5" w:rsidRPr="00C47FE2" w:rsidRDefault="00875EA5" w:rsidP="00875EA5">
            <w:pPr>
              <w:spacing w:before="0" w:after="0" w:line="240" w:lineRule="auto"/>
              <w:jc w:val="right"/>
              <w:rPr>
                <w:ins w:id="548" w:author="khanguyen" w:date="2017-03-17T22:39:00Z"/>
                <w:rFonts w:eastAsia="Times New Roman" w:cs="Arial"/>
                <w:color w:val="4B4B63"/>
                <w:sz w:val="20"/>
                <w:szCs w:val="20"/>
                <w:lang w:val="en-US"/>
              </w:rPr>
            </w:pPr>
            <w:ins w:id="549" w:author="khanguyen" w:date="2017-03-17T22:39:00Z">
              <w:r>
                <w:rPr>
                  <w:rFonts w:cs="Arial"/>
                  <w:color w:val="4B4B63"/>
                  <w:sz w:val="20"/>
                  <w:szCs w:val="20"/>
                </w:rPr>
                <w:t>261933.3</w:t>
              </w:r>
            </w:ins>
          </w:p>
        </w:tc>
        <w:tc>
          <w:tcPr>
            <w:tcW w:w="990" w:type="dxa"/>
            <w:tcBorders>
              <w:top w:val="nil"/>
              <w:left w:val="nil"/>
              <w:bottom w:val="single" w:sz="4" w:space="0" w:color="ACB9CA"/>
              <w:right w:val="single" w:sz="4" w:space="0" w:color="ACB9CA"/>
            </w:tcBorders>
            <w:shd w:val="clear" w:color="000000" w:fill="FFFFFF"/>
            <w:vAlign w:val="center"/>
          </w:tcPr>
          <w:p w14:paraId="1905FDE0" w14:textId="77777777" w:rsidR="00875EA5" w:rsidRPr="00C47FE2" w:rsidRDefault="00875EA5" w:rsidP="00875EA5">
            <w:pPr>
              <w:spacing w:before="0" w:after="0" w:line="240" w:lineRule="auto"/>
              <w:jc w:val="right"/>
              <w:rPr>
                <w:ins w:id="550" w:author="khanguyen" w:date="2017-03-17T22:39:00Z"/>
                <w:rFonts w:eastAsia="Times New Roman" w:cs="Arial"/>
                <w:color w:val="4B4B63"/>
                <w:sz w:val="20"/>
                <w:szCs w:val="20"/>
                <w:lang w:val="en-US"/>
              </w:rPr>
            </w:pPr>
            <w:ins w:id="551" w:author="khanguyen" w:date="2017-03-17T22:39:00Z">
              <w:r>
                <w:rPr>
                  <w:rFonts w:cs="Arial"/>
                  <w:color w:val="4B4B63"/>
                  <w:sz w:val="20"/>
                  <w:szCs w:val="20"/>
                </w:rPr>
                <w:t>292607</w:t>
              </w:r>
            </w:ins>
          </w:p>
        </w:tc>
        <w:tc>
          <w:tcPr>
            <w:tcW w:w="1070" w:type="dxa"/>
            <w:tcBorders>
              <w:top w:val="nil"/>
              <w:left w:val="nil"/>
              <w:bottom w:val="single" w:sz="4" w:space="0" w:color="ACB9CA"/>
              <w:right w:val="single" w:sz="4" w:space="0" w:color="ACB9CA"/>
            </w:tcBorders>
            <w:shd w:val="clear" w:color="000000" w:fill="FFFFFF"/>
            <w:vAlign w:val="center"/>
          </w:tcPr>
          <w:p w14:paraId="15E93173" w14:textId="77777777" w:rsidR="00875EA5" w:rsidRPr="00C47FE2" w:rsidRDefault="00875EA5" w:rsidP="00875EA5">
            <w:pPr>
              <w:spacing w:before="0" w:after="0" w:line="240" w:lineRule="auto"/>
              <w:jc w:val="right"/>
              <w:rPr>
                <w:ins w:id="552" w:author="khanguyen" w:date="2017-03-17T22:39:00Z"/>
                <w:rFonts w:eastAsia="Times New Roman" w:cs="Arial"/>
                <w:color w:val="4B4B63"/>
                <w:sz w:val="20"/>
                <w:szCs w:val="20"/>
                <w:lang w:val="en-US"/>
              </w:rPr>
            </w:pPr>
            <w:ins w:id="553" w:author="khanguyen" w:date="2017-03-17T22:39:00Z">
              <w:r>
                <w:rPr>
                  <w:rFonts w:cs="Arial"/>
                  <w:color w:val="4B4B63"/>
                  <w:sz w:val="20"/>
                  <w:szCs w:val="20"/>
                </w:rPr>
                <w:t>292607</w:t>
              </w:r>
            </w:ins>
          </w:p>
        </w:tc>
        <w:tc>
          <w:tcPr>
            <w:tcW w:w="1070" w:type="dxa"/>
            <w:tcBorders>
              <w:top w:val="nil"/>
              <w:left w:val="nil"/>
              <w:bottom w:val="single" w:sz="4" w:space="0" w:color="ACB9CA"/>
              <w:right w:val="single" w:sz="4" w:space="0" w:color="ACB9CA"/>
            </w:tcBorders>
            <w:shd w:val="clear" w:color="000000" w:fill="FFFFFF"/>
            <w:vAlign w:val="center"/>
          </w:tcPr>
          <w:p w14:paraId="2E1ACFA9" w14:textId="77777777" w:rsidR="00875EA5" w:rsidRPr="00C47FE2" w:rsidRDefault="00875EA5" w:rsidP="00875EA5">
            <w:pPr>
              <w:spacing w:before="0" w:after="0" w:line="240" w:lineRule="auto"/>
              <w:jc w:val="right"/>
              <w:rPr>
                <w:ins w:id="554" w:author="khanguyen" w:date="2017-03-17T22:39:00Z"/>
                <w:rFonts w:eastAsia="Times New Roman" w:cs="Arial"/>
                <w:color w:val="4B4B63"/>
                <w:sz w:val="20"/>
                <w:szCs w:val="20"/>
                <w:lang w:val="en-US"/>
              </w:rPr>
            </w:pPr>
            <w:ins w:id="555" w:author="khanguyen" w:date="2017-03-17T22:39:00Z">
              <w:r>
                <w:rPr>
                  <w:rFonts w:cs="Arial"/>
                  <w:color w:val="4B4B63"/>
                  <w:sz w:val="20"/>
                  <w:szCs w:val="20"/>
                </w:rPr>
                <w:t>292607</w:t>
              </w:r>
            </w:ins>
          </w:p>
        </w:tc>
        <w:tc>
          <w:tcPr>
            <w:tcW w:w="1071" w:type="dxa"/>
            <w:tcBorders>
              <w:top w:val="nil"/>
              <w:left w:val="nil"/>
              <w:bottom w:val="single" w:sz="4" w:space="0" w:color="ACB9CA"/>
              <w:right w:val="single" w:sz="4" w:space="0" w:color="ACB9CA"/>
            </w:tcBorders>
            <w:shd w:val="clear" w:color="000000" w:fill="FFFFFF"/>
            <w:vAlign w:val="center"/>
          </w:tcPr>
          <w:p w14:paraId="559D59CA" w14:textId="77777777" w:rsidR="00875EA5" w:rsidRPr="00C47FE2" w:rsidRDefault="00875EA5" w:rsidP="00875EA5">
            <w:pPr>
              <w:spacing w:before="0" w:after="0" w:line="240" w:lineRule="auto"/>
              <w:jc w:val="right"/>
              <w:rPr>
                <w:ins w:id="556" w:author="khanguyen" w:date="2017-03-17T22:39:00Z"/>
                <w:rFonts w:eastAsia="Times New Roman" w:cs="Arial"/>
                <w:color w:val="4B4B63"/>
                <w:sz w:val="20"/>
                <w:szCs w:val="20"/>
                <w:lang w:val="en-US"/>
              </w:rPr>
            </w:pPr>
            <w:ins w:id="557" w:author="khanguyen" w:date="2017-03-17T22:39:00Z">
              <w:r>
                <w:rPr>
                  <w:rFonts w:cs="Arial"/>
                  <w:color w:val="4B4B63"/>
                  <w:sz w:val="20"/>
                  <w:szCs w:val="20"/>
                </w:rPr>
                <w:t>188357</w:t>
              </w:r>
            </w:ins>
          </w:p>
        </w:tc>
        <w:tc>
          <w:tcPr>
            <w:tcW w:w="1071" w:type="dxa"/>
            <w:tcBorders>
              <w:top w:val="nil"/>
              <w:left w:val="nil"/>
              <w:bottom w:val="single" w:sz="4" w:space="0" w:color="ACB9CA"/>
              <w:right w:val="single" w:sz="4" w:space="0" w:color="ACB9CA"/>
            </w:tcBorders>
            <w:shd w:val="clear" w:color="000000" w:fill="FFFFFF"/>
            <w:vAlign w:val="center"/>
          </w:tcPr>
          <w:p w14:paraId="108A7A98" w14:textId="77777777" w:rsidR="00875EA5" w:rsidRPr="00C47FE2" w:rsidRDefault="00875EA5" w:rsidP="00875EA5">
            <w:pPr>
              <w:spacing w:before="0" w:after="0" w:line="240" w:lineRule="auto"/>
              <w:jc w:val="right"/>
              <w:rPr>
                <w:ins w:id="558" w:author="khanguyen" w:date="2017-03-17T22:39:00Z"/>
                <w:rFonts w:eastAsia="Times New Roman" w:cs="Arial"/>
                <w:color w:val="4B4B63"/>
                <w:sz w:val="20"/>
                <w:szCs w:val="20"/>
                <w:lang w:val="en-US"/>
              </w:rPr>
            </w:pPr>
            <w:ins w:id="559" w:author="khanguyen" w:date="2017-03-17T22:39:00Z">
              <w:r>
                <w:rPr>
                  <w:rFonts w:cs="Arial"/>
                  <w:color w:val="4B4B63"/>
                  <w:sz w:val="20"/>
                  <w:szCs w:val="20"/>
                </w:rPr>
                <w:t>292437</w:t>
              </w:r>
            </w:ins>
          </w:p>
        </w:tc>
        <w:tc>
          <w:tcPr>
            <w:tcW w:w="1230" w:type="dxa"/>
            <w:tcBorders>
              <w:top w:val="nil"/>
              <w:left w:val="nil"/>
              <w:bottom w:val="single" w:sz="4" w:space="0" w:color="ACB9CA"/>
              <w:right w:val="single" w:sz="4" w:space="0" w:color="ACB9CA"/>
            </w:tcBorders>
            <w:shd w:val="clear" w:color="000000" w:fill="FFFFFF"/>
            <w:vAlign w:val="center"/>
          </w:tcPr>
          <w:p w14:paraId="2B8DD563" w14:textId="77777777" w:rsidR="00875EA5" w:rsidRPr="00C47FE2" w:rsidRDefault="00875EA5" w:rsidP="00875EA5">
            <w:pPr>
              <w:spacing w:before="0" w:after="0" w:line="240" w:lineRule="auto"/>
              <w:jc w:val="right"/>
              <w:rPr>
                <w:ins w:id="560" w:author="khanguyen" w:date="2017-03-17T22:39:00Z"/>
                <w:rFonts w:eastAsia="Times New Roman" w:cs="Arial"/>
                <w:color w:val="4B4B63"/>
                <w:sz w:val="20"/>
                <w:szCs w:val="20"/>
                <w:lang w:val="en-US"/>
              </w:rPr>
            </w:pPr>
            <w:ins w:id="561" w:author="khanguyen" w:date="2017-03-17T22:39:00Z">
              <w:r>
                <w:rPr>
                  <w:rFonts w:cs="Arial"/>
                  <w:color w:val="4B4B63"/>
                  <w:sz w:val="20"/>
                  <w:szCs w:val="20"/>
                </w:rPr>
                <w:t>0%</w:t>
              </w:r>
            </w:ins>
          </w:p>
        </w:tc>
      </w:tr>
      <w:tr w:rsidR="00875EA5" w:rsidRPr="00C47FE2" w14:paraId="60E64924" w14:textId="77777777" w:rsidTr="006C6340">
        <w:trPr>
          <w:trHeight w:val="300"/>
          <w:ins w:id="562"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62FFA9F2" w14:textId="77777777" w:rsidR="00875EA5" w:rsidRPr="00C47FE2" w:rsidRDefault="00875EA5" w:rsidP="00875EA5">
            <w:pPr>
              <w:spacing w:before="0" w:after="0" w:line="240" w:lineRule="auto"/>
              <w:ind w:firstLineChars="100" w:firstLine="200"/>
              <w:rPr>
                <w:ins w:id="563" w:author="khanguyen" w:date="2017-03-17T22:39:00Z"/>
                <w:rFonts w:eastAsia="Times New Roman" w:cs="Arial"/>
                <w:color w:val="4B4B63"/>
                <w:sz w:val="20"/>
                <w:szCs w:val="20"/>
                <w:lang w:val="en-US"/>
              </w:rPr>
            </w:pPr>
            <w:ins w:id="564" w:author="khanguyen" w:date="2017-03-17T22:39:00Z">
              <w:r>
                <w:rPr>
                  <w:rFonts w:cs="Arial"/>
                  <w:color w:val="4B4B63"/>
                  <w:sz w:val="20"/>
                  <w:szCs w:val="20"/>
                </w:rPr>
                <w:t>DELETE CompanyContact</w:t>
              </w:r>
            </w:ins>
          </w:p>
        </w:tc>
        <w:tc>
          <w:tcPr>
            <w:tcW w:w="1232" w:type="dxa"/>
            <w:tcBorders>
              <w:top w:val="nil"/>
              <w:left w:val="nil"/>
              <w:bottom w:val="single" w:sz="4" w:space="0" w:color="ACB9CA"/>
              <w:right w:val="single" w:sz="4" w:space="0" w:color="ACB9CA"/>
            </w:tcBorders>
            <w:shd w:val="clear" w:color="000000" w:fill="FFFFFF"/>
            <w:vAlign w:val="center"/>
          </w:tcPr>
          <w:p w14:paraId="0527A2AD" w14:textId="77777777" w:rsidR="00875EA5" w:rsidRPr="00C47FE2" w:rsidRDefault="00875EA5" w:rsidP="00875EA5">
            <w:pPr>
              <w:spacing w:before="0" w:after="0" w:line="240" w:lineRule="auto"/>
              <w:jc w:val="right"/>
              <w:rPr>
                <w:ins w:id="565" w:author="khanguyen" w:date="2017-03-17T22:39:00Z"/>
                <w:rFonts w:eastAsia="Times New Roman" w:cs="Arial"/>
                <w:color w:val="4B4B63"/>
                <w:sz w:val="20"/>
                <w:szCs w:val="20"/>
                <w:lang w:val="en-US"/>
              </w:rPr>
            </w:pPr>
            <w:ins w:id="566" w:author="khanguyen" w:date="2017-03-17T22:39:00Z">
              <w:r>
                <w:rPr>
                  <w:rFonts w:cs="Arial"/>
                  <w:color w:val="4B4B63"/>
                  <w:sz w:val="20"/>
                  <w:szCs w:val="20"/>
                </w:rPr>
                <w:t>1165</w:t>
              </w:r>
            </w:ins>
          </w:p>
        </w:tc>
        <w:tc>
          <w:tcPr>
            <w:tcW w:w="1378" w:type="dxa"/>
            <w:tcBorders>
              <w:top w:val="nil"/>
              <w:left w:val="nil"/>
              <w:bottom w:val="single" w:sz="4" w:space="0" w:color="ACB9CA"/>
              <w:right w:val="single" w:sz="4" w:space="0" w:color="ACB9CA"/>
            </w:tcBorders>
            <w:shd w:val="clear" w:color="000000" w:fill="FFFFFF"/>
            <w:vAlign w:val="center"/>
          </w:tcPr>
          <w:p w14:paraId="5C9880B1" w14:textId="77777777" w:rsidR="00875EA5" w:rsidRPr="00C47FE2" w:rsidRDefault="00875EA5" w:rsidP="00875EA5">
            <w:pPr>
              <w:spacing w:before="0" w:after="0" w:line="240" w:lineRule="auto"/>
              <w:jc w:val="right"/>
              <w:rPr>
                <w:ins w:id="567" w:author="khanguyen" w:date="2017-03-17T22:39:00Z"/>
                <w:rFonts w:eastAsia="Times New Roman" w:cs="Arial"/>
                <w:color w:val="4B4B63"/>
                <w:sz w:val="20"/>
                <w:szCs w:val="20"/>
                <w:lang w:val="en-US"/>
              </w:rPr>
            </w:pPr>
            <w:ins w:id="568" w:author="khanguyen" w:date="2017-03-17T22:39:00Z">
              <w:r>
                <w:rPr>
                  <w:rFonts w:cs="Arial"/>
                  <w:color w:val="4B4B63"/>
                  <w:sz w:val="20"/>
                  <w:szCs w:val="20"/>
                </w:rPr>
                <w:t>272673.4</w:t>
              </w:r>
            </w:ins>
          </w:p>
        </w:tc>
        <w:tc>
          <w:tcPr>
            <w:tcW w:w="990" w:type="dxa"/>
            <w:tcBorders>
              <w:top w:val="nil"/>
              <w:left w:val="nil"/>
              <w:bottom w:val="single" w:sz="4" w:space="0" w:color="ACB9CA"/>
              <w:right w:val="single" w:sz="4" w:space="0" w:color="ACB9CA"/>
            </w:tcBorders>
            <w:shd w:val="clear" w:color="000000" w:fill="FFFFFF"/>
            <w:vAlign w:val="center"/>
          </w:tcPr>
          <w:p w14:paraId="618DE8D4" w14:textId="77777777" w:rsidR="00875EA5" w:rsidRPr="00C47FE2" w:rsidRDefault="00875EA5" w:rsidP="00875EA5">
            <w:pPr>
              <w:spacing w:before="0" w:after="0" w:line="240" w:lineRule="auto"/>
              <w:jc w:val="right"/>
              <w:rPr>
                <w:ins w:id="569" w:author="khanguyen" w:date="2017-03-17T22:39:00Z"/>
                <w:rFonts w:eastAsia="Times New Roman" w:cs="Arial"/>
                <w:color w:val="4B4B63"/>
                <w:sz w:val="20"/>
                <w:szCs w:val="20"/>
                <w:lang w:val="en-US"/>
              </w:rPr>
            </w:pPr>
            <w:ins w:id="570" w:author="khanguyen" w:date="2017-03-17T22:39:00Z">
              <w:r>
                <w:rPr>
                  <w:rFonts w:cs="Arial"/>
                  <w:color w:val="4B4B63"/>
                  <w:sz w:val="20"/>
                  <w:szCs w:val="20"/>
                </w:rPr>
                <w:t>444343.6</w:t>
              </w:r>
            </w:ins>
          </w:p>
        </w:tc>
        <w:tc>
          <w:tcPr>
            <w:tcW w:w="1070" w:type="dxa"/>
            <w:tcBorders>
              <w:top w:val="nil"/>
              <w:left w:val="nil"/>
              <w:bottom w:val="single" w:sz="4" w:space="0" w:color="ACB9CA"/>
              <w:right w:val="single" w:sz="4" w:space="0" w:color="ACB9CA"/>
            </w:tcBorders>
            <w:shd w:val="clear" w:color="000000" w:fill="FFFFFF"/>
            <w:vAlign w:val="center"/>
          </w:tcPr>
          <w:p w14:paraId="1C2A07C0" w14:textId="77777777" w:rsidR="00875EA5" w:rsidRPr="00C47FE2" w:rsidRDefault="00875EA5" w:rsidP="00875EA5">
            <w:pPr>
              <w:spacing w:before="0" w:after="0" w:line="240" w:lineRule="auto"/>
              <w:jc w:val="right"/>
              <w:rPr>
                <w:ins w:id="571" w:author="khanguyen" w:date="2017-03-17T22:39:00Z"/>
                <w:rFonts w:eastAsia="Times New Roman" w:cs="Arial"/>
                <w:color w:val="4B4B63"/>
                <w:sz w:val="20"/>
                <w:szCs w:val="20"/>
                <w:lang w:val="en-US"/>
              </w:rPr>
            </w:pPr>
            <w:ins w:id="572" w:author="khanguyen" w:date="2017-03-17T22:39:00Z">
              <w:r>
                <w:rPr>
                  <w:rFonts w:cs="Arial"/>
                  <w:color w:val="4B4B63"/>
                  <w:sz w:val="20"/>
                  <w:szCs w:val="20"/>
                </w:rPr>
                <w:t>469997</w:t>
              </w:r>
            </w:ins>
          </w:p>
        </w:tc>
        <w:tc>
          <w:tcPr>
            <w:tcW w:w="1070" w:type="dxa"/>
            <w:tcBorders>
              <w:top w:val="nil"/>
              <w:left w:val="nil"/>
              <w:bottom w:val="single" w:sz="4" w:space="0" w:color="ACB9CA"/>
              <w:right w:val="single" w:sz="4" w:space="0" w:color="ACB9CA"/>
            </w:tcBorders>
            <w:shd w:val="clear" w:color="000000" w:fill="FFFFFF"/>
            <w:vAlign w:val="center"/>
          </w:tcPr>
          <w:p w14:paraId="13781876" w14:textId="77777777" w:rsidR="00875EA5" w:rsidRPr="00C47FE2" w:rsidRDefault="00875EA5" w:rsidP="00875EA5">
            <w:pPr>
              <w:spacing w:before="0" w:after="0" w:line="240" w:lineRule="auto"/>
              <w:jc w:val="right"/>
              <w:rPr>
                <w:ins w:id="573" w:author="khanguyen" w:date="2017-03-17T22:39:00Z"/>
                <w:rFonts w:eastAsia="Times New Roman" w:cs="Arial"/>
                <w:color w:val="4B4B63"/>
                <w:sz w:val="20"/>
                <w:szCs w:val="20"/>
                <w:lang w:val="en-US"/>
              </w:rPr>
            </w:pPr>
            <w:ins w:id="574" w:author="khanguyen" w:date="2017-03-17T22:39:00Z">
              <w:r>
                <w:rPr>
                  <w:rFonts w:cs="Arial"/>
                  <w:color w:val="4B4B63"/>
                  <w:sz w:val="20"/>
                  <w:szCs w:val="20"/>
                </w:rPr>
                <w:t>518508.4</w:t>
              </w:r>
            </w:ins>
          </w:p>
        </w:tc>
        <w:tc>
          <w:tcPr>
            <w:tcW w:w="1071" w:type="dxa"/>
            <w:tcBorders>
              <w:top w:val="nil"/>
              <w:left w:val="nil"/>
              <w:bottom w:val="single" w:sz="4" w:space="0" w:color="ACB9CA"/>
              <w:right w:val="single" w:sz="4" w:space="0" w:color="ACB9CA"/>
            </w:tcBorders>
            <w:shd w:val="clear" w:color="000000" w:fill="FFFFFF"/>
            <w:vAlign w:val="center"/>
          </w:tcPr>
          <w:p w14:paraId="014F13D4" w14:textId="77777777" w:rsidR="00875EA5" w:rsidRPr="00C47FE2" w:rsidRDefault="00875EA5" w:rsidP="00875EA5">
            <w:pPr>
              <w:spacing w:before="0" w:after="0" w:line="240" w:lineRule="auto"/>
              <w:jc w:val="right"/>
              <w:rPr>
                <w:ins w:id="575" w:author="khanguyen" w:date="2017-03-17T22:39:00Z"/>
                <w:rFonts w:eastAsia="Times New Roman" w:cs="Arial"/>
                <w:color w:val="4B4B63"/>
                <w:sz w:val="20"/>
                <w:szCs w:val="20"/>
                <w:lang w:val="en-US"/>
              </w:rPr>
            </w:pPr>
            <w:ins w:id="576" w:author="khanguyen" w:date="2017-03-17T22:39:00Z">
              <w:r>
                <w:rPr>
                  <w:rFonts w:cs="Arial"/>
                  <w:color w:val="4B4B63"/>
                  <w:sz w:val="20"/>
                  <w:szCs w:val="20"/>
                </w:rPr>
                <w:t>30512</w:t>
              </w:r>
            </w:ins>
          </w:p>
        </w:tc>
        <w:tc>
          <w:tcPr>
            <w:tcW w:w="1071" w:type="dxa"/>
            <w:tcBorders>
              <w:top w:val="nil"/>
              <w:left w:val="nil"/>
              <w:bottom w:val="single" w:sz="4" w:space="0" w:color="ACB9CA"/>
              <w:right w:val="single" w:sz="4" w:space="0" w:color="ACB9CA"/>
            </w:tcBorders>
            <w:shd w:val="clear" w:color="000000" w:fill="FFFFFF"/>
            <w:vAlign w:val="center"/>
          </w:tcPr>
          <w:p w14:paraId="51B85EE4" w14:textId="77777777" w:rsidR="00875EA5" w:rsidRPr="00C47FE2" w:rsidRDefault="00875EA5" w:rsidP="00875EA5">
            <w:pPr>
              <w:spacing w:before="0" w:after="0" w:line="240" w:lineRule="auto"/>
              <w:jc w:val="right"/>
              <w:rPr>
                <w:ins w:id="577" w:author="khanguyen" w:date="2017-03-17T22:39:00Z"/>
                <w:rFonts w:eastAsia="Times New Roman" w:cs="Arial"/>
                <w:color w:val="4B4B63"/>
                <w:sz w:val="20"/>
                <w:szCs w:val="20"/>
                <w:lang w:val="en-US"/>
              </w:rPr>
            </w:pPr>
            <w:ins w:id="578" w:author="khanguyen" w:date="2017-03-17T22:39:00Z">
              <w:r>
                <w:rPr>
                  <w:rFonts w:cs="Arial"/>
                  <w:color w:val="4B4B63"/>
                  <w:sz w:val="20"/>
                  <w:szCs w:val="20"/>
                </w:rPr>
                <w:t>552405</w:t>
              </w:r>
            </w:ins>
          </w:p>
        </w:tc>
        <w:tc>
          <w:tcPr>
            <w:tcW w:w="1230" w:type="dxa"/>
            <w:tcBorders>
              <w:top w:val="nil"/>
              <w:left w:val="nil"/>
              <w:bottom w:val="single" w:sz="4" w:space="0" w:color="ACB9CA"/>
              <w:right w:val="single" w:sz="4" w:space="0" w:color="ACB9CA"/>
            </w:tcBorders>
            <w:shd w:val="clear" w:color="000000" w:fill="FFFFFF"/>
            <w:vAlign w:val="center"/>
          </w:tcPr>
          <w:p w14:paraId="291D377C" w14:textId="77777777" w:rsidR="00875EA5" w:rsidRPr="00C47FE2" w:rsidRDefault="00875EA5" w:rsidP="00875EA5">
            <w:pPr>
              <w:spacing w:before="0" w:after="0" w:line="240" w:lineRule="auto"/>
              <w:jc w:val="right"/>
              <w:rPr>
                <w:ins w:id="579" w:author="khanguyen" w:date="2017-03-17T22:39:00Z"/>
                <w:rFonts w:eastAsia="Times New Roman" w:cs="Arial"/>
                <w:color w:val="4B4B63"/>
                <w:sz w:val="20"/>
                <w:szCs w:val="20"/>
                <w:lang w:val="en-US"/>
              </w:rPr>
            </w:pPr>
            <w:ins w:id="580" w:author="khanguyen" w:date="2017-03-17T22:39:00Z">
              <w:r>
                <w:rPr>
                  <w:rFonts w:cs="Arial"/>
                  <w:color w:val="4B4B63"/>
                  <w:sz w:val="20"/>
                  <w:szCs w:val="20"/>
                </w:rPr>
                <w:t>0%</w:t>
              </w:r>
            </w:ins>
          </w:p>
        </w:tc>
      </w:tr>
      <w:tr w:rsidR="00875EA5" w:rsidRPr="00C47FE2" w14:paraId="0AC84256" w14:textId="77777777" w:rsidTr="006C6340">
        <w:trPr>
          <w:trHeight w:val="300"/>
          <w:ins w:id="581"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7D90D3A6" w14:textId="77777777" w:rsidR="00875EA5" w:rsidRPr="00C47FE2" w:rsidRDefault="00875EA5" w:rsidP="00875EA5">
            <w:pPr>
              <w:spacing w:before="0" w:after="0" w:line="240" w:lineRule="auto"/>
              <w:ind w:firstLineChars="100" w:firstLine="200"/>
              <w:rPr>
                <w:ins w:id="582" w:author="khanguyen" w:date="2017-03-17T22:39:00Z"/>
                <w:rFonts w:eastAsia="Times New Roman" w:cs="Arial"/>
                <w:color w:val="4B4B63"/>
                <w:sz w:val="20"/>
                <w:szCs w:val="20"/>
                <w:lang w:val="en-US"/>
              </w:rPr>
            </w:pPr>
            <w:ins w:id="583" w:author="khanguyen" w:date="2017-03-17T22:39:00Z">
              <w:r>
                <w:rPr>
                  <w:rFonts w:cs="Arial"/>
                  <w:color w:val="4B4B63"/>
                  <w:sz w:val="20"/>
                  <w:szCs w:val="20"/>
                </w:rPr>
                <w:t>DELETE Expenses</w:t>
              </w:r>
            </w:ins>
          </w:p>
        </w:tc>
        <w:tc>
          <w:tcPr>
            <w:tcW w:w="1232" w:type="dxa"/>
            <w:tcBorders>
              <w:top w:val="nil"/>
              <w:left w:val="nil"/>
              <w:bottom w:val="single" w:sz="4" w:space="0" w:color="ACB9CA"/>
              <w:right w:val="single" w:sz="4" w:space="0" w:color="ACB9CA"/>
            </w:tcBorders>
            <w:shd w:val="clear" w:color="000000" w:fill="FFFFFF"/>
            <w:vAlign w:val="center"/>
          </w:tcPr>
          <w:p w14:paraId="381484E3" w14:textId="77777777" w:rsidR="00875EA5" w:rsidRPr="00C47FE2" w:rsidRDefault="00875EA5" w:rsidP="00875EA5">
            <w:pPr>
              <w:spacing w:before="0" w:after="0" w:line="240" w:lineRule="auto"/>
              <w:jc w:val="right"/>
              <w:rPr>
                <w:ins w:id="584" w:author="khanguyen" w:date="2017-03-17T22:39:00Z"/>
                <w:rFonts w:eastAsia="Times New Roman" w:cs="Arial"/>
                <w:color w:val="4B4B63"/>
                <w:sz w:val="20"/>
                <w:szCs w:val="20"/>
                <w:lang w:val="en-US"/>
              </w:rPr>
            </w:pPr>
            <w:ins w:id="585" w:author="khanguyen" w:date="2017-03-17T22:39:00Z">
              <w:r>
                <w:rPr>
                  <w:rFonts w:cs="Arial"/>
                  <w:color w:val="4B4B63"/>
                  <w:sz w:val="20"/>
                  <w:szCs w:val="20"/>
                </w:rPr>
                <w:t>884</w:t>
              </w:r>
            </w:ins>
          </w:p>
        </w:tc>
        <w:tc>
          <w:tcPr>
            <w:tcW w:w="1378" w:type="dxa"/>
            <w:tcBorders>
              <w:top w:val="nil"/>
              <w:left w:val="nil"/>
              <w:bottom w:val="single" w:sz="4" w:space="0" w:color="ACB9CA"/>
              <w:right w:val="single" w:sz="4" w:space="0" w:color="ACB9CA"/>
            </w:tcBorders>
            <w:shd w:val="clear" w:color="000000" w:fill="FFFFFF"/>
            <w:vAlign w:val="center"/>
          </w:tcPr>
          <w:p w14:paraId="063ABC6E" w14:textId="77777777" w:rsidR="00875EA5" w:rsidRPr="00C47FE2" w:rsidRDefault="00875EA5" w:rsidP="00875EA5">
            <w:pPr>
              <w:spacing w:before="0" w:after="0" w:line="240" w:lineRule="auto"/>
              <w:jc w:val="right"/>
              <w:rPr>
                <w:ins w:id="586" w:author="khanguyen" w:date="2017-03-17T22:39:00Z"/>
                <w:rFonts w:eastAsia="Times New Roman" w:cs="Arial"/>
                <w:color w:val="4B4B63"/>
                <w:sz w:val="20"/>
                <w:szCs w:val="20"/>
                <w:lang w:val="en-US"/>
              </w:rPr>
            </w:pPr>
            <w:ins w:id="587" w:author="khanguyen" w:date="2017-03-17T22:39:00Z">
              <w:r>
                <w:rPr>
                  <w:rFonts w:cs="Arial"/>
                  <w:color w:val="4B4B63"/>
                  <w:sz w:val="20"/>
                  <w:szCs w:val="20"/>
                </w:rPr>
                <w:t>254735.4</w:t>
              </w:r>
            </w:ins>
          </w:p>
        </w:tc>
        <w:tc>
          <w:tcPr>
            <w:tcW w:w="990" w:type="dxa"/>
            <w:tcBorders>
              <w:top w:val="nil"/>
              <w:left w:val="nil"/>
              <w:bottom w:val="single" w:sz="4" w:space="0" w:color="ACB9CA"/>
              <w:right w:val="single" w:sz="4" w:space="0" w:color="ACB9CA"/>
            </w:tcBorders>
            <w:shd w:val="clear" w:color="000000" w:fill="FFFFFF"/>
            <w:vAlign w:val="center"/>
          </w:tcPr>
          <w:p w14:paraId="165B71C6" w14:textId="77777777" w:rsidR="00875EA5" w:rsidRPr="00C47FE2" w:rsidRDefault="00875EA5" w:rsidP="00875EA5">
            <w:pPr>
              <w:spacing w:before="0" w:after="0" w:line="240" w:lineRule="auto"/>
              <w:jc w:val="right"/>
              <w:rPr>
                <w:ins w:id="588" w:author="khanguyen" w:date="2017-03-17T22:39:00Z"/>
                <w:rFonts w:eastAsia="Times New Roman" w:cs="Arial"/>
                <w:color w:val="4B4B63"/>
                <w:sz w:val="20"/>
                <w:szCs w:val="20"/>
                <w:lang w:val="en-US"/>
              </w:rPr>
            </w:pPr>
            <w:ins w:id="589" w:author="khanguyen" w:date="2017-03-17T22:39:00Z">
              <w:r>
                <w:rPr>
                  <w:rFonts w:cs="Arial"/>
                  <w:color w:val="4B4B63"/>
                  <w:sz w:val="20"/>
                  <w:szCs w:val="20"/>
                </w:rPr>
                <w:t>435684.1</w:t>
              </w:r>
            </w:ins>
          </w:p>
        </w:tc>
        <w:tc>
          <w:tcPr>
            <w:tcW w:w="1070" w:type="dxa"/>
            <w:tcBorders>
              <w:top w:val="nil"/>
              <w:left w:val="nil"/>
              <w:bottom w:val="single" w:sz="4" w:space="0" w:color="ACB9CA"/>
              <w:right w:val="single" w:sz="4" w:space="0" w:color="ACB9CA"/>
            </w:tcBorders>
            <w:shd w:val="clear" w:color="000000" w:fill="FFFFFF"/>
            <w:vAlign w:val="center"/>
          </w:tcPr>
          <w:p w14:paraId="4D287A0B" w14:textId="77777777" w:rsidR="00875EA5" w:rsidRPr="00C47FE2" w:rsidRDefault="00875EA5" w:rsidP="00875EA5">
            <w:pPr>
              <w:spacing w:before="0" w:after="0" w:line="240" w:lineRule="auto"/>
              <w:jc w:val="right"/>
              <w:rPr>
                <w:ins w:id="590" w:author="khanguyen" w:date="2017-03-17T22:39:00Z"/>
                <w:rFonts w:eastAsia="Times New Roman" w:cs="Arial"/>
                <w:color w:val="4B4B63"/>
                <w:sz w:val="20"/>
                <w:szCs w:val="20"/>
                <w:lang w:val="en-US"/>
              </w:rPr>
            </w:pPr>
            <w:ins w:id="591" w:author="khanguyen" w:date="2017-03-17T22:39:00Z">
              <w:r>
                <w:rPr>
                  <w:rFonts w:cs="Arial"/>
                  <w:color w:val="4B4B63"/>
                  <w:sz w:val="20"/>
                  <w:szCs w:val="20"/>
                </w:rPr>
                <w:t>462352.1</w:t>
              </w:r>
            </w:ins>
          </w:p>
        </w:tc>
        <w:tc>
          <w:tcPr>
            <w:tcW w:w="1070" w:type="dxa"/>
            <w:tcBorders>
              <w:top w:val="nil"/>
              <w:left w:val="nil"/>
              <w:bottom w:val="single" w:sz="4" w:space="0" w:color="ACB9CA"/>
              <w:right w:val="single" w:sz="4" w:space="0" w:color="ACB9CA"/>
            </w:tcBorders>
            <w:shd w:val="clear" w:color="000000" w:fill="FFFFFF"/>
            <w:vAlign w:val="center"/>
          </w:tcPr>
          <w:p w14:paraId="24DECBEB" w14:textId="77777777" w:rsidR="00875EA5" w:rsidRPr="00C47FE2" w:rsidRDefault="00875EA5" w:rsidP="00875EA5">
            <w:pPr>
              <w:spacing w:before="0" w:after="0" w:line="240" w:lineRule="auto"/>
              <w:jc w:val="right"/>
              <w:rPr>
                <w:ins w:id="592" w:author="khanguyen" w:date="2017-03-17T22:39:00Z"/>
                <w:rFonts w:eastAsia="Times New Roman" w:cs="Arial"/>
                <w:color w:val="4B4B63"/>
                <w:sz w:val="20"/>
                <w:szCs w:val="20"/>
                <w:lang w:val="en-US"/>
              </w:rPr>
            </w:pPr>
            <w:ins w:id="593" w:author="khanguyen" w:date="2017-03-17T22:39:00Z">
              <w:r>
                <w:rPr>
                  <w:rFonts w:cs="Arial"/>
                  <w:color w:val="4B4B63"/>
                  <w:sz w:val="20"/>
                  <w:szCs w:val="20"/>
                </w:rPr>
                <w:t>517522.4</w:t>
              </w:r>
            </w:ins>
          </w:p>
        </w:tc>
        <w:tc>
          <w:tcPr>
            <w:tcW w:w="1071" w:type="dxa"/>
            <w:tcBorders>
              <w:top w:val="nil"/>
              <w:left w:val="nil"/>
              <w:bottom w:val="single" w:sz="4" w:space="0" w:color="ACB9CA"/>
              <w:right w:val="single" w:sz="4" w:space="0" w:color="ACB9CA"/>
            </w:tcBorders>
            <w:shd w:val="clear" w:color="000000" w:fill="FFFFFF"/>
            <w:vAlign w:val="center"/>
          </w:tcPr>
          <w:p w14:paraId="1241BAA2" w14:textId="77777777" w:rsidR="00875EA5" w:rsidRPr="00C47FE2" w:rsidRDefault="00875EA5" w:rsidP="00875EA5">
            <w:pPr>
              <w:spacing w:before="0" w:after="0" w:line="240" w:lineRule="auto"/>
              <w:jc w:val="right"/>
              <w:rPr>
                <w:ins w:id="594" w:author="khanguyen" w:date="2017-03-17T22:39:00Z"/>
                <w:rFonts w:eastAsia="Times New Roman" w:cs="Arial"/>
                <w:color w:val="4B4B63"/>
                <w:sz w:val="20"/>
                <w:szCs w:val="20"/>
                <w:lang w:val="en-US"/>
              </w:rPr>
            </w:pPr>
            <w:ins w:id="595" w:author="khanguyen" w:date="2017-03-17T22:39:00Z">
              <w:r>
                <w:rPr>
                  <w:rFonts w:cs="Arial"/>
                  <w:color w:val="4B4B63"/>
                  <w:sz w:val="20"/>
                  <w:szCs w:val="20"/>
                </w:rPr>
                <w:t>0</w:t>
              </w:r>
            </w:ins>
          </w:p>
        </w:tc>
        <w:tc>
          <w:tcPr>
            <w:tcW w:w="1071" w:type="dxa"/>
            <w:tcBorders>
              <w:top w:val="nil"/>
              <w:left w:val="nil"/>
              <w:bottom w:val="single" w:sz="4" w:space="0" w:color="ACB9CA"/>
              <w:right w:val="single" w:sz="4" w:space="0" w:color="ACB9CA"/>
            </w:tcBorders>
            <w:shd w:val="clear" w:color="000000" w:fill="FFFFFF"/>
            <w:vAlign w:val="center"/>
          </w:tcPr>
          <w:p w14:paraId="7EA19E88" w14:textId="77777777" w:rsidR="00875EA5" w:rsidRPr="00C47FE2" w:rsidRDefault="00875EA5" w:rsidP="00875EA5">
            <w:pPr>
              <w:spacing w:before="0" w:after="0" w:line="240" w:lineRule="auto"/>
              <w:jc w:val="right"/>
              <w:rPr>
                <w:ins w:id="596" w:author="khanguyen" w:date="2017-03-17T22:39:00Z"/>
                <w:rFonts w:eastAsia="Times New Roman" w:cs="Arial"/>
                <w:color w:val="4B4B63"/>
                <w:sz w:val="20"/>
                <w:szCs w:val="20"/>
                <w:lang w:val="en-US"/>
              </w:rPr>
            </w:pPr>
            <w:ins w:id="597" w:author="khanguyen" w:date="2017-03-17T22:39:00Z">
              <w:r>
                <w:rPr>
                  <w:rFonts w:cs="Arial"/>
                  <w:color w:val="4B4B63"/>
                  <w:sz w:val="20"/>
                  <w:szCs w:val="20"/>
                </w:rPr>
                <w:t>564748</w:t>
              </w:r>
            </w:ins>
          </w:p>
        </w:tc>
        <w:tc>
          <w:tcPr>
            <w:tcW w:w="1230" w:type="dxa"/>
            <w:tcBorders>
              <w:top w:val="nil"/>
              <w:left w:val="nil"/>
              <w:bottom w:val="single" w:sz="4" w:space="0" w:color="ACB9CA"/>
              <w:right w:val="single" w:sz="4" w:space="0" w:color="ACB9CA"/>
            </w:tcBorders>
            <w:shd w:val="clear" w:color="000000" w:fill="FFFFFF"/>
            <w:vAlign w:val="center"/>
          </w:tcPr>
          <w:p w14:paraId="194BC4C4" w14:textId="77777777" w:rsidR="00875EA5" w:rsidRPr="00C47FE2" w:rsidRDefault="00875EA5" w:rsidP="00875EA5">
            <w:pPr>
              <w:spacing w:before="0" w:after="0" w:line="240" w:lineRule="auto"/>
              <w:jc w:val="right"/>
              <w:rPr>
                <w:ins w:id="598" w:author="khanguyen" w:date="2017-03-17T22:39:00Z"/>
                <w:rFonts w:eastAsia="Times New Roman" w:cs="Arial"/>
                <w:color w:val="4B4B63"/>
                <w:sz w:val="20"/>
                <w:szCs w:val="20"/>
                <w:lang w:val="en-US"/>
              </w:rPr>
            </w:pPr>
            <w:ins w:id="599" w:author="khanguyen" w:date="2017-03-17T22:39:00Z">
              <w:r>
                <w:rPr>
                  <w:rFonts w:cs="Arial"/>
                  <w:color w:val="4B4B63"/>
                  <w:sz w:val="20"/>
                  <w:szCs w:val="20"/>
                </w:rPr>
                <w:t>0.68%</w:t>
              </w:r>
            </w:ins>
          </w:p>
        </w:tc>
      </w:tr>
      <w:tr w:rsidR="00875EA5" w:rsidRPr="00C47FE2" w14:paraId="381A1BA1" w14:textId="77777777" w:rsidTr="006C6340">
        <w:trPr>
          <w:trHeight w:val="300"/>
          <w:ins w:id="600"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3FA59A62" w14:textId="77777777" w:rsidR="00875EA5" w:rsidRPr="00C47FE2" w:rsidRDefault="00875EA5" w:rsidP="00875EA5">
            <w:pPr>
              <w:spacing w:before="0" w:after="0" w:line="240" w:lineRule="auto"/>
              <w:ind w:firstLineChars="100" w:firstLine="200"/>
              <w:rPr>
                <w:ins w:id="601" w:author="khanguyen" w:date="2017-03-17T22:39:00Z"/>
                <w:rFonts w:eastAsia="Times New Roman" w:cs="Arial"/>
                <w:color w:val="4B4B63"/>
                <w:sz w:val="20"/>
                <w:szCs w:val="20"/>
                <w:lang w:val="en-US"/>
              </w:rPr>
            </w:pPr>
            <w:ins w:id="602" w:author="khanguyen" w:date="2017-03-17T22:39:00Z">
              <w:r>
                <w:rPr>
                  <w:rFonts w:cs="Arial"/>
                  <w:color w:val="4B4B63"/>
                  <w:sz w:val="20"/>
                  <w:szCs w:val="20"/>
                </w:rPr>
                <w:t>DELETE Invoice for Contact</w:t>
              </w:r>
            </w:ins>
          </w:p>
        </w:tc>
        <w:tc>
          <w:tcPr>
            <w:tcW w:w="1232" w:type="dxa"/>
            <w:tcBorders>
              <w:top w:val="nil"/>
              <w:left w:val="nil"/>
              <w:bottom w:val="single" w:sz="4" w:space="0" w:color="ACB9CA"/>
              <w:right w:val="single" w:sz="4" w:space="0" w:color="ACB9CA"/>
            </w:tcBorders>
            <w:shd w:val="clear" w:color="000000" w:fill="FFFFFF"/>
            <w:vAlign w:val="center"/>
          </w:tcPr>
          <w:p w14:paraId="4F2083D5" w14:textId="77777777" w:rsidR="00875EA5" w:rsidRPr="00C47FE2" w:rsidRDefault="00875EA5" w:rsidP="00875EA5">
            <w:pPr>
              <w:spacing w:before="0" w:after="0" w:line="240" w:lineRule="auto"/>
              <w:jc w:val="right"/>
              <w:rPr>
                <w:ins w:id="603" w:author="khanguyen" w:date="2017-03-17T22:39:00Z"/>
                <w:rFonts w:eastAsia="Times New Roman" w:cs="Arial"/>
                <w:color w:val="4B4B63"/>
                <w:sz w:val="20"/>
                <w:szCs w:val="20"/>
                <w:lang w:val="en-US"/>
              </w:rPr>
            </w:pPr>
            <w:ins w:id="604" w:author="khanguyen" w:date="2017-03-17T22:39:00Z">
              <w:r>
                <w:rPr>
                  <w:rFonts w:cs="Arial"/>
                  <w:color w:val="4B4B63"/>
                  <w:sz w:val="20"/>
                  <w:szCs w:val="20"/>
                </w:rPr>
                <w:t>35</w:t>
              </w:r>
            </w:ins>
          </w:p>
        </w:tc>
        <w:tc>
          <w:tcPr>
            <w:tcW w:w="1378" w:type="dxa"/>
            <w:tcBorders>
              <w:top w:val="nil"/>
              <w:left w:val="nil"/>
              <w:bottom w:val="single" w:sz="4" w:space="0" w:color="ACB9CA"/>
              <w:right w:val="single" w:sz="4" w:space="0" w:color="ACB9CA"/>
            </w:tcBorders>
            <w:shd w:val="clear" w:color="000000" w:fill="FFFFFF"/>
            <w:vAlign w:val="center"/>
          </w:tcPr>
          <w:p w14:paraId="2D6E613D" w14:textId="77777777" w:rsidR="00875EA5" w:rsidRPr="00C47FE2" w:rsidRDefault="00875EA5" w:rsidP="00875EA5">
            <w:pPr>
              <w:spacing w:before="0" w:after="0" w:line="240" w:lineRule="auto"/>
              <w:jc w:val="right"/>
              <w:rPr>
                <w:ins w:id="605" w:author="khanguyen" w:date="2017-03-17T22:39:00Z"/>
                <w:rFonts w:eastAsia="Times New Roman" w:cs="Arial"/>
                <w:color w:val="4B4B63"/>
                <w:sz w:val="20"/>
                <w:szCs w:val="20"/>
                <w:lang w:val="en-US"/>
              </w:rPr>
            </w:pPr>
            <w:ins w:id="606" w:author="khanguyen" w:date="2017-03-17T22:39:00Z">
              <w:r>
                <w:rPr>
                  <w:rFonts w:cs="Arial"/>
                  <w:color w:val="4B4B63"/>
                  <w:sz w:val="20"/>
                  <w:szCs w:val="20"/>
                </w:rPr>
                <w:t>186324.9</w:t>
              </w:r>
            </w:ins>
          </w:p>
        </w:tc>
        <w:tc>
          <w:tcPr>
            <w:tcW w:w="990" w:type="dxa"/>
            <w:tcBorders>
              <w:top w:val="nil"/>
              <w:left w:val="nil"/>
              <w:bottom w:val="single" w:sz="4" w:space="0" w:color="ACB9CA"/>
              <w:right w:val="single" w:sz="4" w:space="0" w:color="ACB9CA"/>
            </w:tcBorders>
            <w:shd w:val="clear" w:color="000000" w:fill="FFFFFF"/>
            <w:vAlign w:val="center"/>
          </w:tcPr>
          <w:p w14:paraId="7E953959" w14:textId="77777777" w:rsidR="00875EA5" w:rsidRPr="00C47FE2" w:rsidRDefault="00875EA5" w:rsidP="00875EA5">
            <w:pPr>
              <w:spacing w:before="0" w:after="0" w:line="240" w:lineRule="auto"/>
              <w:jc w:val="right"/>
              <w:rPr>
                <w:ins w:id="607" w:author="khanguyen" w:date="2017-03-17T22:39:00Z"/>
                <w:rFonts w:eastAsia="Times New Roman" w:cs="Arial"/>
                <w:color w:val="4B4B63"/>
                <w:sz w:val="20"/>
                <w:szCs w:val="20"/>
                <w:lang w:val="en-US"/>
              </w:rPr>
            </w:pPr>
            <w:ins w:id="608" w:author="khanguyen" w:date="2017-03-17T22:39:00Z">
              <w:r>
                <w:rPr>
                  <w:rFonts w:cs="Arial"/>
                  <w:color w:val="4B4B63"/>
                  <w:sz w:val="20"/>
                  <w:szCs w:val="20"/>
                </w:rPr>
                <w:t>275967</w:t>
              </w:r>
            </w:ins>
          </w:p>
        </w:tc>
        <w:tc>
          <w:tcPr>
            <w:tcW w:w="1070" w:type="dxa"/>
            <w:tcBorders>
              <w:top w:val="nil"/>
              <w:left w:val="nil"/>
              <w:bottom w:val="single" w:sz="4" w:space="0" w:color="ACB9CA"/>
              <w:right w:val="single" w:sz="4" w:space="0" w:color="ACB9CA"/>
            </w:tcBorders>
            <w:shd w:val="clear" w:color="000000" w:fill="FFFFFF"/>
            <w:vAlign w:val="center"/>
          </w:tcPr>
          <w:p w14:paraId="3DC60384" w14:textId="77777777" w:rsidR="00875EA5" w:rsidRPr="00C47FE2" w:rsidRDefault="00875EA5" w:rsidP="00875EA5">
            <w:pPr>
              <w:spacing w:before="0" w:after="0" w:line="240" w:lineRule="auto"/>
              <w:jc w:val="right"/>
              <w:rPr>
                <w:ins w:id="609" w:author="khanguyen" w:date="2017-03-17T22:39:00Z"/>
                <w:rFonts w:eastAsia="Times New Roman" w:cs="Arial"/>
                <w:color w:val="4B4B63"/>
                <w:sz w:val="20"/>
                <w:szCs w:val="20"/>
                <w:lang w:val="en-US"/>
              </w:rPr>
            </w:pPr>
            <w:ins w:id="610" w:author="khanguyen" w:date="2017-03-17T22:39:00Z">
              <w:r>
                <w:rPr>
                  <w:rFonts w:cs="Arial"/>
                  <w:color w:val="4B4B63"/>
                  <w:sz w:val="20"/>
                  <w:szCs w:val="20"/>
                </w:rPr>
                <w:t>284159</w:t>
              </w:r>
            </w:ins>
          </w:p>
        </w:tc>
        <w:tc>
          <w:tcPr>
            <w:tcW w:w="1070" w:type="dxa"/>
            <w:tcBorders>
              <w:top w:val="nil"/>
              <w:left w:val="nil"/>
              <w:bottom w:val="single" w:sz="4" w:space="0" w:color="ACB9CA"/>
              <w:right w:val="single" w:sz="4" w:space="0" w:color="ACB9CA"/>
            </w:tcBorders>
            <w:shd w:val="clear" w:color="000000" w:fill="FFFFFF"/>
            <w:vAlign w:val="center"/>
          </w:tcPr>
          <w:p w14:paraId="7081C647" w14:textId="77777777" w:rsidR="00875EA5" w:rsidRPr="00C47FE2" w:rsidRDefault="00875EA5" w:rsidP="00875EA5">
            <w:pPr>
              <w:spacing w:before="0" w:after="0" w:line="240" w:lineRule="auto"/>
              <w:jc w:val="right"/>
              <w:rPr>
                <w:ins w:id="611" w:author="khanguyen" w:date="2017-03-17T22:39:00Z"/>
                <w:rFonts w:eastAsia="Times New Roman" w:cs="Arial"/>
                <w:color w:val="4B4B63"/>
                <w:sz w:val="20"/>
                <w:szCs w:val="20"/>
                <w:lang w:val="en-US"/>
              </w:rPr>
            </w:pPr>
            <w:ins w:id="612" w:author="khanguyen" w:date="2017-03-17T22:39:00Z">
              <w:r>
                <w:rPr>
                  <w:rFonts w:cs="Arial"/>
                  <w:color w:val="4B4B63"/>
                  <w:sz w:val="20"/>
                  <w:szCs w:val="20"/>
                </w:rPr>
                <w:t>295679</w:t>
              </w:r>
            </w:ins>
          </w:p>
        </w:tc>
        <w:tc>
          <w:tcPr>
            <w:tcW w:w="1071" w:type="dxa"/>
            <w:tcBorders>
              <w:top w:val="nil"/>
              <w:left w:val="nil"/>
              <w:bottom w:val="single" w:sz="4" w:space="0" w:color="ACB9CA"/>
              <w:right w:val="single" w:sz="4" w:space="0" w:color="ACB9CA"/>
            </w:tcBorders>
            <w:shd w:val="clear" w:color="000000" w:fill="FFFFFF"/>
            <w:vAlign w:val="center"/>
          </w:tcPr>
          <w:p w14:paraId="3DA07E24" w14:textId="77777777" w:rsidR="00875EA5" w:rsidRPr="00C47FE2" w:rsidRDefault="00875EA5" w:rsidP="00875EA5">
            <w:pPr>
              <w:spacing w:before="0" w:after="0" w:line="240" w:lineRule="auto"/>
              <w:jc w:val="right"/>
              <w:rPr>
                <w:ins w:id="613" w:author="khanguyen" w:date="2017-03-17T22:39:00Z"/>
                <w:rFonts w:eastAsia="Times New Roman" w:cs="Arial"/>
                <w:color w:val="4B4B63"/>
                <w:sz w:val="20"/>
                <w:szCs w:val="20"/>
                <w:lang w:val="en-US"/>
              </w:rPr>
            </w:pPr>
            <w:ins w:id="614" w:author="khanguyen" w:date="2017-03-17T22:39:00Z">
              <w:r>
                <w:rPr>
                  <w:rFonts w:cs="Arial"/>
                  <w:color w:val="4B4B63"/>
                  <w:sz w:val="20"/>
                  <w:szCs w:val="20"/>
                </w:rPr>
                <w:t>141563</w:t>
              </w:r>
            </w:ins>
          </w:p>
        </w:tc>
        <w:tc>
          <w:tcPr>
            <w:tcW w:w="1071" w:type="dxa"/>
            <w:tcBorders>
              <w:top w:val="nil"/>
              <w:left w:val="nil"/>
              <w:bottom w:val="single" w:sz="4" w:space="0" w:color="ACB9CA"/>
              <w:right w:val="single" w:sz="4" w:space="0" w:color="ACB9CA"/>
            </w:tcBorders>
            <w:shd w:val="clear" w:color="000000" w:fill="FFFFFF"/>
            <w:vAlign w:val="center"/>
          </w:tcPr>
          <w:p w14:paraId="5113F7BB" w14:textId="77777777" w:rsidR="00875EA5" w:rsidRPr="00C47FE2" w:rsidRDefault="00875EA5" w:rsidP="00875EA5">
            <w:pPr>
              <w:spacing w:before="0" w:after="0" w:line="240" w:lineRule="auto"/>
              <w:jc w:val="right"/>
              <w:rPr>
                <w:ins w:id="615" w:author="khanguyen" w:date="2017-03-17T22:39:00Z"/>
                <w:rFonts w:eastAsia="Times New Roman" w:cs="Arial"/>
                <w:color w:val="4B4B63"/>
                <w:sz w:val="20"/>
                <w:szCs w:val="20"/>
                <w:lang w:val="en-US"/>
              </w:rPr>
            </w:pPr>
            <w:ins w:id="616" w:author="khanguyen" w:date="2017-03-17T22:39:00Z">
              <w:r>
                <w:rPr>
                  <w:rFonts w:cs="Arial"/>
                  <w:color w:val="4B4B63"/>
                  <w:sz w:val="20"/>
                  <w:szCs w:val="20"/>
                </w:rPr>
                <w:t>295563</w:t>
              </w:r>
            </w:ins>
          </w:p>
        </w:tc>
        <w:tc>
          <w:tcPr>
            <w:tcW w:w="1230" w:type="dxa"/>
            <w:tcBorders>
              <w:top w:val="nil"/>
              <w:left w:val="nil"/>
              <w:bottom w:val="single" w:sz="4" w:space="0" w:color="ACB9CA"/>
              <w:right w:val="single" w:sz="4" w:space="0" w:color="ACB9CA"/>
            </w:tcBorders>
            <w:shd w:val="clear" w:color="000000" w:fill="FFFFFF"/>
            <w:vAlign w:val="center"/>
          </w:tcPr>
          <w:p w14:paraId="061393CF" w14:textId="77777777" w:rsidR="00875EA5" w:rsidRPr="00C47FE2" w:rsidRDefault="00875EA5" w:rsidP="00875EA5">
            <w:pPr>
              <w:spacing w:before="0" w:after="0" w:line="240" w:lineRule="auto"/>
              <w:jc w:val="right"/>
              <w:rPr>
                <w:ins w:id="617" w:author="khanguyen" w:date="2017-03-17T22:39:00Z"/>
                <w:rFonts w:eastAsia="Times New Roman" w:cs="Arial"/>
                <w:color w:val="4B4B63"/>
                <w:sz w:val="20"/>
                <w:szCs w:val="20"/>
                <w:lang w:val="en-US"/>
              </w:rPr>
            </w:pPr>
            <w:ins w:id="618" w:author="khanguyen" w:date="2017-03-17T22:39:00Z">
              <w:r>
                <w:rPr>
                  <w:rFonts w:cs="Arial"/>
                  <w:color w:val="4B4B63"/>
                  <w:sz w:val="20"/>
                  <w:szCs w:val="20"/>
                </w:rPr>
                <w:t>0%</w:t>
              </w:r>
            </w:ins>
          </w:p>
        </w:tc>
      </w:tr>
      <w:tr w:rsidR="00875EA5" w:rsidRPr="00C47FE2" w14:paraId="567839C5" w14:textId="77777777" w:rsidTr="006C6340">
        <w:trPr>
          <w:trHeight w:val="300"/>
          <w:ins w:id="619"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5CA2C880" w14:textId="77777777" w:rsidR="00875EA5" w:rsidRPr="00C47FE2" w:rsidRDefault="00875EA5" w:rsidP="00875EA5">
            <w:pPr>
              <w:spacing w:before="0" w:after="0" w:line="240" w:lineRule="auto"/>
              <w:ind w:firstLineChars="100" w:firstLine="200"/>
              <w:rPr>
                <w:ins w:id="620" w:author="khanguyen" w:date="2017-03-17T22:39:00Z"/>
                <w:rFonts w:eastAsia="Times New Roman" w:cs="Arial"/>
                <w:color w:val="4B4B63"/>
                <w:sz w:val="20"/>
                <w:szCs w:val="20"/>
                <w:lang w:val="en-US"/>
              </w:rPr>
            </w:pPr>
            <w:ins w:id="621" w:author="khanguyen" w:date="2017-03-17T22:39:00Z">
              <w:r>
                <w:rPr>
                  <w:rFonts w:cs="Arial"/>
                  <w:color w:val="4B4B63"/>
                  <w:sz w:val="20"/>
                  <w:szCs w:val="20"/>
                </w:rPr>
                <w:t>DELETE Invoice for Empty project</w:t>
              </w:r>
            </w:ins>
          </w:p>
        </w:tc>
        <w:tc>
          <w:tcPr>
            <w:tcW w:w="1232" w:type="dxa"/>
            <w:tcBorders>
              <w:top w:val="nil"/>
              <w:left w:val="nil"/>
              <w:bottom w:val="single" w:sz="4" w:space="0" w:color="ACB9CA"/>
              <w:right w:val="single" w:sz="4" w:space="0" w:color="ACB9CA"/>
            </w:tcBorders>
            <w:shd w:val="clear" w:color="000000" w:fill="FFFFFF"/>
            <w:vAlign w:val="center"/>
          </w:tcPr>
          <w:p w14:paraId="6BF2CE9C" w14:textId="77777777" w:rsidR="00875EA5" w:rsidRPr="00C47FE2" w:rsidRDefault="00875EA5" w:rsidP="00875EA5">
            <w:pPr>
              <w:spacing w:before="0" w:after="0" w:line="240" w:lineRule="auto"/>
              <w:jc w:val="right"/>
              <w:rPr>
                <w:ins w:id="622" w:author="khanguyen" w:date="2017-03-17T22:39:00Z"/>
                <w:rFonts w:eastAsia="Times New Roman" w:cs="Arial"/>
                <w:color w:val="4B4B63"/>
                <w:sz w:val="20"/>
                <w:szCs w:val="20"/>
                <w:lang w:val="en-US"/>
              </w:rPr>
            </w:pPr>
            <w:ins w:id="623" w:author="khanguyen" w:date="2017-03-17T22:39:00Z">
              <w:r>
                <w:rPr>
                  <w:rFonts w:cs="Arial"/>
                  <w:color w:val="4B4B63"/>
                  <w:sz w:val="20"/>
                  <w:szCs w:val="20"/>
                </w:rPr>
                <w:t>18</w:t>
              </w:r>
            </w:ins>
          </w:p>
        </w:tc>
        <w:tc>
          <w:tcPr>
            <w:tcW w:w="1378" w:type="dxa"/>
            <w:tcBorders>
              <w:top w:val="nil"/>
              <w:left w:val="nil"/>
              <w:bottom w:val="single" w:sz="4" w:space="0" w:color="ACB9CA"/>
              <w:right w:val="single" w:sz="4" w:space="0" w:color="ACB9CA"/>
            </w:tcBorders>
            <w:shd w:val="clear" w:color="000000" w:fill="FFFFFF"/>
            <w:vAlign w:val="center"/>
          </w:tcPr>
          <w:p w14:paraId="5CED1707" w14:textId="77777777" w:rsidR="00875EA5" w:rsidRPr="00C47FE2" w:rsidRDefault="00875EA5" w:rsidP="00875EA5">
            <w:pPr>
              <w:spacing w:before="0" w:after="0" w:line="240" w:lineRule="auto"/>
              <w:jc w:val="right"/>
              <w:rPr>
                <w:ins w:id="624" w:author="khanguyen" w:date="2017-03-17T22:39:00Z"/>
                <w:rFonts w:eastAsia="Times New Roman" w:cs="Arial"/>
                <w:color w:val="4B4B63"/>
                <w:sz w:val="20"/>
                <w:szCs w:val="20"/>
                <w:lang w:val="en-US"/>
              </w:rPr>
            </w:pPr>
            <w:ins w:id="625" w:author="khanguyen" w:date="2017-03-17T22:39:00Z">
              <w:r>
                <w:rPr>
                  <w:rFonts w:cs="Arial"/>
                  <w:color w:val="4B4B63"/>
                  <w:sz w:val="20"/>
                  <w:szCs w:val="20"/>
                </w:rPr>
                <w:t>198177.6</w:t>
              </w:r>
            </w:ins>
          </w:p>
        </w:tc>
        <w:tc>
          <w:tcPr>
            <w:tcW w:w="990" w:type="dxa"/>
            <w:tcBorders>
              <w:top w:val="nil"/>
              <w:left w:val="nil"/>
              <w:bottom w:val="single" w:sz="4" w:space="0" w:color="ACB9CA"/>
              <w:right w:val="single" w:sz="4" w:space="0" w:color="ACB9CA"/>
            </w:tcBorders>
            <w:shd w:val="clear" w:color="000000" w:fill="FFFFFF"/>
            <w:vAlign w:val="center"/>
          </w:tcPr>
          <w:p w14:paraId="0E99582A" w14:textId="77777777" w:rsidR="00875EA5" w:rsidRPr="00C47FE2" w:rsidRDefault="00875EA5" w:rsidP="00875EA5">
            <w:pPr>
              <w:spacing w:before="0" w:after="0" w:line="240" w:lineRule="auto"/>
              <w:jc w:val="right"/>
              <w:rPr>
                <w:ins w:id="626" w:author="khanguyen" w:date="2017-03-17T22:39:00Z"/>
                <w:rFonts w:eastAsia="Times New Roman" w:cs="Arial"/>
                <w:color w:val="4B4B63"/>
                <w:sz w:val="20"/>
                <w:szCs w:val="20"/>
                <w:lang w:val="en-US"/>
              </w:rPr>
            </w:pPr>
            <w:ins w:id="627" w:author="khanguyen" w:date="2017-03-17T22:39:00Z">
              <w:r>
                <w:rPr>
                  <w:rFonts w:cs="Arial"/>
                  <w:color w:val="4B4B63"/>
                  <w:sz w:val="20"/>
                  <w:szCs w:val="20"/>
                </w:rPr>
                <w:t>211199</w:t>
              </w:r>
            </w:ins>
          </w:p>
        </w:tc>
        <w:tc>
          <w:tcPr>
            <w:tcW w:w="1070" w:type="dxa"/>
            <w:tcBorders>
              <w:top w:val="nil"/>
              <w:left w:val="nil"/>
              <w:bottom w:val="single" w:sz="4" w:space="0" w:color="ACB9CA"/>
              <w:right w:val="single" w:sz="4" w:space="0" w:color="ACB9CA"/>
            </w:tcBorders>
            <w:shd w:val="clear" w:color="000000" w:fill="FFFFFF"/>
            <w:vAlign w:val="center"/>
          </w:tcPr>
          <w:p w14:paraId="2BD7F6F6" w14:textId="77777777" w:rsidR="00875EA5" w:rsidRPr="00C47FE2" w:rsidRDefault="00875EA5" w:rsidP="00875EA5">
            <w:pPr>
              <w:spacing w:before="0" w:after="0" w:line="240" w:lineRule="auto"/>
              <w:jc w:val="right"/>
              <w:rPr>
                <w:ins w:id="628" w:author="khanguyen" w:date="2017-03-17T22:39:00Z"/>
                <w:rFonts w:eastAsia="Times New Roman" w:cs="Arial"/>
                <w:color w:val="4B4B63"/>
                <w:sz w:val="20"/>
                <w:szCs w:val="20"/>
                <w:lang w:val="en-US"/>
              </w:rPr>
            </w:pPr>
            <w:ins w:id="629" w:author="khanguyen" w:date="2017-03-17T22:39:00Z">
              <w:r>
                <w:rPr>
                  <w:rFonts w:cs="Arial"/>
                  <w:color w:val="4B4B63"/>
                  <w:sz w:val="20"/>
                  <w:szCs w:val="20"/>
                </w:rPr>
                <w:t>238079</w:t>
              </w:r>
            </w:ins>
          </w:p>
        </w:tc>
        <w:tc>
          <w:tcPr>
            <w:tcW w:w="1070" w:type="dxa"/>
            <w:tcBorders>
              <w:top w:val="nil"/>
              <w:left w:val="nil"/>
              <w:bottom w:val="single" w:sz="4" w:space="0" w:color="ACB9CA"/>
              <w:right w:val="single" w:sz="4" w:space="0" w:color="ACB9CA"/>
            </w:tcBorders>
            <w:shd w:val="clear" w:color="000000" w:fill="FFFFFF"/>
            <w:vAlign w:val="center"/>
          </w:tcPr>
          <w:p w14:paraId="1729FB95" w14:textId="77777777" w:rsidR="00875EA5" w:rsidRPr="00C47FE2" w:rsidRDefault="00875EA5" w:rsidP="00875EA5">
            <w:pPr>
              <w:spacing w:before="0" w:after="0" w:line="240" w:lineRule="auto"/>
              <w:jc w:val="right"/>
              <w:rPr>
                <w:ins w:id="630" w:author="khanguyen" w:date="2017-03-17T22:39:00Z"/>
                <w:rFonts w:eastAsia="Times New Roman" w:cs="Arial"/>
                <w:color w:val="4B4B63"/>
                <w:sz w:val="20"/>
                <w:szCs w:val="20"/>
                <w:lang w:val="en-US"/>
              </w:rPr>
            </w:pPr>
            <w:ins w:id="631" w:author="khanguyen" w:date="2017-03-17T22:39:00Z">
              <w:r>
                <w:rPr>
                  <w:rFonts w:cs="Arial"/>
                  <w:color w:val="4B4B63"/>
                  <w:sz w:val="20"/>
                  <w:szCs w:val="20"/>
                </w:rPr>
                <w:t>296703</w:t>
              </w:r>
            </w:ins>
          </w:p>
        </w:tc>
        <w:tc>
          <w:tcPr>
            <w:tcW w:w="1071" w:type="dxa"/>
            <w:tcBorders>
              <w:top w:val="nil"/>
              <w:left w:val="nil"/>
              <w:bottom w:val="single" w:sz="4" w:space="0" w:color="ACB9CA"/>
              <w:right w:val="single" w:sz="4" w:space="0" w:color="ACB9CA"/>
            </w:tcBorders>
            <w:shd w:val="clear" w:color="000000" w:fill="FFFFFF"/>
            <w:vAlign w:val="center"/>
          </w:tcPr>
          <w:p w14:paraId="40A55028" w14:textId="77777777" w:rsidR="00875EA5" w:rsidRPr="00C47FE2" w:rsidRDefault="00875EA5" w:rsidP="00875EA5">
            <w:pPr>
              <w:spacing w:before="0" w:after="0" w:line="240" w:lineRule="auto"/>
              <w:jc w:val="right"/>
              <w:rPr>
                <w:ins w:id="632" w:author="khanguyen" w:date="2017-03-17T22:39:00Z"/>
                <w:rFonts w:eastAsia="Times New Roman" w:cs="Arial"/>
                <w:color w:val="4B4B63"/>
                <w:sz w:val="20"/>
                <w:szCs w:val="20"/>
                <w:lang w:val="en-US"/>
              </w:rPr>
            </w:pPr>
            <w:ins w:id="633" w:author="khanguyen" w:date="2017-03-17T22:39:00Z">
              <w:r>
                <w:rPr>
                  <w:rFonts w:cs="Arial"/>
                  <w:color w:val="4B4B63"/>
                  <w:sz w:val="20"/>
                  <w:szCs w:val="20"/>
                </w:rPr>
                <w:t>162491</w:t>
              </w:r>
            </w:ins>
          </w:p>
        </w:tc>
        <w:tc>
          <w:tcPr>
            <w:tcW w:w="1071" w:type="dxa"/>
            <w:tcBorders>
              <w:top w:val="nil"/>
              <w:left w:val="nil"/>
              <w:bottom w:val="single" w:sz="4" w:space="0" w:color="ACB9CA"/>
              <w:right w:val="single" w:sz="4" w:space="0" w:color="ACB9CA"/>
            </w:tcBorders>
            <w:shd w:val="clear" w:color="000000" w:fill="FFFFFF"/>
            <w:vAlign w:val="center"/>
          </w:tcPr>
          <w:p w14:paraId="2100DDE2" w14:textId="77777777" w:rsidR="00875EA5" w:rsidRPr="00C47FE2" w:rsidRDefault="00875EA5" w:rsidP="00875EA5">
            <w:pPr>
              <w:spacing w:before="0" w:after="0" w:line="240" w:lineRule="auto"/>
              <w:jc w:val="right"/>
              <w:rPr>
                <w:ins w:id="634" w:author="khanguyen" w:date="2017-03-17T22:39:00Z"/>
                <w:rFonts w:eastAsia="Times New Roman" w:cs="Arial"/>
                <w:color w:val="4B4B63"/>
                <w:sz w:val="20"/>
                <w:szCs w:val="20"/>
                <w:lang w:val="en-US"/>
              </w:rPr>
            </w:pPr>
            <w:ins w:id="635" w:author="khanguyen" w:date="2017-03-17T22:39:00Z">
              <w:r>
                <w:rPr>
                  <w:rFonts w:cs="Arial"/>
                  <w:color w:val="4B4B63"/>
                  <w:sz w:val="20"/>
                  <w:szCs w:val="20"/>
                </w:rPr>
                <w:t>296687</w:t>
              </w:r>
            </w:ins>
          </w:p>
        </w:tc>
        <w:tc>
          <w:tcPr>
            <w:tcW w:w="1230" w:type="dxa"/>
            <w:tcBorders>
              <w:top w:val="nil"/>
              <w:left w:val="nil"/>
              <w:bottom w:val="single" w:sz="4" w:space="0" w:color="ACB9CA"/>
              <w:right w:val="single" w:sz="4" w:space="0" w:color="ACB9CA"/>
            </w:tcBorders>
            <w:shd w:val="clear" w:color="000000" w:fill="FFFFFF"/>
            <w:vAlign w:val="center"/>
          </w:tcPr>
          <w:p w14:paraId="394CE84A" w14:textId="77777777" w:rsidR="00875EA5" w:rsidRPr="00C47FE2" w:rsidRDefault="00875EA5" w:rsidP="00875EA5">
            <w:pPr>
              <w:spacing w:before="0" w:after="0" w:line="240" w:lineRule="auto"/>
              <w:jc w:val="right"/>
              <w:rPr>
                <w:ins w:id="636" w:author="khanguyen" w:date="2017-03-17T22:39:00Z"/>
                <w:rFonts w:eastAsia="Times New Roman" w:cs="Arial"/>
                <w:color w:val="4B4B63"/>
                <w:sz w:val="20"/>
                <w:szCs w:val="20"/>
                <w:lang w:val="en-US"/>
              </w:rPr>
            </w:pPr>
            <w:ins w:id="637" w:author="khanguyen" w:date="2017-03-17T22:39:00Z">
              <w:r>
                <w:rPr>
                  <w:rFonts w:cs="Arial"/>
                  <w:color w:val="4B4B63"/>
                  <w:sz w:val="20"/>
                  <w:szCs w:val="20"/>
                </w:rPr>
                <w:t>0%</w:t>
              </w:r>
            </w:ins>
          </w:p>
        </w:tc>
      </w:tr>
      <w:tr w:rsidR="00875EA5" w:rsidRPr="00C47FE2" w14:paraId="799A881B" w14:textId="77777777" w:rsidTr="006C6340">
        <w:trPr>
          <w:trHeight w:val="300"/>
          <w:ins w:id="638"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5D4D2111" w14:textId="77777777" w:rsidR="00875EA5" w:rsidRPr="00C47FE2" w:rsidRDefault="00875EA5" w:rsidP="00875EA5">
            <w:pPr>
              <w:spacing w:before="0" w:after="0" w:line="240" w:lineRule="auto"/>
              <w:ind w:firstLineChars="100" w:firstLine="200"/>
              <w:rPr>
                <w:ins w:id="639" w:author="khanguyen" w:date="2017-03-17T22:39:00Z"/>
                <w:rFonts w:eastAsia="Times New Roman" w:cs="Arial"/>
                <w:color w:val="4B4B63"/>
                <w:sz w:val="20"/>
                <w:szCs w:val="20"/>
                <w:lang w:val="en-US"/>
              </w:rPr>
            </w:pPr>
            <w:ins w:id="640" w:author="khanguyen" w:date="2017-03-17T22:39:00Z">
              <w:r>
                <w:rPr>
                  <w:rFonts w:cs="Arial"/>
                  <w:color w:val="4B4B63"/>
                  <w:sz w:val="20"/>
                  <w:szCs w:val="20"/>
                </w:rPr>
                <w:t>DELETE Invoice for Project 02</w:t>
              </w:r>
            </w:ins>
          </w:p>
        </w:tc>
        <w:tc>
          <w:tcPr>
            <w:tcW w:w="1232" w:type="dxa"/>
            <w:tcBorders>
              <w:top w:val="nil"/>
              <w:left w:val="nil"/>
              <w:bottom w:val="single" w:sz="4" w:space="0" w:color="ACB9CA"/>
              <w:right w:val="single" w:sz="4" w:space="0" w:color="ACB9CA"/>
            </w:tcBorders>
            <w:shd w:val="clear" w:color="000000" w:fill="FFFFFF"/>
            <w:vAlign w:val="center"/>
          </w:tcPr>
          <w:p w14:paraId="72FA7598" w14:textId="77777777" w:rsidR="00875EA5" w:rsidRPr="00C47FE2" w:rsidRDefault="00875EA5" w:rsidP="00875EA5">
            <w:pPr>
              <w:spacing w:before="0" w:after="0" w:line="240" w:lineRule="auto"/>
              <w:jc w:val="right"/>
              <w:rPr>
                <w:ins w:id="641" w:author="khanguyen" w:date="2017-03-17T22:39:00Z"/>
                <w:rFonts w:eastAsia="Times New Roman" w:cs="Arial"/>
                <w:color w:val="4B4B63"/>
                <w:sz w:val="20"/>
                <w:szCs w:val="20"/>
                <w:lang w:val="en-US"/>
              </w:rPr>
            </w:pPr>
            <w:ins w:id="642" w:author="khanguyen" w:date="2017-03-17T22:39:00Z">
              <w:r>
                <w:rPr>
                  <w:rFonts w:cs="Arial"/>
                  <w:color w:val="4B4B63"/>
                  <w:sz w:val="20"/>
                  <w:szCs w:val="20"/>
                </w:rPr>
                <w:t>1</w:t>
              </w:r>
            </w:ins>
          </w:p>
        </w:tc>
        <w:tc>
          <w:tcPr>
            <w:tcW w:w="1378" w:type="dxa"/>
            <w:tcBorders>
              <w:top w:val="nil"/>
              <w:left w:val="nil"/>
              <w:bottom w:val="single" w:sz="4" w:space="0" w:color="ACB9CA"/>
              <w:right w:val="single" w:sz="4" w:space="0" w:color="ACB9CA"/>
            </w:tcBorders>
            <w:shd w:val="clear" w:color="000000" w:fill="FFFFFF"/>
            <w:vAlign w:val="center"/>
          </w:tcPr>
          <w:p w14:paraId="0D7E420E" w14:textId="77777777" w:rsidR="00875EA5" w:rsidRPr="00C47FE2" w:rsidRDefault="00875EA5" w:rsidP="00875EA5">
            <w:pPr>
              <w:spacing w:before="0" w:after="0" w:line="240" w:lineRule="auto"/>
              <w:jc w:val="right"/>
              <w:rPr>
                <w:ins w:id="643" w:author="khanguyen" w:date="2017-03-17T22:39:00Z"/>
                <w:rFonts w:eastAsia="Times New Roman" w:cs="Arial"/>
                <w:color w:val="4B4B63"/>
                <w:sz w:val="20"/>
                <w:szCs w:val="20"/>
                <w:lang w:val="en-US"/>
              </w:rPr>
            </w:pPr>
            <w:ins w:id="644" w:author="khanguyen" w:date="2017-03-17T22:39:00Z">
              <w:r>
                <w:rPr>
                  <w:rFonts w:cs="Arial"/>
                  <w:color w:val="4B4B63"/>
                  <w:sz w:val="20"/>
                  <w:szCs w:val="20"/>
                </w:rPr>
                <w:t>205441</w:t>
              </w:r>
            </w:ins>
          </w:p>
        </w:tc>
        <w:tc>
          <w:tcPr>
            <w:tcW w:w="990" w:type="dxa"/>
            <w:tcBorders>
              <w:top w:val="nil"/>
              <w:left w:val="nil"/>
              <w:bottom w:val="single" w:sz="4" w:space="0" w:color="ACB9CA"/>
              <w:right w:val="single" w:sz="4" w:space="0" w:color="ACB9CA"/>
            </w:tcBorders>
            <w:shd w:val="clear" w:color="000000" w:fill="FFFFFF"/>
            <w:vAlign w:val="center"/>
          </w:tcPr>
          <w:p w14:paraId="3FB8D40D" w14:textId="77777777" w:rsidR="00875EA5" w:rsidRPr="00C47FE2" w:rsidRDefault="00875EA5" w:rsidP="00875EA5">
            <w:pPr>
              <w:spacing w:before="0" w:after="0" w:line="240" w:lineRule="auto"/>
              <w:jc w:val="right"/>
              <w:rPr>
                <w:ins w:id="645" w:author="khanguyen" w:date="2017-03-17T22:39:00Z"/>
                <w:rFonts w:eastAsia="Times New Roman" w:cs="Arial"/>
                <w:color w:val="4B4B63"/>
                <w:sz w:val="20"/>
                <w:szCs w:val="20"/>
                <w:lang w:val="en-US"/>
              </w:rPr>
            </w:pPr>
            <w:ins w:id="646" w:author="khanguyen" w:date="2017-03-17T22:39:00Z">
              <w:r>
                <w:rPr>
                  <w:rFonts w:cs="Arial"/>
                  <w:color w:val="4B4B63"/>
                  <w:sz w:val="20"/>
                  <w:szCs w:val="20"/>
                </w:rPr>
                <w:t>205567</w:t>
              </w:r>
            </w:ins>
          </w:p>
        </w:tc>
        <w:tc>
          <w:tcPr>
            <w:tcW w:w="1070" w:type="dxa"/>
            <w:tcBorders>
              <w:top w:val="nil"/>
              <w:left w:val="nil"/>
              <w:bottom w:val="single" w:sz="4" w:space="0" w:color="ACB9CA"/>
              <w:right w:val="single" w:sz="4" w:space="0" w:color="ACB9CA"/>
            </w:tcBorders>
            <w:shd w:val="clear" w:color="000000" w:fill="FFFFFF"/>
            <w:vAlign w:val="center"/>
          </w:tcPr>
          <w:p w14:paraId="30ABBCB5" w14:textId="77777777" w:rsidR="00875EA5" w:rsidRPr="00C47FE2" w:rsidRDefault="00875EA5" w:rsidP="00875EA5">
            <w:pPr>
              <w:spacing w:before="0" w:after="0" w:line="240" w:lineRule="auto"/>
              <w:jc w:val="right"/>
              <w:rPr>
                <w:ins w:id="647" w:author="khanguyen" w:date="2017-03-17T22:39:00Z"/>
                <w:rFonts w:eastAsia="Times New Roman" w:cs="Arial"/>
                <w:color w:val="4B4B63"/>
                <w:sz w:val="20"/>
                <w:szCs w:val="20"/>
                <w:lang w:val="en-US"/>
              </w:rPr>
            </w:pPr>
            <w:ins w:id="648" w:author="khanguyen" w:date="2017-03-17T22:39:00Z">
              <w:r>
                <w:rPr>
                  <w:rFonts w:cs="Arial"/>
                  <w:color w:val="4B4B63"/>
                  <w:sz w:val="20"/>
                  <w:szCs w:val="20"/>
                </w:rPr>
                <w:t>205567</w:t>
              </w:r>
            </w:ins>
          </w:p>
        </w:tc>
        <w:tc>
          <w:tcPr>
            <w:tcW w:w="1070" w:type="dxa"/>
            <w:tcBorders>
              <w:top w:val="nil"/>
              <w:left w:val="nil"/>
              <w:bottom w:val="single" w:sz="4" w:space="0" w:color="ACB9CA"/>
              <w:right w:val="single" w:sz="4" w:space="0" w:color="ACB9CA"/>
            </w:tcBorders>
            <w:shd w:val="clear" w:color="000000" w:fill="FFFFFF"/>
            <w:vAlign w:val="center"/>
          </w:tcPr>
          <w:p w14:paraId="47733841" w14:textId="77777777" w:rsidR="00875EA5" w:rsidRPr="00C47FE2" w:rsidRDefault="00875EA5" w:rsidP="00875EA5">
            <w:pPr>
              <w:spacing w:before="0" w:after="0" w:line="240" w:lineRule="auto"/>
              <w:jc w:val="right"/>
              <w:rPr>
                <w:ins w:id="649" w:author="khanguyen" w:date="2017-03-17T22:39:00Z"/>
                <w:rFonts w:eastAsia="Times New Roman" w:cs="Arial"/>
                <w:color w:val="4B4B63"/>
                <w:sz w:val="20"/>
                <w:szCs w:val="20"/>
                <w:lang w:val="en-US"/>
              </w:rPr>
            </w:pPr>
            <w:ins w:id="650" w:author="khanguyen" w:date="2017-03-17T22:39:00Z">
              <w:r>
                <w:rPr>
                  <w:rFonts w:cs="Arial"/>
                  <w:color w:val="4B4B63"/>
                  <w:sz w:val="20"/>
                  <w:szCs w:val="20"/>
                </w:rPr>
                <w:t>205567</w:t>
              </w:r>
            </w:ins>
          </w:p>
        </w:tc>
        <w:tc>
          <w:tcPr>
            <w:tcW w:w="1071" w:type="dxa"/>
            <w:tcBorders>
              <w:top w:val="nil"/>
              <w:left w:val="nil"/>
              <w:bottom w:val="single" w:sz="4" w:space="0" w:color="ACB9CA"/>
              <w:right w:val="single" w:sz="4" w:space="0" w:color="ACB9CA"/>
            </w:tcBorders>
            <w:shd w:val="clear" w:color="000000" w:fill="FFFFFF"/>
            <w:vAlign w:val="center"/>
          </w:tcPr>
          <w:p w14:paraId="2A4200EA" w14:textId="77777777" w:rsidR="00875EA5" w:rsidRPr="00C47FE2" w:rsidRDefault="00875EA5" w:rsidP="00875EA5">
            <w:pPr>
              <w:spacing w:before="0" w:after="0" w:line="240" w:lineRule="auto"/>
              <w:jc w:val="right"/>
              <w:rPr>
                <w:ins w:id="651" w:author="khanguyen" w:date="2017-03-17T22:39:00Z"/>
                <w:rFonts w:eastAsia="Times New Roman" w:cs="Arial"/>
                <w:color w:val="4B4B63"/>
                <w:sz w:val="20"/>
                <w:szCs w:val="20"/>
                <w:lang w:val="en-US"/>
              </w:rPr>
            </w:pPr>
            <w:ins w:id="652" w:author="khanguyen" w:date="2017-03-17T22:39:00Z">
              <w:r>
                <w:rPr>
                  <w:rFonts w:cs="Arial"/>
                  <w:color w:val="4B4B63"/>
                  <w:sz w:val="20"/>
                  <w:szCs w:val="20"/>
                </w:rPr>
                <w:t>205441</w:t>
              </w:r>
            </w:ins>
          </w:p>
        </w:tc>
        <w:tc>
          <w:tcPr>
            <w:tcW w:w="1071" w:type="dxa"/>
            <w:tcBorders>
              <w:top w:val="nil"/>
              <w:left w:val="nil"/>
              <w:bottom w:val="single" w:sz="4" w:space="0" w:color="ACB9CA"/>
              <w:right w:val="single" w:sz="4" w:space="0" w:color="ACB9CA"/>
            </w:tcBorders>
            <w:shd w:val="clear" w:color="000000" w:fill="FFFFFF"/>
            <w:vAlign w:val="center"/>
          </w:tcPr>
          <w:p w14:paraId="4129C8AE" w14:textId="77777777" w:rsidR="00875EA5" w:rsidRPr="00C47FE2" w:rsidRDefault="00875EA5" w:rsidP="00875EA5">
            <w:pPr>
              <w:spacing w:before="0" w:after="0" w:line="240" w:lineRule="auto"/>
              <w:jc w:val="right"/>
              <w:rPr>
                <w:ins w:id="653" w:author="khanguyen" w:date="2017-03-17T22:39:00Z"/>
                <w:rFonts w:eastAsia="Times New Roman" w:cs="Arial"/>
                <w:color w:val="4B4B63"/>
                <w:sz w:val="20"/>
                <w:szCs w:val="20"/>
                <w:lang w:val="en-US"/>
              </w:rPr>
            </w:pPr>
            <w:ins w:id="654" w:author="khanguyen" w:date="2017-03-17T22:39:00Z">
              <w:r>
                <w:rPr>
                  <w:rFonts w:cs="Arial"/>
                  <w:color w:val="4B4B63"/>
                  <w:sz w:val="20"/>
                  <w:szCs w:val="20"/>
                </w:rPr>
                <w:t>205441</w:t>
              </w:r>
            </w:ins>
          </w:p>
        </w:tc>
        <w:tc>
          <w:tcPr>
            <w:tcW w:w="1230" w:type="dxa"/>
            <w:tcBorders>
              <w:top w:val="nil"/>
              <w:left w:val="nil"/>
              <w:bottom w:val="single" w:sz="4" w:space="0" w:color="ACB9CA"/>
              <w:right w:val="single" w:sz="4" w:space="0" w:color="ACB9CA"/>
            </w:tcBorders>
            <w:shd w:val="clear" w:color="000000" w:fill="FFFFFF"/>
            <w:vAlign w:val="center"/>
          </w:tcPr>
          <w:p w14:paraId="7B049379" w14:textId="77777777" w:rsidR="00875EA5" w:rsidRPr="00C47FE2" w:rsidRDefault="00875EA5" w:rsidP="00875EA5">
            <w:pPr>
              <w:spacing w:before="0" w:after="0" w:line="240" w:lineRule="auto"/>
              <w:jc w:val="right"/>
              <w:rPr>
                <w:ins w:id="655" w:author="khanguyen" w:date="2017-03-17T22:39:00Z"/>
                <w:rFonts w:eastAsia="Times New Roman" w:cs="Arial"/>
                <w:color w:val="4B4B63"/>
                <w:sz w:val="20"/>
                <w:szCs w:val="20"/>
                <w:lang w:val="en-US"/>
              </w:rPr>
            </w:pPr>
            <w:ins w:id="656" w:author="khanguyen" w:date="2017-03-17T22:39:00Z">
              <w:r>
                <w:rPr>
                  <w:rFonts w:cs="Arial"/>
                  <w:color w:val="4B4B63"/>
                  <w:sz w:val="20"/>
                  <w:szCs w:val="20"/>
                </w:rPr>
                <w:t>0%</w:t>
              </w:r>
            </w:ins>
          </w:p>
        </w:tc>
      </w:tr>
      <w:tr w:rsidR="00875EA5" w:rsidRPr="00C47FE2" w14:paraId="169B881F" w14:textId="77777777" w:rsidTr="006C6340">
        <w:trPr>
          <w:trHeight w:val="300"/>
          <w:ins w:id="657"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38647D74" w14:textId="77777777" w:rsidR="00875EA5" w:rsidRPr="00C47FE2" w:rsidRDefault="00875EA5" w:rsidP="00875EA5">
            <w:pPr>
              <w:spacing w:before="0" w:after="0" w:line="240" w:lineRule="auto"/>
              <w:ind w:firstLineChars="100" w:firstLine="200"/>
              <w:rPr>
                <w:ins w:id="658" w:author="khanguyen" w:date="2017-03-17T22:39:00Z"/>
                <w:rFonts w:eastAsia="Times New Roman" w:cs="Arial"/>
                <w:color w:val="4B4B63"/>
                <w:sz w:val="20"/>
                <w:szCs w:val="20"/>
                <w:lang w:val="en-US"/>
              </w:rPr>
            </w:pPr>
            <w:ins w:id="659" w:author="khanguyen" w:date="2017-03-17T22:39:00Z">
              <w:r>
                <w:rPr>
                  <w:rFonts w:cs="Arial"/>
                  <w:color w:val="4B4B63"/>
                  <w:sz w:val="20"/>
                  <w:szCs w:val="20"/>
                </w:rPr>
                <w:t>DELETE Invoice for Sale</w:t>
              </w:r>
            </w:ins>
          </w:p>
        </w:tc>
        <w:tc>
          <w:tcPr>
            <w:tcW w:w="1232" w:type="dxa"/>
            <w:tcBorders>
              <w:top w:val="nil"/>
              <w:left w:val="nil"/>
              <w:bottom w:val="single" w:sz="4" w:space="0" w:color="ACB9CA"/>
              <w:right w:val="single" w:sz="4" w:space="0" w:color="ACB9CA"/>
            </w:tcBorders>
            <w:shd w:val="clear" w:color="000000" w:fill="FFFFFF"/>
            <w:vAlign w:val="center"/>
          </w:tcPr>
          <w:p w14:paraId="022D988C" w14:textId="77777777" w:rsidR="00875EA5" w:rsidRPr="00C47FE2" w:rsidRDefault="00875EA5" w:rsidP="00875EA5">
            <w:pPr>
              <w:spacing w:before="0" w:after="0" w:line="240" w:lineRule="auto"/>
              <w:jc w:val="right"/>
              <w:rPr>
                <w:ins w:id="660" w:author="khanguyen" w:date="2017-03-17T22:39:00Z"/>
                <w:rFonts w:eastAsia="Times New Roman" w:cs="Arial"/>
                <w:color w:val="4B4B63"/>
                <w:sz w:val="20"/>
                <w:szCs w:val="20"/>
                <w:lang w:val="en-US"/>
              </w:rPr>
            </w:pPr>
            <w:ins w:id="661" w:author="khanguyen" w:date="2017-03-17T22:39:00Z">
              <w:r>
                <w:rPr>
                  <w:rFonts w:cs="Arial"/>
                  <w:color w:val="4B4B63"/>
                  <w:sz w:val="20"/>
                  <w:szCs w:val="20"/>
                </w:rPr>
                <w:t>31</w:t>
              </w:r>
            </w:ins>
          </w:p>
        </w:tc>
        <w:tc>
          <w:tcPr>
            <w:tcW w:w="1378" w:type="dxa"/>
            <w:tcBorders>
              <w:top w:val="nil"/>
              <w:left w:val="nil"/>
              <w:bottom w:val="single" w:sz="4" w:space="0" w:color="ACB9CA"/>
              <w:right w:val="single" w:sz="4" w:space="0" w:color="ACB9CA"/>
            </w:tcBorders>
            <w:shd w:val="clear" w:color="000000" w:fill="FFFFFF"/>
            <w:vAlign w:val="center"/>
          </w:tcPr>
          <w:p w14:paraId="2A41D853" w14:textId="77777777" w:rsidR="00875EA5" w:rsidRPr="00C47FE2" w:rsidRDefault="00875EA5" w:rsidP="00875EA5">
            <w:pPr>
              <w:spacing w:before="0" w:after="0" w:line="240" w:lineRule="auto"/>
              <w:jc w:val="right"/>
              <w:rPr>
                <w:ins w:id="662" w:author="khanguyen" w:date="2017-03-17T22:39:00Z"/>
                <w:rFonts w:eastAsia="Times New Roman" w:cs="Arial"/>
                <w:color w:val="4B4B63"/>
                <w:sz w:val="20"/>
                <w:szCs w:val="20"/>
                <w:lang w:val="en-US"/>
              </w:rPr>
            </w:pPr>
            <w:ins w:id="663" w:author="khanguyen" w:date="2017-03-17T22:39:00Z">
              <w:r>
                <w:rPr>
                  <w:rFonts w:cs="Arial"/>
                  <w:color w:val="4B4B63"/>
                  <w:sz w:val="20"/>
                  <w:szCs w:val="20"/>
                </w:rPr>
                <w:t>197245.1</w:t>
              </w:r>
            </w:ins>
          </w:p>
        </w:tc>
        <w:tc>
          <w:tcPr>
            <w:tcW w:w="990" w:type="dxa"/>
            <w:tcBorders>
              <w:top w:val="nil"/>
              <w:left w:val="nil"/>
              <w:bottom w:val="single" w:sz="4" w:space="0" w:color="ACB9CA"/>
              <w:right w:val="single" w:sz="4" w:space="0" w:color="ACB9CA"/>
            </w:tcBorders>
            <w:shd w:val="clear" w:color="000000" w:fill="FFFFFF"/>
            <w:vAlign w:val="center"/>
          </w:tcPr>
          <w:p w14:paraId="3B14BB1A" w14:textId="77777777" w:rsidR="00875EA5" w:rsidRPr="00C47FE2" w:rsidRDefault="00875EA5" w:rsidP="00875EA5">
            <w:pPr>
              <w:spacing w:before="0" w:after="0" w:line="240" w:lineRule="auto"/>
              <w:jc w:val="right"/>
              <w:rPr>
                <w:ins w:id="664" w:author="khanguyen" w:date="2017-03-17T22:39:00Z"/>
                <w:rFonts w:eastAsia="Times New Roman" w:cs="Arial"/>
                <w:color w:val="4B4B63"/>
                <w:sz w:val="20"/>
                <w:szCs w:val="20"/>
                <w:lang w:val="en-US"/>
              </w:rPr>
            </w:pPr>
            <w:ins w:id="665" w:author="khanguyen" w:date="2017-03-17T22:39:00Z">
              <w:r>
                <w:rPr>
                  <w:rFonts w:cs="Arial"/>
                  <w:color w:val="4B4B63"/>
                  <w:sz w:val="20"/>
                  <w:szCs w:val="20"/>
                </w:rPr>
                <w:t>275199</w:t>
              </w:r>
            </w:ins>
          </w:p>
        </w:tc>
        <w:tc>
          <w:tcPr>
            <w:tcW w:w="1070" w:type="dxa"/>
            <w:tcBorders>
              <w:top w:val="nil"/>
              <w:left w:val="nil"/>
              <w:bottom w:val="single" w:sz="4" w:space="0" w:color="ACB9CA"/>
              <w:right w:val="single" w:sz="4" w:space="0" w:color="ACB9CA"/>
            </w:tcBorders>
            <w:shd w:val="clear" w:color="000000" w:fill="FFFFFF"/>
            <w:vAlign w:val="center"/>
          </w:tcPr>
          <w:p w14:paraId="255AA1D9" w14:textId="77777777" w:rsidR="00875EA5" w:rsidRPr="00C47FE2" w:rsidRDefault="00875EA5" w:rsidP="00875EA5">
            <w:pPr>
              <w:spacing w:before="0" w:after="0" w:line="240" w:lineRule="auto"/>
              <w:jc w:val="right"/>
              <w:rPr>
                <w:ins w:id="666" w:author="khanguyen" w:date="2017-03-17T22:39:00Z"/>
                <w:rFonts w:eastAsia="Times New Roman" w:cs="Arial"/>
                <w:color w:val="4B4B63"/>
                <w:sz w:val="20"/>
                <w:szCs w:val="20"/>
                <w:lang w:val="en-US"/>
              </w:rPr>
            </w:pPr>
            <w:ins w:id="667" w:author="khanguyen" w:date="2017-03-17T22:39:00Z">
              <w:r>
                <w:rPr>
                  <w:rFonts w:cs="Arial"/>
                  <w:color w:val="4B4B63"/>
                  <w:sz w:val="20"/>
                  <w:szCs w:val="20"/>
                </w:rPr>
                <w:t>276223</w:t>
              </w:r>
            </w:ins>
          </w:p>
        </w:tc>
        <w:tc>
          <w:tcPr>
            <w:tcW w:w="1070" w:type="dxa"/>
            <w:tcBorders>
              <w:top w:val="nil"/>
              <w:left w:val="nil"/>
              <w:bottom w:val="single" w:sz="4" w:space="0" w:color="ACB9CA"/>
              <w:right w:val="single" w:sz="4" w:space="0" w:color="ACB9CA"/>
            </w:tcBorders>
            <w:shd w:val="clear" w:color="000000" w:fill="FFFFFF"/>
            <w:vAlign w:val="center"/>
          </w:tcPr>
          <w:p w14:paraId="20FFCDA9" w14:textId="77777777" w:rsidR="00875EA5" w:rsidRPr="00C47FE2" w:rsidRDefault="00875EA5" w:rsidP="00875EA5">
            <w:pPr>
              <w:spacing w:before="0" w:after="0" w:line="240" w:lineRule="auto"/>
              <w:jc w:val="right"/>
              <w:rPr>
                <w:ins w:id="668" w:author="khanguyen" w:date="2017-03-17T22:39:00Z"/>
                <w:rFonts w:eastAsia="Times New Roman" w:cs="Arial"/>
                <w:color w:val="4B4B63"/>
                <w:sz w:val="20"/>
                <w:szCs w:val="20"/>
                <w:lang w:val="en-US"/>
              </w:rPr>
            </w:pPr>
            <w:ins w:id="669" w:author="khanguyen" w:date="2017-03-17T22:39:00Z">
              <w:r>
                <w:rPr>
                  <w:rFonts w:cs="Arial"/>
                  <w:color w:val="4B4B63"/>
                  <w:sz w:val="20"/>
                  <w:szCs w:val="20"/>
                </w:rPr>
                <w:t>285695</w:t>
              </w:r>
            </w:ins>
          </w:p>
        </w:tc>
        <w:tc>
          <w:tcPr>
            <w:tcW w:w="1071" w:type="dxa"/>
            <w:tcBorders>
              <w:top w:val="nil"/>
              <w:left w:val="nil"/>
              <w:bottom w:val="single" w:sz="4" w:space="0" w:color="ACB9CA"/>
              <w:right w:val="single" w:sz="4" w:space="0" w:color="ACB9CA"/>
            </w:tcBorders>
            <w:shd w:val="clear" w:color="000000" w:fill="FFFFFF"/>
            <w:vAlign w:val="center"/>
          </w:tcPr>
          <w:p w14:paraId="10819F58" w14:textId="77777777" w:rsidR="00875EA5" w:rsidRPr="00C47FE2" w:rsidRDefault="00875EA5" w:rsidP="00875EA5">
            <w:pPr>
              <w:spacing w:before="0" w:after="0" w:line="240" w:lineRule="auto"/>
              <w:jc w:val="right"/>
              <w:rPr>
                <w:ins w:id="670" w:author="khanguyen" w:date="2017-03-17T22:39:00Z"/>
                <w:rFonts w:eastAsia="Times New Roman" w:cs="Arial"/>
                <w:color w:val="4B4B63"/>
                <w:sz w:val="20"/>
                <w:szCs w:val="20"/>
                <w:lang w:val="en-US"/>
              </w:rPr>
            </w:pPr>
            <w:ins w:id="671" w:author="khanguyen" w:date="2017-03-17T22:39:00Z">
              <w:r>
                <w:rPr>
                  <w:rFonts w:cs="Arial"/>
                  <w:color w:val="4B4B63"/>
                  <w:sz w:val="20"/>
                  <w:szCs w:val="20"/>
                </w:rPr>
                <w:t>143190</w:t>
              </w:r>
            </w:ins>
          </w:p>
        </w:tc>
        <w:tc>
          <w:tcPr>
            <w:tcW w:w="1071" w:type="dxa"/>
            <w:tcBorders>
              <w:top w:val="nil"/>
              <w:left w:val="nil"/>
              <w:bottom w:val="single" w:sz="4" w:space="0" w:color="ACB9CA"/>
              <w:right w:val="single" w:sz="4" w:space="0" w:color="ACB9CA"/>
            </w:tcBorders>
            <w:shd w:val="clear" w:color="000000" w:fill="FFFFFF"/>
            <w:vAlign w:val="center"/>
          </w:tcPr>
          <w:p w14:paraId="57CAA95E" w14:textId="77777777" w:rsidR="00875EA5" w:rsidRPr="00C47FE2" w:rsidRDefault="00875EA5" w:rsidP="00875EA5">
            <w:pPr>
              <w:spacing w:before="0" w:after="0" w:line="240" w:lineRule="auto"/>
              <w:jc w:val="right"/>
              <w:rPr>
                <w:ins w:id="672" w:author="khanguyen" w:date="2017-03-17T22:39:00Z"/>
                <w:rFonts w:eastAsia="Times New Roman" w:cs="Arial"/>
                <w:color w:val="4B4B63"/>
                <w:sz w:val="20"/>
                <w:szCs w:val="20"/>
                <w:lang w:val="en-US"/>
              </w:rPr>
            </w:pPr>
            <w:ins w:id="673" w:author="khanguyen" w:date="2017-03-17T22:39:00Z">
              <w:r>
                <w:rPr>
                  <w:rFonts w:cs="Arial"/>
                  <w:color w:val="4B4B63"/>
                  <w:sz w:val="20"/>
                  <w:szCs w:val="20"/>
                </w:rPr>
                <w:t>285490</w:t>
              </w:r>
            </w:ins>
          </w:p>
        </w:tc>
        <w:tc>
          <w:tcPr>
            <w:tcW w:w="1230" w:type="dxa"/>
            <w:tcBorders>
              <w:top w:val="nil"/>
              <w:left w:val="nil"/>
              <w:bottom w:val="single" w:sz="4" w:space="0" w:color="ACB9CA"/>
              <w:right w:val="single" w:sz="4" w:space="0" w:color="ACB9CA"/>
            </w:tcBorders>
            <w:shd w:val="clear" w:color="000000" w:fill="FFFFFF"/>
            <w:vAlign w:val="center"/>
          </w:tcPr>
          <w:p w14:paraId="14D0500C" w14:textId="77777777" w:rsidR="00875EA5" w:rsidRPr="00C47FE2" w:rsidRDefault="00875EA5" w:rsidP="00875EA5">
            <w:pPr>
              <w:spacing w:before="0" w:after="0" w:line="240" w:lineRule="auto"/>
              <w:jc w:val="right"/>
              <w:rPr>
                <w:ins w:id="674" w:author="khanguyen" w:date="2017-03-17T22:39:00Z"/>
                <w:rFonts w:eastAsia="Times New Roman" w:cs="Arial"/>
                <w:color w:val="4B4B63"/>
                <w:sz w:val="20"/>
                <w:szCs w:val="20"/>
                <w:lang w:val="en-US"/>
              </w:rPr>
            </w:pPr>
            <w:ins w:id="675" w:author="khanguyen" w:date="2017-03-17T22:39:00Z">
              <w:r>
                <w:rPr>
                  <w:rFonts w:cs="Arial"/>
                  <w:color w:val="4B4B63"/>
                  <w:sz w:val="20"/>
                  <w:szCs w:val="20"/>
                </w:rPr>
                <w:t>0%</w:t>
              </w:r>
            </w:ins>
          </w:p>
        </w:tc>
      </w:tr>
      <w:tr w:rsidR="00875EA5" w:rsidRPr="00C47FE2" w14:paraId="09C77962" w14:textId="77777777" w:rsidTr="006C6340">
        <w:trPr>
          <w:trHeight w:val="300"/>
          <w:ins w:id="676"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67C1C3BC" w14:textId="77777777" w:rsidR="00875EA5" w:rsidRPr="00C47FE2" w:rsidRDefault="00875EA5" w:rsidP="00875EA5">
            <w:pPr>
              <w:spacing w:before="0" w:after="0" w:line="240" w:lineRule="auto"/>
              <w:ind w:firstLineChars="100" w:firstLine="200"/>
              <w:rPr>
                <w:ins w:id="677" w:author="khanguyen" w:date="2017-03-17T22:39:00Z"/>
                <w:rFonts w:eastAsia="Times New Roman" w:cs="Arial"/>
                <w:color w:val="4B4B63"/>
                <w:sz w:val="20"/>
                <w:szCs w:val="20"/>
                <w:lang w:val="en-US"/>
              </w:rPr>
            </w:pPr>
            <w:ins w:id="678" w:author="khanguyen" w:date="2017-03-17T22:39:00Z">
              <w:r>
                <w:rPr>
                  <w:rFonts w:cs="Arial"/>
                  <w:color w:val="4B4B63"/>
                  <w:sz w:val="20"/>
                  <w:szCs w:val="20"/>
                </w:rPr>
                <w:t>DELETE Note for a Sale</w:t>
              </w:r>
            </w:ins>
          </w:p>
        </w:tc>
        <w:tc>
          <w:tcPr>
            <w:tcW w:w="1232" w:type="dxa"/>
            <w:tcBorders>
              <w:top w:val="nil"/>
              <w:left w:val="nil"/>
              <w:bottom w:val="single" w:sz="4" w:space="0" w:color="ACB9CA"/>
              <w:right w:val="single" w:sz="4" w:space="0" w:color="ACB9CA"/>
            </w:tcBorders>
            <w:shd w:val="clear" w:color="000000" w:fill="FFFFFF"/>
            <w:vAlign w:val="center"/>
          </w:tcPr>
          <w:p w14:paraId="0F7EDF2A" w14:textId="77777777" w:rsidR="00875EA5" w:rsidRPr="00C47FE2" w:rsidRDefault="00875EA5" w:rsidP="00875EA5">
            <w:pPr>
              <w:spacing w:before="0" w:after="0" w:line="240" w:lineRule="auto"/>
              <w:jc w:val="right"/>
              <w:rPr>
                <w:ins w:id="679" w:author="khanguyen" w:date="2017-03-17T22:39:00Z"/>
                <w:rFonts w:eastAsia="Times New Roman" w:cs="Arial"/>
                <w:color w:val="4B4B63"/>
                <w:sz w:val="20"/>
                <w:szCs w:val="20"/>
                <w:lang w:val="en-US"/>
              </w:rPr>
            </w:pPr>
            <w:ins w:id="680" w:author="khanguyen" w:date="2017-03-17T22:39:00Z">
              <w:r>
                <w:rPr>
                  <w:rFonts w:cs="Arial"/>
                  <w:color w:val="4B4B63"/>
                  <w:sz w:val="20"/>
                  <w:szCs w:val="20"/>
                </w:rPr>
                <w:t>2243</w:t>
              </w:r>
            </w:ins>
          </w:p>
        </w:tc>
        <w:tc>
          <w:tcPr>
            <w:tcW w:w="1378" w:type="dxa"/>
            <w:tcBorders>
              <w:top w:val="nil"/>
              <w:left w:val="nil"/>
              <w:bottom w:val="single" w:sz="4" w:space="0" w:color="ACB9CA"/>
              <w:right w:val="single" w:sz="4" w:space="0" w:color="ACB9CA"/>
            </w:tcBorders>
            <w:shd w:val="clear" w:color="000000" w:fill="FFFFFF"/>
            <w:vAlign w:val="center"/>
          </w:tcPr>
          <w:p w14:paraId="1143F5E6" w14:textId="77777777" w:rsidR="00875EA5" w:rsidRPr="00C47FE2" w:rsidRDefault="00875EA5" w:rsidP="00875EA5">
            <w:pPr>
              <w:spacing w:before="0" w:after="0" w:line="240" w:lineRule="auto"/>
              <w:jc w:val="right"/>
              <w:rPr>
                <w:ins w:id="681" w:author="khanguyen" w:date="2017-03-17T22:39:00Z"/>
                <w:rFonts w:eastAsia="Times New Roman" w:cs="Arial"/>
                <w:color w:val="4B4B63"/>
                <w:sz w:val="20"/>
                <w:szCs w:val="20"/>
                <w:lang w:val="en-US"/>
              </w:rPr>
            </w:pPr>
            <w:ins w:id="682" w:author="khanguyen" w:date="2017-03-17T22:39:00Z">
              <w:r>
                <w:rPr>
                  <w:rFonts w:cs="Arial"/>
                  <w:color w:val="4B4B63"/>
                  <w:sz w:val="20"/>
                  <w:szCs w:val="20"/>
                </w:rPr>
                <w:t>169899.9</w:t>
              </w:r>
            </w:ins>
          </w:p>
        </w:tc>
        <w:tc>
          <w:tcPr>
            <w:tcW w:w="990" w:type="dxa"/>
            <w:tcBorders>
              <w:top w:val="nil"/>
              <w:left w:val="nil"/>
              <w:bottom w:val="single" w:sz="4" w:space="0" w:color="ACB9CA"/>
              <w:right w:val="single" w:sz="4" w:space="0" w:color="ACB9CA"/>
            </w:tcBorders>
            <w:shd w:val="clear" w:color="000000" w:fill="FFFFFF"/>
            <w:vAlign w:val="center"/>
          </w:tcPr>
          <w:p w14:paraId="773D2F66" w14:textId="77777777" w:rsidR="00875EA5" w:rsidRPr="00C47FE2" w:rsidRDefault="00875EA5" w:rsidP="00875EA5">
            <w:pPr>
              <w:spacing w:before="0" w:after="0" w:line="240" w:lineRule="auto"/>
              <w:jc w:val="right"/>
              <w:rPr>
                <w:ins w:id="683" w:author="khanguyen" w:date="2017-03-17T22:39:00Z"/>
                <w:rFonts w:eastAsia="Times New Roman" w:cs="Arial"/>
                <w:color w:val="4B4B63"/>
                <w:sz w:val="20"/>
                <w:szCs w:val="20"/>
                <w:lang w:val="en-US"/>
              </w:rPr>
            </w:pPr>
            <w:ins w:id="684" w:author="khanguyen" w:date="2017-03-17T22:39:00Z">
              <w:r>
                <w:rPr>
                  <w:rFonts w:cs="Arial"/>
                  <w:color w:val="4B4B63"/>
                  <w:sz w:val="20"/>
                  <w:szCs w:val="20"/>
                </w:rPr>
                <w:t>262039.8</w:t>
              </w:r>
            </w:ins>
          </w:p>
        </w:tc>
        <w:tc>
          <w:tcPr>
            <w:tcW w:w="1070" w:type="dxa"/>
            <w:tcBorders>
              <w:top w:val="nil"/>
              <w:left w:val="nil"/>
              <w:bottom w:val="single" w:sz="4" w:space="0" w:color="ACB9CA"/>
              <w:right w:val="single" w:sz="4" w:space="0" w:color="ACB9CA"/>
            </w:tcBorders>
            <w:shd w:val="clear" w:color="000000" w:fill="FFFFFF"/>
            <w:vAlign w:val="center"/>
          </w:tcPr>
          <w:p w14:paraId="01505AC3" w14:textId="77777777" w:rsidR="00875EA5" w:rsidRPr="00C47FE2" w:rsidRDefault="00875EA5" w:rsidP="00875EA5">
            <w:pPr>
              <w:spacing w:before="0" w:after="0" w:line="240" w:lineRule="auto"/>
              <w:jc w:val="right"/>
              <w:rPr>
                <w:ins w:id="685" w:author="khanguyen" w:date="2017-03-17T22:39:00Z"/>
                <w:rFonts w:eastAsia="Times New Roman" w:cs="Arial"/>
                <w:color w:val="4B4B63"/>
                <w:sz w:val="20"/>
                <w:szCs w:val="20"/>
                <w:lang w:val="en-US"/>
              </w:rPr>
            </w:pPr>
            <w:ins w:id="686" w:author="khanguyen" w:date="2017-03-17T22:39:00Z">
              <w:r>
                <w:rPr>
                  <w:rFonts w:cs="Arial"/>
                  <w:color w:val="4B4B63"/>
                  <w:sz w:val="20"/>
                  <w:szCs w:val="20"/>
                </w:rPr>
                <w:t>284862.9</w:t>
              </w:r>
            </w:ins>
          </w:p>
        </w:tc>
        <w:tc>
          <w:tcPr>
            <w:tcW w:w="1070" w:type="dxa"/>
            <w:tcBorders>
              <w:top w:val="nil"/>
              <w:left w:val="nil"/>
              <w:bottom w:val="single" w:sz="4" w:space="0" w:color="ACB9CA"/>
              <w:right w:val="single" w:sz="4" w:space="0" w:color="ACB9CA"/>
            </w:tcBorders>
            <w:shd w:val="clear" w:color="000000" w:fill="FFFFFF"/>
            <w:vAlign w:val="center"/>
          </w:tcPr>
          <w:p w14:paraId="02B6A450" w14:textId="77777777" w:rsidR="00875EA5" w:rsidRPr="00C47FE2" w:rsidRDefault="00875EA5" w:rsidP="00875EA5">
            <w:pPr>
              <w:spacing w:before="0" w:after="0" w:line="240" w:lineRule="auto"/>
              <w:jc w:val="right"/>
              <w:rPr>
                <w:ins w:id="687" w:author="khanguyen" w:date="2017-03-17T22:39:00Z"/>
                <w:rFonts w:eastAsia="Times New Roman" w:cs="Arial"/>
                <w:color w:val="4B4B63"/>
                <w:sz w:val="20"/>
                <w:szCs w:val="20"/>
                <w:lang w:val="en-US"/>
              </w:rPr>
            </w:pPr>
            <w:ins w:id="688" w:author="khanguyen" w:date="2017-03-17T22:39:00Z">
              <w:r>
                <w:rPr>
                  <w:rFonts w:cs="Arial"/>
                  <w:color w:val="4B4B63"/>
                  <w:sz w:val="20"/>
                  <w:szCs w:val="20"/>
                </w:rPr>
                <w:t>444103.8</w:t>
              </w:r>
            </w:ins>
          </w:p>
        </w:tc>
        <w:tc>
          <w:tcPr>
            <w:tcW w:w="1071" w:type="dxa"/>
            <w:tcBorders>
              <w:top w:val="nil"/>
              <w:left w:val="nil"/>
              <w:bottom w:val="single" w:sz="4" w:space="0" w:color="ACB9CA"/>
              <w:right w:val="single" w:sz="4" w:space="0" w:color="ACB9CA"/>
            </w:tcBorders>
            <w:shd w:val="clear" w:color="000000" w:fill="FFFFFF"/>
            <w:vAlign w:val="center"/>
          </w:tcPr>
          <w:p w14:paraId="33CA50C1" w14:textId="77777777" w:rsidR="00875EA5" w:rsidRPr="00C47FE2" w:rsidRDefault="00875EA5" w:rsidP="00875EA5">
            <w:pPr>
              <w:spacing w:before="0" w:after="0" w:line="240" w:lineRule="auto"/>
              <w:jc w:val="right"/>
              <w:rPr>
                <w:ins w:id="689" w:author="khanguyen" w:date="2017-03-17T22:39:00Z"/>
                <w:rFonts w:eastAsia="Times New Roman" w:cs="Arial"/>
                <w:color w:val="4B4B63"/>
                <w:sz w:val="20"/>
                <w:szCs w:val="20"/>
                <w:lang w:val="en-US"/>
              </w:rPr>
            </w:pPr>
            <w:ins w:id="690" w:author="khanguyen" w:date="2017-03-17T22:39:00Z">
              <w:r>
                <w:rPr>
                  <w:rFonts w:cs="Arial"/>
                  <w:color w:val="4B4B63"/>
                  <w:sz w:val="20"/>
                  <w:szCs w:val="20"/>
                </w:rPr>
                <w:t>52</w:t>
              </w:r>
            </w:ins>
          </w:p>
        </w:tc>
        <w:tc>
          <w:tcPr>
            <w:tcW w:w="1071" w:type="dxa"/>
            <w:tcBorders>
              <w:top w:val="nil"/>
              <w:left w:val="nil"/>
              <w:bottom w:val="single" w:sz="4" w:space="0" w:color="ACB9CA"/>
              <w:right w:val="single" w:sz="4" w:space="0" w:color="ACB9CA"/>
            </w:tcBorders>
            <w:shd w:val="clear" w:color="000000" w:fill="FFFFFF"/>
            <w:vAlign w:val="center"/>
          </w:tcPr>
          <w:p w14:paraId="7388CA39" w14:textId="77777777" w:rsidR="00875EA5" w:rsidRPr="00C47FE2" w:rsidRDefault="00875EA5" w:rsidP="00875EA5">
            <w:pPr>
              <w:spacing w:before="0" w:after="0" w:line="240" w:lineRule="auto"/>
              <w:jc w:val="right"/>
              <w:rPr>
                <w:ins w:id="691" w:author="khanguyen" w:date="2017-03-17T22:39:00Z"/>
                <w:rFonts w:eastAsia="Times New Roman" w:cs="Arial"/>
                <w:color w:val="4B4B63"/>
                <w:sz w:val="20"/>
                <w:szCs w:val="20"/>
                <w:lang w:val="en-US"/>
              </w:rPr>
            </w:pPr>
            <w:ins w:id="692" w:author="khanguyen" w:date="2017-03-17T22:39:00Z">
              <w:r>
                <w:rPr>
                  <w:rFonts w:cs="Arial"/>
                  <w:color w:val="4B4B63"/>
                  <w:sz w:val="20"/>
                  <w:szCs w:val="20"/>
                </w:rPr>
                <w:t>543711</w:t>
              </w:r>
            </w:ins>
          </w:p>
        </w:tc>
        <w:tc>
          <w:tcPr>
            <w:tcW w:w="1230" w:type="dxa"/>
            <w:tcBorders>
              <w:top w:val="nil"/>
              <w:left w:val="nil"/>
              <w:bottom w:val="single" w:sz="4" w:space="0" w:color="ACB9CA"/>
              <w:right w:val="single" w:sz="4" w:space="0" w:color="ACB9CA"/>
            </w:tcBorders>
            <w:shd w:val="clear" w:color="000000" w:fill="FFFFFF"/>
            <w:vAlign w:val="center"/>
          </w:tcPr>
          <w:p w14:paraId="61C2D08C" w14:textId="77777777" w:rsidR="00875EA5" w:rsidRPr="00C47FE2" w:rsidRDefault="00875EA5" w:rsidP="00875EA5">
            <w:pPr>
              <w:spacing w:before="0" w:after="0" w:line="240" w:lineRule="auto"/>
              <w:jc w:val="right"/>
              <w:rPr>
                <w:ins w:id="693" w:author="khanguyen" w:date="2017-03-17T22:39:00Z"/>
                <w:rFonts w:eastAsia="Times New Roman" w:cs="Arial"/>
                <w:color w:val="4B4B63"/>
                <w:sz w:val="20"/>
                <w:szCs w:val="20"/>
                <w:lang w:val="en-US"/>
              </w:rPr>
            </w:pPr>
            <w:ins w:id="694" w:author="khanguyen" w:date="2017-03-17T22:39:00Z">
              <w:r>
                <w:rPr>
                  <w:rFonts w:cs="Arial"/>
                  <w:color w:val="4B4B63"/>
                  <w:sz w:val="20"/>
                  <w:szCs w:val="20"/>
                </w:rPr>
                <w:t>0%</w:t>
              </w:r>
            </w:ins>
          </w:p>
        </w:tc>
      </w:tr>
      <w:tr w:rsidR="00875EA5" w:rsidRPr="00C47FE2" w14:paraId="26A576F4" w14:textId="77777777" w:rsidTr="006C6340">
        <w:trPr>
          <w:trHeight w:val="300"/>
          <w:ins w:id="695"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44885501" w14:textId="77777777" w:rsidR="00875EA5" w:rsidRPr="00C47FE2" w:rsidRDefault="00875EA5" w:rsidP="00875EA5">
            <w:pPr>
              <w:spacing w:before="0" w:after="0" w:line="240" w:lineRule="auto"/>
              <w:ind w:firstLineChars="100" w:firstLine="200"/>
              <w:rPr>
                <w:ins w:id="696" w:author="khanguyen" w:date="2017-03-17T22:39:00Z"/>
                <w:rFonts w:eastAsia="Times New Roman" w:cs="Arial"/>
                <w:color w:val="4B4B63"/>
                <w:sz w:val="20"/>
                <w:szCs w:val="20"/>
                <w:lang w:val="en-US"/>
              </w:rPr>
            </w:pPr>
            <w:ins w:id="697" w:author="khanguyen" w:date="2017-03-17T22:39:00Z">
              <w:r>
                <w:rPr>
                  <w:rFonts w:cs="Arial"/>
                  <w:color w:val="4B4B63"/>
                  <w:sz w:val="20"/>
                  <w:szCs w:val="20"/>
                </w:rPr>
                <w:lastRenderedPageBreak/>
                <w:t>DELETE Note for an expense</w:t>
              </w:r>
            </w:ins>
          </w:p>
        </w:tc>
        <w:tc>
          <w:tcPr>
            <w:tcW w:w="1232" w:type="dxa"/>
            <w:tcBorders>
              <w:top w:val="nil"/>
              <w:left w:val="nil"/>
              <w:bottom w:val="single" w:sz="4" w:space="0" w:color="ACB9CA"/>
              <w:right w:val="single" w:sz="4" w:space="0" w:color="ACB9CA"/>
            </w:tcBorders>
            <w:shd w:val="clear" w:color="000000" w:fill="FFFFFF"/>
            <w:vAlign w:val="center"/>
          </w:tcPr>
          <w:p w14:paraId="3D31EE3E" w14:textId="77777777" w:rsidR="00875EA5" w:rsidRPr="00C47FE2" w:rsidRDefault="00875EA5" w:rsidP="00875EA5">
            <w:pPr>
              <w:spacing w:before="0" w:after="0" w:line="240" w:lineRule="auto"/>
              <w:jc w:val="right"/>
              <w:rPr>
                <w:ins w:id="698" w:author="khanguyen" w:date="2017-03-17T22:39:00Z"/>
                <w:rFonts w:eastAsia="Times New Roman" w:cs="Arial"/>
                <w:color w:val="4B4B63"/>
                <w:sz w:val="20"/>
                <w:szCs w:val="20"/>
                <w:lang w:val="en-US"/>
              </w:rPr>
            </w:pPr>
            <w:ins w:id="699" w:author="khanguyen" w:date="2017-03-17T22:39:00Z">
              <w:r>
                <w:rPr>
                  <w:rFonts w:cs="Arial"/>
                  <w:color w:val="4B4B63"/>
                  <w:sz w:val="20"/>
                  <w:szCs w:val="20"/>
                </w:rPr>
                <w:t>1042</w:t>
              </w:r>
            </w:ins>
          </w:p>
        </w:tc>
        <w:tc>
          <w:tcPr>
            <w:tcW w:w="1378" w:type="dxa"/>
            <w:tcBorders>
              <w:top w:val="nil"/>
              <w:left w:val="nil"/>
              <w:bottom w:val="single" w:sz="4" w:space="0" w:color="ACB9CA"/>
              <w:right w:val="single" w:sz="4" w:space="0" w:color="ACB9CA"/>
            </w:tcBorders>
            <w:shd w:val="clear" w:color="000000" w:fill="FFFFFF"/>
            <w:vAlign w:val="center"/>
          </w:tcPr>
          <w:p w14:paraId="3F8D830F" w14:textId="77777777" w:rsidR="00875EA5" w:rsidRPr="00C47FE2" w:rsidRDefault="00875EA5" w:rsidP="00875EA5">
            <w:pPr>
              <w:spacing w:before="0" w:after="0" w:line="240" w:lineRule="auto"/>
              <w:jc w:val="right"/>
              <w:rPr>
                <w:ins w:id="700" w:author="khanguyen" w:date="2017-03-17T22:39:00Z"/>
                <w:rFonts w:eastAsia="Times New Roman" w:cs="Arial"/>
                <w:color w:val="4B4B63"/>
                <w:sz w:val="20"/>
                <w:szCs w:val="20"/>
                <w:lang w:val="en-US"/>
              </w:rPr>
            </w:pPr>
            <w:ins w:id="701" w:author="khanguyen" w:date="2017-03-17T22:39:00Z">
              <w:r>
                <w:rPr>
                  <w:rFonts w:cs="Arial"/>
                  <w:color w:val="4B4B63"/>
                  <w:sz w:val="20"/>
                  <w:szCs w:val="20"/>
                </w:rPr>
                <w:t>223294.4</w:t>
              </w:r>
            </w:ins>
          </w:p>
        </w:tc>
        <w:tc>
          <w:tcPr>
            <w:tcW w:w="990" w:type="dxa"/>
            <w:tcBorders>
              <w:top w:val="nil"/>
              <w:left w:val="nil"/>
              <w:bottom w:val="single" w:sz="4" w:space="0" w:color="ACB9CA"/>
              <w:right w:val="single" w:sz="4" w:space="0" w:color="ACB9CA"/>
            </w:tcBorders>
            <w:shd w:val="clear" w:color="000000" w:fill="FFFFFF"/>
            <w:vAlign w:val="center"/>
          </w:tcPr>
          <w:p w14:paraId="32E9BBAE" w14:textId="77777777" w:rsidR="00875EA5" w:rsidRPr="00C47FE2" w:rsidRDefault="00875EA5" w:rsidP="00875EA5">
            <w:pPr>
              <w:spacing w:before="0" w:after="0" w:line="240" w:lineRule="auto"/>
              <w:jc w:val="right"/>
              <w:rPr>
                <w:ins w:id="702" w:author="khanguyen" w:date="2017-03-17T22:39:00Z"/>
                <w:rFonts w:eastAsia="Times New Roman" w:cs="Arial"/>
                <w:color w:val="4B4B63"/>
                <w:sz w:val="20"/>
                <w:szCs w:val="20"/>
                <w:lang w:val="en-US"/>
              </w:rPr>
            </w:pPr>
            <w:ins w:id="703" w:author="khanguyen" w:date="2017-03-17T22:39:00Z">
              <w:r>
                <w:rPr>
                  <w:rFonts w:cs="Arial"/>
                  <w:color w:val="4B4B63"/>
                  <w:sz w:val="20"/>
                  <w:szCs w:val="20"/>
                </w:rPr>
                <w:t>414520.3</w:t>
              </w:r>
            </w:ins>
          </w:p>
        </w:tc>
        <w:tc>
          <w:tcPr>
            <w:tcW w:w="1070" w:type="dxa"/>
            <w:tcBorders>
              <w:top w:val="nil"/>
              <w:left w:val="nil"/>
              <w:bottom w:val="single" w:sz="4" w:space="0" w:color="ACB9CA"/>
              <w:right w:val="single" w:sz="4" w:space="0" w:color="ACB9CA"/>
            </w:tcBorders>
            <w:shd w:val="clear" w:color="000000" w:fill="FFFFFF"/>
            <w:vAlign w:val="center"/>
          </w:tcPr>
          <w:p w14:paraId="4BD1C4E6" w14:textId="77777777" w:rsidR="00875EA5" w:rsidRPr="00C47FE2" w:rsidRDefault="00875EA5" w:rsidP="00875EA5">
            <w:pPr>
              <w:spacing w:before="0" w:after="0" w:line="240" w:lineRule="auto"/>
              <w:jc w:val="right"/>
              <w:rPr>
                <w:ins w:id="704" w:author="khanguyen" w:date="2017-03-17T22:39:00Z"/>
                <w:rFonts w:eastAsia="Times New Roman" w:cs="Arial"/>
                <w:color w:val="4B4B63"/>
                <w:sz w:val="20"/>
                <w:szCs w:val="20"/>
                <w:lang w:val="en-US"/>
              </w:rPr>
            </w:pPr>
            <w:ins w:id="705" w:author="khanguyen" w:date="2017-03-17T22:39:00Z">
              <w:r>
                <w:rPr>
                  <w:rFonts w:cs="Arial"/>
                  <w:color w:val="4B4B63"/>
                  <w:sz w:val="20"/>
                  <w:szCs w:val="20"/>
                </w:rPr>
                <w:t>440876.5</w:t>
              </w:r>
            </w:ins>
          </w:p>
        </w:tc>
        <w:tc>
          <w:tcPr>
            <w:tcW w:w="1070" w:type="dxa"/>
            <w:tcBorders>
              <w:top w:val="nil"/>
              <w:left w:val="nil"/>
              <w:bottom w:val="single" w:sz="4" w:space="0" w:color="ACB9CA"/>
              <w:right w:val="single" w:sz="4" w:space="0" w:color="ACB9CA"/>
            </w:tcBorders>
            <w:shd w:val="clear" w:color="000000" w:fill="FFFFFF"/>
            <w:vAlign w:val="center"/>
          </w:tcPr>
          <w:p w14:paraId="497B785B" w14:textId="77777777" w:rsidR="00875EA5" w:rsidRPr="00C47FE2" w:rsidRDefault="00875EA5" w:rsidP="00875EA5">
            <w:pPr>
              <w:spacing w:before="0" w:after="0" w:line="240" w:lineRule="auto"/>
              <w:jc w:val="right"/>
              <w:rPr>
                <w:ins w:id="706" w:author="khanguyen" w:date="2017-03-17T22:39:00Z"/>
                <w:rFonts w:eastAsia="Times New Roman" w:cs="Arial"/>
                <w:color w:val="4B4B63"/>
                <w:sz w:val="20"/>
                <w:szCs w:val="20"/>
                <w:lang w:val="en-US"/>
              </w:rPr>
            </w:pPr>
            <w:ins w:id="707" w:author="khanguyen" w:date="2017-03-17T22:39:00Z">
              <w:r>
                <w:rPr>
                  <w:rFonts w:cs="Arial"/>
                  <w:color w:val="4B4B63"/>
                  <w:sz w:val="20"/>
                  <w:szCs w:val="20"/>
                </w:rPr>
                <w:t>509182.3</w:t>
              </w:r>
            </w:ins>
          </w:p>
        </w:tc>
        <w:tc>
          <w:tcPr>
            <w:tcW w:w="1071" w:type="dxa"/>
            <w:tcBorders>
              <w:top w:val="nil"/>
              <w:left w:val="nil"/>
              <w:bottom w:val="single" w:sz="4" w:space="0" w:color="ACB9CA"/>
              <w:right w:val="single" w:sz="4" w:space="0" w:color="ACB9CA"/>
            </w:tcBorders>
            <w:shd w:val="clear" w:color="000000" w:fill="FFFFFF"/>
            <w:vAlign w:val="center"/>
          </w:tcPr>
          <w:p w14:paraId="20C51BDE" w14:textId="77777777" w:rsidR="00875EA5" w:rsidRPr="00C47FE2" w:rsidRDefault="00875EA5" w:rsidP="00875EA5">
            <w:pPr>
              <w:spacing w:before="0" w:after="0" w:line="240" w:lineRule="auto"/>
              <w:jc w:val="right"/>
              <w:rPr>
                <w:ins w:id="708" w:author="khanguyen" w:date="2017-03-17T22:39:00Z"/>
                <w:rFonts w:eastAsia="Times New Roman" w:cs="Arial"/>
                <w:color w:val="4B4B63"/>
                <w:sz w:val="20"/>
                <w:szCs w:val="20"/>
                <w:lang w:val="en-US"/>
              </w:rPr>
            </w:pPr>
            <w:ins w:id="709" w:author="khanguyen" w:date="2017-03-17T22:39:00Z">
              <w:r>
                <w:rPr>
                  <w:rFonts w:cs="Arial"/>
                  <w:color w:val="4B4B63"/>
                  <w:sz w:val="20"/>
                  <w:szCs w:val="20"/>
                </w:rPr>
                <w:t>23869</w:t>
              </w:r>
            </w:ins>
          </w:p>
        </w:tc>
        <w:tc>
          <w:tcPr>
            <w:tcW w:w="1071" w:type="dxa"/>
            <w:tcBorders>
              <w:top w:val="nil"/>
              <w:left w:val="nil"/>
              <w:bottom w:val="single" w:sz="4" w:space="0" w:color="ACB9CA"/>
              <w:right w:val="single" w:sz="4" w:space="0" w:color="ACB9CA"/>
            </w:tcBorders>
            <w:shd w:val="clear" w:color="000000" w:fill="FFFFFF"/>
            <w:vAlign w:val="center"/>
          </w:tcPr>
          <w:p w14:paraId="44CAE133" w14:textId="77777777" w:rsidR="00875EA5" w:rsidRPr="00C47FE2" w:rsidRDefault="00875EA5" w:rsidP="00875EA5">
            <w:pPr>
              <w:spacing w:before="0" w:after="0" w:line="240" w:lineRule="auto"/>
              <w:jc w:val="right"/>
              <w:rPr>
                <w:ins w:id="710" w:author="khanguyen" w:date="2017-03-17T22:39:00Z"/>
                <w:rFonts w:eastAsia="Times New Roman" w:cs="Arial"/>
                <w:color w:val="4B4B63"/>
                <w:sz w:val="20"/>
                <w:szCs w:val="20"/>
                <w:lang w:val="en-US"/>
              </w:rPr>
            </w:pPr>
            <w:ins w:id="711" w:author="khanguyen" w:date="2017-03-17T22:39:00Z">
              <w:r>
                <w:rPr>
                  <w:rFonts w:cs="Arial"/>
                  <w:color w:val="4B4B63"/>
                  <w:sz w:val="20"/>
                  <w:szCs w:val="20"/>
                </w:rPr>
                <w:t>574147</w:t>
              </w:r>
            </w:ins>
          </w:p>
        </w:tc>
        <w:tc>
          <w:tcPr>
            <w:tcW w:w="1230" w:type="dxa"/>
            <w:tcBorders>
              <w:top w:val="nil"/>
              <w:left w:val="nil"/>
              <w:bottom w:val="single" w:sz="4" w:space="0" w:color="ACB9CA"/>
              <w:right w:val="single" w:sz="4" w:space="0" w:color="ACB9CA"/>
            </w:tcBorders>
            <w:shd w:val="clear" w:color="000000" w:fill="FFFFFF"/>
            <w:vAlign w:val="center"/>
          </w:tcPr>
          <w:p w14:paraId="362E3B4B" w14:textId="77777777" w:rsidR="00875EA5" w:rsidRPr="00C47FE2" w:rsidRDefault="00875EA5" w:rsidP="00875EA5">
            <w:pPr>
              <w:spacing w:before="0" w:after="0" w:line="240" w:lineRule="auto"/>
              <w:jc w:val="right"/>
              <w:rPr>
                <w:ins w:id="712" w:author="khanguyen" w:date="2017-03-17T22:39:00Z"/>
                <w:rFonts w:eastAsia="Times New Roman" w:cs="Arial"/>
                <w:color w:val="4B4B63"/>
                <w:sz w:val="20"/>
                <w:szCs w:val="20"/>
                <w:lang w:val="en-US"/>
              </w:rPr>
            </w:pPr>
            <w:ins w:id="713" w:author="khanguyen" w:date="2017-03-17T22:39:00Z">
              <w:r>
                <w:rPr>
                  <w:rFonts w:cs="Arial"/>
                  <w:color w:val="4B4B63"/>
                  <w:sz w:val="20"/>
                  <w:szCs w:val="20"/>
                </w:rPr>
                <w:t>0.19%</w:t>
              </w:r>
            </w:ins>
          </w:p>
        </w:tc>
      </w:tr>
      <w:tr w:rsidR="00875EA5" w:rsidRPr="00C47FE2" w14:paraId="40CC68FE" w14:textId="77777777" w:rsidTr="006C6340">
        <w:trPr>
          <w:trHeight w:val="300"/>
          <w:ins w:id="714" w:author="khanguyen" w:date="2017-03-17T22:39:00Z"/>
        </w:trPr>
        <w:tc>
          <w:tcPr>
            <w:tcW w:w="5085" w:type="dxa"/>
            <w:tcBorders>
              <w:top w:val="nil"/>
              <w:left w:val="single" w:sz="4" w:space="0" w:color="ACB9CA"/>
              <w:bottom w:val="single" w:sz="4" w:space="0" w:color="ACB9CA"/>
              <w:right w:val="single" w:sz="4" w:space="0" w:color="ACB9CA"/>
            </w:tcBorders>
            <w:shd w:val="clear" w:color="000000" w:fill="FFFFFF"/>
            <w:noWrap/>
            <w:vAlign w:val="center"/>
          </w:tcPr>
          <w:p w14:paraId="34D125CA" w14:textId="77777777" w:rsidR="00875EA5" w:rsidRPr="00C47FE2" w:rsidRDefault="00875EA5" w:rsidP="00875EA5">
            <w:pPr>
              <w:spacing w:before="0" w:after="0" w:line="240" w:lineRule="auto"/>
              <w:ind w:firstLineChars="100" w:firstLine="200"/>
              <w:rPr>
                <w:ins w:id="715" w:author="khanguyen" w:date="2017-03-17T22:39:00Z"/>
                <w:rFonts w:eastAsia="Times New Roman" w:cs="Arial"/>
                <w:color w:val="4B4B63"/>
                <w:sz w:val="20"/>
                <w:szCs w:val="20"/>
                <w:lang w:val="en-US"/>
              </w:rPr>
            </w:pPr>
            <w:ins w:id="716" w:author="khanguyen" w:date="2017-03-17T22:39:00Z">
              <w:r>
                <w:rPr>
                  <w:rFonts w:cs="Arial"/>
                  <w:color w:val="4B4B63"/>
                  <w:sz w:val="20"/>
                  <w:szCs w:val="20"/>
                </w:rPr>
                <w:t>DELETE Reminder for a Sale</w:t>
              </w:r>
            </w:ins>
          </w:p>
        </w:tc>
        <w:tc>
          <w:tcPr>
            <w:tcW w:w="1232" w:type="dxa"/>
            <w:tcBorders>
              <w:top w:val="nil"/>
              <w:left w:val="nil"/>
              <w:bottom w:val="single" w:sz="4" w:space="0" w:color="ACB9CA"/>
              <w:right w:val="single" w:sz="4" w:space="0" w:color="ACB9CA"/>
            </w:tcBorders>
            <w:shd w:val="clear" w:color="000000" w:fill="FFFFFF"/>
            <w:vAlign w:val="center"/>
          </w:tcPr>
          <w:p w14:paraId="56A3843B" w14:textId="77777777" w:rsidR="00875EA5" w:rsidRPr="00C47FE2" w:rsidRDefault="00875EA5" w:rsidP="00875EA5">
            <w:pPr>
              <w:spacing w:before="0" w:after="0" w:line="240" w:lineRule="auto"/>
              <w:jc w:val="right"/>
              <w:rPr>
                <w:ins w:id="717" w:author="khanguyen" w:date="2017-03-17T22:39:00Z"/>
                <w:rFonts w:eastAsia="Times New Roman" w:cs="Arial"/>
                <w:color w:val="4B4B63"/>
                <w:sz w:val="20"/>
                <w:szCs w:val="20"/>
                <w:lang w:val="en-US"/>
              </w:rPr>
            </w:pPr>
            <w:ins w:id="718" w:author="khanguyen" w:date="2017-03-17T22:39:00Z">
              <w:r>
                <w:rPr>
                  <w:rFonts w:cs="Arial"/>
                  <w:color w:val="4B4B63"/>
                  <w:sz w:val="20"/>
                  <w:szCs w:val="20"/>
                </w:rPr>
                <w:t>2237</w:t>
              </w:r>
            </w:ins>
          </w:p>
        </w:tc>
        <w:tc>
          <w:tcPr>
            <w:tcW w:w="1378" w:type="dxa"/>
            <w:tcBorders>
              <w:top w:val="nil"/>
              <w:left w:val="nil"/>
              <w:bottom w:val="single" w:sz="4" w:space="0" w:color="ACB9CA"/>
              <w:right w:val="single" w:sz="4" w:space="0" w:color="ACB9CA"/>
            </w:tcBorders>
            <w:shd w:val="clear" w:color="000000" w:fill="FFFFFF"/>
            <w:vAlign w:val="center"/>
          </w:tcPr>
          <w:p w14:paraId="5A14C112" w14:textId="77777777" w:rsidR="00875EA5" w:rsidRPr="00C47FE2" w:rsidRDefault="00875EA5" w:rsidP="00875EA5">
            <w:pPr>
              <w:spacing w:before="0" w:after="0" w:line="240" w:lineRule="auto"/>
              <w:jc w:val="right"/>
              <w:rPr>
                <w:ins w:id="719" w:author="khanguyen" w:date="2017-03-17T22:39:00Z"/>
                <w:rFonts w:eastAsia="Times New Roman" w:cs="Arial"/>
                <w:color w:val="4B4B63"/>
                <w:sz w:val="20"/>
                <w:szCs w:val="20"/>
                <w:lang w:val="en-US"/>
              </w:rPr>
            </w:pPr>
            <w:ins w:id="720" w:author="khanguyen" w:date="2017-03-17T22:39:00Z">
              <w:r>
                <w:rPr>
                  <w:rFonts w:cs="Arial"/>
                  <w:color w:val="4B4B63"/>
                  <w:sz w:val="20"/>
                  <w:szCs w:val="20"/>
                </w:rPr>
                <w:t>158861.8</w:t>
              </w:r>
            </w:ins>
          </w:p>
        </w:tc>
        <w:tc>
          <w:tcPr>
            <w:tcW w:w="990" w:type="dxa"/>
            <w:tcBorders>
              <w:top w:val="nil"/>
              <w:left w:val="nil"/>
              <w:bottom w:val="single" w:sz="4" w:space="0" w:color="ACB9CA"/>
              <w:right w:val="single" w:sz="4" w:space="0" w:color="ACB9CA"/>
            </w:tcBorders>
            <w:shd w:val="clear" w:color="000000" w:fill="FFFFFF"/>
            <w:vAlign w:val="center"/>
          </w:tcPr>
          <w:p w14:paraId="693FB01F" w14:textId="77777777" w:rsidR="00875EA5" w:rsidRPr="00C47FE2" w:rsidRDefault="00875EA5" w:rsidP="00875EA5">
            <w:pPr>
              <w:spacing w:before="0" w:after="0" w:line="240" w:lineRule="auto"/>
              <w:jc w:val="right"/>
              <w:rPr>
                <w:ins w:id="721" w:author="khanguyen" w:date="2017-03-17T22:39:00Z"/>
                <w:rFonts w:eastAsia="Times New Roman" w:cs="Arial"/>
                <w:color w:val="4B4B63"/>
                <w:sz w:val="20"/>
                <w:szCs w:val="20"/>
                <w:lang w:val="en-US"/>
              </w:rPr>
            </w:pPr>
            <w:ins w:id="722" w:author="khanguyen" w:date="2017-03-17T22:39:00Z">
              <w:r>
                <w:rPr>
                  <w:rFonts w:cs="Arial"/>
                  <w:color w:val="4B4B63"/>
                  <w:sz w:val="20"/>
                  <w:szCs w:val="20"/>
                </w:rPr>
                <w:t>248926.2</w:t>
              </w:r>
            </w:ins>
          </w:p>
        </w:tc>
        <w:tc>
          <w:tcPr>
            <w:tcW w:w="1070" w:type="dxa"/>
            <w:tcBorders>
              <w:top w:val="nil"/>
              <w:left w:val="nil"/>
              <w:bottom w:val="single" w:sz="4" w:space="0" w:color="ACB9CA"/>
              <w:right w:val="single" w:sz="4" w:space="0" w:color="ACB9CA"/>
            </w:tcBorders>
            <w:shd w:val="clear" w:color="000000" w:fill="FFFFFF"/>
            <w:vAlign w:val="center"/>
          </w:tcPr>
          <w:p w14:paraId="4B547445" w14:textId="77777777" w:rsidR="00875EA5" w:rsidRPr="00C47FE2" w:rsidRDefault="00875EA5" w:rsidP="00875EA5">
            <w:pPr>
              <w:spacing w:before="0" w:after="0" w:line="240" w:lineRule="auto"/>
              <w:jc w:val="right"/>
              <w:rPr>
                <w:ins w:id="723" w:author="khanguyen" w:date="2017-03-17T22:39:00Z"/>
                <w:rFonts w:eastAsia="Times New Roman" w:cs="Arial"/>
                <w:color w:val="4B4B63"/>
                <w:sz w:val="20"/>
                <w:szCs w:val="20"/>
                <w:lang w:val="en-US"/>
              </w:rPr>
            </w:pPr>
            <w:ins w:id="724" w:author="khanguyen" w:date="2017-03-17T22:39:00Z">
              <w:r>
                <w:rPr>
                  <w:rFonts w:cs="Arial"/>
                  <w:color w:val="4B4B63"/>
                  <w:sz w:val="20"/>
                  <w:szCs w:val="20"/>
                </w:rPr>
                <w:t>282047.1</w:t>
              </w:r>
            </w:ins>
          </w:p>
        </w:tc>
        <w:tc>
          <w:tcPr>
            <w:tcW w:w="1070" w:type="dxa"/>
            <w:tcBorders>
              <w:top w:val="nil"/>
              <w:left w:val="nil"/>
              <w:bottom w:val="single" w:sz="4" w:space="0" w:color="ACB9CA"/>
              <w:right w:val="single" w:sz="4" w:space="0" w:color="ACB9CA"/>
            </w:tcBorders>
            <w:shd w:val="clear" w:color="000000" w:fill="FFFFFF"/>
            <w:vAlign w:val="center"/>
          </w:tcPr>
          <w:p w14:paraId="01FD6133" w14:textId="77777777" w:rsidR="00875EA5" w:rsidRPr="00C47FE2" w:rsidRDefault="00875EA5" w:rsidP="00875EA5">
            <w:pPr>
              <w:spacing w:before="0" w:after="0" w:line="240" w:lineRule="auto"/>
              <w:jc w:val="right"/>
              <w:rPr>
                <w:ins w:id="725" w:author="khanguyen" w:date="2017-03-17T22:39:00Z"/>
                <w:rFonts w:eastAsia="Times New Roman" w:cs="Arial"/>
                <w:color w:val="4B4B63"/>
                <w:sz w:val="20"/>
                <w:szCs w:val="20"/>
                <w:lang w:val="en-US"/>
              </w:rPr>
            </w:pPr>
            <w:ins w:id="726" w:author="khanguyen" w:date="2017-03-17T22:39:00Z">
              <w:r>
                <w:rPr>
                  <w:rFonts w:cs="Arial"/>
                  <w:color w:val="4B4B63"/>
                  <w:sz w:val="20"/>
                  <w:szCs w:val="20"/>
                </w:rPr>
                <w:t>443119</w:t>
              </w:r>
            </w:ins>
          </w:p>
        </w:tc>
        <w:tc>
          <w:tcPr>
            <w:tcW w:w="1071" w:type="dxa"/>
            <w:tcBorders>
              <w:top w:val="nil"/>
              <w:left w:val="nil"/>
              <w:bottom w:val="single" w:sz="4" w:space="0" w:color="ACB9CA"/>
              <w:right w:val="single" w:sz="4" w:space="0" w:color="ACB9CA"/>
            </w:tcBorders>
            <w:shd w:val="clear" w:color="000000" w:fill="FFFFFF"/>
            <w:vAlign w:val="center"/>
          </w:tcPr>
          <w:p w14:paraId="708684BE" w14:textId="77777777" w:rsidR="00875EA5" w:rsidRPr="00C47FE2" w:rsidRDefault="00875EA5" w:rsidP="00875EA5">
            <w:pPr>
              <w:spacing w:before="0" w:after="0" w:line="240" w:lineRule="auto"/>
              <w:jc w:val="right"/>
              <w:rPr>
                <w:ins w:id="727" w:author="khanguyen" w:date="2017-03-17T22:39:00Z"/>
                <w:rFonts w:eastAsia="Times New Roman" w:cs="Arial"/>
                <w:color w:val="4B4B63"/>
                <w:sz w:val="20"/>
                <w:szCs w:val="20"/>
                <w:lang w:val="en-US"/>
              </w:rPr>
            </w:pPr>
            <w:ins w:id="728" w:author="khanguyen" w:date="2017-03-17T22:39:00Z">
              <w:r>
                <w:rPr>
                  <w:rFonts w:cs="Arial"/>
                  <w:color w:val="4B4B63"/>
                  <w:sz w:val="20"/>
                  <w:szCs w:val="20"/>
                </w:rPr>
                <w:t>52</w:t>
              </w:r>
            </w:ins>
          </w:p>
        </w:tc>
        <w:tc>
          <w:tcPr>
            <w:tcW w:w="1071" w:type="dxa"/>
            <w:tcBorders>
              <w:top w:val="nil"/>
              <w:left w:val="nil"/>
              <w:bottom w:val="single" w:sz="4" w:space="0" w:color="ACB9CA"/>
              <w:right w:val="single" w:sz="4" w:space="0" w:color="ACB9CA"/>
            </w:tcBorders>
            <w:shd w:val="clear" w:color="000000" w:fill="FFFFFF"/>
            <w:vAlign w:val="center"/>
          </w:tcPr>
          <w:p w14:paraId="739F5519" w14:textId="77777777" w:rsidR="00875EA5" w:rsidRPr="00C47FE2" w:rsidRDefault="00875EA5" w:rsidP="00875EA5">
            <w:pPr>
              <w:spacing w:before="0" w:after="0" w:line="240" w:lineRule="auto"/>
              <w:jc w:val="right"/>
              <w:rPr>
                <w:ins w:id="729" w:author="khanguyen" w:date="2017-03-17T22:39:00Z"/>
                <w:rFonts w:eastAsia="Times New Roman" w:cs="Arial"/>
                <w:color w:val="4B4B63"/>
                <w:sz w:val="20"/>
                <w:szCs w:val="20"/>
                <w:lang w:val="en-US"/>
              </w:rPr>
            </w:pPr>
            <w:ins w:id="730" w:author="khanguyen" w:date="2017-03-17T22:39:00Z">
              <w:r>
                <w:rPr>
                  <w:rFonts w:cs="Arial"/>
                  <w:color w:val="4B4B63"/>
                  <w:sz w:val="20"/>
                  <w:szCs w:val="20"/>
                </w:rPr>
                <w:t>513968</w:t>
              </w:r>
            </w:ins>
          </w:p>
        </w:tc>
        <w:tc>
          <w:tcPr>
            <w:tcW w:w="1230" w:type="dxa"/>
            <w:tcBorders>
              <w:top w:val="nil"/>
              <w:left w:val="nil"/>
              <w:bottom w:val="single" w:sz="4" w:space="0" w:color="ACB9CA"/>
              <w:right w:val="single" w:sz="4" w:space="0" w:color="ACB9CA"/>
            </w:tcBorders>
            <w:shd w:val="clear" w:color="000000" w:fill="FFFFFF"/>
            <w:vAlign w:val="center"/>
          </w:tcPr>
          <w:p w14:paraId="42909C63" w14:textId="77777777" w:rsidR="00875EA5" w:rsidRPr="00C47FE2" w:rsidRDefault="00875EA5" w:rsidP="00875EA5">
            <w:pPr>
              <w:spacing w:before="0" w:after="0" w:line="240" w:lineRule="auto"/>
              <w:jc w:val="right"/>
              <w:rPr>
                <w:ins w:id="731" w:author="khanguyen" w:date="2017-03-17T22:39:00Z"/>
                <w:rFonts w:eastAsia="Times New Roman" w:cs="Arial"/>
                <w:color w:val="4B4B63"/>
                <w:sz w:val="20"/>
                <w:szCs w:val="20"/>
                <w:lang w:val="en-US"/>
              </w:rPr>
            </w:pPr>
            <w:ins w:id="732" w:author="khanguyen" w:date="2017-03-17T22:39:00Z">
              <w:r>
                <w:rPr>
                  <w:rFonts w:cs="Arial"/>
                  <w:color w:val="4B4B63"/>
                  <w:sz w:val="20"/>
                  <w:szCs w:val="20"/>
                </w:rPr>
                <w:t>0%</w:t>
              </w:r>
            </w:ins>
          </w:p>
        </w:tc>
      </w:tr>
      <w:tr w:rsidR="00D8468E" w:rsidRPr="00C47FE2" w14:paraId="45E7EE45"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CE4A8BE"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Get_CompanyContactSalesLifeCycle Id</w:t>
            </w:r>
          </w:p>
        </w:tc>
        <w:tc>
          <w:tcPr>
            <w:tcW w:w="1232" w:type="dxa"/>
            <w:tcBorders>
              <w:top w:val="nil"/>
              <w:left w:val="nil"/>
              <w:bottom w:val="single" w:sz="4" w:space="0" w:color="ACB9CA"/>
              <w:right w:val="single" w:sz="4" w:space="0" w:color="ACB9CA"/>
            </w:tcBorders>
            <w:shd w:val="clear" w:color="000000" w:fill="FFFFFF"/>
            <w:vAlign w:val="center"/>
            <w:hideMark/>
          </w:tcPr>
          <w:p w14:paraId="6B2A845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2874</w:t>
            </w:r>
          </w:p>
        </w:tc>
        <w:tc>
          <w:tcPr>
            <w:tcW w:w="1378" w:type="dxa"/>
            <w:tcBorders>
              <w:top w:val="nil"/>
              <w:left w:val="nil"/>
              <w:bottom w:val="single" w:sz="4" w:space="0" w:color="ACB9CA"/>
              <w:right w:val="single" w:sz="4" w:space="0" w:color="ACB9CA"/>
            </w:tcBorders>
            <w:shd w:val="clear" w:color="000000" w:fill="FFFFFF"/>
            <w:vAlign w:val="center"/>
            <w:hideMark/>
          </w:tcPr>
          <w:p w14:paraId="59251A6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155949.59</w:t>
            </w:r>
          </w:p>
        </w:tc>
        <w:tc>
          <w:tcPr>
            <w:tcW w:w="990" w:type="dxa"/>
            <w:tcBorders>
              <w:top w:val="nil"/>
              <w:left w:val="nil"/>
              <w:bottom w:val="single" w:sz="4" w:space="0" w:color="ACB9CA"/>
              <w:right w:val="single" w:sz="4" w:space="0" w:color="ACB9CA"/>
            </w:tcBorders>
            <w:shd w:val="clear" w:color="000000" w:fill="FFFFFF"/>
            <w:vAlign w:val="center"/>
            <w:hideMark/>
          </w:tcPr>
          <w:p w14:paraId="7F7214C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275252.4</w:t>
            </w:r>
          </w:p>
        </w:tc>
        <w:tc>
          <w:tcPr>
            <w:tcW w:w="1070" w:type="dxa"/>
            <w:tcBorders>
              <w:top w:val="nil"/>
              <w:left w:val="nil"/>
              <w:bottom w:val="single" w:sz="4" w:space="0" w:color="ACB9CA"/>
              <w:right w:val="single" w:sz="4" w:space="0" w:color="ACB9CA"/>
            </w:tcBorders>
            <w:shd w:val="clear" w:color="000000" w:fill="FFFFFF"/>
            <w:vAlign w:val="center"/>
            <w:hideMark/>
          </w:tcPr>
          <w:p w14:paraId="5693840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304043</w:t>
            </w:r>
          </w:p>
        </w:tc>
        <w:tc>
          <w:tcPr>
            <w:tcW w:w="1070" w:type="dxa"/>
            <w:tcBorders>
              <w:top w:val="nil"/>
              <w:left w:val="nil"/>
              <w:bottom w:val="single" w:sz="4" w:space="0" w:color="ACB9CA"/>
              <w:right w:val="single" w:sz="4" w:space="0" w:color="ACB9CA"/>
            </w:tcBorders>
            <w:shd w:val="clear" w:color="000000" w:fill="FFFFFF"/>
            <w:vAlign w:val="center"/>
            <w:hideMark/>
          </w:tcPr>
          <w:p w14:paraId="743C34A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435209.2</w:t>
            </w:r>
          </w:p>
        </w:tc>
        <w:tc>
          <w:tcPr>
            <w:tcW w:w="1071" w:type="dxa"/>
            <w:tcBorders>
              <w:top w:val="nil"/>
              <w:left w:val="nil"/>
              <w:bottom w:val="single" w:sz="4" w:space="0" w:color="ACB9CA"/>
              <w:right w:val="single" w:sz="4" w:space="0" w:color="ACB9CA"/>
            </w:tcBorders>
            <w:shd w:val="clear" w:color="000000" w:fill="FFFFFF"/>
            <w:vAlign w:val="center"/>
            <w:hideMark/>
          </w:tcPr>
          <w:p w14:paraId="44BC515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w:t>
            </w:r>
          </w:p>
        </w:tc>
        <w:tc>
          <w:tcPr>
            <w:tcW w:w="1071" w:type="dxa"/>
            <w:tcBorders>
              <w:top w:val="nil"/>
              <w:left w:val="nil"/>
              <w:bottom w:val="single" w:sz="4" w:space="0" w:color="ACB9CA"/>
              <w:right w:val="single" w:sz="4" w:space="0" w:color="ACB9CA"/>
            </w:tcBorders>
            <w:shd w:val="clear" w:color="000000" w:fill="FFFFFF"/>
            <w:vAlign w:val="center"/>
            <w:hideMark/>
          </w:tcPr>
          <w:p w14:paraId="078967D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566217</w:t>
            </w:r>
          </w:p>
        </w:tc>
        <w:tc>
          <w:tcPr>
            <w:tcW w:w="1230" w:type="dxa"/>
            <w:tcBorders>
              <w:top w:val="nil"/>
              <w:left w:val="nil"/>
              <w:bottom w:val="single" w:sz="4" w:space="0" w:color="ACB9CA"/>
              <w:right w:val="single" w:sz="4" w:space="0" w:color="ACB9CA"/>
            </w:tcBorders>
            <w:shd w:val="clear" w:color="000000" w:fill="FFFFFF"/>
            <w:vAlign w:val="center"/>
            <w:hideMark/>
          </w:tcPr>
          <w:p w14:paraId="3D60CEB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33CB6AD1"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DAC9D16"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Get_Expense_information</w:t>
            </w:r>
          </w:p>
        </w:tc>
        <w:tc>
          <w:tcPr>
            <w:tcW w:w="1232" w:type="dxa"/>
            <w:tcBorders>
              <w:top w:val="nil"/>
              <w:left w:val="nil"/>
              <w:bottom w:val="single" w:sz="4" w:space="0" w:color="ACB9CA"/>
              <w:right w:val="single" w:sz="4" w:space="0" w:color="ACB9CA"/>
            </w:tcBorders>
            <w:shd w:val="clear" w:color="000000" w:fill="FFFFFF"/>
            <w:vAlign w:val="center"/>
            <w:hideMark/>
          </w:tcPr>
          <w:p w14:paraId="121354E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w:t>
            </w:r>
          </w:p>
        </w:tc>
        <w:tc>
          <w:tcPr>
            <w:tcW w:w="1378" w:type="dxa"/>
            <w:tcBorders>
              <w:top w:val="nil"/>
              <w:left w:val="nil"/>
              <w:bottom w:val="single" w:sz="4" w:space="0" w:color="ACB9CA"/>
              <w:right w:val="single" w:sz="4" w:space="0" w:color="ACB9CA"/>
            </w:tcBorders>
            <w:shd w:val="clear" w:color="000000" w:fill="FFFFFF"/>
            <w:vAlign w:val="center"/>
            <w:hideMark/>
          </w:tcPr>
          <w:p w14:paraId="0AACB16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164595.26</w:t>
            </w:r>
          </w:p>
        </w:tc>
        <w:tc>
          <w:tcPr>
            <w:tcW w:w="990" w:type="dxa"/>
            <w:tcBorders>
              <w:top w:val="nil"/>
              <w:left w:val="nil"/>
              <w:bottom w:val="single" w:sz="4" w:space="0" w:color="ACB9CA"/>
              <w:right w:val="single" w:sz="4" w:space="0" w:color="ACB9CA"/>
            </w:tcBorders>
            <w:shd w:val="clear" w:color="000000" w:fill="FFFFFF"/>
            <w:vAlign w:val="center"/>
            <w:hideMark/>
          </w:tcPr>
          <w:p w14:paraId="1E1F937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292095</w:t>
            </w:r>
          </w:p>
        </w:tc>
        <w:tc>
          <w:tcPr>
            <w:tcW w:w="1070" w:type="dxa"/>
            <w:tcBorders>
              <w:top w:val="nil"/>
              <w:left w:val="nil"/>
              <w:bottom w:val="single" w:sz="4" w:space="0" w:color="ACB9CA"/>
              <w:right w:val="single" w:sz="4" w:space="0" w:color="ACB9CA"/>
            </w:tcBorders>
            <w:shd w:val="clear" w:color="000000" w:fill="FFFFFF"/>
            <w:vAlign w:val="center"/>
            <w:hideMark/>
          </w:tcPr>
          <w:p w14:paraId="3C681EA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296447</w:t>
            </w:r>
          </w:p>
        </w:tc>
        <w:tc>
          <w:tcPr>
            <w:tcW w:w="1070" w:type="dxa"/>
            <w:tcBorders>
              <w:top w:val="nil"/>
              <w:left w:val="nil"/>
              <w:bottom w:val="single" w:sz="4" w:space="0" w:color="ACB9CA"/>
              <w:right w:val="single" w:sz="4" w:space="0" w:color="ACB9CA"/>
            </w:tcBorders>
            <w:shd w:val="clear" w:color="000000" w:fill="FFFFFF"/>
            <w:vAlign w:val="center"/>
            <w:hideMark/>
          </w:tcPr>
          <w:p w14:paraId="016CED4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300287</w:t>
            </w:r>
          </w:p>
        </w:tc>
        <w:tc>
          <w:tcPr>
            <w:tcW w:w="1071" w:type="dxa"/>
            <w:tcBorders>
              <w:top w:val="nil"/>
              <w:left w:val="nil"/>
              <w:bottom w:val="single" w:sz="4" w:space="0" w:color="ACB9CA"/>
              <w:right w:val="single" w:sz="4" w:space="0" w:color="ACB9CA"/>
            </w:tcBorders>
            <w:shd w:val="clear" w:color="000000" w:fill="FFFFFF"/>
            <w:vAlign w:val="center"/>
            <w:hideMark/>
          </w:tcPr>
          <w:p w14:paraId="4AD6580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44644</w:t>
            </w:r>
          </w:p>
        </w:tc>
        <w:tc>
          <w:tcPr>
            <w:tcW w:w="1071" w:type="dxa"/>
            <w:tcBorders>
              <w:top w:val="nil"/>
              <w:left w:val="nil"/>
              <w:bottom w:val="single" w:sz="4" w:space="0" w:color="ACB9CA"/>
              <w:right w:val="single" w:sz="4" w:space="0" w:color="ACB9CA"/>
            </w:tcBorders>
            <w:shd w:val="clear" w:color="000000" w:fill="FFFFFF"/>
            <w:vAlign w:val="center"/>
            <w:hideMark/>
          </w:tcPr>
          <w:p w14:paraId="1BFC3C6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304006</w:t>
            </w:r>
          </w:p>
        </w:tc>
        <w:tc>
          <w:tcPr>
            <w:tcW w:w="1230" w:type="dxa"/>
            <w:tcBorders>
              <w:top w:val="nil"/>
              <w:left w:val="nil"/>
              <w:bottom w:val="single" w:sz="4" w:space="0" w:color="ACB9CA"/>
              <w:right w:val="single" w:sz="4" w:space="0" w:color="ACB9CA"/>
            </w:tcBorders>
            <w:shd w:val="clear" w:color="000000" w:fill="FFFFFF"/>
            <w:vAlign w:val="center"/>
            <w:hideMark/>
          </w:tcPr>
          <w:p w14:paraId="36A6B06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Del="0069344F" w14:paraId="263EA422" w14:textId="77777777" w:rsidTr="006C6340">
        <w:trPr>
          <w:trHeight w:val="300"/>
          <w:del w:id="733" w:author="khanguyen" w:date="2017-03-17T22:32: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1DCD9B43" w14:textId="77777777" w:rsidR="00D8468E" w:rsidRPr="00C47FE2" w:rsidDel="0069344F" w:rsidRDefault="00D8468E" w:rsidP="00D8468E">
            <w:pPr>
              <w:spacing w:before="0" w:after="0" w:line="240" w:lineRule="auto"/>
              <w:ind w:firstLineChars="100" w:firstLine="200"/>
              <w:rPr>
                <w:del w:id="734" w:author="khanguyen" w:date="2017-03-17T22:32:00Z"/>
                <w:rFonts w:eastAsia="Times New Roman" w:cs="Arial"/>
                <w:color w:val="4B4B63"/>
                <w:sz w:val="20"/>
                <w:szCs w:val="20"/>
                <w:lang w:val="en-US"/>
              </w:rPr>
            </w:pPr>
            <w:del w:id="735" w:author="khanguyen" w:date="2017-03-17T22:32:00Z">
              <w:r w:rsidRPr="00C47FE2" w:rsidDel="0069344F">
                <w:rPr>
                  <w:rFonts w:eastAsia="Times New Roman" w:cs="Arial"/>
                  <w:color w:val="4B4B63"/>
                  <w:sz w:val="20"/>
                  <w:szCs w:val="20"/>
                  <w:lang w:val="en-US"/>
                </w:rPr>
                <w:delText>Get_Expense_Information</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73CA09D1" w14:textId="77777777" w:rsidR="00D8468E" w:rsidRPr="00C47FE2" w:rsidDel="0069344F" w:rsidRDefault="00D8468E" w:rsidP="00D8468E">
            <w:pPr>
              <w:spacing w:before="0" w:after="0" w:line="240" w:lineRule="auto"/>
              <w:jc w:val="right"/>
              <w:rPr>
                <w:del w:id="736" w:author="khanguyen" w:date="2017-03-17T22:32:00Z"/>
                <w:rFonts w:eastAsia="Times New Roman" w:cs="Arial"/>
                <w:color w:val="4B4B63"/>
                <w:sz w:val="20"/>
                <w:szCs w:val="20"/>
                <w:lang w:val="en-US"/>
              </w:rPr>
            </w:pPr>
            <w:del w:id="737" w:author="khanguyen" w:date="2017-03-17T22:32:00Z">
              <w:r w:rsidRPr="00C47FE2" w:rsidDel="0069344F">
                <w:rPr>
                  <w:rFonts w:eastAsia="Times New Roman" w:cs="Arial"/>
                  <w:color w:val="4B4B63"/>
                  <w:sz w:val="20"/>
                  <w:szCs w:val="20"/>
                  <w:lang w:val="en-US"/>
                </w:rPr>
                <w:delText>1956</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28E784C6" w14:textId="77777777" w:rsidR="00D8468E" w:rsidRPr="00C47FE2" w:rsidDel="0069344F" w:rsidRDefault="00D8468E" w:rsidP="00D8468E">
            <w:pPr>
              <w:spacing w:before="0" w:after="0" w:line="240" w:lineRule="auto"/>
              <w:jc w:val="right"/>
              <w:rPr>
                <w:del w:id="738" w:author="khanguyen" w:date="2017-03-17T22:32:00Z"/>
                <w:rFonts w:eastAsia="Times New Roman" w:cs="Arial"/>
                <w:color w:val="4B4B63"/>
                <w:sz w:val="20"/>
                <w:szCs w:val="20"/>
                <w:lang w:val="en-US"/>
              </w:rPr>
            </w:pPr>
            <w:del w:id="739" w:author="khanguyen" w:date="2017-03-17T22:32:00Z">
              <w:r w:rsidRPr="00C47FE2" w:rsidDel="0069344F">
                <w:rPr>
                  <w:rFonts w:eastAsia="Times New Roman" w:cs="Arial"/>
                  <w:color w:val="4B4B63"/>
                  <w:sz w:val="20"/>
                  <w:szCs w:val="20"/>
                  <w:lang w:val="en-US"/>
                </w:rPr>
                <w:delText>537141.96</w:delText>
              </w:r>
            </w:del>
          </w:p>
        </w:tc>
        <w:tc>
          <w:tcPr>
            <w:tcW w:w="990" w:type="dxa"/>
            <w:tcBorders>
              <w:top w:val="nil"/>
              <w:left w:val="nil"/>
              <w:bottom w:val="single" w:sz="4" w:space="0" w:color="ACB9CA"/>
              <w:right w:val="single" w:sz="4" w:space="0" w:color="ACB9CA"/>
            </w:tcBorders>
            <w:shd w:val="clear" w:color="000000" w:fill="FFFFFF"/>
            <w:vAlign w:val="center"/>
            <w:hideMark/>
          </w:tcPr>
          <w:p w14:paraId="54DD5E7E" w14:textId="77777777" w:rsidR="00D8468E" w:rsidRPr="00C47FE2" w:rsidDel="0069344F" w:rsidRDefault="00D8468E" w:rsidP="00D8468E">
            <w:pPr>
              <w:spacing w:before="0" w:after="0" w:line="240" w:lineRule="auto"/>
              <w:jc w:val="right"/>
              <w:rPr>
                <w:del w:id="740" w:author="khanguyen" w:date="2017-03-17T22:32:00Z"/>
                <w:rFonts w:eastAsia="Times New Roman" w:cs="Arial"/>
                <w:color w:val="4B4B63"/>
                <w:sz w:val="20"/>
                <w:szCs w:val="20"/>
                <w:lang w:val="en-US"/>
              </w:rPr>
            </w:pPr>
            <w:del w:id="741" w:author="khanguyen" w:date="2017-03-17T22:32:00Z">
              <w:r w:rsidRPr="00C47FE2" w:rsidDel="0069344F">
                <w:rPr>
                  <w:rFonts w:eastAsia="Times New Roman" w:cs="Arial"/>
                  <w:color w:val="4B4B63"/>
                  <w:sz w:val="20"/>
                  <w:szCs w:val="20"/>
                  <w:lang w:val="en-US"/>
                </w:rPr>
                <w:delText>884131.7</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4B7EFB50" w14:textId="77777777" w:rsidR="00D8468E" w:rsidRPr="00C47FE2" w:rsidDel="0069344F" w:rsidRDefault="00D8468E" w:rsidP="00D8468E">
            <w:pPr>
              <w:spacing w:before="0" w:after="0" w:line="240" w:lineRule="auto"/>
              <w:jc w:val="right"/>
              <w:rPr>
                <w:del w:id="742" w:author="khanguyen" w:date="2017-03-17T22:32:00Z"/>
                <w:rFonts w:eastAsia="Times New Roman" w:cs="Arial"/>
                <w:color w:val="4B4B63"/>
                <w:sz w:val="20"/>
                <w:szCs w:val="20"/>
                <w:lang w:val="en-US"/>
              </w:rPr>
            </w:pPr>
            <w:del w:id="743" w:author="khanguyen" w:date="2017-03-17T22:32:00Z">
              <w:r w:rsidRPr="00C47FE2" w:rsidDel="0069344F">
                <w:rPr>
                  <w:rFonts w:eastAsia="Times New Roman" w:cs="Arial"/>
                  <w:color w:val="4B4B63"/>
                  <w:sz w:val="20"/>
                  <w:szCs w:val="20"/>
                  <w:lang w:val="en-US"/>
                </w:rPr>
                <w:delText>926203.3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617C0959" w14:textId="77777777" w:rsidR="00D8468E" w:rsidRPr="00C47FE2" w:rsidDel="0069344F" w:rsidRDefault="00D8468E" w:rsidP="00D8468E">
            <w:pPr>
              <w:spacing w:before="0" w:after="0" w:line="240" w:lineRule="auto"/>
              <w:jc w:val="right"/>
              <w:rPr>
                <w:del w:id="744" w:author="khanguyen" w:date="2017-03-17T22:32:00Z"/>
                <w:rFonts w:eastAsia="Times New Roman" w:cs="Arial"/>
                <w:color w:val="4B4B63"/>
                <w:sz w:val="20"/>
                <w:szCs w:val="20"/>
                <w:lang w:val="en-US"/>
              </w:rPr>
            </w:pPr>
            <w:del w:id="745" w:author="khanguyen" w:date="2017-03-17T22:32:00Z">
              <w:r w:rsidRPr="00C47FE2" w:rsidDel="0069344F">
                <w:rPr>
                  <w:rFonts w:eastAsia="Times New Roman" w:cs="Arial"/>
                  <w:color w:val="4B4B63"/>
                  <w:sz w:val="20"/>
                  <w:szCs w:val="20"/>
                  <w:lang w:val="en-US"/>
                </w:rPr>
                <w:delText>982815.5</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6E7F7AA3" w14:textId="77777777" w:rsidR="00D8468E" w:rsidRPr="00C47FE2" w:rsidDel="0069344F" w:rsidRDefault="00D8468E" w:rsidP="00D8468E">
            <w:pPr>
              <w:spacing w:before="0" w:after="0" w:line="240" w:lineRule="auto"/>
              <w:jc w:val="right"/>
              <w:rPr>
                <w:del w:id="746" w:author="khanguyen" w:date="2017-03-17T22:32:00Z"/>
                <w:rFonts w:eastAsia="Times New Roman" w:cs="Arial"/>
                <w:color w:val="4B4B63"/>
                <w:sz w:val="20"/>
                <w:szCs w:val="20"/>
                <w:lang w:val="en-US"/>
              </w:rPr>
            </w:pPr>
            <w:del w:id="747" w:author="khanguyen" w:date="2017-03-17T22:32:00Z">
              <w:r w:rsidRPr="00C47FE2" w:rsidDel="0069344F">
                <w:rPr>
                  <w:rFonts w:eastAsia="Times New Roman" w:cs="Arial"/>
                  <w:color w:val="4B4B63"/>
                  <w:sz w:val="20"/>
                  <w:szCs w:val="20"/>
                  <w:lang w:val="en-US"/>
                </w:rPr>
                <w:delText>21635</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2B90C138" w14:textId="77777777" w:rsidR="00D8468E" w:rsidRPr="00C47FE2" w:rsidDel="0069344F" w:rsidRDefault="00D8468E" w:rsidP="00D8468E">
            <w:pPr>
              <w:spacing w:before="0" w:after="0" w:line="240" w:lineRule="auto"/>
              <w:jc w:val="right"/>
              <w:rPr>
                <w:del w:id="748" w:author="khanguyen" w:date="2017-03-17T22:32:00Z"/>
                <w:rFonts w:eastAsia="Times New Roman" w:cs="Arial"/>
                <w:color w:val="4B4B63"/>
                <w:sz w:val="20"/>
                <w:szCs w:val="20"/>
                <w:lang w:val="en-US"/>
              </w:rPr>
            </w:pPr>
            <w:del w:id="749" w:author="khanguyen" w:date="2017-03-17T22:32:00Z">
              <w:r w:rsidRPr="00C47FE2" w:rsidDel="0069344F">
                <w:rPr>
                  <w:rFonts w:eastAsia="Times New Roman" w:cs="Arial"/>
                  <w:color w:val="4B4B63"/>
                  <w:sz w:val="20"/>
                  <w:szCs w:val="20"/>
                  <w:lang w:val="en-US"/>
                </w:rPr>
                <w:delText>1048214</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6B513A83" w14:textId="77777777" w:rsidR="00D8468E" w:rsidRPr="00C47FE2" w:rsidDel="0069344F" w:rsidRDefault="00D8468E" w:rsidP="00D8468E">
            <w:pPr>
              <w:spacing w:before="0" w:after="0" w:line="240" w:lineRule="auto"/>
              <w:jc w:val="right"/>
              <w:rPr>
                <w:del w:id="750" w:author="khanguyen" w:date="2017-03-17T22:32:00Z"/>
                <w:rFonts w:eastAsia="Times New Roman" w:cs="Arial"/>
                <w:color w:val="4B4B63"/>
                <w:sz w:val="20"/>
                <w:szCs w:val="20"/>
                <w:lang w:val="en-US"/>
              </w:rPr>
            </w:pPr>
            <w:del w:id="751" w:author="khanguyen" w:date="2017-03-17T22:32:00Z">
              <w:r w:rsidRPr="00C47FE2" w:rsidDel="0069344F">
                <w:rPr>
                  <w:rFonts w:eastAsia="Times New Roman" w:cs="Arial"/>
                  <w:color w:val="4B4B63"/>
                  <w:sz w:val="20"/>
                  <w:szCs w:val="20"/>
                  <w:lang w:val="en-US"/>
                </w:rPr>
                <w:delText>0.10%</w:delText>
              </w:r>
            </w:del>
          </w:p>
        </w:tc>
      </w:tr>
      <w:tr w:rsidR="00D8468E" w:rsidRPr="00C47FE2" w14:paraId="73CC8511"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C2B7F99"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Get_Expense_Type_ID</w:t>
            </w:r>
          </w:p>
        </w:tc>
        <w:tc>
          <w:tcPr>
            <w:tcW w:w="1232" w:type="dxa"/>
            <w:tcBorders>
              <w:top w:val="nil"/>
              <w:left w:val="nil"/>
              <w:bottom w:val="single" w:sz="4" w:space="0" w:color="ACB9CA"/>
              <w:right w:val="single" w:sz="4" w:space="0" w:color="ACB9CA"/>
            </w:tcBorders>
            <w:shd w:val="clear" w:color="000000" w:fill="FFFFFF"/>
            <w:vAlign w:val="center"/>
            <w:hideMark/>
          </w:tcPr>
          <w:p w14:paraId="3BCAE2D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2129</w:t>
            </w:r>
          </w:p>
        </w:tc>
        <w:tc>
          <w:tcPr>
            <w:tcW w:w="1378" w:type="dxa"/>
            <w:tcBorders>
              <w:top w:val="nil"/>
              <w:left w:val="nil"/>
              <w:bottom w:val="single" w:sz="4" w:space="0" w:color="ACB9CA"/>
              <w:right w:val="single" w:sz="4" w:space="0" w:color="ACB9CA"/>
            </w:tcBorders>
            <w:shd w:val="clear" w:color="000000" w:fill="FFFFFF"/>
            <w:vAlign w:val="center"/>
            <w:hideMark/>
          </w:tcPr>
          <w:p w14:paraId="716DAFF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277912.59</w:t>
            </w:r>
          </w:p>
        </w:tc>
        <w:tc>
          <w:tcPr>
            <w:tcW w:w="990" w:type="dxa"/>
            <w:tcBorders>
              <w:top w:val="nil"/>
              <w:left w:val="nil"/>
              <w:bottom w:val="single" w:sz="4" w:space="0" w:color="ACB9CA"/>
              <w:right w:val="single" w:sz="4" w:space="0" w:color="ACB9CA"/>
            </w:tcBorders>
            <w:shd w:val="clear" w:color="000000" w:fill="FFFFFF"/>
            <w:vAlign w:val="center"/>
            <w:hideMark/>
          </w:tcPr>
          <w:p w14:paraId="180490B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452537.5</w:t>
            </w:r>
          </w:p>
        </w:tc>
        <w:tc>
          <w:tcPr>
            <w:tcW w:w="1070" w:type="dxa"/>
            <w:tcBorders>
              <w:top w:val="nil"/>
              <w:left w:val="nil"/>
              <w:bottom w:val="single" w:sz="4" w:space="0" w:color="ACB9CA"/>
              <w:right w:val="single" w:sz="4" w:space="0" w:color="ACB9CA"/>
            </w:tcBorders>
            <w:shd w:val="clear" w:color="000000" w:fill="FFFFFF"/>
            <w:vAlign w:val="center"/>
            <w:hideMark/>
          </w:tcPr>
          <w:p w14:paraId="02308B3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481261.8</w:t>
            </w:r>
          </w:p>
        </w:tc>
        <w:tc>
          <w:tcPr>
            <w:tcW w:w="1070" w:type="dxa"/>
            <w:tcBorders>
              <w:top w:val="nil"/>
              <w:left w:val="nil"/>
              <w:bottom w:val="single" w:sz="4" w:space="0" w:color="ACB9CA"/>
              <w:right w:val="single" w:sz="4" w:space="0" w:color="ACB9CA"/>
            </w:tcBorders>
            <w:shd w:val="clear" w:color="000000" w:fill="FFFFFF"/>
            <w:vAlign w:val="center"/>
            <w:hideMark/>
          </w:tcPr>
          <w:p w14:paraId="1B5A2C9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530807.4</w:t>
            </w:r>
          </w:p>
        </w:tc>
        <w:tc>
          <w:tcPr>
            <w:tcW w:w="1071" w:type="dxa"/>
            <w:tcBorders>
              <w:top w:val="nil"/>
              <w:left w:val="nil"/>
              <w:bottom w:val="single" w:sz="4" w:space="0" w:color="ACB9CA"/>
              <w:right w:val="single" w:sz="4" w:space="0" w:color="ACB9CA"/>
            </w:tcBorders>
            <w:shd w:val="clear" w:color="000000" w:fill="FFFFFF"/>
            <w:vAlign w:val="center"/>
            <w:hideMark/>
          </w:tcPr>
          <w:p w14:paraId="6D6DE57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w:t>
            </w:r>
          </w:p>
        </w:tc>
        <w:tc>
          <w:tcPr>
            <w:tcW w:w="1071" w:type="dxa"/>
            <w:tcBorders>
              <w:top w:val="nil"/>
              <w:left w:val="nil"/>
              <w:bottom w:val="single" w:sz="4" w:space="0" w:color="ACB9CA"/>
              <w:right w:val="single" w:sz="4" w:space="0" w:color="ACB9CA"/>
            </w:tcBorders>
            <w:shd w:val="clear" w:color="000000" w:fill="FFFFFF"/>
            <w:vAlign w:val="center"/>
            <w:hideMark/>
          </w:tcPr>
          <w:p w14:paraId="2C07F43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582959</w:t>
            </w:r>
          </w:p>
        </w:tc>
        <w:tc>
          <w:tcPr>
            <w:tcW w:w="1230" w:type="dxa"/>
            <w:tcBorders>
              <w:top w:val="nil"/>
              <w:left w:val="nil"/>
              <w:bottom w:val="single" w:sz="4" w:space="0" w:color="ACB9CA"/>
              <w:right w:val="single" w:sz="4" w:space="0" w:color="ACB9CA"/>
            </w:tcBorders>
            <w:shd w:val="clear" w:color="000000" w:fill="FFFFFF"/>
            <w:vAlign w:val="center"/>
            <w:hideMark/>
          </w:tcPr>
          <w:p w14:paraId="482FFB6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D8468E" w:rsidRPr="00C47FE2" w14:paraId="4E809DC1"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819D78A"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Get_ExpenseTypeId</w:t>
            </w:r>
          </w:p>
        </w:tc>
        <w:tc>
          <w:tcPr>
            <w:tcW w:w="1232" w:type="dxa"/>
            <w:tcBorders>
              <w:top w:val="nil"/>
              <w:left w:val="nil"/>
              <w:bottom w:val="single" w:sz="4" w:space="0" w:color="ACB9CA"/>
              <w:right w:val="single" w:sz="4" w:space="0" w:color="ACB9CA"/>
            </w:tcBorders>
            <w:shd w:val="clear" w:color="000000" w:fill="FFFFFF"/>
            <w:vAlign w:val="center"/>
            <w:hideMark/>
          </w:tcPr>
          <w:p w14:paraId="626E6E1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w:t>
            </w:r>
          </w:p>
        </w:tc>
        <w:tc>
          <w:tcPr>
            <w:tcW w:w="1378" w:type="dxa"/>
            <w:tcBorders>
              <w:top w:val="nil"/>
              <w:left w:val="nil"/>
              <w:bottom w:val="single" w:sz="4" w:space="0" w:color="ACB9CA"/>
              <w:right w:val="single" w:sz="4" w:space="0" w:color="ACB9CA"/>
            </w:tcBorders>
            <w:shd w:val="clear" w:color="000000" w:fill="FFFFFF"/>
            <w:vAlign w:val="center"/>
            <w:hideMark/>
          </w:tcPr>
          <w:p w14:paraId="4181976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164595.26</w:t>
            </w:r>
          </w:p>
        </w:tc>
        <w:tc>
          <w:tcPr>
            <w:tcW w:w="990" w:type="dxa"/>
            <w:tcBorders>
              <w:top w:val="nil"/>
              <w:left w:val="nil"/>
              <w:bottom w:val="single" w:sz="4" w:space="0" w:color="ACB9CA"/>
              <w:right w:val="single" w:sz="4" w:space="0" w:color="ACB9CA"/>
            </w:tcBorders>
            <w:shd w:val="clear" w:color="000000" w:fill="FFFFFF"/>
            <w:vAlign w:val="center"/>
            <w:hideMark/>
          </w:tcPr>
          <w:p w14:paraId="239B509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292095</w:t>
            </w:r>
          </w:p>
        </w:tc>
        <w:tc>
          <w:tcPr>
            <w:tcW w:w="1070" w:type="dxa"/>
            <w:tcBorders>
              <w:top w:val="nil"/>
              <w:left w:val="nil"/>
              <w:bottom w:val="single" w:sz="4" w:space="0" w:color="ACB9CA"/>
              <w:right w:val="single" w:sz="4" w:space="0" w:color="ACB9CA"/>
            </w:tcBorders>
            <w:shd w:val="clear" w:color="000000" w:fill="FFFFFF"/>
            <w:vAlign w:val="center"/>
            <w:hideMark/>
          </w:tcPr>
          <w:p w14:paraId="186EC35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296447</w:t>
            </w:r>
          </w:p>
        </w:tc>
        <w:tc>
          <w:tcPr>
            <w:tcW w:w="1070" w:type="dxa"/>
            <w:tcBorders>
              <w:top w:val="nil"/>
              <w:left w:val="nil"/>
              <w:bottom w:val="single" w:sz="4" w:space="0" w:color="ACB9CA"/>
              <w:right w:val="single" w:sz="4" w:space="0" w:color="ACB9CA"/>
            </w:tcBorders>
            <w:shd w:val="clear" w:color="000000" w:fill="FFFFFF"/>
            <w:vAlign w:val="center"/>
            <w:hideMark/>
          </w:tcPr>
          <w:p w14:paraId="6C47987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300287</w:t>
            </w:r>
          </w:p>
        </w:tc>
        <w:tc>
          <w:tcPr>
            <w:tcW w:w="1071" w:type="dxa"/>
            <w:tcBorders>
              <w:top w:val="nil"/>
              <w:left w:val="nil"/>
              <w:bottom w:val="single" w:sz="4" w:space="0" w:color="ACB9CA"/>
              <w:right w:val="single" w:sz="4" w:space="0" w:color="ACB9CA"/>
            </w:tcBorders>
            <w:shd w:val="clear" w:color="000000" w:fill="FFFFFF"/>
            <w:vAlign w:val="center"/>
            <w:hideMark/>
          </w:tcPr>
          <w:p w14:paraId="11B12D9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44644</w:t>
            </w:r>
          </w:p>
        </w:tc>
        <w:tc>
          <w:tcPr>
            <w:tcW w:w="1071" w:type="dxa"/>
            <w:tcBorders>
              <w:top w:val="nil"/>
              <w:left w:val="nil"/>
              <w:bottom w:val="single" w:sz="4" w:space="0" w:color="ACB9CA"/>
              <w:right w:val="single" w:sz="4" w:space="0" w:color="ACB9CA"/>
            </w:tcBorders>
            <w:shd w:val="clear" w:color="000000" w:fill="FFFFFF"/>
            <w:vAlign w:val="center"/>
            <w:hideMark/>
          </w:tcPr>
          <w:p w14:paraId="552E558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304006</w:t>
            </w:r>
          </w:p>
        </w:tc>
        <w:tc>
          <w:tcPr>
            <w:tcW w:w="1230" w:type="dxa"/>
            <w:tcBorders>
              <w:top w:val="nil"/>
              <w:left w:val="nil"/>
              <w:bottom w:val="single" w:sz="4" w:space="0" w:color="ACB9CA"/>
              <w:right w:val="single" w:sz="4" w:space="0" w:color="ACB9CA"/>
            </w:tcBorders>
            <w:shd w:val="clear" w:color="000000" w:fill="FFFFFF"/>
            <w:vAlign w:val="center"/>
            <w:hideMark/>
          </w:tcPr>
          <w:p w14:paraId="6D937F1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0EE179F"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730D8B2"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Get_ProjectBasicInformation</w:t>
            </w:r>
          </w:p>
        </w:tc>
        <w:tc>
          <w:tcPr>
            <w:tcW w:w="1232" w:type="dxa"/>
            <w:tcBorders>
              <w:top w:val="nil"/>
              <w:left w:val="nil"/>
              <w:bottom w:val="single" w:sz="4" w:space="0" w:color="ACB9CA"/>
              <w:right w:val="single" w:sz="4" w:space="0" w:color="ACB9CA"/>
            </w:tcBorders>
            <w:shd w:val="clear" w:color="000000" w:fill="FFFFFF"/>
            <w:vAlign w:val="center"/>
            <w:hideMark/>
          </w:tcPr>
          <w:p w14:paraId="67F5E77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454</w:t>
            </w:r>
          </w:p>
        </w:tc>
        <w:tc>
          <w:tcPr>
            <w:tcW w:w="1378" w:type="dxa"/>
            <w:tcBorders>
              <w:top w:val="nil"/>
              <w:left w:val="nil"/>
              <w:bottom w:val="single" w:sz="4" w:space="0" w:color="ACB9CA"/>
              <w:right w:val="single" w:sz="4" w:space="0" w:color="ACB9CA"/>
            </w:tcBorders>
            <w:shd w:val="clear" w:color="000000" w:fill="FFFFFF"/>
            <w:vAlign w:val="center"/>
            <w:hideMark/>
          </w:tcPr>
          <w:p w14:paraId="5FBEF43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148964.54</w:t>
            </w:r>
          </w:p>
        </w:tc>
        <w:tc>
          <w:tcPr>
            <w:tcW w:w="990" w:type="dxa"/>
            <w:tcBorders>
              <w:top w:val="nil"/>
              <w:left w:val="nil"/>
              <w:bottom w:val="single" w:sz="4" w:space="0" w:color="ACB9CA"/>
              <w:right w:val="single" w:sz="4" w:space="0" w:color="ACB9CA"/>
            </w:tcBorders>
            <w:shd w:val="clear" w:color="000000" w:fill="FFFFFF"/>
            <w:vAlign w:val="center"/>
            <w:hideMark/>
          </w:tcPr>
          <w:p w14:paraId="3BACA0B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274687</w:t>
            </w:r>
          </w:p>
        </w:tc>
        <w:tc>
          <w:tcPr>
            <w:tcW w:w="1070" w:type="dxa"/>
            <w:tcBorders>
              <w:top w:val="nil"/>
              <w:left w:val="nil"/>
              <w:bottom w:val="single" w:sz="4" w:space="0" w:color="ACB9CA"/>
              <w:right w:val="single" w:sz="4" w:space="0" w:color="ACB9CA"/>
            </w:tcBorders>
            <w:shd w:val="clear" w:color="000000" w:fill="FFFFFF"/>
            <w:vAlign w:val="center"/>
            <w:hideMark/>
          </w:tcPr>
          <w:p w14:paraId="689ECDD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300543</w:t>
            </w:r>
          </w:p>
        </w:tc>
        <w:tc>
          <w:tcPr>
            <w:tcW w:w="1070" w:type="dxa"/>
            <w:tcBorders>
              <w:top w:val="nil"/>
              <w:left w:val="nil"/>
              <w:bottom w:val="single" w:sz="4" w:space="0" w:color="ACB9CA"/>
              <w:right w:val="single" w:sz="4" w:space="0" w:color="ACB9CA"/>
            </w:tcBorders>
            <w:shd w:val="clear" w:color="000000" w:fill="FFFFFF"/>
            <w:vAlign w:val="center"/>
            <w:hideMark/>
          </w:tcPr>
          <w:p w14:paraId="2F4CB6B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312319</w:t>
            </w:r>
          </w:p>
        </w:tc>
        <w:tc>
          <w:tcPr>
            <w:tcW w:w="1071" w:type="dxa"/>
            <w:tcBorders>
              <w:top w:val="nil"/>
              <w:left w:val="nil"/>
              <w:bottom w:val="single" w:sz="4" w:space="0" w:color="ACB9CA"/>
              <w:right w:val="single" w:sz="4" w:space="0" w:color="ACB9CA"/>
            </w:tcBorders>
            <w:shd w:val="clear" w:color="000000" w:fill="FFFFFF"/>
            <w:vAlign w:val="center"/>
            <w:hideMark/>
          </w:tcPr>
          <w:p w14:paraId="2D0B122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w:t>
            </w:r>
          </w:p>
        </w:tc>
        <w:tc>
          <w:tcPr>
            <w:tcW w:w="1071" w:type="dxa"/>
            <w:tcBorders>
              <w:top w:val="nil"/>
              <w:left w:val="nil"/>
              <w:bottom w:val="single" w:sz="4" w:space="0" w:color="ACB9CA"/>
              <w:right w:val="single" w:sz="4" w:space="0" w:color="ACB9CA"/>
            </w:tcBorders>
            <w:shd w:val="clear" w:color="000000" w:fill="FFFFFF"/>
            <w:vAlign w:val="center"/>
            <w:hideMark/>
          </w:tcPr>
          <w:p w14:paraId="1CC4436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318979</w:t>
            </w:r>
          </w:p>
        </w:tc>
        <w:tc>
          <w:tcPr>
            <w:tcW w:w="1230" w:type="dxa"/>
            <w:tcBorders>
              <w:top w:val="nil"/>
              <w:left w:val="nil"/>
              <w:bottom w:val="single" w:sz="4" w:space="0" w:color="ACB9CA"/>
              <w:right w:val="single" w:sz="4" w:space="0" w:color="ACB9CA"/>
            </w:tcBorders>
            <w:shd w:val="clear" w:color="000000" w:fill="FFFFFF"/>
            <w:vAlign w:val="center"/>
            <w:hideMark/>
          </w:tcPr>
          <w:p w14:paraId="305B7D9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5B079619"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90CFBB7"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Get_ProjectTaskInformation</w:t>
            </w:r>
          </w:p>
        </w:tc>
        <w:tc>
          <w:tcPr>
            <w:tcW w:w="1232" w:type="dxa"/>
            <w:tcBorders>
              <w:top w:val="nil"/>
              <w:left w:val="nil"/>
              <w:bottom w:val="single" w:sz="4" w:space="0" w:color="ACB9CA"/>
              <w:right w:val="single" w:sz="4" w:space="0" w:color="ACB9CA"/>
            </w:tcBorders>
            <w:shd w:val="clear" w:color="000000" w:fill="FFFFFF"/>
            <w:vAlign w:val="center"/>
            <w:hideMark/>
          </w:tcPr>
          <w:p w14:paraId="522163D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1956</w:t>
            </w:r>
          </w:p>
        </w:tc>
        <w:tc>
          <w:tcPr>
            <w:tcW w:w="1378" w:type="dxa"/>
            <w:tcBorders>
              <w:top w:val="nil"/>
              <w:left w:val="nil"/>
              <w:bottom w:val="single" w:sz="4" w:space="0" w:color="ACB9CA"/>
              <w:right w:val="single" w:sz="4" w:space="0" w:color="ACB9CA"/>
            </w:tcBorders>
            <w:shd w:val="clear" w:color="000000" w:fill="FFFFFF"/>
            <w:vAlign w:val="center"/>
            <w:hideMark/>
          </w:tcPr>
          <w:p w14:paraId="6600DA9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264880.16</w:t>
            </w:r>
          </w:p>
        </w:tc>
        <w:tc>
          <w:tcPr>
            <w:tcW w:w="990" w:type="dxa"/>
            <w:tcBorders>
              <w:top w:val="nil"/>
              <w:left w:val="nil"/>
              <w:bottom w:val="single" w:sz="4" w:space="0" w:color="ACB9CA"/>
              <w:right w:val="single" w:sz="4" w:space="0" w:color="ACB9CA"/>
            </w:tcBorders>
            <w:shd w:val="clear" w:color="000000" w:fill="FFFFFF"/>
            <w:vAlign w:val="center"/>
            <w:hideMark/>
          </w:tcPr>
          <w:p w14:paraId="49CED3B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460475.9</w:t>
            </w:r>
          </w:p>
        </w:tc>
        <w:tc>
          <w:tcPr>
            <w:tcW w:w="1070" w:type="dxa"/>
            <w:tcBorders>
              <w:top w:val="nil"/>
              <w:left w:val="nil"/>
              <w:bottom w:val="single" w:sz="4" w:space="0" w:color="ACB9CA"/>
              <w:right w:val="single" w:sz="4" w:space="0" w:color="ACB9CA"/>
            </w:tcBorders>
            <w:shd w:val="clear" w:color="000000" w:fill="FFFFFF"/>
            <w:vAlign w:val="center"/>
            <w:hideMark/>
          </w:tcPr>
          <w:p w14:paraId="1E9D96F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489337.8</w:t>
            </w:r>
          </w:p>
        </w:tc>
        <w:tc>
          <w:tcPr>
            <w:tcW w:w="1070" w:type="dxa"/>
            <w:tcBorders>
              <w:top w:val="nil"/>
              <w:left w:val="nil"/>
              <w:bottom w:val="single" w:sz="4" w:space="0" w:color="ACB9CA"/>
              <w:right w:val="single" w:sz="4" w:space="0" w:color="ACB9CA"/>
            </w:tcBorders>
            <w:shd w:val="clear" w:color="000000" w:fill="FFFFFF"/>
            <w:vAlign w:val="center"/>
            <w:hideMark/>
          </w:tcPr>
          <w:p w14:paraId="1EB50FA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541943.4</w:t>
            </w:r>
          </w:p>
        </w:tc>
        <w:tc>
          <w:tcPr>
            <w:tcW w:w="1071" w:type="dxa"/>
            <w:tcBorders>
              <w:top w:val="nil"/>
              <w:left w:val="nil"/>
              <w:bottom w:val="single" w:sz="4" w:space="0" w:color="ACB9CA"/>
              <w:right w:val="single" w:sz="4" w:space="0" w:color="ACB9CA"/>
            </w:tcBorders>
            <w:shd w:val="clear" w:color="000000" w:fill="FFFFFF"/>
            <w:vAlign w:val="center"/>
            <w:hideMark/>
          </w:tcPr>
          <w:p w14:paraId="2326E4B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16732</w:t>
            </w:r>
          </w:p>
        </w:tc>
        <w:tc>
          <w:tcPr>
            <w:tcW w:w="1071" w:type="dxa"/>
            <w:tcBorders>
              <w:top w:val="nil"/>
              <w:left w:val="nil"/>
              <w:bottom w:val="single" w:sz="4" w:space="0" w:color="ACB9CA"/>
              <w:right w:val="single" w:sz="4" w:space="0" w:color="ACB9CA"/>
            </w:tcBorders>
            <w:shd w:val="clear" w:color="000000" w:fill="FFFFFF"/>
            <w:vAlign w:val="center"/>
            <w:hideMark/>
          </w:tcPr>
          <w:p w14:paraId="2621394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578499</w:t>
            </w:r>
          </w:p>
        </w:tc>
        <w:tc>
          <w:tcPr>
            <w:tcW w:w="1230" w:type="dxa"/>
            <w:tcBorders>
              <w:top w:val="nil"/>
              <w:left w:val="nil"/>
              <w:bottom w:val="single" w:sz="4" w:space="0" w:color="ACB9CA"/>
              <w:right w:val="single" w:sz="4" w:space="0" w:color="ACB9CA"/>
            </w:tcBorders>
            <w:shd w:val="clear" w:color="000000" w:fill="FFFFFF"/>
            <w:vAlign w:val="center"/>
            <w:hideMark/>
          </w:tcPr>
          <w:p w14:paraId="639EB80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D8468E" w:rsidRPr="00C47FE2" w:rsidDel="0069344F" w14:paraId="1C90E59B" w14:textId="77777777" w:rsidTr="006C6340">
        <w:trPr>
          <w:trHeight w:val="300"/>
          <w:del w:id="752" w:author="khanguyen" w:date="2017-03-17T22:27: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D1632F2" w14:textId="77777777" w:rsidR="00D8468E" w:rsidRPr="00C47FE2" w:rsidDel="0069344F" w:rsidRDefault="00D8468E" w:rsidP="00D8468E">
            <w:pPr>
              <w:spacing w:before="0" w:after="0" w:line="240" w:lineRule="auto"/>
              <w:ind w:firstLineChars="100" w:firstLine="200"/>
              <w:rPr>
                <w:del w:id="753" w:author="khanguyen" w:date="2017-03-17T22:27:00Z"/>
                <w:rFonts w:eastAsia="Times New Roman" w:cs="Arial"/>
                <w:color w:val="4B4B63"/>
                <w:sz w:val="20"/>
                <w:szCs w:val="20"/>
                <w:lang w:val="en-US"/>
              </w:rPr>
            </w:pPr>
            <w:del w:id="754" w:author="khanguyen" w:date="2017-03-17T22:27:00Z">
              <w:r w:rsidRPr="00C47FE2" w:rsidDel="0069344F">
                <w:rPr>
                  <w:rFonts w:eastAsia="Times New Roman" w:cs="Arial"/>
                  <w:color w:val="4B4B63"/>
                  <w:sz w:val="20"/>
                  <w:szCs w:val="20"/>
                  <w:lang w:val="en-US"/>
                </w:rPr>
                <w:delText>Get_Timesheet_information</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67AD3D09" w14:textId="77777777" w:rsidR="00D8468E" w:rsidRPr="00C47FE2" w:rsidDel="0069344F" w:rsidRDefault="00D8468E" w:rsidP="00D8468E">
            <w:pPr>
              <w:spacing w:before="0" w:after="0" w:line="240" w:lineRule="auto"/>
              <w:jc w:val="right"/>
              <w:rPr>
                <w:del w:id="755" w:author="khanguyen" w:date="2017-03-17T22:27:00Z"/>
                <w:rFonts w:eastAsia="Times New Roman" w:cs="Arial"/>
                <w:color w:val="4B4B63"/>
                <w:sz w:val="20"/>
                <w:szCs w:val="20"/>
                <w:lang w:val="en-US"/>
              </w:rPr>
            </w:pPr>
            <w:del w:id="756" w:author="khanguyen" w:date="2017-03-17T22:27:00Z">
              <w:r w:rsidRPr="00C47FE2" w:rsidDel="0069344F">
                <w:rPr>
                  <w:rFonts w:eastAsia="Times New Roman" w:cs="Arial"/>
                  <w:color w:val="4B4B63"/>
                  <w:sz w:val="20"/>
                  <w:szCs w:val="20"/>
                  <w:lang w:val="en-US"/>
                </w:rPr>
                <w:delText>2261</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7C0B7B46" w14:textId="77777777" w:rsidR="00D8468E" w:rsidRPr="00C47FE2" w:rsidDel="0069344F" w:rsidRDefault="00D8468E" w:rsidP="00D8468E">
            <w:pPr>
              <w:spacing w:before="0" w:after="0" w:line="240" w:lineRule="auto"/>
              <w:jc w:val="right"/>
              <w:rPr>
                <w:del w:id="757" w:author="khanguyen" w:date="2017-03-17T22:27:00Z"/>
                <w:rFonts w:eastAsia="Times New Roman" w:cs="Arial"/>
                <w:color w:val="4B4B63"/>
                <w:sz w:val="20"/>
                <w:szCs w:val="20"/>
                <w:lang w:val="en-US"/>
              </w:rPr>
            </w:pPr>
            <w:del w:id="758" w:author="khanguyen" w:date="2017-03-17T22:27:00Z">
              <w:r w:rsidRPr="00C47FE2" w:rsidDel="0069344F">
                <w:rPr>
                  <w:rFonts w:eastAsia="Times New Roman" w:cs="Arial"/>
                  <w:color w:val="4B4B63"/>
                  <w:sz w:val="20"/>
                  <w:szCs w:val="20"/>
                  <w:lang w:val="en-US"/>
                </w:rPr>
                <w:delText>792919.24</w:delText>
              </w:r>
            </w:del>
          </w:p>
        </w:tc>
        <w:tc>
          <w:tcPr>
            <w:tcW w:w="990" w:type="dxa"/>
            <w:tcBorders>
              <w:top w:val="nil"/>
              <w:left w:val="nil"/>
              <w:bottom w:val="single" w:sz="4" w:space="0" w:color="ACB9CA"/>
              <w:right w:val="single" w:sz="4" w:space="0" w:color="ACB9CA"/>
            </w:tcBorders>
            <w:shd w:val="clear" w:color="000000" w:fill="FFFFFF"/>
            <w:vAlign w:val="center"/>
            <w:hideMark/>
          </w:tcPr>
          <w:p w14:paraId="5F853A0B" w14:textId="77777777" w:rsidR="00D8468E" w:rsidRPr="00C47FE2" w:rsidDel="0069344F" w:rsidRDefault="00D8468E" w:rsidP="00D8468E">
            <w:pPr>
              <w:spacing w:before="0" w:after="0" w:line="240" w:lineRule="auto"/>
              <w:jc w:val="right"/>
              <w:rPr>
                <w:del w:id="759" w:author="khanguyen" w:date="2017-03-17T22:27:00Z"/>
                <w:rFonts w:eastAsia="Times New Roman" w:cs="Arial"/>
                <w:color w:val="4B4B63"/>
                <w:sz w:val="20"/>
                <w:szCs w:val="20"/>
                <w:lang w:val="en-US"/>
              </w:rPr>
            </w:pPr>
            <w:del w:id="760" w:author="khanguyen" w:date="2017-03-17T22:27:00Z">
              <w:r w:rsidRPr="00C47FE2" w:rsidDel="0069344F">
                <w:rPr>
                  <w:rFonts w:eastAsia="Times New Roman" w:cs="Arial"/>
                  <w:color w:val="4B4B63"/>
                  <w:sz w:val="20"/>
                  <w:szCs w:val="20"/>
                  <w:lang w:val="en-US"/>
                </w:rPr>
                <w:delText>934282.4</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15109D87" w14:textId="77777777" w:rsidR="00D8468E" w:rsidRPr="00C47FE2" w:rsidDel="0069344F" w:rsidRDefault="00D8468E" w:rsidP="00D8468E">
            <w:pPr>
              <w:spacing w:before="0" w:after="0" w:line="240" w:lineRule="auto"/>
              <w:jc w:val="right"/>
              <w:rPr>
                <w:del w:id="761" w:author="khanguyen" w:date="2017-03-17T22:27:00Z"/>
                <w:rFonts w:eastAsia="Times New Roman" w:cs="Arial"/>
                <w:color w:val="4B4B63"/>
                <w:sz w:val="20"/>
                <w:szCs w:val="20"/>
                <w:lang w:val="en-US"/>
              </w:rPr>
            </w:pPr>
            <w:del w:id="762" w:author="khanguyen" w:date="2017-03-17T22:27:00Z">
              <w:r w:rsidRPr="00C47FE2" w:rsidDel="0069344F">
                <w:rPr>
                  <w:rFonts w:eastAsia="Times New Roman" w:cs="Arial"/>
                  <w:color w:val="4B4B63"/>
                  <w:sz w:val="20"/>
                  <w:szCs w:val="20"/>
                  <w:lang w:val="en-US"/>
                </w:rPr>
                <w:delText>967650.9</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3977FC3D" w14:textId="77777777" w:rsidR="00D8468E" w:rsidRPr="00C47FE2" w:rsidDel="0069344F" w:rsidRDefault="00D8468E" w:rsidP="00D8468E">
            <w:pPr>
              <w:spacing w:before="0" w:after="0" w:line="240" w:lineRule="auto"/>
              <w:jc w:val="right"/>
              <w:rPr>
                <w:del w:id="763" w:author="khanguyen" w:date="2017-03-17T22:27:00Z"/>
                <w:rFonts w:eastAsia="Times New Roman" w:cs="Arial"/>
                <w:color w:val="4B4B63"/>
                <w:sz w:val="20"/>
                <w:szCs w:val="20"/>
                <w:lang w:val="en-US"/>
              </w:rPr>
            </w:pPr>
            <w:del w:id="764" w:author="khanguyen" w:date="2017-03-17T22:27:00Z">
              <w:r w:rsidRPr="00C47FE2" w:rsidDel="0069344F">
                <w:rPr>
                  <w:rFonts w:eastAsia="Times New Roman" w:cs="Arial"/>
                  <w:color w:val="4B4B63"/>
                  <w:sz w:val="20"/>
                  <w:szCs w:val="20"/>
                  <w:lang w:val="en-US"/>
                </w:rPr>
                <w:delText>997998.6</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4B1492D7" w14:textId="77777777" w:rsidR="00D8468E" w:rsidRPr="00C47FE2" w:rsidDel="0069344F" w:rsidRDefault="00D8468E" w:rsidP="00D8468E">
            <w:pPr>
              <w:spacing w:before="0" w:after="0" w:line="240" w:lineRule="auto"/>
              <w:jc w:val="right"/>
              <w:rPr>
                <w:del w:id="765" w:author="khanguyen" w:date="2017-03-17T22:27:00Z"/>
                <w:rFonts w:eastAsia="Times New Roman" w:cs="Arial"/>
                <w:color w:val="4B4B63"/>
                <w:sz w:val="20"/>
                <w:szCs w:val="20"/>
                <w:lang w:val="en-US"/>
              </w:rPr>
            </w:pPr>
            <w:del w:id="766" w:author="khanguyen" w:date="2017-03-17T22:27:00Z">
              <w:r w:rsidRPr="00C47FE2" w:rsidDel="0069344F">
                <w:rPr>
                  <w:rFonts w:eastAsia="Times New Roman" w:cs="Arial"/>
                  <w:color w:val="4B4B63"/>
                  <w:sz w:val="20"/>
                  <w:szCs w:val="20"/>
                  <w:lang w:val="en-US"/>
                </w:rPr>
                <w:delText>397</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6F522469" w14:textId="77777777" w:rsidR="00D8468E" w:rsidRPr="00C47FE2" w:rsidDel="0069344F" w:rsidRDefault="00D8468E" w:rsidP="00D8468E">
            <w:pPr>
              <w:spacing w:before="0" w:after="0" w:line="240" w:lineRule="auto"/>
              <w:jc w:val="right"/>
              <w:rPr>
                <w:del w:id="767" w:author="khanguyen" w:date="2017-03-17T22:27:00Z"/>
                <w:rFonts w:eastAsia="Times New Roman" w:cs="Arial"/>
                <w:color w:val="4B4B63"/>
                <w:sz w:val="20"/>
                <w:szCs w:val="20"/>
                <w:lang w:val="en-US"/>
              </w:rPr>
            </w:pPr>
            <w:del w:id="768" w:author="khanguyen" w:date="2017-03-17T22:27:00Z">
              <w:r w:rsidRPr="00C47FE2" w:rsidDel="0069344F">
                <w:rPr>
                  <w:rFonts w:eastAsia="Times New Roman" w:cs="Arial"/>
                  <w:color w:val="4B4B63"/>
                  <w:sz w:val="20"/>
                  <w:szCs w:val="20"/>
                  <w:lang w:val="en-US"/>
                </w:rPr>
                <w:delText>1588720</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3D4BB5F9" w14:textId="77777777" w:rsidR="00D8468E" w:rsidRPr="00C47FE2" w:rsidDel="0069344F" w:rsidRDefault="00D8468E" w:rsidP="00D8468E">
            <w:pPr>
              <w:spacing w:before="0" w:after="0" w:line="240" w:lineRule="auto"/>
              <w:jc w:val="right"/>
              <w:rPr>
                <w:del w:id="769" w:author="khanguyen" w:date="2017-03-17T22:27:00Z"/>
                <w:rFonts w:eastAsia="Times New Roman" w:cs="Arial"/>
                <w:color w:val="4B4B63"/>
                <w:sz w:val="20"/>
                <w:szCs w:val="20"/>
                <w:lang w:val="en-US"/>
              </w:rPr>
            </w:pPr>
            <w:del w:id="770" w:author="khanguyen" w:date="2017-03-17T22:27:00Z">
              <w:r w:rsidRPr="00C47FE2" w:rsidDel="0069344F">
                <w:rPr>
                  <w:rFonts w:eastAsia="Times New Roman" w:cs="Arial"/>
                  <w:color w:val="4B4B63"/>
                  <w:sz w:val="20"/>
                  <w:szCs w:val="20"/>
                  <w:lang w:val="en-US"/>
                </w:rPr>
                <w:delText>0%</w:delText>
              </w:r>
            </w:del>
          </w:p>
        </w:tc>
      </w:tr>
      <w:tr w:rsidR="00D8468E" w:rsidRPr="00C47FE2" w14:paraId="378EBC7D"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DC51E1B"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Get_userCostAmtId Default</w:t>
            </w:r>
          </w:p>
        </w:tc>
        <w:tc>
          <w:tcPr>
            <w:tcW w:w="1232" w:type="dxa"/>
            <w:tcBorders>
              <w:top w:val="nil"/>
              <w:left w:val="nil"/>
              <w:bottom w:val="single" w:sz="4" w:space="0" w:color="ACB9CA"/>
              <w:right w:val="single" w:sz="4" w:space="0" w:color="ACB9CA"/>
            </w:tcBorders>
            <w:shd w:val="clear" w:color="000000" w:fill="FFFFFF"/>
            <w:vAlign w:val="center"/>
            <w:hideMark/>
          </w:tcPr>
          <w:p w14:paraId="0E20F7D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w:t>
            </w:r>
          </w:p>
        </w:tc>
        <w:tc>
          <w:tcPr>
            <w:tcW w:w="1378" w:type="dxa"/>
            <w:tcBorders>
              <w:top w:val="nil"/>
              <w:left w:val="nil"/>
              <w:bottom w:val="single" w:sz="4" w:space="0" w:color="ACB9CA"/>
              <w:right w:val="single" w:sz="4" w:space="0" w:color="ACB9CA"/>
            </w:tcBorders>
            <w:shd w:val="clear" w:color="000000" w:fill="FFFFFF"/>
            <w:vAlign w:val="center"/>
            <w:hideMark/>
          </w:tcPr>
          <w:p w14:paraId="21D164C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153518.94</w:t>
            </w:r>
          </w:p>
        </w:tc>
        <w:tc>
          <w:tcPr>
            <w:tcW w:w="990" w:type="dxa"/>
            <w:tcBorders>
              <w:top w:val="nil"/>
              <w:left w:val="nil"/>
              <w:bottom w:val="single" w:sz="4" w:space="0" w:color="ACB9CA"/>
              <w:right w:val="single" w:sz="4" w:space="0" w:color="ACB9CA"/>
            </w:tcBorders>
            <w:shd w:val="clear" w:color="000000" w:fill="FFFFFF"/>
            <w:vAlign w:val="center"/>
            <w:hideMark/>
          </w:tcPr>
          <w:p w14:paraId="7912EB9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272127</w:t>
            </w:r>
          </w:p>
        </w:tc>
        <w:tc>
          <w:tcPr>
            <w:tcW w:w="1070" w:type="dxa"/>
            <w:tcBorders>
              <w:top w:val="nil"/>
              <w:left w:val="nil"/>
              <w:bottom w:val="single" w:sz="4" w:space="0" w:color="ACB9CA"/>
              <w:right w:val="single" w:sz="4" w:space="0" w:color="ACB9CA"/>
            </w:tcBorders>
            <w:shd w:val="clear" w:color="000000" w:fill="FFFFFF"/>
            <w:vAlign w:val="center"/>
            <w:hideMark/>
          </w:tcPr>
          <w:p w14:paraId="65E4275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283647</w:t>
            </w:r>
          </w:p>
        </w:tc>
        <w:tc>
          <w:tcPr>
            <w:tcW w:w="1070" w:type="dxa"/>
            <w:tcBorders>
              <w:top w:val="nil"/>
              <w:left w:val="nil"/>
              <w:bottom w:val="single" w:sz="4" w:space="0" w:color="ACB9CA"/>
              <w:right w:val="single" w:sz="4" w:space="0" w:color="ACB9CA"/>
            </w:tcBorders>
            <w:shd w:val="clear" w:color="000000" w:fill="FFFFFF"/>
            <w:vAlign w:val="center"/>
            <w:hideMark/>
          </w:tcPr>
          <w:p w14:paraId="7CC7073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284927</w:t>
            </w:r>
          </w:p>
        </w:tc>
        <w:tc>
          <w:tcPr>
            <w:tcW w:w="1071" w:type="dxa"/>
            <w:tcBorders>
              <w:top w:val="nil"/>
              <w:left w:val="nil"/>
              <w:bottom w:val="single" w:sz="4" w:space="0" w:color="ACB9CA"/>
              <w:right w:val="single" w:sz="4" w:space="0" w:color="ACB9CA"/>
            </w:tcBorders>
            <w:shd w:val="clear" w:color="000000" w:fill="FFFFFF"/>
            <w:vAlign w:val="center"/>
            <w:hideMark/>
          </w:tcPr>
          <w:p w14:paraId="7A6C4FB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35241</w:t>
            </w:r>
          </w:p>
        </w:tc>
        <w:tc>
          <w:tcPr>
            <w:tcW w:w="1071" w:type="dxa"/>
            <w:tcBorders>
              <w:top w:val="nil"/>
              <w:left w:val="nil"/>
              <w:bottom w:val="single" w:sz="4" w:space="0" w:color="ACB9CA"/>
              <w:right w:val="single" w:sz="4" w:space="0" w:color="ACB9CA"/>
            </w:tcBorders>
            <w:shd w:val="clear" w:color="000000" w:fill="FFFFFF"/>
            <w:vAlign w:val="center"/>
            <w:hideMark/>
          </w:tcPr>
          <w:p w14:paraId="283B538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289893</w:t>
            </w:r>
          </w:p>
        </w:tc>
        <w:tc>
          <w:tcPr>
            <w:tcW w:w="1230" w:type="dxa"/>
            <w:tcBorders>
              <w:top w:val="nil"/>
              <w:left w:val="nil"/>
              <w:bottom w:val="single" w:sz="4" w:space="0" w:color="ACB9CA"/>
              <w:right w:val="single" w:sz="4" w:space="0" w:color="ACB9CA"/>
            </w:tcBorders>
            <w:shd w:val="clear" w:color="000000" w:fill="FFFFFF"/>
            <w:vAlign w:val="center"/>
            <w:hideMark/>
          </w:tcPr>
          <w:p w14:paraId="070074D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5268F42E"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9E1C838"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Get_userCostCodeId Default</w:t>
            </w:r>
          </w:p>
        </w:tc>
        <w:tc>
          <w:tcPr>
            <w:tcW w:w="1232" w:type="dxa"/>
            <w:tcBorders>
              <w:top w:val="nil"/>
              <w:left w:val="nil"/>
              <w:bottom w:val="single" w:sz="4" w:space="0" w:color="ACB9CA"/>
              <w:right w:val="single" w:sz="4" w:space="0" w:color="ACB9CA"/>
            </w:tcBorders>
            <w:shd w:val="clear" w:color="000000" w:fill="FFFFFF"/>
            <w:vAlign w:val="center"/>
            <w:hideMark/>
          </w:tcPr>
          <w:p w14:paraId="65CB111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w:t>
            </w:r>
          </w:p>
        </w:tc>
        <w:tc>
          <w:tcPr>
            <w:tcW w:w="1378" w:type="dxa"/>
            <w:tcBorders>
              <w:top w:val="nil"/>
              <w:left w:val="nil"/>
              <w:bottom w:val="single" w:sz="4" w:space="0" w:color="ACB9CA"/>
              <w:right w:val="single" w:sz="4" w:space="0" w:color="ACB9CA"/>
            </w:tcBorders>
            <w:shd w:val="clear" w:color="000000" w:fill="FFFFFF"/>
            <w:vAlign w:val="center"/>
            <w:hideMark/>
          </w:tcPr>
          <w:p w14:paraId="3A5C80A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151017.49</w:t>
            </w:r>
          </w:p>
        </w:tc>
        <w:tc>
          <w:tcPr>
            <w:tcW w:w="990" w:type="dxa"/>
            <w:tcBorders>
              <w:top w:val="nil"/>
              <w:left w:val="nil"/>
              <w:bottom w:val="single" w:sz="4" w:space="0" w:color="ACB9CA"/>
              <w:right w:val="single" w:sz="4" w:space="0" w:color="ACB9CA"/>
            </w:tcBorders>
            <w:shd w:val="clear" w:color="000000" w:fill="FFFFFF"/>
            <w:vAlign w:val="center"/>
            <w:hideMark/>
          </w:tcPr>
          <w:p w14:paraId="09BFFE2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253951</w:t>
            </w:r>
          </w:p>
        </w:tc>
        <w:tc>
          <w:tcPr>
            <w:tcW w:w="1070" w:type="dxa"/>
            <w:tcBorders>
              <w:top w:val="nil"/>
              <w:left w:val="nil"/>
              <w:bottom w:val="single" w:sz="4" w:space="0" w:color="ACB9CA"/>
              <w:right w:val="single" w:sz="4" w:space="0" w:color="ACB9CA"/>
            </w:tcBorders>
            <w:shd w:val="clear" w:color="000000" w:fill="FFFFFF"/>
            <w:vAlign w:val="center"/>
            <w:hideMark/>
          </w:tcPr>
          <w:p w14:paraId="2584F6B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284671</w:t>
            </w:r>
          </w:p>
        </w:tc>
        <w:tc>
          <w:tcPr>
            <w:tcW w:w="1070" w:type="dxa"/>
            <w:tcBorders>
              <w:top w:val="nil"/>
              <w:left w:val="nil"/>
              <w:bottom w:val="single" w:sz="4" w:space="0" w:color="ACB9CA"/>
              <w:right w:val="single" w:sz="4" w:space="0" w:color="ACB9CA"/>
            </w:tcBorders>
            <w:shd w:val="clear" w:color="000000" w:fill="FFFFFF"/>
            <w:vAlign w:val="center"/>
            <w:hideMark/>
          </w:tcPr>
          <w:p w14:paraId="78F9328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291327</w:t>
            </w:r>
          </w:p>
        </w:tc>
        <w:tc>
          <w:tcPr>
            <w:tcW w:w="1071" w:type="dxa"/>
            <w:tcBorders>
              <w:top w:val="nil"/>
              <w:left w:val="nil"/>
              <w:bottom w:val="single" w:sz="4" w:space="0" w:color="ACB9CA"/>
              <w:right w:val="single" w:sz="4" w:space="0" w:color="ACB9CA"/>
            </w:tcBorders>
            <w:shd w:val="clear" w:color="000000" w:fill="FFFFFF"/>
            <w:vAlign w:val="center"/>
            <w:hideMark/>
          </w:tcPr>
          <w:p w14:paraId="0B1353E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41835</w:t>
            </w:r>
          </w:p>
        </w:tc>
        <w:tc>
          <w:tcPr>
            <w:tcW w:w="1071" w:type="dxa"/>
            <w:tcBorders>
              <w:top w:val="nil"/>
              <w:left w:val="nil"/>
              <w:bottom w:val="single" w:sz="4" w:space="0" w:color="ACB9CA"/>
              <w:right w:val="single" w:sz="4" w:space="0" w:color="ACB9CA"/>
            </w:tcBorders>
            <w:shd w:val="clear" w:color="000000" w:fill="FFFFFF"/>
            <w:vAlign w:val="center"/>
            <w:hideMark/>
          </w:tcPr>
          <w:p w14:paraId="7F86CB6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291721</w:t>
            </w:r>
          </w:p>
        </w:tc>
        <w:tc>
          <w:tcPr>
            <w:tcW w:w="1230" w:type="dxa"/>
            <w:tcBorders>
              <w:top w:val="nil"/>
              <w:left w:val="nil"/>
              <w:bottom w:val="single" w:sz="4" w:space="0" w:color="ACB9CA"/>
              <w:right w:val="single" w:sz="4" w:space="0" w:color="ACB9CA"/>
            </w:tcBorders>
            <w:shd w:val="clear" w:color="000000" w:fill="FFFFFF"/>
            <w:vAlign w:val="center"/>
            <w:hideMark/>
          </w:tcPr>
          <w:p w14:paraId="71367D1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03D93F01"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1F6C5E0E"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Get_UserProfiles</w:t>
            </w:r>
          </w:p>
        </w:tc>
        <w:tc>
          <w:tcPr>
            <w:tcW w:w="1232" w:type="dxa"/>
            <w:tcBorders>
              <w:top w:val="nil"/>
              <w:left w:val="nil"/>
              <w:bottom w:val="single" w:sz="4" w:space="0" w:color="ACB9CA"/>
              <w:right w:val="single" w:sz="4" w:space="0" w:color="ACB9CA"/>
            </w:tcBorders>
            <w:shd w:val="clear" w:color="000000" w:fill="FFFFFF"/>
            <w:vAlign w:val="center"/>
            <w:hideMark/>
          </w:tcPr>
          <w:p w14:paraId="1B6114A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2784</w:t>
            </w:r>
          </w:p>
        </w:tc>
        <w:tc>
          <w:tcPr>
            <w:tcW w:w="1378" w:type="dxa"/>
            <w:tcBorders>
              <w:top w:val="nil"/>
              <w:left w:val="nil"/>
              <w:bottom w:val="single" w:sz="4" w:space="0" w:color="ACB9CA"/>
              <w:right w:val="single" w:sz="4" w:space="0" w:color="ACB9CA"/>
            </w:tcBorders>
            <w:shd w:val="clear" w:color="000000" w:fill="FFFFFF"/>
            <w:vAlign w:val="center"/>
            <w:hideMark/>
          </w:tcPr>
          <w:p w14:paraId="7662352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148247.73</w:t>
            </w:r>
          </w:p>
        </w:tc>
        <w:tc>
          <w:tcPr>
            <w:tcW w:w="990" w:type="dxa"/>
            <w:tcBorders>
              <w:top w:val="nil"/>
              <w:left w:val="nil"/>
              <w:bottom w:val="single" w:sz="4" w:space="0" w:color="ACB9CA"/>
              <w:right w:val="single" w:sz="4" w:space="0" w:color="ACB9CA"/>
            </w:tcBorders>
            <w:shd w:val="clear" w:color="000000" w:fill="FFFFFF"/>
            <w:vAlign w:val="center"/>
            <w:hideMark/>
          </w:tcPr>
          <w:p w14:paraId="309D843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385107.4</w:t>
            </w:r>
          </w:p>
        </w:tc>
        <w:tc>
          <w:tcPr>
            <w:tcW w:w="1070" w:type="dxa"/>
            <w:tcBorders>
              <w:top w:val="nil"/>
              <w:left w:val="nil"/>
              <w:bottom w:val="single" w:sz="4" w:space="0" w:color="ACB9CA"/>
              <w:right w:val="single" w:sz="4" w:space="0" w:color="ACB9CA"/>
            </w:tcBorders>
            <w:shd w:val="clear" w:color="000000" w:fill="FFFFFF"/>
            <w:vAlign w:val="center"/>
            <w:hideMark/>
          </w:tcPr>
          <w:p w14:paraId="25E504A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457320.1</w:t>
            </w:r>
          </w:p>
        </w:tc>
        <w:tc>
          <w:tcPr>
            <w:tcW w:w="1070" w:type="dxa"/>
            <w:tcBorders>
              <w:top w:val="nil"/>
              <w:left w:val="nil"/>
              <w:bottom w:val="single" w:sz="4" w:space="0" w:color="ACB9CA"/>
              <w:right w:val="single" w:sz="4" w:space="0" w:color="ACB9CA"/>
            </w:tcBorders>
            <w:shd w:val="clear" w:color="000000" w:fill="FFFFFF"/>
            <w:vAlign w:val="center"/>
            <w:hideMark/>
          </w:tcPr>
          <w:p w14:paraId="5DF10F2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525820.7</w:t>
            </w:r>
          </w:p>
        </w:tc>
        <w:tc>
          <w:tcPr>
            <w:tcW w:w="1071" w:type="dxa"/>
            <w:tcBorders>
              <w:top w:val="nil"/>
              <w:left w:val="nil"/>
              <w:bottom w:val="single" w:sz="4" w:space="0" w:color="ACB9CA"/>
              <w:right w:val="single" w:sz="4" w:space="0" w:color="ACB9CA"/>
            </w:tcBorders>
            <w:shd w:val="clear" w:color="000000" w:fill="FFFFFF"/>
            <w:vAlign w:val="center"/>
            <w:hideMark/>
          </w:tcPr>
          <w:p w14:paraId="03DF2EC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w:t>
            </w:r>
          </w:p>
        </w:tc>
        <w:tc>
          <w:tcPr>
            <w:tcW w:w="1071" w:type="dxa"/>
            <w:tcBorders>
              <w:top w:val="nil"/>
              <w:left w:val="nil"/>
              <w:bottom w:val="single" w:sz="4" w:space="0" w:color="ACB9CA"/>
              <w:right w:val="single" w:sz="4" w:space="0" w:color="ACB9CA"/>
            </w:tcBorders>
            <w:shd w:val="clear" w:color="000000" w:fill="FFFFFF"/>
            <w:vAlign w:val="center"/>
            <w:hideMark/>
          </w:tcPr>
          <w:p w14:paraId="24113E9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620243</w:t>
            </w:r>
          </w:p>
        </w:tc>
        <w:tc>
          <w:tcPr>
            <w:tcW w:w="1230" w:type="dxa"/>
            <w:tcBorders>
              <w:top w:val="nil"/>
              <w:left w:val="nil"/>
              <w:bottom w:val="single" w:sz="4" w:space="0" w:color="ACB9CA"/>
              <w:right w:val="single" w:sz="4" w:space="0" w:color="ACB9CA"/>
            </w:tcBorders>
            <w:shd w:val="clear" w:color="000000" w:fill="FFFFFF"/>
            <w:vAlign w:val="center"/>
            <w:hideMark/>
          </w:tcPr>
          <w:p w14:paraId="449ADB3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88907D0"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052B14D"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Login_authentication</w:t>
            </w:r>
          </w:p>
        </w:tc>
        <w:tc>
          <w:tcPr>
            <w:tcW w:w="1232" w:type="dxa"/>
            <w:tcBorders>
              <w:top w:val="nil"/>
              <w:left w:val="nil"/>
              <w:bottom w:val="single" w:sz="4" w:space="0" w:color="ACB9CA"/>
              <w:right w:val="single" w:sz="4" w:space="0" w:color="ACB9CA"/>
            </w:tcBorders>
            <w:shd w:val="clear" w:color="000000" w:fill="FFFFFF"/>
            <w:vAlign w:val="center"/>
            <w:hideMark/>
          </w:tcPr>
          <w:p w14:paraId="3F68A9B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3390</w:t>
            </w:r>
          </w:p>
        </w:tc>
        <w:tc>
          <w:tcPr>
            <w:tcW w:w="1378" w:type="dxa"/>
            <w:tcBorders>
              <w:top w:val="nil"/>
              <w:left w:val="nil"/>
              <w:bottom w:val="single" w:sz="4" w:space="0" w:color="ACB9CA"/>
              <w:right w:val="single" w:sz="4" w:space="0" w:color="ACB9CA"/>
            </w:tcBorders>
            <w:shd w:val="clear" w:color="000000" w:fill="FFFFFF"/>
            <w:vAlign w:val="center"/>
            <w:hideMark/>
          </w:tcPr>
          <w:p w14:paraId="2D42D98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135280.25</w:t>
            </w:r>
          </w:p>
        </w:tc>
        <w:tc>
          <w:tcPr>
            <w:tcW w:w="990" w:type="dxa"/>
            <w:tcBorders>
              <w:top w:val="nil"/>
              <w:left w:val="nil"/>
              <w:bottom w:val="single" w:sz="4" w:space="0" w:color="ACB9CA"/>
              <w:right w:val="single" w:sz="4" w:space="0" w:color="ACB9CA"/>
            </w:tcBorders>
            <w:shd w:val="clear" w:color="000000" w:fill="FFFFFF"/>
            <w:vAlign w:val="center"/>
            <w:hideMark/>
          </w:tcPr>
          <w:p w14:paraId="789FA49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315004.3</w:t>
            </w:r>
          </w:p>
        </w:tc>
        <w:tc>
          <w:tcPr>
            <w:tcW w:w="1070" w:type="dxa"/>
            <w:tcBorders>
              <w:top w:val="nil"/>
              <w:left w:val="nil"/>
              <w:bottom w:val="single" w:sz="4" w:space="0" w:color="ACB9CA"/>
              <w:right w:val="single" w:sz="4" w:space="0" w:color="ACB9CA"/>
            </w:tcBorders>
            <w:shd w:val="clear" w:color="000000" w:fill="FFFFFF"/>
            <w:vAlign w:val="center"/>
            <w:hideMark/>
          </w:tcPr>
          <w:p w14:paraId="1F796C6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406936.8</w:t>
            </w:r>
          </w:p>
        </w:tc>
        <w:tc>
          <w:tcPr>
            <w:tcW w:w="1070" w:type="dxa"/>
            <w:tcBorders>
              <w:top w:val="nil"/>
              <w:left w:val="nil"/>
              <w:bottom w:val="single" w:sz="4" w:space="0" w:color="ACB9CA"/>
              <w:right w:val="single" w:sz="4" w:space="0" w:color="ACB9CA"/>
            </w:tcBorders>
            <w:shd w:val="clear" w:color="000000" w:fill="FFFFFF"/>
            <w:vAlign w:val="center"/>
            <w:hideMark/>
          </w:tcPr>
          <w:p w14:paraId="10406C8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467230.2</w:t>
            </w:r>
          </w:p>
        </w:tc>
        <w:tc>
          <w:tcPr>
            <w:tcW w:w="1071" w:type="dxa"/>
            <w:tcBorders>
              <w:top w:val="nil"/>
              <w:left w:val="nil"/>
              <w:bottom w:val="single" w:sz="4" w:space="0" w:color="ACB9CA"/>
              <w:right w:val="single" w:sz="4" w:space="0" w:color="ACB9CA"/>
            </w:tcBorders>
            <w:shd w:val="clear" w:color="000000" w:fill="FFFFFF"/>
            <w:vAlign w:val="center"/>
            <w:hideMark/>
          </w:tcPr>
          <w:p w14:paraId="1290715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w:t>
            </w:r>
          </w:p>
        </w:tc>
        <w:tc>
          <w:tcPr>
            <w:tcW w:w="1071" w:type="dxa"/>
            <w:tcBorders>
              <w:top w:val="nil"/>
              <w:left w:val="nil"/>
              <w:bottom w:val="single" w:sz="4" w:space="0" w:color="ACB9CA"/>
              <w:right w:val="single" w:sz="4" w:space="0" w:color="ACB9CA"/>
            </w:tcBorders>
            <w:shd w:val="clear" w:color="000000" w:fill="FFFFFF"/>
            <w:vAlign w:val="center"/>
            <w:hideMark/>
          </w:tcPr>
          <w:p w14:paraId="4A5867C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564087</w:t>
            </w:r>
          </w:p>
        </w:tc>
        <w:tc>
          <w:tcPr>
            <w:tcW w:w="1230" w:type="dxa"/>
            <w:tcBorders>
              <w:top w:val="nil"/>
              <w:left w:val="nil"/>
              <w:bottom w:val="single" w:sz="4" w:space="0" w:color="ACB9CA"/>
              <w:right w:val="single" w:sz="4" w:space="0" w:color="ACB9CA"/>
            </w:tcBorders>
            <w:shd w:val="clear" w:color="000000" w:fill="FFFFFF"/>
            <w:vAlign w:val="center"/>
            <w:hideMark/>
          </w:tcPr>
          <w:p w14:paraId="3C9202F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3DF365FB"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BFD8BFB"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Open_Default_Task_Detail</w:t>
            </w:r>
          </w:p>
        </w:tc>
        <w:tc>
          <w:tcPr>
            <w:tcW w:w="1232" w:type="dxa"/>
            <w:tcBorders>
              <w:top w:val="nil"/>
              <w:left w:val="nil"/>
              <w:bottom w:val="single" w:sz="4" w:space="0" w:color="ACB9CA"/>
              <w:right w:val="single" w:sz="4" w:space="0" w:color="ACB9CA"/>
            </w:tcBorders>
            <w:shd w:val="clear" w:color="000000" w:fill="FFFFFF"/>
            <w:vAlign w:val="center"/>
            <w:hideMark/>
          </w:tcPr>
          <w:p w14:paraId="58EFF8B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361</w:t>
            </w:r>
          </w:p>
        </w:tc>
        <w:tc>
          <w:tcPr>
            <w:tcW w:w="1378" w:type="dxa"/>
            <w:tcBorders>
              <w:top w:val="nil"/>
              <w:left w:val="nil"/>
              <w:bottom w:val="single" w:sz="4" w:space="0" w:color="ACB9CA"/>
              <w:right w:val="single" w:sz="4" w:space="0" w:color="ACB9CA"/>
            </w:tcBorders>
            <w:shd w:val="clear" w:color="000000" w:fill="FFFFFF"/>
            <w:vAlign w:val="center"/>
            <w:hideMark/>
          </w:tcPr>
          <w:p w14:paraId="0925913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136.15</w:t>
            </w:r>
          </w:p>
        </w:tc>
        <w:tc>
          <w:tcPr>
            <w:tcW w:w="990" w:type="dxa"/>
            <w:tcBorders>
              <w:top w:val="nil"/>
              <w:left w:val="nil"/>
              <w:bottom w:val="single" w:sz="4" w:space="0" w:color="ACB9CA"/>
              <w:right w:val="single" w:sz="4" w:space="0" w:color="ACB9CA"/>
            </w:tcBorders>
            <w:shd w:val="clear" w:color="000000" w:fill="FFFFFF"/>
            <w:vAlign w:val="center"/>
            <w:hideMark/>
          </w:tcPr>
          <w:p w14:paraId="014009A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330</w:t>
            </w:r>
          </w:p>
        </w:tc>
        <w:tc>
          <w:tcPr>
            <w:tcW w:w="1070" w:type="dxa"/>
            <w:tcBorders>
              <w:top w:val="nil"/>
              <w:left w:val="nil"/>
              <w:bottom w:val="single" w:sz="4" w:space="0" w:color="ACB9CA"/>
              <w:right w:val="single" w:sz="4" w:space="0" w:color="ACB9CA"/>
            </w:tcBorders>
            <w:shd w:val="clear" w:color="000000" w:fill="FFFFFF"/>
            <w:vAlign w:val="center"/>
            <w:hideMark/>
          </w:tcPr>
          <w:p w14:paraId="10BF010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512</w:t>
            </w:r>
          </w:p>
        </w:tc>
        <w:tc>
          <w:tcPr>
            <w:tcW w:w="1070" w:type="dxa"/>
            <w:tcBorders>
              <w:top w:val="nil"/>
              <w:left w:val="nil"/>
              <w:bottom w:val="single" w:sz="4" w:space="0" w:color="ACB9CA"/>
              <w:right w:val="single" w:sz="4" w:space="0" w:color="ACB9CA"/>
            </w:tcBorders>
            <w:shd w:val="clear" w:color="000000" w:fill="FFFFFF"/>
            <w:vAlign w:val="center"/>
            <w:hideMark/>
          </w:tcPr>
          <w:p w14:paraId="0A96DCE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811</w:t>
            </w:r>
          </w:p>
        </w:tc>
        <w:tc>
          <w:tcPr>
            <w:tcW w:w="1071" w:type="dxa"/>
            <w:tcBorders>
              <w:top w:val="nil"/>
              <w:left w:val="nil"/>
              <w:bottom w:val="single" w:sz="4" w:space="0" w:color="ACB9CA"/>
              <w:right w:val="single" w:sz="4" w:space="0" w:color="ACB9CA"/>
            </w:tcBorders>
            <w:shd w:val="clear" w:color="000000" w:fill="FFFFFF"/>
            <w:vAlign w:val="center"/>
            <w:hideMark/>
          </w:tcPr>
          <w:p w14:paraId="58A494B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3CE9308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2276</w:t>
            </w:r>
          </w:p>
        </w:tc>
        <w:tc>
          <w:tcPr>
            <w:tcW w:w="1230" w:type="dxa"/>
            <w:tcBorders>
              <w:top w:val="nil"/>
              <w:left w:val="nil"/>
              <w:bottom w:val="single" w:sz="4" w:space="0" w:color="ACB9CA"/>
              <w:right w:val="single" w:sz="4" w:space="0" w:color="ACB9CA"/>
            </w:tcBorders>
            <w:shd w:val="clear" w:color="000000" w:fill="FFFFFF"/>
            <w:vAlign w:val="center"/>
            <w:hideMark/>
          </w:tcPr>
          <w:p w14:paraId="58F8056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Del="007C6B66" w14:paraId="1BB433C8" w14:textId="77777777" w:rsidTr="006C6340">
        <w:trPr>
          <w:trHeight w:val="300"/>
          <w:del w:id="771"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3D9C1ECF" w14:textId="77777777" w:rsidR="00D8468E" w:rsidRPr="00C47FE2" w:rsidDel="007C6B66" w:rsidRDefault="00D8468E" w:rsidP="00D8468E">
            <w:pPr>
              <w:spacing w:before="0" w:after="0" w:line="240" w:lineRule="auto"/>
              <w:ind w:firstLineChars="100" w:firstLine="200"/>
              <w:rPr>
                <w:del w:id="772" w:author="khanguyen" w:date="2017-03-17T22:23:00Z"/>
                <w:rFonts w:eastAsia="Times New Roman" w:cs="Arial"/>
                <w:color w:val="4B4B63"/>
                <w:sz w:val="20"/>
                <w:szCs w:val="20"/>
                <w:lang w:val="en-US"/>
              </w:rPr>
            </w:pPr>
            <w:del w:id="773" w:author="khanguyen" w:date="2017-03-17T22:23:00Z">
              <w:r w:rsidRPr="00C47FE2" w:rsidDel="007C6B66">
                <w:rPr>
                  <w:rFonts w:eastAsia="Times New Roman" w:cs="Arial"/>
                  <w:color w:val="4B4B63"/>
                  <w:sz w:val="20"/>
                  <w:szCs w:val="20"/>
                  <w:lang w:val="en-US"/>
                </w:rPr>
                <w:delText>SELECT Empty Project</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2956AFC3" w14:textId="77777777" w:rsidR="00D8468E" w:rsidRPr="00C47FE2" w:rsidDel="007C6B66" w:rsidRDefault="00D8468E" w:rsidP="00D8468E">
            <w:pPr>
              <w:spacing w:before="0" w:after="0" w:line="240" w:lineRule="auto"/>
              <w:jc w:val="right"/>
              <w:rPr>
                <w:del w:id="774" w:author="khanguyen" w:date="2017-03-17T22:23:00Z"/>
                <w:rFonts w:eastAsia="Times New Roman" w:cs="Arial"/>
                <w:color w:val="4B4B63"/>
                <w:sz w:val="20"/>
                <w:szCs w:val="20"/>
                <w:lang w:val="en-US"/>
              </w:rPr>
            </w:pPr>
            <w:del w:id="775" w:author="khanguyen" w:date="2017-03-17T22:23:00Z">
              <w:r w:rsidRPr="00C47FE2" w:rsidDel="007C6B66">
                <w:rPr>
                  <w:rFonts w:eastAsia="Times New Roman" w:cs="Arial"/>
                  <w:color w:val="4B4B63"/>
                  <w:sz w:val="20"/>
                  <w:szCs w:val="20"/>
                  <w:lang w:val="en-US"/>
                </w:rPr>
                <w:delText>16</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7DA18708" w14:textId="77777777" w:rsidR="00D8468E" w:rsidRPr="00C47FE2" w:rsidDel="007C6B66" w:rsidRDefault="00D8468E" w:rsidP="00D8468E">
            <w:pPr>
              <w:spacing w:before="0" w:after="0" w:line="240" w:lineRule="auto"/>
              <w:jc w:val="right"/>
              <w:rPr>
                <w:del w:id="776" w:author="khanguyen" w:date="2017-03-17T22:23:00Z"/>
                <w:rFonts w:eastAsia="Times New Roman" w:cs="Arial"/>
                <w:color w:val="4B4B63"/>
                <w:sz w:val="20"/>
                <w:szCs w:val="20"/>
                <w:lang w:val="en-US"/>
              </w:rPr>
            </w:pPr>
            <w:del w:id="777" w:author="khanguyen" w:date="2017-03-17T22:23:00Z">
              <w:r w:rsidRPr="00C47FE2" w:rsidDel="007C6B66">
                <w:rPr>
                  <w:rFonts w:eastAsia="Times New Roman" w:cs="Arial"/>
                  <w:color w:val="4B4B63"/>
                  <w:sz w:val="20"/>
                  <w:szCs w:val="20"/>
                  <w:lang w:val="en-US"/>
                </w:rPr>
                <w:delText>268975.19</w:delText>
              </w:r>
            </w:del>
          </w:p>
        </w:tc>
        <w:tc>
          <w:tcPr>
            <w:tcW w:w="990" w:type="dxa"/>
            <w:tcBorders>
              <w:top w:val="nil"/>
              <w:left w:val="nil"/>
              <w:bottom w:val="single" w:sz="4" w:space="0" w:color="ACB9CA"/>
              <w:right w:val="single" w:sz="4" w:space="0" w:color="ACB9CA"/>
            </w:tcBorders>
            <w:shd w:val="clear" w:color="000000" w:fill="FFFFFF"/>
            <w:vAlign w:val="center"/>
            <w:hideMark/>
          </w:tcPr>
          <w:p w14:paraId="38C62AC7" w14:textId="77777777" w:rsidR="00D8468E" w:rsidRPr="00C47FE2" w:rsidDel="007C6B66" w:rsidRDefault="00D8468E" w:rsidP="00D8468E">
            <w:pPr>
              <w:spacing w:before="0" w:after="0" w:line="240" w:lineRule="auto"/>
              <w:jc w:val="right"/>
              <w:rPr>
                <w:del w:id="778" w:author="khanguyen" w:date="2017-03-17T22:23:00Z"/>
                <w:rFonts w:eastAsia="Times New Roman" w:cs="Arial"/>
                <w:color w:val="4B4B63"/>
                <w:sz w:val="20"/>
                <w:szCs w:val="20"/>
                <w:lang w:val="en-US"/>
              </w:rPr>
            </w:pPr>
            <w:del w:id="779" w:author="khanguyen" w:date="2017-03-17T22:23:00Z">
              <w:r w:rsidRPr="00C47FE2" w:rsidDel="007C6B66">
                <w:rPr>
                  <w:rFonts w:eastAsia="Times New Roman" w:cs="Arial"/>
                  <w:color w:val="4B4B63"/>
                  <w:sz w:val="20"/>
                  <w:szCs w:val="20"/>
                  <w:lang w:val="en-US"/>
                </w:rPr>
                <w:delText>297471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2563EB49" w14:textId="77777777" w:rsidR="00D8468E" w:rsidRPr="00C47FE2" w:rsidDel="007C6B66" w:rsidRDefault="00D8468E" w:rsidP="00D8468E">
            <w:pPr>
              <w:spacing w:before="0" w:after="0" w:line="240" w:lineRule="auto"/>
              <w:jc w:val="right"/>
              <w:rPr>
                <w:del w:id="780" w:author="khanguyen" w:date="2017-03-17T22:23:00Z"/>
                <w:rFonts w:eastAsia="Times New Roman" w:cs="Arial"/>
                <w:color w:val="4B4B63"/>
                <w:sz w:val="20"/>
                <w:szCs w:val="20"/>
                <w:lang w:val="en-US"/>
              </w:rPr>
            </w:pPr>
            <w:del w:id="781" w:author="khanguyen" w:date="2017-03-17T22:23:00Z">
              <w:r w:rsidRPr="00C47FE2" w:rsidDel="007C6B66">
                <w:rPr>
                  <w:rFonts w:eastAsia="Times New Roman" w:cs="Arial"/>
                  <w:color w:val="4B4B63"/>
                  <w:sz w:val="20"/>
                  <w:szCs w:val="20"/>
                  <w:lang w:val="en-US"/>
                </w:rPr>
                <w:delText>297983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054624F1" w14:textId="77777777" w:rsidR="00D8468E" w:rsidRPr="00C47FE2" w:rsidDel="007C6B66" w:rsidRDefault="00D8468E" w:rsidP="00D8468E">
            <w:pPr>
              <w:spacing w:before="0" w:after="0" w:line="240" w:lineRule="auto"/>
              <w:jc w:val="right"/>
              <w:rPr>
                <w:del w:id="782" w:author="khanguyen" w:date="2017-03-17T22:23:00Z"/>
                <w:rFonts w:eastAsia="Times New Roman" w:cs="Arial"/>
                <w:color w:val="4B4B63"/>
                <w:sz w:val="20"/>
                <w:szCs w:val="20"/>
                <w:lang w:val="en-US"/>
              </w:rPr>
            </w:pPr>
            <w:del w:id="783" w:author="khanguyen" w:date="2017-03-17T22:23:00Z">
              <w:r w:rsidRPr="00C47FE2" w:rsidDel="007C6B66">
                <w:rPr>
                  <w:rFonts w:eastAsia="Times New Roman" w:cs="Arial"/>
                  <w:color w:val="4B4B63"/>
                  <w:sz w:val="20"/>
                  <w:szCs w:val="20"/>
                  <w:lang w:val="en-US"/>
                </w:rPr>
                <w:delText>307967</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6F03E7B9" w14:textId="77777777" w:rsidR="00D8468E" w:rsidRPr="00C47FE2" w:rsidDel="007C6B66" w:rsidRDefault="00D8468E" w:rsidP="00D8468E">
            <w:pPr>
              <w:spacing w:before="0" w:after="0" w:line="240" w:lineRule="auto"/>
              <w:jc w:val="right"/>
              <w:rPr>
                <w:del w:id="784" w:author="khanguyen" w:date="2017-03-17T22:23:00Z"/>
                <w:rFonts w:eastAsia="Times New Roman" w:cs="Arial"/>
                <w:color w:val="4B4B63"/>
                <w:sz w:val="20"/>
                <w:szCs w:val="20"/>
                <w:lang w:val="en-US"/>
              </w:rPr>
            </w:pPr>
            <w:del w:id="785" w:author="khanguyen" w:date="2017-03-17T22:23:00Z">
              <w:r w:rsidRPr="00C47FE2" w:rsidDel="007C6B66">
                <w:rPr>
                  <w:rFonts w:eastAsia="Times New Roman" w:cs="Arial"/>
                  <w:color w:val="4B4B63"/>
                  <w:sz w:val="20"/>
                  <w:szCs w:val="20"/>
                  <w:lang w:val="en-US"/>
                </w:rPr>
                <w:delText>169329</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03DD8A90" w14:textId="77777777" w:rsidR="00D8468E" w:rsidRPr="00C47FE2" w:rsidDel="007C6B66" w:rsidRDefault="00D8468E" w:rsidP="00D8468E">
            <w:pPr>
              <w:spacing w:before="0" w:after="0" w:line="240" w:lineRule="auto"/>
              <w:jc w:val="right"/>
              <w:rPr>
                <w:del w:id="786" w:author="khanguyen" w:date="2017-03-17T22:23:00Z"/>
                <w:rFonts w:eastAsia="Times New Roman" w:cs="Arial"/>
                <w:color w:val="4B4B63"/>
                <w:sz w:val="20"/>
                <w:szCs w:val="20"/>
                <w:lang w:val="en-US"/>
              </w:rPr>
            </w:pPr>
            <w:del w:id="787" w:author="khanguyen" w:date="2017-03-17T22:23:00Z">
              <w:r w:rsidRPr="00C47FE2" w:rsidDel="007C6B66">
                <w:rPr>
                  <w:rFonts w:eastAsia="Times New Roman" w:cs="Arial"/>
                  <w:color w:val="4B4B63"/>
                  <w:sz w:val="20"/>
                  <w:szCs w:val="20"/>
                  <w:lang w:val="en-US"/>
                </w:rPr>
                <w:delText>307837</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65196E95" w14:textId="77777777" w:rsidR="00D8468E" w:rsidRPr="00C47FE2" w:rsidDel="007C6B66" w:rsidRDefault="00D8468E" w:rsidP="00D8468E">
            <w:pPr>
              <w:spacing w:before="0" w:after="0" w:line="240" w:lineRule="auto"/>
              <w:jc w:val="right"/>
              <w:rPr>
                <w:del w:id="788" w:author="khanguyen" w:date="2017-03-17T22:23:00Z"/>
                <w:rFonts w:eastAsia="Times New Roman" w:cs="Arial"/>
                <w:color w:val="4B4B63"/>
                <w:sz w:val="20"/>
                <w:szCs w:val="20"/>
                <w:lang w:val="en-US"/>
              </w:rPr>
            </w:pPr>
            <w:del w:id="789" w:author="khanguyen" w:date="2017-03-17T22:23:00Z">
              <w:r w:rsidRPr="00C47FE2" w:rsidDel="007C6B66">
                <w:rPr>
                  <w:rFonts w:eastAsia="Times New Roman" w:cs="Arial"/>
                  <w:color w:val="4B4B63"/>
                  <w:sz w:val="20"/>
                  <w:szCs w:val="20"/>
                  <w:lang w:val="en-US"/>
                </w:rPr>
                <w:delText>0%</w:delText>
              </w:r>
            </w:del>
          </w:p>
        </w:tc>
      </w:tr>
      <w:tr w:rsidR="00D8468E" w:rsidRPr="00C47FE2" w:rsidDel="0069344F" w14:paraId="188339E5" w14:textId="77777777" w:rsidTr="006C6340">
        <w:trPr>
          <w:trHeight w:val="300"/>
          <w:del w:id="790" w:author="khanguyen" w:date="2017-03-17T22:30: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B33377A" w14:textId="77777777" w:rsidR="00D8468E" w:rsidRPr="00C47FE2" w:rsidDel="0069344F" w:rsidRDefault="00D8468E" w:rsidP="00D8468E">
            <w:pPr>
              <w:spacing w:before="0" w:after="0" w:line="240" w:lineRule="auto"/>
              <w:ind w:firstLineChars="100" w:firstLine="200"/>
              <w:rPr>
                <w:del w:id="791" w:author="khanguyen" w:date="2017-03-17T22:30:00Z"/>
                <w:rFonts w:eastAsia="Times New Roman" w:cs="Arial"/>
                <w:color w:val="4B4B63"/>
                <w:sz w:val="20"/>
                <w:szCs w:val="20"/>
                <w:lang w:val="en-US"/>
              </w:rPr>
            </w:pPr>
            <w:del w:id="792" w:author="khanguyen" w:date="2017-03-17T22:30:00Z">
              <w:r w:rsidRPr="00C47FE2" w:rsidDel="0069344F">
                <w:rPr>
                  <w:rFonts w:eastAsia="Times New Roman" w:cs="Arial"/>
                  <w:color w:val="4B4B63"/>
                  <w:sz w:val="20"/>
                  <w:szCs w:val="20"/>
                  <w:lang w:val="en-US"/>
                </w:rPr>
                <w:delText>Select_Default_Task</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26E42986" w14:textId="77777777" w:rsidR="00D8468E" w:rsidRPr="00C47FE2" w:rsidDel="0069344F" w:rsidRDefault="00D8468E" w:rsidP="00D8468E">
            <w:pPr>
              <w:spacing w:before="0" w:after="0" w:line="240" w:lineRule="auto"/>
              <w:jc w:val="right"/>
              <w:rPr>
                <w:del w:id="793" w:author="khanguyen" w:date="2017-03-17T22:30:00Z"/>
                <w:rFonts w:eastAsia="Times New Roman" w:cs="Arial"/>
                <w:color w:val="4B4B63"/>
                <w:sz w:val="20"/>
                <w:szCs w:val="20"/>
                <w:lang w:val="en-US"/>
              </w:rPr>
            </w:pPr>
            <w:del w:id="794" w:author="khanguyen" w:date="2017-03-17T22:30:00Z">
              <w:r w:rsidRPr="00C47FE2" w:rsidDel="0069344F">
                <w:rPr>
                  <w:rFonts w:eastAsia="Times New Roman" w:cs="Arial"/>
                  <w:color w:val="4B4B63"/>
                  <w:sz w:val="20"/>
                  <w:szCs w:val="20"/>
                  <w:lang w:val="en-US"/>
                </w:rPr>
                <w:delText>723</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1A19CA3B" w14:textId="77777777" w:rsidR="00D8468E" w:rsidRPr="00C47FE2" w:rsidDel="0069344F" w:rsidRDefault="00D8468E" w:rsidP="00D8468E">
            <w:pPr>
              <w:spacing w:before="0" w:after="0" w:line="240" w:lineRule="auto"/>
              <w:jc w:val="right"/>
              <w:rPr>
                <w:del w:id="795" w:author="khanguyen" w:date="2017-03-17T22:30:00Z"/>
                <w:rFonts w:eastAsia="Times New Roman" w:cs="Arial"/>
                <w:color w:val="4B4B63"/>
                <w:sz w:val="20"/>
                <w:szCs w:val="20"/>
                <w:lang w:val="en-US"/>
              </w:rPr>
            </w:pPr>
            <w:del w:id="796" w:author="khanguyen" w:date="2017-03-17T22:30:00Z">
              <w:r w:rsidRPr="00C47FE2" w:rsidDel="0069344F">
                <w:rPr>
                  <w:rFonts w:eastAsia="Times New Roman" w:cs="Arial"/>
                  <w:color w:val="4B4B63"/>
                  <w:sz w:val="20"/>
                  <w:szCs w:val="20"/>
                  <w:lang w:val="en-US"/>
                </w:rPr>
                <w:delText>136910.01</w:delText>
              </w:r>
            </w:del>
          </w:p>
        </w:tc>
        <w:tc>
          <w:tcPr>
            <w:tcW w:w="990" w:type="dxa"/>
            <w:tcBorders>
              <w:top w:val="nil"/>
              <w:left w:val="nil"/>
              <w:bottom w:val="single" w:sz="4" w:space="0" w:color="ACB9CA"/>
              <w:right w:val="single" w:sz="4" w:space="0" w:color="ACB9CA"/>
            </w:tcBorders>
            <w:shd w:val="clear" w:color="000000" w:fill="FFFFFF"/>
            <w:vAlign w:val="center"/>
            <w:hideMark/>
          </w:tcPr>
          <w:p w14:paraId="6A6FF706" w14:textId="77777777" w:rsidR="00D8468E" w:rsidRPr="00C47FE2" w:rsidDel="0069344F" w:rsidRDefault="00D8468E" w:rsidP="00D8468E">
            <w:pPr>
              <w:spacing w:before="0" w:after="0" w:line="240" w:lineRule="auto"/>
              <w:jc w:val="right"/>
              <w:rPr>
                <w:del w:id="797" w:author="khanguyen" w:date="2017-03-17T22:30:00Z"/>
                <w:rFonts w:eastAsia="Times New Roman" w:cs="Arial"/>
                <w:color w:val="4B4B63"/>
                <w:sz w:val="20"/>
                <w:szCs w:val="20"/>
                <w:lang w:val="en-US"/>
              </w:rPr>
            </w:pPr>
            <w:del w:id="798" w:author="khanguyen" w:date="2017-03-17T22:30:00Z">
              <w:r w:rsidRPr="00C47FE2" w:rsidDel="0069344F">
                <w:rPr>
                  <w:rFonts w:eastAsia="Times New Roman" w:cs="Arial"/>
                  <w:color w:val="4B4B63"/>
                  <w:sz w:val="20"/>
                  <w:szCs w:val="20"/>
                  <w:lang w:val="en-US"/>
                </w:rPr>
                <w:delText>227711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646486DB" w14:textId="77777777" w:rsidR="00D8468E" w:rsidRPr="00C47FE2" w:rsidDel="0069344F" w:rsidRDefault="00D8468E" w:rsidP="00D8468E">
            <w:pPr>
              <w:spacing w:before="0" w:after="0" w:line="240" w:lineRule="auto"/>
              <w:jc w:val="right"/>
              <w:rPr>
                <w:del w:id="799" w:author="khanguyen" w:date="2017-03-17T22:30:00Z"/>
                <w:rFonts w:eastAsia="Times New Roman" w:cs="Arial"/>
                <w:color w:val="4B4B63"/>
                <w:sz w:val="20"/>
                <w:szCs w:val="20"/>
                <w:lang w:val="en-US"/>
              </w:rPr>
            </w:pPr>
            <w:del w:id="800" w:author="khanguyen" w:date="2017-03-17T22:30:00Z">
              <w:r w:rsidRPr="00C47FE2" w:rsidDel="0069344F">
                <w:rPr>
                  <w:rFonts w:eastAsia="Times New Roman" w:cs="Arial"/>
                  <w:color w:val="4B4B63"/>
                  <w:sz w:val="20"/>
                  <w:szCs w:val="20"/>
                  <w:lang w:val="en-US"/>
                </w:rPr>
                <w:delText>280063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7F966C0D" w14:textId="77777777" w:rsidR="00D8468E" w:rsidRPr="00C47FE2" w:rsidDel="0069344F" w:rsidRDefault="00D8468E" w:rsidP="00D8468E">
            <w:pPr>
              <w:spacing w:before="0" w:after="0" w:line="240" w:lineRule="auto"/>
              <w:jc w:val="right"/>
              <w:rPr>
                <w:del w:id="801" w:author="khanguyen" w:date="2017-03-17T22:30:00Z"/>
                <w:rFonts w:eastAsia="Times New Roman" w:cs="Arial"/>
                <w:color w:val="4B4B63"/>
                <w:sz w:val="20"/>
                <w:szCs w:val="20"/>
                <w:lang w:val="en-US"/>
              </w:rPr>
            </w:pPr>
            <w:del w:id="802" w:author="khanguyen" w:date="2017-03-17T22:30:00Z">
              <w:r w:rsidRPr="00C47FE2" w:rsidDel="0069344F">
                <w:rPr>
                  <w:rFonts w:eastAsia="Times New Roman" w:cs="Arial"/>
                  <w:color w:val="4B4B63"/>
                  <w:sz w:val="20"/>
                  <w:szCs w:val="20"/>
                  <w:lang w:val="en-US"/>
                </w:rPr>
                <w:delText>285695</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48BC2F86" w14:textId="77777777" w:rsidR="00D8468E" w:rsidRPr="00C47FE2" w:rsidDel="0069344F" w:rsidRDefault="00D8468E" w:rsidP="00D8468E">
            <w:pPr>
              <w:spacing w:before="0" w:after="0" w:line="240" w:lineRule="auto"/>
              <w:jc w:val="right"/>
              <w:rPr>
                <w:del w:id="803" w:author="khanguyen" w:date="2017-03-17T22:30:00Z"/>
                <w:rFonts w:eastAsia="Times New Roman" w:cs="Arial"/>
                <w:color w:val="4B4B63"/>
                <w:sz w:val="20"/>
                <w:szCs w:val="20"/>
                <w:lang w:val="en-US"/>
              </w:rPr>
            </w:pPr>
            <w:del w:id="804" w:author="khanguyen" w:date="2017-03-17T22:30:00Z">
              <w:r w:rsidRPr="00C47FE2" w:rsidDel="0069344F">
                <w:rPr>
                  <w:rFonts w:eastAsia="Times New Roman" w:cs="Arial"/>
                  <w:color w:val="4B4B63"/>
                  <w:sz w:val="20"/>
                  <w:szCs w:val="20"/>
                  <w:lang w:val="en-US"/>
                </w:rPr>
                <w:delText>86</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76780ACF" w14:textId="77777777" w:rsidR="00D8468E" w:rsidRPr="00C47FE2" w:rsidDel="0069344F" w:rsidRDefault="00D8468E" w:rsidP="00D8468E">
            <w:pPr>
              <w:spacing w:before="0" w:after="0" w:line="240" w:lineRule="auto"/>
              <w:jc w:val="right"/>
              <w:rPr>
                <w:del w:id="805" w:author="khanguyen" w:date="2017-03-17T22:30:00Z"/>
                <w:rFonts w:eastAsia="Times New Roman" w:cs="Arial"/>
                <w:color w:val="4B4B63"/>
                <w:sz w:val="20"/>
                <w:szCs w:val="20"/>
                <w:lang w:val="en-US"/>
              </w:rPr>
            </w:pPr>
            <w:del w:id="806" w:author="khanguyen" w:date="2017-03-17T22:30:00Z">
              <w:r w:rsidRPr="00C47FE2" w:rsidDel="0069344F">
                <w:rPr>
                  <w:rFonts w:eastAsia="Times New Roman" w:cs="Arial"/>
                  <w:color w:val="4B4B63"/>
                  <w:sz w:val="20"/>
                  <w:szCs w:val="20"/>
                  <w:lang w:val="en-US"/>
                </w:rPr>
                <w:delText>287165</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76438CF3" w14:textId="77777777" w:rsidR="00D8468E" w:rsidRPr="00C47FE2" w:rsidDel="0069344F" w:rsidRDefault="00D8468E" w:rsidP="00D8468E">
            <w:pPr>
              <w:spacing w:before="0" w:after="0" w:line="240" w:lineRule="auto"/>
              <w:jc w:val="right"/>
              <w:rPr>
                <w:del w:id="807" w:author="khanguyen" w:date="2017-03-17T22:30:00Z"/>
                <w:rFonts w:eastAsia="Times New Roman" w:cs="Arial"/>
                <w:color w:val="4B4B63"/>
                <w:sz w:val="20"/>
                <w:szCs w:val="20"/>
                <w:lang w:val="en-US"/>
              </w:rPr>
            </w:pPr>
            <w:del w:id="808" w:author="khanguyen" w:date="2017-03-17T22:30:00Z">
              <w:r w:rsidRPr="00C47FE2" w:rsidDel="0069344F">
                <w:rPr>
                  <w:rFonts w:eastAsia="Times New Roman" w:cs="Arial"/>
                  <w:color w:val="4B4B63"/>
                  <w:sz w:val="20"/>
                  <w:szCs w:val="20"/>
                  <w:lang w:val="en-US"/>
                </w:rPr>
                <w:delText>0%</w:delText>
              </w:r>
            </w:del>
          </w:p>
        </w:tc>
      </w:tr>
      <w:tr w:rsidR="00D8468E" w:rsidRPr="00C47FE2" w14:paraId="641D9789"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D50C427"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1232" w:type="dxa"/>
            <w:tcBorders>
              <w:top w:val="nil"/>
              <w:left w:val="nil"/>
              <w:bottom w:val="single" w:sz="4" w:space="0" w:color="ACB9CA"/>
              <w:right w:val="single" w:sz="4" w:space="0" w:color="ACB9CA"/>
            </w:tcBorders>
            <w:shd w:val="clear" w:color="000000" w:fill="FFFFFF"/>
            <w:vAlign w:val="center"/>
            <w:hideMark/>
          </w:tcPr>
          <w:p w14:paraId="1E8214B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w:t>
            </w:r>
          </w:p>
        </w:tc>
        <w:tc>
          <w:tcPr>
            <w:tcW w:w="1378" w:type="dxa"/>
            <w:tcBorders>
              <w:top w:val="nil"/>
              <w:left w:val="nil"/>
              <w:bottom w:val="single" w:sz="4" w:space="0" w:color="ACB9CA"/>
              <w:right w:val="single" w:sz="4" w:space="0" w:color="ACB9CA"/>
            </w:tcBorders>
            <w:shd w:val="clear" w:color="000000" w:fill="FFFFFF"/>
            <w:vAlign w:val="center"/>
            <w:hideMark/>
          </w:tcPr>
          <w:p w14:paraId="7F607BF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163887.31</w:t>
            </w:r>
          </w:p>
        </w:tc>
        <w:tc>
          <w:tcPr>
            <w:tcW w:w="990" w:type="dxa"/>
            <w:tcBorders>
              <w:top w:val="nil"/>
              <w:left w:val="nil"/>
              <w:bottom w:val="single" w:sz="4" w:space="0" w:color="ACB9CA"/>
              <w:right w:val="single" w:sz="4" w:space="0" w:color="ACB9CA"/>
            </w:tcBorders>
            <w:shd w:val="clear" w:color="000000" w:fill="FFFFFF"/>
            <w:vAlign w:val="center"/>
            <w:hideMark/>
          </w:tcPr>
          <w:p w14:paraId="3381101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292863</w:t>
            </w:r>
          </w:p>
        </w:tc>
        <w:tc>
          <w:tcPr>
            <w:tcW w:w="1070" w:type="dxa"/>
            <w:tcBorders>
              <w:top w:val="nil"/>
              <w:left w:val="nil"/>
              <w:bottom w:val="single" w:sz="4" w:space="0" w:color="ACB9CA"/>
              <w:right w:val="single" w:sz="4" w:space="0" w:color="ACB9CA"/>
            </w:tcBorders>
            <w:shd w:val="clear" w:color="000000" w:fill="FFFFFF"/>
            <w:vAlign w:val="center"/>
            <w:hideMark/>
          </w:tcPr>
          <w:p w14:paraId="79524BE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298495</w:t>
            </w:r>
          </w:p>
        </w:tc>
        <w:tc>
          <w:tcPr>
            <w:tcW w:w="1070" w:type="dxa"/>
            <w:tcBorders>
              <w:top w:val="nil"/>
              <w:left w:val="nil"/>
              <w:bottom w:val="single" w:sz="4" w:space="0" w:color="ACB9CA"/>
              <w:right w:val="single" w:sz="4" w:space="0" w:color="ACB9CA"/>
            </w:tcBorders>
            <w:shd w:val="clear" w:color="000000" w:fill="FFFFFF"/>
            <w:vAlign w:val="center"/>
            <w:hideMark/>
          </w:tcPr>
          <w:p w14:paraId="6536635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308991</w:t>
            </w:r>
          </w:p>
        </w:tc>
        <w:tc>
          <w:tcPr>
            <w:tcW w:w="1071" w:type="dxa"/>
            <w:tcBorders>
              <w:top w:val="nil"/>
              <w:left w:val="nil"/>
              <w:bottom w:val="single" w:sz="4" w:space="0" w:color="ACB9CA"/>
              <w:right w:val="single" w:sz="4" w:space="0" w:color="ACB9CA"/>
            </w:tcBorders>
            <w:shd w:val="clear" w:color="000000" w:fill="FFFFFF"/>
            <w:vAlign w:val="center"/>
            <w:hideMark/>
          </w:tcPr>
          <w:p w14:paraId="728EB23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36239</w:t>
            </w:r>
          </w:p>
        </w:tc>
        <w:tc>
          <w:tcPr>
            <w:tcW w:w="1071" w:type="dxa"/>
            <w:tcBorders>
              <w:top w:val="nil"/>
              <w:left w:val="nil"/>
              <w:bottom w:val="single" w:sz="4" w:space="0" w:color="ACB9CA"/>
              <w:right w:val="single" w:sz="4" w:space="0" w:color="ACB9CA"/>
            </w:tcBorders>
            <w:shd w:val="clear" w:color="000000" w:fill="FFFFFF"/>
            <w:vAlign w:val="center"/>
            <w:hideMark/>
          </w:tcPr>
          <w:p w14:paraId="6758A4A0"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309404</w:t>
            </w:r>
          </w:p>
        </w:tc>
        <w:tc>
          <w:tcPr>
            <w:tcW w:w="1230" w:type="dxa"/>
            <w:tcBorders>
              <w:top w:val="nil"/>
              <w:left w:val="nil"/>
              <w:bottom w:val="single" w:sz="4" w:space="0" w:color="ACB9CA"/>
              <w:right w:val="single" w:sz="4" w:space="0" w:color="ACB9CA"/>
            </w:tcBorders>
            <w:shd w:val="clear" w:color="000000" w:fill="FFFFFF"/>
            <w:vAlign w:val="center"/>
            <w:hideMark/>
          </w:tcPr>
          <w:p w14:paraId="4EB07FA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2B8607A7"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5E4B3E41"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1232" w:type="dxa"/>
            <w:tcBorders>
              <w:top w:val="nil"/>
              <w:left w:val="nil"/>
              <w:bottom w:val="single" w:sz="4" w:space="0" w:color="ACB9CA"/>
              <w:right w:val="single" w:sz="4" w:space="0" w:color="ACB9CA"/>
            </w:tcBorders>
            <w:shd w:val="clear" w:color="000000" w:fill="FFFFFF"/>
            <w:vAlign w:val="center"/>
            <w:hideMark/>
          </w:tcPr>
          <w:p w14:paraId="07A03B8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w:t>
            </w:r>
          </w:p>
        </w:tc>
        <w:tc>
          <w:tcPr>
            <w:tcW w:w="1378" w:type="dxa"/>
            <w:tcBorders>
              <w:top w:val="nil"/>
              <w:left w:val="nil"/>
              <w:bottom w:val="single" w:sz="4" w:space="0" w:color="ACB9CA"/>
              <w:right w:val="single" w:sz="4" w:space="0" w:color="ACB9CA"/>
            </w:tcBorders>
            <w:shd w:val="clear" w:color="000000" w:fill="FFFFFF"/>
            <w:vAlign w:val="center"/>
            <w:hideMark/>
          </w:tcPr>
          <w:p w14:paraId="291768F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171252.93</w:t>
            </w:r>
          </w:p>
        </w:tc>
        <w:tc>
          <w:tcPr>
            <w:tcW w:w="990" w:type="dxa"/>
            <w:tcBorders>
              <w:top w:val="nil"/>
              <w:left w:val="nil"/>
              <w:bottom w:val="single" w:sz="4" w:space="0" w:color="ACB9CA"/>
              <w:right w:val="single" w:sz="4" w:space="0" w:color="ACB9CA"/>
            </w:tcBorders>
            <w:shd w:val="clear" w:color="000000" w:fill="FFFFFF"/>
            <w:vAlign w:val="center"/>
            <w:hideMark/>
          </w:tcPr>
          <w:p w14:paraId="02222F1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211071</w:t>
            </w:r>
          </w:p>
        </w:tc>
        <w:tc>
          <w:tcPr>
            <w:tcW w:w="1070" w:type="dxa"/>
            <w:tcBorders>
              <w:top w:val="nil"/>
              <w:left w:val="nil"/>
              <w:bottom w:val="single" w:sz="4" w:space="0" w:color="ACB9CA"/>
              <w:right w:val="single" w:sz="4" w:space="0" w:color="ACB9CA"/>
            </w:tcBorders>
            <w:shd w:val="clear" w:color="000000" w:fill="FFFFFF"/>
            <w:vAlign w:val="center"/>
            <w:hideMark/>
          </w:tcPr>
          <w:p w14:paraId="7476102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279295</w:t>
            </w:r>
          </w:p>
        </w:tc>
        <w:tc>
          <w:tcPr>
            <w:tcW w:w="1070" w:type="dxa"/>
            <w:tcBorders>
              <w:top w:val="nil"/>
              <w:left w:val="nil"/>
              <w:bottom w:val="single" w:sz="4" w:space="0" w:color="ACB9CA"/>
              <w:right w:val="single" w:sz="4" w:space="0" w:color="ACB9CA"/>
            </w:tcBorders>
            <w:shd w:val="clear" w:color="000000" w:fill="FFFFFF"/>
            <w:vAlign w:val="center"/>
            <w:hideMark/>
          </w:tcPr>
          <w:p w14:paraId="7057615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297215</w:t>
            </w:r>
          </w:p>
        </w:tc>
        <w:tc>
          <w:tcPr>
            <w:tcW w:w="1071" w:type="dxa"/>
            <w:tcBorders>
              <w:top w:val="nil"/>
              <w:left w:val="nil"/>
              <w:bottom w:val="single" w:sz="4" w:space="0" w:color="ACB9CA"/>
              <w:right w:val="single" w:sz="4" w:space="0" w:color="ACB9CA"/>
            </w:tcBorders>
            <w:shd w:val="clear" w:color="000000" w:fill="FFFFFF"/>
            <w:vAlign w:val="center"/>
            <w:hideMark/>
          </w:tcPr>
          <w:p w14:paraId="633F4DF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108980</w:t>
            </w:r>
          </w:p>
        </w:tc>
        <w:tc>
          <w:tcPr>
            <w:tcW w:w="1071" w:type="dxa"/>
            <w:tcBorders>
              <w:top w:val="nil"/>
              <w:left w:val="nil"/>
              <w:bottom w:val="single" w:sz="4" w:space="0" w:color="ACB9CA"/>
              <w:right w:val="single" w:sz="4" w:space="0" w:color="ACB9CA"/>
            </w:tcBorders>
            <w:shd w:val="clear" w:color="000000" w:fill="FFFFFF"/>
            <w:vAlign w:val="center"/>
            <w:hideMark/>
          </w:tcPr>
          <w:p w14:paraId="0E9E7EC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297044</w:t>
            </w:r>
          </w:p>
        </w:tc>
        <w:tc>
          <w:tcPr>
            <w:tcW w:w="1230" w:type="dxa"/>
            <w:tcBorders>
              <w:top w:val="nil"/>
              <w:left w:val="nil"/>
              <w:bottom w:val="single" w:sz="4" w:space="0" w:color="ACB9CA"/>
              <w:right w:val="single" w:sz="4" w:space="0" w:color="ACB9CA"/>
            </w:tcBorders>
            <w:shd w:val="clear" w:color="000000" w:fill="FFFFFF"/>
            <w:vAlign w:val="center"/>
            <w:hideMark/>
          </w:tcPr>
          <w:p w14:paraId="7171884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Del="007C6B66" w14:paraId="56A216DB" w14:textId="77777777" w:rsidTr="006C6340">
        <w:trPr>
          <w:trHeight w:val="300"/>
          <w:del w:id="809"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FE04EE2" w14:textId="77777777" w:rsidR="00D8468E" w:rsidRPr="00C47FE2" w:rsidDel="007C6B66" w:rsidRDefault="00D8468E" w:rsidP="00D8468E">
            <w:pPr>
              <w:spacing w:before="0" w:after="0" w:line="240" w:lineRule="auto"/>
              <w:ind w:firstLineChars="100" w:firstLine="200"/>
              <w:rPr>
                <w:del w:id="810" w:author="khanguyen" w:date="2017-03-17T22:23:00Z"/>
                <w:rFonts w:eastAsia="Times New Roman" w:cs="Arial"/>
                <w:color w:val="4B4B63"/>
                <w:sz w:val="20"/>
                <w:szCs w:val="20"/>
                <w:lang w:val="en-US"/>
              </w:rPr>
            </w:pPr>
            <w:del w:id="811" w:author="khanguyen" w:date="2017-03-17T22:23:00Z">
              <w:r w:rsidRPr="00C47FE2" w:rsidDel="007C6B66">
                <w:rPr>
                  <w:rFonts w:eastAsia="Times New Roman" w:cs="Arial"/>
                  <w:color w:val="4B4B63"/>
                  <w:sz w:val="20"/>
                  <w:szCs w:val="20"/>
                  <w:lang w:val="en-US"/>
                </w:rPr>
                <w:delText>Transaction Contact</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6B3F1D4C" w14:textId="77777777" w:rsidR="00D8468E" w:rsidRPr="00C47FE2" w:rsidDel="007C6B66" w:rsidRDefault="00D8468E" w:rsidP="00D8468E">
            <w:pPr>
              <w:spacing w:before="0" w:after="0" w:line="240" w:lineRule="auto"/>
              <w:jc w:val="right"/>
              <w:rPr>
                <w:del w:id="812" w:author="khanguyen" w:date="2017-03-17T22:23:00Z"/>
                <w:rFonts w:eastAsia="Times New Roman" w:cs="Arial"/>
                <w:color w:val="4B4B63"/>
                <w:sz w:val="20"/>
                <w:szCs w:val="20"/>
                <w:lang w:val="en-US"/>
              </w:rPr>
            </w:pPr>
            <w:del w:id="813" w:author="khanguyen" w:date="2017-03-17T22:23:00Z">
              <w:r w:rsidRPr="00C47FE2" w:rsidDel="007C6B66">
                <w:rPr>
                  <w:rFonts w:eastAsia="Times New Roman" w:cs="Arial"/>
                  <w:color w:val="4B4B63"/>
                  <w:sz w:val="20"/>
                  <w:szCs w:val="20"/>
                  <w:lang w:val="en-US"/>
                </w:rPr>
                <w:delText>2414</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6F53EDB5" w14:textId="77777777" w:rsidR="00D8468E" w:rsidRPr="00C47FE2" w:rsidDel="007C6B66" w:rsidRDefault="00D8468E" w:rsidP="00D8468E">
            <w:pPr>
              <w:spacing w:before="0" w:after="0" w:line="240" w:lineRule="auto"/>
              <w:jc w:val="right"/>
              <w:rPr>
                <w:del w:id="814" w:author="khanguyen" w:date="2017-03-17T22:23:00Z"/>
                <w:rFonts w:eastAsia="Times New Roman" w:cs="Arial"/>
                <w:color w:val="4B4B63"/>
                <w:sz w:val="20"/>
                <w:szCs w:val="20"/>
                <w:lang w:val="en-US"/>
              </w:rPr>
            </w:pPr>
            <w:del w:id="815" w:author="khanguyen" w:date="2017-03-17T22:23:00Z">
              <w:r w:rsidRPr="00C47FE2" w:rsidDel="007C6B66">
                <w:rPr>
                  <w:rFonts w:eastAsia="Times New Roman" w:cs="Arial"/>
                  <w:color w:val="4B4B63"/>
                  <w:sz w:val="20"/>
                  <w:szCs w:val="20"/>
                  <w:lang w:val="en-US"/>
                </w:rPr>
                <w:delText>660382.62</w:delText>
              </w:r>
            </w:del>
          </w:p>
        </w:tc>
        <w:tc>
          <w:tcPr>
            <w:tcW w:w="990" w:type="dxa"/>
            <w:tcBorders>
              <w:top w:val="nil"/>
              <w:left w:val="nil"/>
              <w:bottom w:val="single" w:sz="4" w:space="0" w:color="ACB9CA"/>
              <w:right w:val="single" w:sz="4" w:space="0" w:color="ACB9CA"/>
            </w:tcBorders>
            <w:shd w:val="clear" w:color="000000" w:fill="FFFFFF"/>
            <w:vAlign w:val="center"/>
            <w:hideMark/>
          </w:tcPr>
          <w:p w14:paraId="01D337C3" w14:textId="77777777" w:rsidR="00D8468E" w:rsidRPr="00C47FE2" w:rsidDel="007C6B66" w:rsidRDefault="00D8468E" w:rsidP="00D8468E">
            <w:pPr>
              <w:spacing w:before="0" w:after="0" w:line="240" w:lineRule="auto"/>
              <w:jc w:val="right"/>
              <w:rPr>
                <w:del w:id="816" w:author="khanguyen" w:date="2017-03-17T22:23:00Z"/>
                <w:rFonts w:eastAsia="Times New Roman" w:cs="Arial"/>
                <w:color w:val="4B4B63"/>
                <w:sz w:val="20"/>
                <w:szCs w:val="20"/>
                <w:lang w:val="en-US"/>
              </w:rPr>
            </w:pPr>
            <w:del w:id="817" w:author="khanguyen" w:date="2017-03-17T22:23:00Z">
              <w:r w:rsidRPr="00C47FE2" w:rsidDel="007C6B66">
                <w:rPr>
                  <w:rFonts w:eastAsia="Times New Roman" w:cs="Arial"/>
                  <w:color w:val="4B4B63"/>
                  <w:sz w:val="20"/>
                  <w:szCs w:val="20"/>
                  <w:lang w:val="en-US"/>
                </w:rPr>
                <w:delText>985474.3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1F0EE2D2" w14:textId="77777777" w:rsidR="00D8468E" w:rsidRPr="00C47FE2" w:rsidDel="007C6B66" w:rsidRDefault="00D8468E" w:rsidP="00D8468E">
            <w:pPr>
              <w:spacing w:before="0" w:after="0" w:line="240" w:lineRule="auto"/>
              <w:jc w:val="right"/>
              <w:rPr>
                <w:del w:id="818" w:author="khanguyen" w:date="2017-03-17T22:23:00Z"/>
                <w:rFonts w:eastAsia="Times New Roman" w:cs="Arial"/>
                <w:color w:val="4B4B63"/>
                <w:sz w:val="20"/>
                <w:szCs w:val="20"/>
                <w:lang w:val="en-US"/>
              </w:rPr>
            </w:pPr>
            <w:del w:id="819" w:author="khanguyen" w:date="2017-03-17T22:23:00Z">
              <w:r w:rsidRPr="00C47FE2" w:rsidDel="007C6B66">
                <w:rPr>
                  <w:rFonts w:eastAsia="Times New Roman" w:cs="Arial"/>
                  <w:color w:val="4B4B63"/>
                  <w:sz w:val="20"/>
                  <w:szCs w:val="20"/>
                  <w:lang w:val="en-US"/>
                </w:rPr>
                <w:delText>1015806</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192067DD" w14:textId="77777777" w:rsidR="00D8468E" w:rsidRPr="00C47FE2" w:rsidDel="007C6B66" w:rsidRDefault="00D8468E" w:rsidP="00D8468E">
            <w:pPr>
              <w:spacing w:before="0" w:after="0" w:line="240" w:lineRule="auto"/>
              <w:jc w:val="right"/>
              <w:rPr>
                <w:del w:id="820" w:author="khanguyen" w:date="2017-03-17T22:23:00Z"/>
                <w:rFonts w:eastAsia="Times New Roman" w:cs="Arial"/>
                <w:color w:val="4B4B63"/>
                <w:sz w:val="20"/>
                <w:szCs w:val="20"/>
                <w:lang w:val="en-US"/>
              </w:rPr>
            </w:pPr>
            <w:del w:id="821" w:author="khanguyen" w:date="2017-03-17T22:23:00Z">
              <w:r w:rsidRPr="00C47FE2" w:rsidDel="007C6B66">
                <w:rPr>
                  <w:rFonts w:eastAsia="Times New Roman" w:cs="Arial"/>
                  <w:color w:val="4B4B63"/>
                  <w:sz w:val="20"/>
                  <w:szCs w:val="20"/>
                  <w:lang w:val="en-US"/>
                </w:rPr>
                <w:delText>1036413</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0B3D3E0A" w14:textId="77777777" w:rsidR="00D8468E" w:rsidRPr="00C47FE2" w:rsidDel="007C6B66" w:rsidRDefault="00D8468E" w:rsidP="00D8468E">
            <w:pPr>
              <w:spacing w:before="0" w:after="0" w:line="240" w:lineRule="auto"/>
              <w:jc w:val="right"/>
              <w:rPr>
                <w:del w:id="822" w:author="khanguyen" w:date="2017-03-17T22:23:00Z"/>
                <w:rFonts w:eastAsia="Times New Roman" w:cs="Arial"/>
                <w:color w:val="4B4B63"/>
                <w:sz w:val="20"/>
                <w:szCs w:val="20"/>
                <w:lang w:val="en-US"/>
              </w:rPr>
            </w:pPr>
            <w:del w:id="823" w:author="khanguyen" w:date="2017-03-17T22:23:00Z">
              <w:r w:rsidRPr="00C47FE2" w:rsidDel="007C6B66">
                <w:rPr>
                  <w:rFonts w:eastAsia="Times New Roman" w:cs="Arial"/>
                  <w:color w:val="4B4B63"/>
                  <w:sz w:val="20"/>
                  <w:szCs w:val="20"/>
                  <w:lang w:val="en-US"/>
                </w:rPr>
                <w:delText>435</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4781B450" w14:textId="77777777" w:rsidR="00D8468E" w:rsidRPr="00C47FE2" w:rsidDel="007C6B66" w:rsidRDefault="00D8468E" w:rsidP="00D8468E">
            <w:pPr>
              <w:spacing w:before="0" w:after="0" w:line="240" w:lineRule="auto"/>
              <w:jc w:val="right"/>
              <w:rPr>
                <w:del w:id="824" w:author="khanguyen" w:date="2017-03-17T22:23:00Z"/>
                <w:rFonts w:eastAsia="Times New Roman" w:cs="Arial"/>
                <w:color w:val="4B4B63"/>
                <w:sz w:val="20"/>
                <w:szCs w:val="20"/>
                <w:lang w:val="en-US"/>
              </w:rPr>
            </w:pPr>
            <w:del w:id="825" w:author="khanguyen" w:date="2017-03-17T22:23:00Z">
              <w:r w:rsidRPr="00C47FE2" w:rsidDel="007C6B66">
                <w:rPr>
                  <w:rFonts w:eastAsia="Times New Roman" w:cs="Arial"/>
                  <w:color w:val="4B4B63"/>
                  <w:sz w:val="20"/>
                  <w:szCs w:val="20"/>
                  <w:lang w:val="en-US"/>
                </w:rPr>
                <w:delText>2041737</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55EF411F" w14:textId="77777777" w:rsidR="00D8468E" w:rsidRPr="00C47FE2" w:rsidDel="007C6B66" w:rsidRDefault="00D8468E" w:rsidP="00D8468E">
            <w:pPr>
              <w:spacing w:before="0" w:after="0" w:line="240" w:lineRule="auto"/>
              <w:jc w:val="right"/>
              <w:rPr>
                <w:del w:id="826" w:author="khanguyen" w:date="2017-03-17T22:23:00Z"/>
                <w:rFonts w:eastAsia="Times New Roman" w:cs="Arial"/>
                <w:color w:val="4B4B63"/>
                <w:sz w:val="20"/>
                <w:szCs w:val="20"/>
                <w:lang w:val="en-US"/>
              </w:rPr>
            </w:pPr>
            <w:del w:id="827" w:author="khanguyen" w:date="2017-03-17T22:23:00Z">
              <w:r w:rsidRPr="00C47FE2" w:rsidDel="007C6B66">
                <w:rPr>
                  <w:rFonts w:eastAsia="Times New Roman" w:cs="Arial"/>
                  <w:color w:val="4B4B63"/>
                  <w:sz w:val="20"/>
                  <w:szCs w:val="20"/>
                  <w:lang w:val="en-US"/>
                </w:rPr>
                <w:delText>0%</w:delText>
              </w:r>
            </w:del>
          </w:p>
        </w:tc>
      </w:tr>
      <w:tr w:rsidR="00D8468E" w:rsidRPr="00C47FE2" w:rsidDel="007C6B66" w14:paraId="56A5A171" w14:textId="77777777" w:rsidTr="006C6340">
        <w:trPr>
          <w:trHeight w:val="300"/>
          <w:del w:id="828"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2353AC2C" w14:textId="77777777" w:rsidR="00D8468E" w:rsidRPr="00C47FE2" w:rsidDel="007C6B66" w:rsidRDefault="00D8468E" w:rsidP="00D8468E">
            <w:pPr>
              <w:spacing w:before="0" w:after="0" w:line="240" w:lineRule="auto"/>
              <w:ind w:firstLineChars="100" w:firstLine="200"/>
              <w:rPr>
                <w:del w:id="829" w:author="khanguyen" w:date="2017-03-17T22:23:00Z"/>
                <w:rFonts w:eastAsia="Times New Roman" w:cs="Arial"/>
                <w:color w:val="4B4B63"/>
                <w:sz w:val="20"/>
                <w:szCs w:val="20"/>
                <w:lang w:val="en-US"/>
              </w:rPr>
            </w:pPr>
            <w:del w:id="830" w:author="khanguyen" w:date="2017-03-17T22:23:00Z">
              <w:r w:rsidRPr="00C47FE2" w:rsidDel="007C6B66">
                <w:rPr>
                  <w:rFonts w:eastAsia="Times New Roman" w:cs="Arial"/>
                  <w:color w:val="4B4B63"/>
                  <w:sz w:val="20"/>
                  <w:szCs w:val="20"/>
                  <w:lang w:val="en-US"/>
                </w:rPr>
                <w:delText>Transaction Expense</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5C00DAF1" w14:textId="77777777" w:rsidR="00D8468E" w:rsidRPr="00C47FE2" w:rsidDel="007C6B66" w:rsidRDefault="00D8468E" w:rsidP="00D8468E">
            <w:pPr>
              <w:spacing w:before="0" w:after="0" w:line="240" w:lineRule="auto"/>
              <w:jc w:val="right"/>
              <w:rPr>
                <w:del w:id="831" w:author="khanguyen" w:date="2017-03-17T22:23:00Z"/>
                <w:rFonts w:eastAsia="Times New Roman" w:cs="Arial"/>
                <w:color w:val="4B4B63"/>
                <w:sz w:val="20"/>
                <w:szCs w:val="20"/>
                <w:lang w:val="en-US"/>
              </w:rPr>
            </w:pPr>
            <w:del w:id="832" w:author="khanguyen" w:date="2017-03-17T22:23:00Z">
              <w:r w:rsidRPr="00C47FE2" w:rsidDel="007C6B66">
                <w:rPr>
                  <w:rFonts w:eastAsia="Times New Roman" w:cs="Arial"/>
                  <w:color w:val="4B4B63"/>
                  <w:sz w:val="20"/>
                  <w:szCs w:val="20"/>
                  <w:lang w:val="en-US"/>
                </w:rPr>
                <w:delText>1256</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27DC29EB" w14:textId="77777777" w:rsidR="00D8468E" w:rsidRPr="00C47FE2" w:rsidDel="007C6B66" w:rsidRDefault="00D8468E" w:rsidP="00D8468E">
            <w:pPr>
              <w:spacing w:before="0" w:after="0" w:line="240" w:lineRule="auto"/>
              <w:jc w:val="right"/>
              <w:rPr>
                <w:del w:id="833" w:author="khanguyen" w:date="2017-03-17T22:23:00Z"/>
                <w:rFonts w:eastAsia="Times New Roman" w:cs="Arial"/>
                <w:color w:val="4B4B63"/>
                <w:sz w:val="20"/>
                <w:szCs w:val="20"/>
                <w:lang w:val="en-US"/>
              </w:rPr>
            </w:pPr>
            <w:del w:id="834" w:author="khanguyen" w:date="2017-03-17T22:23:00Z">
              <w:r w:rsidRPr="00C47FE2" w:rsidDel="007C6B66">
                <w:rPr>
                  <w:rFonts w:eastAsia="Times New Roman" w:cs="Arial"/>
                  <w:color w:val="4B4B63"/>
                  <w:sz w:val="20"/>
                  <w:szCs w:val="20"/>
                  <w:lang w:val="en-US"/>
                </w:rPr>
                <w:delText>1451491.46</w:delText>
              </w:r>
            </w:del>
          </w:p>
        </w:tc>
        <w:tc>
          <w:tcPr>
            <w:tcW w:w="990" w:type="dxa"/>
            <w:tcBorders>
              <w:top w:val="nil"/>
              <w:left w:val="nil"/>
              <w:bottom w:val="single" w:sz="4" w:space="0" w:color="ACB9CA"/>
              <w:right w:val="single" w:sz="4" w:space="0" w:color="ACB9CA"/>
            </w:tcBorders>
            <w:shd w:val="clear" w:color="000000" w:fill="FFFFFF"/>
            <w:vAlign w:val="center"/>
            <w:hideMark/>
          </w:tcPr>
          <w:p w14:paraId="4440D218" w14:textId="77777777" w:rsidR="00D8468E" w:rsidRPr="00C47FE2" w:rsidDel="007C6B66" w:rsidRDefault="00D8468E" w:rsidP="00D8468E">
            <w:pPr>
              <w:spacing w:before="0" w:after="0" w:line="240" w:lineRule="auto"/>
              <w:jc w:val="right"/>
              <w:rPr>
                <w:del w:id="835" w:author="khanguyen" w:date="2017-03-17T22:23:00Z"/>
                <w:rFonts w:eastAsia="Times New Roman" w:cs="Arial"/>
                <w:color w:val="4B4B63"/>
                <w:sz w:val="20"/>
                <w:szCs w:val="20"/>
                <w:lang w:val="en-US"/>
              </w:rPr>
            </w:pPr>
            <w:del w:id="836" w:author="khanguyen" w:date="2017-03-17T22:23:00Z">
              <w:r w:rsidRPr="00C47FE2" w:rsidDel="007C6B66">
                <w:rPr>
                  <w:rFonts w:eastAsia="Times New Roman" w:cs="Arial"/>
                  <w:color w:val="4B4B63"/>
                  <w:sz w:val="20"/>
                  <w:szCs w:val="20"/>
                  <w:lang w:val="en-US"/>
                </w:rPr>
                <w:delText>994937.3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05C8C5A1" w14:textId="77777777" w:rsidR="00D8468E" w:rsidRPr="00C47FE2" w:rsidDel="007C6B66" w:rsidRDefault="00D8468E" w:rsidP="00D8468E">
            <w:pPr>
              <w:spacing w:before="0" w:after="0" w:line="240" w:lineRule="auto"/>
              <w:jc w:val="right"/>
              <w:rPr>
                <w:del w:id="837" w:author="khanguyen" w:date="2017-03-17T22:23:00Z"/>
                <w:rFonts w:eastAsia="Times New Roman" w:cs="Arial"/>
                <w:color w:val="4B4B63"/>
                <w:sz w:val="20"/>
                <w:szCs w:val="20"/>
                <w:lang w:val="en-US"/>
              </w:rPr>
            </w:pPr>
            <w:del w:id="838" w:author="khanguyen" w:date="2017-03-17T22:23:00Z">
              <w:r w:rsidRPr="00C47FE2" w:rsidDel="007C6B66">
                <w:rPr>
                  <w:rFonts w:eastAsia="Times New Roman" w:cs="Arial"/>
                  <w:color w:val="4B4B63"/>
                  <w:sz w:val="20"/>
                  <w:szCs w:val="20"/>
                  <w:lang w:val="en-US"/>
                </w:rPr>
                <w:delText>1026603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02525BFA" w14:textId="77777777" w:rsidR="00D8468E" w:rsidRPr="00C47FE2" w:rsidDel="007C6B66" w:rsidRDefault="00D8468E" w:rsidP="00D8468E">
            <w:pPr>
              <w:spacing w:before="0" w:after="0" w:line="240" w:lineRule="auto"/>
              <w:jc w:val="right"/>
              <w:rPr>
                <w:del w:id="839" w:author="khanguyen" w:date="2017-03-17T22:23:00Z"/>
                <w:rFonts w:eastAsia="Times New Roman" w:cs="Arial"/>
                <w:color w:val="4B4B63"/>
                <w:sz w:val="20"/>
                <w:szCs w:val="20"/>
                <w:lang w:val="en-US"/>
              </w:rPr>
            </w:pPr>
            <w:del w:id="840" w:author="khanguyen" w:date="2017-03-17T22:23:00Z">
              <w:r w:rsidRPr="00C47FE2" w:rsidDel="007C6B66">
                <w:rPr>
                  <w:rFonts w:eastAsia="Times New Roman" w:cs="Arial"/>
                  <w:color w:val="4B4B63"/>
                  <w:sz w:val="20"/>
                  <w:szCs w:val="20"/>
                  <w:lang w:val="en-US"/>
                </w:rPr>
                <w:delText>1042518</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2C9F38EC" w14:textId="77777777" w:rsidR="00D8468E" w:rsidRPr="00C47FE2" w:rsidDel="007C6B66" w:rsidRDefault="00D8468E" w:rsidP="00D8468E">
            <w:pPr>
              <w:spacing w:before="0" w:after="0" w:line="240" w:lineRule="auto"/>
              <w:jc w:val="right"/>
              <w:rPr>
                <w:del w:id="841" w:author="khanguyen" w:date="2017-03-17T22:23:00Z"/>
                <w:rFonts w:eastAsia="Times New Roman" w:cs="Arial"/>
                <w:color w:val="4B4B63"/>
                <w:sz w:val="20"/>
                <w:szCs w:val="20"/>
                <w:lang w:val="en-US"/>
              </w:rPr>
            </w:pPr>
            <w:del w:id="842" w:author="khanguyen" w:date="2017-03-17T22:23:00Z">
              <w:r w:rsidRPr="00C47FE2" w:rsidDel="007C6B66">
                <w:rPr>
                  <w:rFonts w:eastAsia="Times New Roman" w:cs="Arial"/>
                  <w:color w:val="4B4B63"/>
                  <w:sz w:val="20"/>
                  <w:szCs w:val="20"/>
                  <w:lang w:val="en-US"/>
                </w:rPr>
                <w:delText>192569</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73578AED" w14:textId="77777777" w:rsidR="00D8468E" w:rsidRPr="00C47FE2" w:rsidDel="007C6B66" w:rsidRDefault="00D8468E" w:rsidP="00D8468E">
            <w:pPr>
              <w:spacing w:before="0" w:after="0" w:line="240" w:lineRule="auto"/>
              <w:jc w:val="right"/>
              <w:rPr>
                <w:del w:id="843" w:author="khanguyen" w:date="2017-03-17T22:23:00Z"/>
                <w:rFonts w:eastAsia="Times New Roman" w:cs="Arial"/>
                <w:color w:val="4B4B63"/>
                <w:sz w:val="20"/>
                <w:szCs w:val="20"/>
                <w:lang w:val="en-US"/>
              </w:rPr>
            </w:pPr>
            <w:del w:id="844" w:author="khanguyen" w:date="2017-03-17T22:23:00Z">
              <w:r w:rsidRPr="00C47FE2" w:rsidDel="007C6B66">
                <w:rPr>
                  <w:rFonts w:eastAsia="Times New Roman" w:cs="Arial"/>
                  <w:color w:val="4B4B63"/>
                  <w:sz w:val="20"/>
                  <w:szCs w:val="20"/>
                  <w:lang w:val="en-US"/>
                </w:rPr>
                <w:delText>2786978</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0079AB19" w14:textId="77777777" w:rsidR="00D8468E" w:rsidRPr="00C47FE2" w:rsidDel="007C6B66" w:rsidRDefault="00D8468E" w:rsidP="00D8468E">
            <w:pPr>
              <w:spacing w:before="0" w:after="0" w:line="240" w:lineRule="auto"/>
              <w:jc w:val="right"/>
              <w:rPr>
                <w:del w:id="845" w:author="khanguyen" w:date="2017-03-17T22:23:00Z"/>
                <w:rFonts w:eastAsia="Times New Roman" w:cs="Arial"/>
                <w:color w:val="4B4B63"/>
                <w:sz w:val="20"/>
                <w:szCs w:val="20"/>
                <w:lang w:val="en-US"/>
              </w:rPr>
            </w:pPr>
            <w:del w:id="846" w:author="khanguyen" w:date="2017-03-17T22:23:00Z">
              <w:r w:rsidRPr="00C47FE2" w:rsidDel="007C6B66">
                <w:rPr>
                  <w:rFonts w:eastAsia="Times New Roman" w:cs="Arial"/>
                  <w:color w:val="4B4B63"/>
                  <w:sz w:val="20"/>
                  <w:szCs w:val="20"/>
                  <w:lang w:val="en-US"/>
                </w:rPr>
                <w:delText>30.10%</w:delText>
              </w:r>
            </w:del>
          </w:p>
        </w:tc>
      </w:tr>
      <w:tr w:rsidR="00D8468E" w:rsidRPr="00C47FE2" w:rsidDel="007C6B66" w14:paraId="3BA9C7DC" w14:textId="77777777" w:rsidTr="006C6340">
        <w:trPr>
          <w:trHeight w:val="300"/>
          <w:del w:id="847"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2B2F5135" w14:textId="77777777" w:rsidR="00D8468E" w:rsidRPr="00C47FE2" w:rsidDel="007C6B66" w:rsidRDefault="00D8468E" w:rsidP="00D8468E">
            <w:pPr>
              <w:spacing w:before="0" w:after="0" w:line="240" w:lineRule="auto"/>
              <w:ind w:firstLineChars="100" w:firstLine="200"/>
              <w:rPr>
                <w:del w:id="848" w:author="khanguyen" w:date="2017-03-17T22:23:00Z"/>
                <w:rFonts w:eastAsia="Times New Roman" w:cs="Arial"/>
                <w:color w:val="4B4B63"/>
                <w:sz w:val="20"/>
                <w:szCs w:val="20"/>
                <w:lang w:val="en-US"/>
              </w:rPr>
            </w:pPr>
            <w:del w:id="849" w:author="khanguyen" w:date="2017-03-17T22:23:00Z">
              <w:r w:rsidRPr="00C47FE2" w:rsidDel="007C6B66">
                <w:rPr>
                  <w:rFonts w:eastAsia="Times New Roman" w:cs="Arial"/>
                  <w:color w:val="4B4B63"/>
                  <w:sz w:val="20"/>
                  <w:szCs w:val="20"/>
                  <w:lang w:val="en-US"/>
                </w:rPr>
                <w:delText>Transaction Sale Proposal</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514B256F" w14:textId="77777777" w:rsidR="00D8468E" w:rsidRPr="00C47FE2" w:rsidDel="007C6B66" w:rsidRDefault="00D8468E" w:rsidP="00D8468E">
            <w:pPr>
              <w:spacing w:before="0" w:after="0" w:line="240" w:lineRule="auto"/>
              <w:jc w:val="right"/>
              <w:rPr>
                <w:del w:id="850" w:author="khanguyen" w:date="2017-03-17T22:23:00Z"/>
                <w:rFonts w:eastAsia="Times New Roman" w:cs="Arial"/>
                <w:color w:val="4B4B63"/>
                <w:sz w:val="20"/>
                <w:szCs w:val="20"/>
                <w:lang w:val="en-US"/>
              </w:rPr>
            </w:pPr>
            <w:del w:id="851" w:author="khanguyen" w:date="2017-03-17T22:23:00Z">
              <w:r w:rsidRPr="00C47FE2" w:rsidDel="007C6B66">
                <w:rPr>
                  <w:rFonts w:eastAsia="Times New Roman" w:cs="Arial"/>
                  <w:color w:val="4B4B63"/>
                  <w:sz w:val="20"/>
                  <w:szCs w:val="20"/>
                  <w:lang w:val="en-US"/>
                </w:rPr>
                <w:delText>2229</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4AE80298" w14:textId="77777777" w:rsidR="00D8468E" w:rsidRPr="00C47FE2" w:rsidDel="007C6B66" w:rsidRDefault="00D8468E" w:rsidP="00D8468E">
            <w:pPr>
              <w:spacing w:before="0" w:after="0" w:line="240" w:lineRule="auto"/>
              <w:jc w:val="right"/>
              <w:rPr>
                <w:del w:id="852" w:author="khanguyen" w:date="2017-03-17T22:23:00Z"/>
                <w:rFonts w:eastAsia="Times New Roman" w:cs="Arial"/>
                <w:color w:val="4B4B63"/>
                <w:sz w:val="20"/>
                <w:szCs w:val="20"/>
                <w:lang w:val="en-US"/>
              </w:rPr>
            </w:pPr>
            <w:del w:id="853" w:author="khanguyen" w:date="2017-03-17T22:23:00Z">
              <w:r w:rsidRPr="00C47FE2" w:rsidDel="007C6B66">
                <w:rPr>
                  <w:rFonts w:eastAsia="Times New Roman" w:cs="Arial"/>
                  <w:color w:val="4B4B63"/>
                  <w:sz w:val="20"/>
                  <w:szCs w:val="20"/>
                  <w:lang w:val="en-US"/>
                </w:rPr>
                <w:delText>1117943.96</w:delText>
              </w:r>
            </w:del>
          </w:p>
        </w:tc>
        <w:tc>
          <w:tcPr>
            <w:tcW w:w="990" w:type="dxa"/>
            <w:tcBorders>
              <w:top w:val="nil"/>
              <w:left w:val="nil"/>
              <w:bottom w:val="single" w:sz="4" w:space="0" w:color="ACB9CA"/>
              <w:right w:val="single" w:sz="4" w:space="0" w:color="ACB9CA"/>
            </w:tcBorders>
            <w:shd w:val="clear" w:color="000000" w:fill="FFFFFF"/>
            <w:vAlign w:val="center"/>
            <w:hideMark/>
          </w:tcPr>
          <w:p w14:paraId="41B850F1" w14:textId="77777777" w:rsidR="00D8468E" w:rsidRPr="00C47FE2" w:rsidDel="007C6B66" w:rsidRDefault="00D8468E" w:rsidP="00D8468E">
            <w:pPr>
              <w:spacing w:before="0" w:after="0" w:line="240" w:lineRule="auto"/>
              <w:jc w:val="right"/>
              <w:rPr>
                <w:del w:id="854" w:author="khanguyen" w:date="2017-03-17T22:23:00Z"/>
                <w:rFonts w:eastAsia="Times New Roman" w:cs="Arial"/>
                <w:color w:val="4B4B63"/>
                <w:sz w:val="20"/>
                <w:szCs w:val="20"/>
                <w:lang w:val="en-US"/>
              </w:rPr>
            </w:pPr>
            <w:del w:id="855" w:author="khanguyen" w:date="2017-03-17T22:23:00Z">
              <w:r w:rsidRPr="00C47FE2" w:rsidDel="007C6B66">
                <w:rPr>
                  <w:rFonts w:eastAsia="Times New Roman" w:cs="Arial"/>
                  <w:color w:val="4B4B63"/>
                  <w:sz w:val="20"/>
                  <w:szCs w:val="20"/>
                  <w:lang w:val="en-US"/>
                </w:rPr>
                <w:delText>907259.6</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57061194" w14:textId="77777777" w:rsidR="00D8468E" w:rsidRPr="00C47FE2" w:rsidDel="007C6B66" w:rsidRDefault="00D8468E" w:rsidP="00D8468E">
            <w:pPr>
              <w:spacing w:before="0" w:after="0" w:line="240" w:lineRule="auto"/>
              <w:jc w:val="right"/>
              <w:rPr>
                <w:del w:id="856" w:author="khanguyen" w:date="2017-03-17T22:23:00Z"/>
                <w:rFonts w:eastAsia="Times New Roman" w:cs="Arial"/>
                <w:color w:val="4B4B63"/>
                <w:sz w:val="20"/>
                <w:szCs w:val="20"/>
                <w:lang w:val="en-US"/>
              </w:rPr>
            </w:pPr>
            <w:del w:id="857" w:author="khanguyen" w:date="2017-03-17T22:23:00Z">
              <w:r w:rsidRPr="00C47FE2" w:rsidDel="007C6B66">
                <w:rPr>
                  <w:rFonts w:eastAsia="Times New Roman" w:cs="Arial"/>
                  <w:color w:val="4B4B63"/>
                  <w:sz w:val="20"/>
                  <w:szCs w:val="20"/>
                  <w:lang w:val="en-US"/>
                </w:rPr>
                <w:delText>962419.8</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1EDD476A" w14:textId="77777777" w:rsidR="00D8468E" w:rsidRPr="00C47FE2" w:rsidDel="007C6B66" w:rsidRDefault="00D8468E" w:rsidP="00D8468E">
            <w:pPr>
              <w:spacing w:before="0" w:after="0" w:line="240" w:lineRule="auto"/>
              <w:jc w:val="right"/>
              <w:rPr>
                <w:del w:id="858" w:author="khanguyen" w:date="2017-03-17T22:23:00Z"/>
                <w:rFonts w:eastAsia="Times New Roman" w:cs="Arial"/>
                <w:color w:val="4B4B63"/>
                <w:sz w:val="20"/>
                <w:szCs w:val="20"/>
                <w:lang w:val="en-US"/>
              </w:rPr>
            </w:pPr>
            <w:del w:id="859" w:author="khanguyen" w:date="2017-03-17T22:23:00Z">
              <w:r w:rsidRPr="00C47FE2" w:rsidDel="007C6B66">
                <w:rPr>
                  <w:rFonts w:eastAsia="Times New Roman" w:cs="Arial"/>
                  <w:color w:val="4B4B63"/>
                  <w:sz w:val="20"/>
                  <w:szCs w:val="20"/>
                  <w:lang w:val="en-US"/>
                </w:rPr>
                <w:delText>1033847</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2A096F85" w14:textId="77777777" w:rsidR="00D8468E" w:rsidRPr="00C47FE2" w:rsidDel="007C6B66" w:rsidRDefault="00D8468E" w:rsidP="00D8468E">
            <w:pPr>
              <w:spacing w:before="0" w:after="0" w:line="240" w:lineRule="auto"/>
              <w:jc w:val="right"/>
              <w:rPr>
                <w:del w:id="860" w:author="khanguyen" w:date="2017-03-17T22:23:00Z"/>
                <w:rFonts w:eastAsia="Times New Roman" w:cs="Arial"/>
                <w:color w:val="4B4B63"/>
                <w:sz w:val="20"/>
                <w:szCs w:val="20"/>
                <w:lang w:val="en-US"/>
              </w:rPr>
            </w:pPr>
            <w:del w:id="861" w:author="khanguyen" w:date="2017-03-17T22:23:00Z">
              <w:r w:rsidRPr="00C47FE2" w:rsidDel="007C6B66">
                <w:rPr>
                  <w:rFonts w:eastAsia="Times New Roman" w:cs="Arial"/>
                  <w:color w:val="4B4B63"/>
                  <w:sz w:val="20"/>
                  <w:szCs w:val="20"/>
                  <w:lang w:val="en-US"/>
                </w:rPr>
                <w:delText>650</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47081C21" w14:textId="77777777" w:rsidR="00D8468E" w:rsidRPr="00C47FE2" w:rsidDel="007C6B66" w:rsidRDefault="00D8468E" w:rsidP="00D8468E">
            <w:pPr>
              <w:spacing w:before="0" w:after="0" w:line="240" w:lineRule="auto"/>
              <w:jc w:val="right"/>
              <w:rPr>
                <w:del w:id="862" w:author="khanguyen" w:date="2017-03-17T22:23:00Z"/>
                <w:rFonts w:eastAsia="Times New Roman" w:cs="Arial"/>
                <w:color w:val="4B4B63"/>
                <w:sz w:val="20"/>
                <w:szCs w:val="20"/>
                <w:lang w:val="en-US"/>
              </w:rPr>
            </w:pPr>
            <w:del w:id="863" w:author="khanguyen" w:date="2017-03-17T22:23:00Z">
              <w:r w:rsidRPr="00C47FE2" w:rsidDel="007C6B66">
                <w:rPr>
                  <w:rFonts w:eastAsia="Times New Roman" w:cs="Arial"/>
                  <w:color w:val="4B4B63"/>
                  <w:sz w:val="20"/>
                  <w:szCs w:val="20"/>
                  <w:lang w:val="en-US"/>
                </w:rPr>
                <w:delText>2581300</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1D2BFD86" w14:textId="77777777" w:rsidR="00D8468E" w:rsidRPr="00C47FE2" w:rsidDel="007C6B66" w:rsidRDefault="00D8468E" w:rsidP="00D8468E">
            <w:pPr>
              <w:spacing w:before="0" w:after="0" w:line="240" w:lineRule="auto"/>
              <w:jc w:val="right"/>
              <w:rPr>
                <w:del w:id="864" w:author="khanguyen" w:date="2017-03-17T22:23:00Z"/>
                <w:rFonts w:eastAsia="Times New Roman" w:cs="Arial"/>
                <w:color w:val="4B4B63"/>
                <w:sz w:val="20"/>
                <w:szCs w:val="20"/>
                <w:lang w:val="en-US"/>
              </w:rPr>
            </w:pPr>
            <w:del w:id="865" w:author="khanguyen" w:date="2017-03-17T22:23:00Z">
              <w:r w:rsidRPr="00C47FE2" w:rsidDel="007C6B66">
                <w:rPr>
                  <w:rFonts w:eastAsia="Times New Roman" w:cs="Arial"/>
                  <w:color w:val="4B4B63"/>
                  <w:sz w:val="20"/>
                  <w:szCs w:val="20"/>
                  <w:lang w:val="en-US"/>
                </w:rPr>
                <w:delText>0%</w:delText>
              </w:r>
            </w:del>
          </w:p>
        </w:tc>
      </w:tr>
      <w:tr w:rsidR="00D8468E" w:rsidRPr="00C47FE2" w:rsidDel="007C6B66" w14:paraId="2194C3F1" w14:textId="77777777" w:rsidTr="006C6340">
        <w:trPr>
          <w:trHeight w:val="300"/>
          <w:del w:id="866"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7B651604" w14:textId="77777777" w:rsidR="00D8468E" w:rsidRPr="00C47FE2" w:rsidDel="007C6B66" w:rsidRDefault="00D8468E" w:rsidP="00D8468E">
            <w:pPr>
              <w:spacing w:before="0" w:after="0" w:line="240" w:lineRule="auto"/>
              <w:ind w:firstLineChars="100" w:firstLine="200"/>
              <w:rPr>
                <w:del w:id="867" w:author="khanguyen" w:date="2017-03-17T22:23:00Z"/>
                <w:rFonts w:eastAsia="Times New Roman" w:cs="Arial"/>
                <w:color w:val="4B4B63"/>
                <w:sz w:val="20"/>
                <w:szCs w:val="20"/>
                <w:lang w:val="en-US"/>
              </w:rPr>
            </w:pPr>
            <w:del w:id="868" w:author="khanguyen" w:date="2017-03-17T22:23:00Z">
              <w:r w:rsidRPr="00C47FE2" w:rsidDel="007C6B66">
                <w:rPr>
                  <w:rFonts w:eastAsia="Times New Roman" w:cs="Arial"/>
                  <w:color w:val="4B4B63"/>
                  <w:sz w:val="20"/>
                  <w:szCs w:val="20"/>
                  <w:lang w:val="en-US"/>
                </w:rPr>
                <w:delText>Transaction Timesheet</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700A8226" w14:textId="77777777" w:rsidR="00D8468E" w:rsidRPr="00C47FE2" w:rsidDel="007C6B66" w:rsidRDefault="00D8468E" w:rsidP="00D8468E">
            <w:pPr>
              <w:spacing w:before="0" w:after="0" w:line="240" w:lineRule="auto"/>
              <w:jc w:val="right"/>
              <w:rPr>
                <w:del w:id="869" w:author="khanguyen" w:date="2017-03-17T22:23:00Z"/>
                <w:rFonts w:eastAsia="Times New Roman" w:cs="Arial"/>
                <w:color w:val="4B4B63"/>
                <w:sz w:val="20"/>
                <w:szCs w:val="20"/>
                <w:lang w:val="en-US"/>
              </w:rPr>
            </w:pPr>
            <w:del w:id="870" w:author="khanguyen" w:date="2017-03-17T22:23:00Z">
              <w:r w:rsidRPr="00C47FE2" w:rsidDel="007C6B66">
                <w:rPr>
                  <w:rFonts w:eastAsia="Times New Roman" w:cs="Arial"/>
                  <w:color w:val="4B4B63"/>
                  <w:sz w:val="20"/>
                  <w:szCs w:val="20"/>
                  <w:lang w:val="en-US"/>
                </w:rPr>
                <w:delText>2138</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5E2FDED1" w14:textId="77777777" w:rsidR="00D8468E" w:rsidRPr="00C47FE2" w:rsidDel="007C6B66" w:rsidRDefault="00D8468E" w:rsidP="00D8468E">
            <w:pPr>
              <w:spacing w:before="0" w:after="0" w:line="240" w:lineRule="auto"/>
              <w:jc w:val="right"/>
              <w:rPr>
                <w:del w:id="871" w:author="khanguyen" w:date="2017-03-17T22:23:00Z"/>
                <w:rFonts w:eastAsia="Times New Roman" w:cs="Arial"/>
                <w:color w:val="4B4B63"/>
                <w:sz w:val="20"/>
                <w:szCs w:val="20"/>
                <w:lang w:val="en-US"/>
              </w:rPr>
            </w:pPr>
            <w:del w:id="872" w:author="khanguyen" w:date="2017-03-17T22:23:00Z">
              <w:r w:rsidRPr="00C47FE2" w:rsidDel="007C6B66">
                <w:rPr>
                  <w:rFonts w:eastAsia="Times New Roman" w:cs="Arial"/>
                  <w:color w:val="4B4B63"/>
                  <w:sz w:val="20"/>
                  <w:szCs w:val="20"/>
                  <w:lang w:val="en-US"/>
                </w:rPr>
                <w:delText>1112055.58</w:delText>
              </w:r>
            </w:del>
          </w:p>
        </w:tc>
        <w:tc>
          <w:tcPr>
            <w:tcW w:w="990" w:type="dxa"/>
            <w:tcBorders>
              <w:top w:val="nil"/>
              <w:left w:val="nil"/>
              <w:bottom w:val="single" w:sz="4" w:space="0" w:color="ACB9CA"/>
              <w:right w:val="single" w:sz="4" w:space="0" w:color="ACB9CA"/>
            </w:tcBorders>
            <w:shd w:val="clear" w:color="000000" w:fill="FFFFFF"/>
            <w:vAlign w:val="center"/>
            <w:hideMark/>
          </w:tcPr>
          <w:p w14:paraId="6D83F13B" w14:textId="77777777" w:rsidR="00D8468E" w:rsidRPr="00C47FE2" w:rsidDel="007C6B66" w:rsidRDefault="00D8468E" w:rsidP="00D8468E">
            <w:pPr>
              <w:spacing w:before="0" w:after="0" w:line="240" w:lineRule="auto"/>
              <w:jc w:val="right"/>
              <w:rPr>
                <w:del w:id="873" w:author="khanguyen" w:date="2017-03-17T22:23:00Z"/>
                <w:rFonts w:eastAsia="Times New Roman" w:cs="Arial"/>
                <w:color w:val="4B4B63"/>
                <w:sz w:val="20"/>
                <w:szCs w:val="20"/>
                <w:lang w:val="en-US"/>
              </w:rPr>
            </w:pPr>
            <w:del w:id="874" w:author="khanguyen" w:date="2017-03-17T22:23:00Z">
              <w:r w:rsidRPr="00C47FE2" w:rsidDel="007C6B66">
                <w:rPr>
                  <w:rFonts w:eastAsia="Times New Roman" w:cs="Arial"/>
                  <w:color w:val="4B4B63"/>
                  <w:sz w:val="20"/>
                  <w:szCs w:val="20"/>
                  <w:lang w:val="en-US"/>
                </w:rPr>
                <w:delText>1028735</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79CA678E" w14:textId="77777777" w:rsidR="00D8468E" w:rsidRPr="00C47FE2" w:rsidDel="007C6B66" w:rsidRDefault="00D8468E" w:rsidP="00D8468E">
            <w:pPr>
              <w:spacing w:before="0" w:after="0" w:line="240" w:lineRule="auto"/>
              <w:jc w:val="right"/>
              <w:rPr>
                <w:del w:id="875" w:author="khanguyen" w:date="2017-03-17T22:23:00Z"/>
                <w:rFonts w:eastAsia="Times New Roman" w:cs="Arial"/>
                <w:color w:val="4B4B63"/>
                <w:sz w:val="20"/>
                <w:szCs w:val="20"/>
                <w:lang w:val="en-US"/>
              </w:rPr>
            </w:pPr>
            <w:del w:id="876" w:author="khanguyen" w:date="2017-03-17T22:23:00Z">
              <w:r w:rsidRPr="00C47FE2" w:rsidDel="007C6B66">
                <w:rPr>
                  <w:rFonts w:eastAsia="Times New Roman" w:cs="Arial"/>
                  <w:color w:val="4B4B63"/>
                  <w:sz w:val="20"/>
                  <w:szCs w:val="20"/>
                  <w:lang w:val="en-US"/>
                </w:rPr>
                <w:delText>1039485</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64F3ADFE" w14:textId="77777777" w:rsidR="00D8468E" w:rsidRPr="00C47FE2" w:rsidDel="007C6B66" w:rsidRDefault="00D8468E" w:rsidP="00D8468E">
            <w:pPr>
              <w:spacing w:before="0" w:after="0" w:line="240" w:lineRule="auto"/>
              <w:jc w:val="right"/>
              <w:rPr>
                <w:del w:id="877" w:author="khanguyen" w:date="2017-03-17T22:23:00Z"/>
                <w:rFonts w:eastAsia="Times New Roman" w:cs="Arial"/>
                <w:color w:val="4B4B63"/>
                <w:sz w:val="20"/>
                <w:szCs w:val="20"/>
                <w:lang w:val="en-US"/>
              </w:rPr>
            </w:pPr>
            <w:del w:id="878" w:author="khanguyen" w:date="2017-03-17T22:23:00Z">
              <w:r w:rsidRPr="00C47FE2" w:rsidDel="007C6B66">
                <w:rPr>
                  <w:rFonts w:eastAsia="Times New Roman" w:cs="Arial"/>
                  <w:color w:val="4B4B63"/>
                  <w:sz w:val="20"/>
                  <w:szCs w:val="20"/>
                  <w:lang w:val="en-US"/>
                </w:rPr>
                <w:delText>1047294</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7366C967" w14:textId="77777777" w:rsidR="00D8468E" w:rsidRPr="00C47FE2" w:rsidDel="007C6B66" w:rsidRDefault="00D8468E" w:rsidP="00D8468E">
            <w:pPr>
              <w:spacing w:before="0" w:after="0" w:line="240" w:lineRule="auto"/>
              <w:jc w:val="right"/>
              <w:rPr>
                <w:del w:id="879" w:author="khanguyen" w:date="2017-03-17T22:23:00Z"/>
                <w:rFonts w:eastAsia="Times New Roman" w:cs="Arial"/>
                <w:color w:val="4B4B63"/>
                <w:sz w:val="20"/>
                <w:szCs w:val="20"/>
                <w:lang w:val="en-US"/>
              </w:rPr>
            </w:pPr>
            <w:del w:id="880" w:author="khanguyen" w:date="2017-03-17T22:23:00Z">
              <w:r w:rsidRPr="00C47FE2" w:rsidDel="007C6B66">
                <w:rPr>
                  <w:rFonts w:eastAsia="Times New Roman" w:cs="Arial"/>
                  <w:color w:val="4B4B63"/>
                  <w:sz w:val="20"/>
                  <w:szCs w:val="20"/>
                  <w:lang w:val="en-US"/>
                </w:rPr>
                <w:delText>2699</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49497658" w14:textId="77777777" w:rsidR="00D8468E" w:rsidRPr="00C47FE2" w:rsidDel="007C6B66" w:rsidRDefault="00D8468E" w:rsidP="00D8468E">
            <w:pPr>
              <w:spacing w:before="0" w:after="0" w:line="240" w:lineRule="auto"/>
              <w:jc w:val="right"/>
              <w:rPr>
                <w:del w:id="881" w:author="khanguyen" w:date="2017-03-17T22:23:00Z"/>
                <w:rFonts w:eastAsia="Times New Roman" w:cs="Arial"/>
                <w:color w:val="4B4B63"/>
                <w:sz w:val="20"/>
                <w:szCs w:val="20"/>
                <w:lang w:val="en-US"/>
              </w:rPr>
            </w:pPr>
            <w:del w:id="882" w:author="khanguyen" w:date="2017-03-17T22:23:00Z">
              <w:r w:rsidRPr="00C47FE2" w:rsidDel="007C6B66">
                <w:rPr>
                  <w:rFonts w:eastAsia="Times New Roman" w:cs="Arial"/>
                  <w:color w:val="4B4B63"/>
                  <w:sz w:val="20"/>
                  <w:szCs w:val="20"/>
                  <w:lang w:val="en-US"/>
                </w:rPr>
                <w:delText>2101096</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224DE69C" w14:textId="77777777" w:rsidR="00D8468E" w:rsidRPr="00C47FE2" w:rsidDel="007C6B66" w:rsidRDefault="00D8468E" w:rsidP="00D8468E">
            <w:pPr>
              <w:spacing w:before="0" w:after="0" w:line="240" w:lineRule="auto"/>
              <w:jc w:val="right"/>
              <w:rPr>
                <w:del w:id="883" w:author="khanguyen" w:date="2017-03-17T22:23:00Z"/>
                <w:rFonts w:eastAsia="Times New Roman" w:cs="Arial"/>
                <w:color w:val="4B4B63"/>
                <w:sz w:val="20"/>
                <w:szCs w:val="20"/>
                <w:lang w:val="en-US"/>
              </w:rPr>
            </w:pPr>
            <w:del w:id="884" w:author="khanguyen" w:date="2017-03-17T22:23:00Z">
              <w:r w:rsidRPr="00C47FE2" w:rsidDel="007C6B66">
                <w:rPr>
                  <w:rFonts w:eastAsia="Times New Roman" w:cs="Arial"/>
                  <w:color w:val="4B4B63"/>
                  <w:sz w:val="20"/>
                  <w:szCs w:val="20"/>
                  <w:lang w:val="en-US"/>
                </w:rPr>
                <w:delText>11.93%</w:delText>
              </w:r>
            </w:del>
          </w:p>
        </w:tc>
      </w:tr>
      <w:tr w:rsidR="00D8468E" w:rsidRPr="00C47FE2" w14:paraId="76B45AB5"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632DC326"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Visit_Contact_page</w:t>
            </w:r>
          </w:p>
        </w:tc>
        <w:tc>
          <w:tcPr>
            <w:tcW w:w="1232" w:type="dxa"/>
            <w:tcBorders>
              <w:top w:val="nil"/>
              <w:left w:val="nil"/>
              <w:bottom w:val="single" w:sz="4" w:space="0" w:color="ACB9CA"/>
              <w:right w:val="single" w:sz="4" w:space="0" w:color="ACB9CA"/>
            </w:tcBorders>
            <w:shd w:val="clear" w:color="000000" w:fill="FFFFFF"/>
            <w:vAlign w:val="center"/>
            <w:hideMark/>
          </w:tcPr>
          <w:p w14:paraId="6DA4776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3225</w:t>
            </w:r>
          </w:p>
        </w:tc>
        <w:tc>
          <w:tcPr>
            <w:tcW w:w="1378" w:type="dxa"/>
            <w:tcBorders>
              <w:top w:val="nil"/>
              <w:left w:val="nil"/>
              <w:bottom w:val="single" w:sz="4" w:space="0" w:color="ACB9CA"/>
              <w:right w:val="single" w:sz="4" w:space="0" w:color="ACB9CA"/>
            </w:tcBorders>
            <w:shd w:val="clear" w:color="000000" w:fill="FFFFFF"/>
            <w:vAlign w:val="center"/>
            <w:hideMark/>
          </w:tcPr>
          <w:p w14:paraId="598561C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6322.23</w:t>
            </w:r>
          </w:p>
        </w:tc>
        <w:tc>
          <w:tcPr>
            <w:tcW w:w="990" w:type="dxa"/>
            <w:tcBorders>
              <w:top w:val="nil"/>
              <w:left w:val="nil"/>
              <w:bottom w:val="single" w:sz="4" w:space="0" w:color="ACB9CA"/>
              <w:right w:val="single" w:sz="4" w:space="0" w:color="ACB9CA"/>
            </w:tcBorders>
            <w:shd w:val="clear" w:color="000000" w:fill="FFFFFF"/>
            <w:vAlign w:val="center"/>
            <w:hideMark/>
          </w:tcPr>
          <w:p w14:paraId="6D05653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21392.5</w:t>
            </w:r>
          </w:p>
        </w:tc>
        <w:tc>
          <w:tcPr>
            <w:tcW w:w="1070" w:type="dxa"/>
            <w:tcBorders>
              <w:top w:val="nil"/>
              <w:left w:val="nil"/>
              <w:bottom w:val="single" w:sz="4" w:space="0" w:color="ACB9CA"/>
              <w:right w:val="single" w:sz="4" w:space="0" w:color="ACB9CA"/>
            </w:tcBorders>
            <w:shd w:val="clear" w:color="000000" w:fill="FFFFFF"/>
            <w:vAlign w:val="center"/>
            <w:hideMark/>
          </w:tcPr>
          <w:p w14:paraId="0308B8D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52306.62</w:t>
            </w:r>
          </w:p>
        </w:tc>
        <w:tc>
          <w:tcPr>
            <w:tcW w:w="1070" w:type="dxa"/>
            <w:tcBorders>
              <w:top w:val="nil"/>
              <w:left w:val="nil"/>
              <w:bottom w:val="single" w:sz="4" w:space="0" w:color="ACB9CA"/>
              <w:right w:val="single" w:sz="4" w:space="0" w:color="ACB9CA"/>
            </w:tcBorders>
            <w:shd w:val="clear" w:color="000000" w:fill="FFFFFF"/>
            <w:vAlign w:val="center"/>
            <w:hideMark/>
          </w:tcPr>
          <w:p w14:paraId="00A8ADA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59579.24</w:t>
            </w:r>
          </w:p>
        </w:tc>
        <w:tc>
          <w:tcPr>
            <w:tcW w:w="1071" w:type="dxa"/>
            <w:tcBorders>
              <w:top w:val="nil"/>
              <w:left w:val="nil"/>
              <w:bottom w:val="single" w:sz="4" w:space="0" w:color="ACB9CA"/>
              <w:right w:val="single" w:sz="4" w:space="0" w:color="ACB9CA"/>
            </w:tcBorders>
            <w:shd w:val="clear" w:color="000000" w:fill="FFFFFF"/>
            <w:vAlign w:val="center"/>
            <w:hideMark/>
          </w:tcPr>
          <w:p w14:paraId="621AE8C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w:t>
            </w:r>
          </w:p>
        </w:tc>
        <w:tc>
          <w:tcPr>
            <w:tcW w:w="1071" w:type="dxa"/>
            <w:tcBorders>
              <w:top w:val="nil"/>
              <w:left w:val="nil"/>
              <w:bottom w:val="single" w:sz="4" w:space="0" w:color="ACB9CA"/>
              <w:right w:val="single" w:sz="4" w:space="0" w:color="ACB9CA"/>
            </w:tcBorders>
            <w:shd w:val="clear" w:color="000000" w:fill="FFFFFF"/>
            <w:vAlign w:val="center"/>
            <w:hideMark/>
          </w:tcPr>
          <w:p w14:paraId="3D61674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66272</w:t>
            </w:r>
          </w:p>
        </w:tc>
        <w:tc>
          <w:tcPr>
            <w:tcW w:w="1230" w:type="dxa"/>
            <w:tcBorders>
              <w:top w:val="nil"/>
              <w:left w:val="nil"/>
              <w:bottom w:val="single" w:sz="4" w:space="0" w:color="ACB9CA"/>
              <w:right w:val="single" w:sz="4" w:space="0" w:color="ACB9CA"/>
            </w:tcBorders>
            <w:shd w:val="clear" w:color="000000" w:fill="FFFFFF"/>
            <w:vAlign w:val="center"/>
            <w:hideMark/>
          </w:tcPr>
          <w:p w14:paraId="5CC46DC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5CAF591"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008D5C8"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Visit_Expense_page</w:t>
            </w:r>
          </w:p>
        </w:tc>
        <w:tc>
          <w:tcPr>
            <w:tcW w:w="1232" w:type="dxa"/>
            <w:tcBorders>
              <w:top w:val="nil"/>
              <w:left w:val="nil"/>
              <w:bottom w:val="single" w:sz="4" w:space="0" w:color="ACB9CA"/>
              <w:right w:val="single" w:sz="4" w:space="0" w:color="ACB9CA"/>
            </w:tcBorders>
            <w:shd w:val="clear" w:color="000000" w:fill="FFFFFF"/>
            <w:vAlign w:val="center"/>
            <w:hideMark/>
          </w:tcPr>
          <w:p w14:paraId="6DFE0F3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2198</w:t>
            </w:r>
          </w:p>
        </w:tc>
        <w:tc>
          <w:tcPr>
            <w:tcW w:w="1378" w:type="dxa"/>
            <w:tcBorders>
              <w:top w:val="nil"/>
              <w:left w:val="nil"/>
              <w:bottom w:val="single" w:sz="4" w:space="0" w:color="ACB9CA"/>
              <w:right w:val="single" w:sz="4" w:space="0" w:color="ACB9CA"/>
            </w:tcBorders>
            <w:shd w:val="clear" w:color="000000" w:fill="FFFFFF"/>
            <w:vAlign w:val="center"/>
            <w:hideMark/>
          </w:tcPr>
          <w:p w14:paraId="469B1F6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2461.97</w:t>
            </w:r>
          </w:p>
        </w:tc>
        <w:tc>
          <w:tcPr>
            <w:tcW w:w="990" w:type="dxa"/>
            <w:tcBorders>
              <w:top w:val="nil"/>
              <w:left w:val="nil"/>
              <w:bottom w:val="single" w:sz="4" w:space="0" w:color="ACB9CA"/>
              <w:right w:val="single" w:sz="4" w:space="0" w:color="ACB9CA"/>
            </w:tcBorders>
            <w:shd w:val="clear" w:color="000000" w:fill="FFFFFF"/>
            <w:vAlign w:val="center"/>
            <w:hideMark/>
          </w:tcPr>
          <w:p w14:paraId="4810994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2673.93</w:t>
            </w:r>
          </w:p>
        </w:tc>
        <w:tc>
          <w:tcPr>
            <w:tcW w:w="1070" w:type="dxa"/>
            <w:tcBorders>
              <w:top w:val="nil"/>
              <w:left w:val="nil"/>
              <w:bottom w:val="single" w:sz="4" w:space="0" w:color="ACB9CA"/>
              <w:right w:val="single" w:sz="4" w:space="0" w:color="ACB9CA"/>
            </w:tcBorders>
            <w:shd w:val="clear" w:color="000000" w:fill="FFFFFF"/>
            <w:vAlign w:val="center"/>
            <w:hideMark/>
          </w:tcPr>
          <w:p w14:paraId="3FD5BB2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4962.98</w:t>
            </w:r>
          </w:p>
        </w:tc>
        <w:tc>
          <w:tcPr>
            <w:tcW w:w="1070" w:type="dxa"/>
            <w:tcBorders>
              <w:top w:val="nil"/>
              <w:left w:val="nil"/>
              <w:bottom w:val="single" w:sz="4" w:space="0" w:color="ACB9CA"/>
              <w:right w:val="single" w:sz="4" w:space="0" w:color="ACB9CA"/>
            </w:tcBorders>
            <w:shd w:val="clear" w:color="000000" w:fill="FFFFFF"/>
            <w:vAlign w:val="center"/>
            <w:hideMark/>
          </w:tcPr>
          <w:p w14:paraId="05795FA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48623.42</w:t>
            </w:r>
          </w:p>
        </w:tc>
        <w:tc>
          <w:tcPr>
            <w:tcW w:w="1071" w:type="dxa"/>
            <w:tcBorders>
              <w:top w:val="nil"/>
              <w:left w:val="nil"/>
              <w:bottom w:val="single" w:sz="4" w:space="0" w:color="ACB9CA"/>
              <w:right w:val="single" w:sz="4" w:space="0" w:color="ACB9CA"/>
            </w:tcBorders>
            <w:shd w:val="clear" w:color="000000" w:fill="FFFFFF"/>
            <w:vAlign w:val="center"/>
            <w:hideMark/>
          </w:tcPr>
          <w:p w14:paraId="1C580C2C"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w:t>
            </w:r>
          </w:p>
        </w:tc>
        <w:tc>
          <w:tcPr>
            <w:tcW w:w="1071" w:type="dxa"/>
            <w:tcBorders>
              <w:top w:val="nil"/>
              <w:left w:val="nil"/>
              <w:bottom w:val="single" w:sz="4" w:space="0" w:color="ACB9CA"/>
              <w:right w:val="single" w:sz="4" w:space="0" w:color="ACB9CA"/>
            </w:tcBorders>
            <w:shd w:val="clear" w:color="000000" w:fill="FFFFFF"/>
            <w:vAlign w:val="center"/>
            <w:hideMark/>
          </w:tcPr>
          <w:p w14:paraId="78D7C0C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65051</w:t>
            </w:r>
          </w:p>
        </w:tc>
        <w:tc>
          <w:tcPr>
            <w:tcW w:w="1230" w:type="dxa"/>
            <w:tcBorders>
              <w:top w:val="nil"/>
              <w:left w:val="nil"/>
              <w:bottom w:val="single" w:sz="4" w:space="0" w:color="ACB9CA"/>
              <w:right w:val="single" w:sz="4" w:space="0" w:color="ACB9CA"/>
            </w:tcBorders>
            <w:shd w:val="clear" w:color="000000" w:fill="FFFFFF"/>
            <w:vAlign w:val="center"/>
            <w:hideMark/>
          </w:tcPr>
          <w:p w14:paraId="080BBFD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rsidDel="007C6B66" w14:paraId="02332C90" w14:textId="77777777" w:rsidTr="006C6340">
        <w:trPr>
          <w:trHeight w:val="300"/>
          <w:del w:id="885" w:author="khanguyen" w:date="2017-03-17T22:23:00Z"/>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163B9571" w14:textId="77777777" w:rsidR="00D8468E" w:rsidRPr="00C47FE2" w:rsidDel="007C6B66" w:rsidRDefault="00D8468E" w:rsidP="00D8468E">
            <w:pPr>
              <w:spacing w:before="0" w:after="0" w:line="240" w:lineRule="auto"/>
              <w:ind w:firstLineChars="100" w:firstLine="200"/>
              <w:rPr>
                <w:del w:id="886" w:author="khanguyen" w:date="2017-03-17T22:23:00Z"/>
                <w:rFonts w:eastAsia="Times New Roman" w:cs="Arial"/>
                <w:color w:val="4B4B63"/>
                <w:sz w:val="20"/>
                <w:szCs w:val="20"/>
                <w:lang w:val="en-US"/>
              </w:rPr>
            </w:pPr>
            <w:del w:id="887" w:author="khanguyen" w:date="2017-03-17T22:23:00Z">
              <w:r w:rsidRPr="00C47FE2" w:rsidDel="007C6B66">
                <w:rPr>
                  <w:rFonts w:eastAsia="Times New Roman" w:cs="Arial"/>
                  <w:color w:val="4B4B63"/>
                  <w:sz w:val="20"/>
                  <w:szCs w:val="20"/>
                  <w:lang w:val="en-US"/>
                </w:rPr>
                <w:delText>Visit_Home&amp;Login_page</w:delText>
              </w:r>
            </w:del>
          </w:p>
        </w:tc>
        <w:tc>
          <w:tcPr>
            <w:tcW w:w="1232" w:type="dxa"/>
            <w:tcBorders>
              <w:top w:val="nil"/>
              <w:left w:val="nil"/>
              <w:bottom w:val="single" w:sz="4" w:space="0" w:color="ACB9CA"/>
              <w:right w:val="single" w:sz="4" w:space="0" w:color="ACB9CA"/>
            </w:tcBorders>
            <w:shd w:val="clear" w:color="000000" w:fill="FFFFFF"/>
            <w:vAlign w:val="center"/>
            <w:hideMark/>
          </w:tcPr>
          <w:p w14:paraId="06E0DAC2" w14:textId="77777777" w:rsidR="00D8468E" w:rsidRPr="00C47FE2" w:rsidDel="007C6B66" w:rsidRDefault="00D8468E" w:rsidP="00D8468E">
            <w:pPr>
              <w:spacing w:before="0" w:after="0" w:line="240" w:lineRule="auto"/>
              <w:jc w:val="right"/>
              <w:rPr>
                <w:del w:id="888" w:author="khanguyen" w:date="2017-03-17T22:23:00Z"/>
                <w:rFonts w:eastAsia="Times New Roman" w:cs="Arial"/>
                <w:color w:val="4B4B63"/>
                <w:sz w:val="20"/>
                <w:szCs w:val="20"/>
                <w:lang w:val="en-US"/>
              </w:rPr>
            </w:pPr>
            <w:del w:id="889" w:author="khanguyen" w:date="2017-03-17T22:23:00Z">
              <w:r w:rsidRPr="00C47FE2" w:rsidDel="007C6B66">
                <w:rPr>
                  <w:rFonts w:eastAsia="Times New Roman" w:cs="Arial"/>
                  <w:color w:val="4B4B63"/>
                  <w:sz w:val="20"/>
                  <w:szCs w:val="20"/>
                  <w:lang w:val="en-US"/>
                </w:rPr>
                <w:delText>3499</w:delText>
              </w:r>
            </w:del>
          </w:p>
        </w:tc>
        <w:tc>
          <w:tcPr>
            <w:tcW w:w="1378" w:type="dxa"/>
            <w:tcBorders>
              <w:top w:val="nil"/>
              <w:left w:val="nil"/>
              <w:bottom w:val="single" w:sz="4" w:space="0" w:color="ACB9CA"/>
              <w:right w:val="single" w:sz="4" w:space="0" w:color="ACB9CA"/>
            </w:tcBorders>
            <w:shd w:val="clear" w:color="000000" w:fill="FFFFFF"/>
            <w:vAlign w:val="center"/>
            <w:hideMark/>
          </w:tcPr>
          <w:p w14:paraId="7B34FB9F" w14:textId="77777777" w:rsidR="00D8468E" w:rsidRPr="00C47FE2" w:rsidDel="007C6B66" w:rsidRDefault="00D8468E" w:rsidP="00D8468E">
            <w:pPr>
              <w:spacing w:before="0" w:after="0" w:line="240" w:lineRule="auto"/>
              <w:jc w:val="right"/>
              <w:rPr>
                <w:del w:id="890" w:author="khanguyen" w:date="2017-03-17T22:23:00Z"/>
                <w:rFonts w:eastAsia="Times New Roman" w:cs="Arial"/>
                <w:color w:val="4B4B63"/>
                <w:sz w:val="20"/>
                <w:szCs w:val="20"/>
                <w:lang w:val="en-US"/>
              </w:rPr>
            </w:pPr>
            <w:del w:id="891" w:author="khanguyen" w:date="2017-03-17T22:23:00Z">
              <w:r w:rsidRPr="00C47FE2" w:rsidDel="007C6B66">
                <w:rPr>
                  <w:rFonts w:eastAsia="Times New Roman" w:cs="Arial"/>
                  <w:color w:val="4B4B63"/>
                  <w:sz w:val="20"/>
                  <w:szCs w:val="20"/>
                  <w:lang w:val="en-US"/>
                </w:rPr>
                <w:delText>15896.47</w:delText>
              </w:r>
            </w:del>
          </w:p>
        </w:tc>
        <w:tc>
          <w:tcPr>
            <w:tcW w:w="990" w:type="dxa"/>
            <w:tcBorders>
              <w:top w:val="nil"/>
              <w:left w:val="nil"/>
              <w:bottom w:val="single" w:sz="4" w:space="0" w:color="ACB9CA"/>
              <w:right w:val="single" w:sz="4" w:space="0" w:color="ACB9CA"/>
            </w:tcBorders>
            <w:shd w:val="clear" w:color="000000" w:fill="FFFFFF"/>
            <w:vAlign w:val="center"/>
            <w:hideMark/>
          </w:tcPr>
          <w:p w14:paraId="3AA5F6FA" w14:textId="77777777" w:rsidR="00D8468E" w:rsidRPr="00C47FE2" w:rsidDel="007C6B66" w:rsidRDefault="00D8468E" w:rsidP="00D8468E">
            <w:pPr>
              <w:spacing w:before="0" w:after="0" w:line="240" w:lineRule="auto"/>
              <w:jc w:val="right"/>
              <w:rPr>
                <w:del w:id="892" w:author="khanguyen" w:date="2017-03-17T22:23:00Z"/>
                <w:rFonts w:eastAsia="Times New Roman" w:cs="Arial"/>
                <w:color w:val="4B4B63"/>
                <w:sz w:val="20"/>
                <w:szCs w:val="20"/>
                <w:lang w:val="en-US"/>
              </w:rPr>
            </w:pPr>
            <w:del w:id="893" w:author="khanguyen" w:date="2017-03-17T22:23:00Z">
              <w:r w:rsidRPr="00C47FE2" w:rsidDel="007C6B66">
                <w:rPr>
                  <w:rFonts w:eastAsia="Times New Roman" w:cs="Arial"/>
                  <w:color w:val="4B4B63"/>
                  <w:sz w:val="20"/>
                  <w:szCs w:val="20"/>
                  <w:lang w:val="en-US"/>
                </w:rPr>
                <w:delText>61078.78</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0C00A42C" w14:textId="77777777" w:rsidR="00D8468E" w:rsidRPr="00C47FE2" w:rsidDel="007C6B66" w:rsidRDefault="00D8468E" w:rsidP="00D8468E">
            <w:pPr>
              <w:spacing w:before="0" w:after="0" w:line="240" w:lineRule="auto"/>
              <w:jc w:val="right"/>
              <w:rPr>
                <w:del w:id="894" w:author="khanguyen" w:date="2017-03-17T22:23:00Z"/>
                <w:rFonts w:eastAsia="Times New Roman" w:cs="Arial"/>
                <w:color w:val="4B4B63"/>
                <w:sz w:val="20"/>
                <w:szCs w:val="20"/>
                <w:lang w:val="en-US"/>
              </w:rPr>
            </w:pPr>
            <w:del w:id="895" w:author="khanguyen" w:date="2017-03-17T22:23:00Z">
              <w:r w:rsidRPr="00C47FE2" w:rsidDel="007C6B66">
                <w:rPr>
                  <w:rFonts w:eastAsia="Times New Roman" w:cs="Arial"/>
                  <w:color w:val="4B4B63"/>
                  <w:sz w:val="20"/>
                  <w:szCs w:val="20"/>
                  <w:lang w:val="en-US"/>
                </w:rPr>
                <w:delText>94744.01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0FA6ED2D" w14:textId="77777777" w:rsidR="00D8468E" w:rsidRPr="00C47FE2" w:rsidDel="007C6B66" w:rsidRDefault="00D8468E" w:rsidP="00D8468E">
            <w:pPr>
              <w:spacing w:before="0" w:after="0" w:line="240" w:lineRule="auto"/>
              <w:jc w:val="right"/>
              <w:rPr>
                <w:del w:id="896" w:author="khanguyen" w:date="2017-03-17T22:23:00Z"/>
                <w:rFonts w:eastAsia="Times New Roman" w:cs="Arial"/>
                <w:color w:val="4B4B63"/>
                <w:sz w:val="20"/>
                <w:szCs w:val="20"/>
                <w:lang w:val="en-US"/>
              </w:rPr>
            </w:pPr>
            <w:del w:id="897" w:author="khanguyen" w:date="2017-03-17T22:23:00Z">
              <w:r w:rsidRPr="00C47FE2" w:rsidDel="007C6B66">
                <w:rPr>
                  <w:rFonts w:eastAsia="Times New Roman" w:cs="Arial"/>
                  <w:color w:val="4B4B63"/>
                  <w:sz w:val="20"/>
                  <w:szCs w:val="20"/>
                  <w:lang w:val="en-US"/>
                </w:rPr>
                <w:delText>114105.5</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11E58BE0" w14:textId="77777777" w:rsidR="00D8468E" w:rsidRPr="00C47FE2" w:rsidDel="007C6B66" w:rsidRDefault="00D8468E" w:rsidP="00D8468E">
            <w:pPr>
              <w:spacing w:before="0" w:after="0" w:line="240" w:lineRule="auto"/>
              <w:jc w:val="right"/>
              <w:rPr>
                <w:del w:id="898" w:author="khanguyen" w:date="2017-03-17T22:23:00Z"/>
                <w:rFonts w:eastAsia="Times New Roman" w:cs="Arial"/>
                <w:color w:val="4B4B63"/>
                <w:sz w:val="20"/>
                <w:szCs w:val="20"/>
                <w:lang w:val="en-US"/>
              </w:rPr>
            </w:pPr>
            <w:del w:id="899" w:author="khanguyen" w:date="2017-03-17T22:23:00Z">
              <w:r w:rsidRPr="00C47FE2" w:rsidDel="007C6B66">
                <w:rPr>
                  <w:rFonts w:eastAsia="Times New Roman" w:cs="Arial"/>
                  <w:color w:val="4B4B63"/>
                  <w:sz w:val="20"/>
                  <w:szCs w:val="20"/>
                  <w:lang w:val="en-US"/>
                </w:rPr>
                <w:delText>202</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2E33D084" w14:textId="77777777" w:rsidR="00D8468E" w:rsidRPr="00C47FE2" w:rsidDel="007C6B66" w:rsidRDefault="00D8468E" w:rsidP="00D8468E">
            <w:pPr>
              <w:spacing w:before="0" w:after="0" w:line="240" w:lineRule="auto"/>
              <w:jc w:val="right"/>
              <w:rPr>
                <w:del w:id="900" w:author="khanguyen" w:date="2017-03-17T22:23:00Z"/>
                <w:rFonts w:eastAsia="Times New Roman" w:cs="Arial"/>
                <w:color w:val="4B4B63"/>
                <w:sz w:val="20"/>
                <w:szCs w:val="20"/>
                <w:lang w:val="en-US"/>
              </w:rPr>
            </w:pPr>
            <w:del w:id="901" w:author="khanguyen" w:date="2017-03-17T22:23:00Z">
              <w:r w:rsidRPr="00C47FE2" w:rsidDel="007C6B66">
                <w:rPr>
                  <w:rFonts w:eastAsia="Times New Roman" w:cs="Arial"/>
                  <w:color w:val="4B4B63"/>
                  <w:sz w:val="20"/>
                  <w:szCs w:val="20"/>
                  <w:lang w:val="en-US"/>
                </w:rPr>
                <w:delText>123491</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14D31E04" w14:textId="77777777" w:rsidR="00D8468E" w:rsidRPr="00C47FE2" w:rsidDel="007C6B66" w:rsidRDefault="00D8468E" w:rsidP="00D8468E">
            <w:pPr>
              <w:spacing w:before="0" w:after="0" w:line="240" w:lineRule="auto"/>
              <w:jc w:val="right"/>
              <w:rPr>
                <w:del w:id="902" w:author="khanguyen" w:date="2017-03-17T22:23:00Z"/>
                <w:rFonts w:eastAsia="Times New Roman" w:cs="Arial"/>
                <w:color w:val="4B4B63"/>
                <w:sz w:val="20"/>
                <w:szCs w:val="20"/>
                <w:lang w:val="en-US"/>
              </w:rPr>
            </w:pPr>
            <w:del w:id="903" w:author="khanguyen" w:date="2017-03-17T22:23:00Z">
              <w:r w:rsidRPr="00C47FE2" w:rsidDel="007C6B66">
                <w:rPr>
                  <w:rFonts w:eastAsia="Times New Roman" w:cs="Arial"/>
                  <w:color w:val="4B4B63"/>
                  <w:sz w:val="20"/>
                  <w:szCs w:val="20"/>
                  <w:lang w:val="en-US"/>
                </w:rPr>
                <w:delText>0%</w:delText>
              </w:r>
            </w:del>
          </w:p>
        </w:tc>
      </w:tr>
      <w:tr w:rsidR="00D8468E" w:rsidRPr="00C47FE2" w14:paraId="44949118"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00415121"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Visit_Homepage</w:t>
            </w:r>
          </w:p>
        </w:tc>
        <w:tc>
          <w:tcPr>
            <w:tcW w:w="1232" w:type="dxa"/>
            <w:tcBorders>
              <w:top w:val="nil"/>
              <w:left w:val="nil"/>
              <w:bottom w:val="single" w:sz="4" w:space="0" w:color="ACB9CA"/>
              <w:right w:val="single" w:sz="4" w:space="0" w:color="ACB9CA"/>
            </w:tcBorders>
            <w:shd w:val="clear" w:color="000000" w:fill="FFFFFF"/>
            <w:vAlign w:val="center"/>
            <w:hideMark/>
          </w:tcPr>
          <w:p w14:paraId="64D21709"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2999</w:t>
            </w:r>
          </w:p>
        </w:tc>
        <w:tc>
          <w:tcPr>
            <w:tcW w:w="1378" w:type="dxa"/>
            <w:tcBorders>
              <w:top w:val="nil"/>
              <w:left w:val="nil"/>
              <w:bottom w:val="single" w:sz="4" w:space="0" w:color="ACB9CA"/>
              <w:right w:val="single" w:sz="4" w:space="0" w:color="ACB9CA"/>
            </w:tcBorders>
            <w:shd w:val="clear" w:color="000000" w:fill="FFFFFF"/>
            <w:vAlign w:val="center"/>
            <w:hideMark/>
          </w:tcPr>
          <w:p w14:paraId="6ACAA00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8260.65</w:t>
            </w:r>
          </w:p>
        </w:tc>
        <w:tc>
          <w:tcPr>
            <w:tcW w:w="990" w:type="dxa"/>
            <w:tcBorders>
              <w:top w:val="nil"/>
              <w:left w:val="nil"/>
              <w:bottom w:val="single" w:sz="4" w:space="0" w:color="ACB9CA"/>
              <w:right w:val="single" w:sz="4" w:space="0" w:color="ACB9CA"/>
            </w:tcBorders>
            <w:shd w:val="clear" w:color="000000" w:fill="FFFFFF"/>
            <w:vAlign w:val="center"/>
            <w:hideMark/>
          </w:tcPr>
          <w:p w14:paraId="7A69644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30448.84</w:t>
            </w:r>
          </w:p>
        </w:tc>
        <w:tc>
          <w:tcPr>
            <w:tcW w:w="1070" w:type="dxa"/>
            <w:tcBorders>
              <w:top w:val="nil"/>
              <w:left w:val="nil"/>
              <w:bottom w:val="single" w:sz="4" w:space="0" w:color="ACB9CA"/>
              <w:right w:val="single" w:sz="4" w:space="0" w:color="ACB9CA"/>
            </w:tcBorders>
            <w:shd w:val="clear" w:color="000000" w:fill="FFFFFF"/>
            <w:vAlign w:val="center"/>
            <w:hideMark/>
          </w:tcPr>
          <w:p w14:paraId="383A2702"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52372.16</w:t>
            </w:r>
          </w:p>
        </w:tc>
        <w:tc>
          <w:tcPr>
            <w:tcW w:w="1070" w:type="dxa"/>
            <w:tcBorders>
              <w:top w:val="nil"/>
              <w:left w:val="nil"/>
              <w:bottom w:val="single" w:sz="4" w:space="0" w:color="ACB9CA"/>
              <w:right w:val="single" w:sz="4" w:space="0" w:color="ACB9CA"/>
            </w:tcBorders>
            <w:shd w:val="clear" w:color="000000" w:fill="FFFFFF"/>
            <w:vAlign w:val="center"/>
            <w:hideMark/>
          </w:tcPr>
          <w:p w14:paraId="29F7386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60349.94</w:t>
            </w:r>
          </w:p>
        </w:tc>
        <w:tc>
          <w:tcPr>
            <w:tcW w:w="1071" w:type="dxa"/>
            <w:tcBorders>
              <w:top w:val="nil"/>
              <w:left w:val="nil"/>
              <w:bottom w:val="single" w:sz="4" w:space="0" w:color="ACB9CA"/>
              <w:right w:val="single" w:sz="4" w:space="0" w:color="ACB9CA"/>
            </w:tcBorders>
            <w:shd w:val="clear" w:color="000000" w:fill="FFFFFF"/>
            <w:vAlign w:val="center"/>
            <w:hideMark/>
          </w:tcPr>
          <w:p w14:paraId="0C3B24C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vAlign w:val="center"/>
            <w:hideMark/>
          </w:tcPr>
          <w:p w14:paraId="53FFA97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66863</w:t>
            </w:r>
          </w:p>
        </w:tc>
        <w:tc>
          <w:tcPr>
            <w:tcW w:w="1230" w:type="dxa"/>
            <w:tcBorders>
              <w:top w:val="nil"/>
              <w:left w:val="nil"/>
              <w:bottom w:val="single" w:sz="4" w:space="0" w:color="ACB9CA"/>
              <w:right w:val="single" w:sz="4" w:space="0" w:color="ACB9CA"/>
            </w:tcBorders>
            <w:shd w:val="clear" w:color="000000" w:fill="FFFFFF"/>
            <w:vAlign w:val="center"/>
            <w:hideMark/>
          </w:tcPr>
          <w:p w14:paraId="1214D74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92FFC7B"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128F23AF"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Visit_Login_page</w:t>
            </w:r>
          </w:p>
        </w:tc>
        <w:tc>
          <w:tcPr>
            <w:tcW w:w="1232" w:type="dxa"/>
            <w:tcBorders>
              <w:top w:val="nil"/>
              <w:left w:val="nil"/>
              <w:bottom w:val="single" w:sz="4" w:space="0" w:color="ACB9CA"/>
              <w:right w:val="single" w:sz="4" w:space="0" w:color="ACB9CA"/>
            </w:tcBorders>
            <w:shd w:val="clear" w:color="000000" w:fill="FFFFFF"/>
            <w:vAlign w:val="center"/>
            <w:hideMark/>
          </w:tcPr>
          <w:p w14:paraId="18589B8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2999</w:t>
            </w:r>
          </w:p>
        </w:tc>
        <w:tc>
          <w:tcPr>
            <w:tcW w:w="1378" w:type="dxa"/>
            <w:tcBorders>
              <w:top w:val="nil"/>
              <w:left w:val="nil"/>
              <w:bottom w:val="single" w:sz="4" w:space="0" w:color="ACB9CA"/>
              <w:right w:val="single" w:sz="4" w:space="0" w:color="ACB9CA"/>
            </w:tcBorders>
            <w:shd w:val="clear" w:color="000000" w:fill="FFFFFF"/>
            <w:vAlign w:val="center"/>
            <w:hideMark/>
          </w:tcPr>
          <w:p w14:paraId="1A52A72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7031.46</w:t>
            </w:r>
          </w:p>
        </w:tc>
        <w:tc>
          <w:tcPr>
            <w:tcW w:w="990" w:type="dxa"/>
            <w:tcBorders>
              <w:top w:val="nil"/>
              <w:left w:val="nil"/>
              <w:bottom w:val="single" w:sz="4" w:space="0" w:color="ACB9CA"/>
              <w:right w:val="single" w:sz="4" w:space="0" w:color="ACB9CA"/>
            </w:tcBorders>
            <w:shd w:val="clear" w:color="000000" w:fill="FFFFFF"/>
            <w:vAlign w:val="center"/>
            <w:hideMark/>
          </w:tcPr>
          <w:p w14:paraId="6FE2CC8B"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23820.24</w:t>
            </w:r>
          </w:p>
        </w:tc>
        <w:tc>
          <w:tcPr>
            <w:tcW w:w="1070" w:type="dxa"/>
            <w:tcBorders>
              <w:top w:val="nil"/>
              <w:left w:val="nil"/>
              <w:bottom w:val="single" w:sz="4" w:space="0" w:color="ACB9CA"/>
              <w:right w:val="single" w:sz="4" w:space="0" w:color="ACB9CA"/>
            </w:tcBorders>
            <w:shd w:val="clear" w:color="000000" w:fill="FFFFFF"/>
            <w:vAlign w:val="center"/>
            <w:hideMark/>
          </w:tcPr>
          <w:p w14:paraId="6ACDE0B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47529.41</w:t>
            </w:r>
          </w:p>
        </w:tc>
        <w:tc>
          <w:tcPr>
            <w:tcW w:w="1070" w:type="dxa"/>
            <w:tcBorders>
              <w:top w:val="nil"/>
              <w:left w:val="nil"/>
              <w:bottom w:val="single" w:sz="4" w:space="0" w:color="ACB9CA"/>
              <w:right w:val="single" w:sz="4" w:space="0" w:color="ACB9CA"/>
            </w:tcBorders>
            <w:shd w:val="clear" w:color="000000" w:fill="FFFFFF"/>
            <w:vAlign w:val="center"/>
            <w:hideMark/>
          </w:tcPr>
          <w:p w14:paraId="7733906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58790.53</w:t>
            </w:r>
          </w:p>
        </w:tc>
        <w:tc>
          <w:tcPr>
            <w:tcW w:w="1071" w:type="dxa"/>
            <w:tcBorders>
              <w:top w:val="nil"/>
              <w:left w:val="nil"/>
              <w:bottom w:val="single" w:sz="4" w:space="0" w:color="ACB9CA"/>
              <w:right w:val="single" w:sz="4" w:space="0" w:color="ACB9CA"/>
            </w:tcBorders>
            <w:shd w:val="clear" w:color="000000" w:fill="FFFFFF"/>
            <w:vAlign w:val="center"/>
            <w:hideMark/>
          </w:tcPr>
          <w:p w14:paraId="1037558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071" w:type="dxa"/>
            <w:tcBorders>
              <w:top w:val="nil"/>
              <w:left w:val="nil"/>
              <w:bottom w:val="single" w:sz="4" w:space="0" w:color="ACB9CA"/>
              <w:right w:val="single" w:sz="4" w:space="0" w:color="ACB9CA"/>
            </w:tcBorders>
            <w:shd w:val="clear" w:color="000000" w:fill="FFFFFF"/>
            <w:vAlign w:val="center"/>
            <w:hideMark/>
          </w:tcPr>
          <w:p w14:paraId="35D8BFA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65617</w:t>
            </w:r>
          </w:p>
        </w:tc>
        <w:tc>
          <w:tcPr>
            <w:tcW w:w="1230" w:type="dxa"/>
            <w:tcBorders>
              <w:top w:val="nil"/>
              <w:left w:val="nil"/>
              <w:bottom w:val="single" w:sz="4" w:space="0" w:color="ACB9CA"/>
              <w:right w:val="single" w:sz="4" w:space="0" w:color="ACB9CA"/>
            </w:tcBorders>
            <w:shd w:val="clear" w:color="000000" w:fill="FFFFFF"/>
            <w:vAlign w:val="center"/>
            <w:hideMark/>
          </w:tcPr>
          <w:p w14:paraId="573C8E6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4B064A59"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50F5C636"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Visit_Project_page</w:t>
            </w:r>
          </w:p>
        </w:tc>
        <w:tc>
          <w:tcPr>
            <w:tcW w:w="1232" w:type="dxa"/>
            <w:tcBorders>
              <w:top w:val="nil"/>
              <w:left w:val="nil"/>
              <w:bottom w:val="single" w:sz="4" w:space="0" w:color="ACB9CA"/>
              <w:right w:val="single" w:sz="4" w:space="0" w:color="ACB9CA"/>
            </w:tcBorders>
            <w:shd w:val="clear" w:color="000000" w:fill="FFFFFF"/>
            <w:vAlign w:val="center"/>
            <w:hideMark/>
          </w:tcPr>
          <w:p w14:paraId="7FC1E30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823</w:t>
            </w:r>
          </w:p>
        </w:tc>
        <w:tc>
          <w:tcPr>
            <w:tcW w:w="1378" w:type="dxa"/>
            <w:tcBorders>
              <w:top w:val="nil"/>
              <w:left w:val="nil"/>
              <w:bottom w:val="single" w:sz="4" w:space="0" w:color="ACB9CA"/>
              <w:right w:val="single" w:sz="4" w:space="0" w:color="ACB9CA"/>
            </w:tcBorders>
            <w:shd w:val="clear" w:color="000000" w:fill="FFFFFF"/>
            <w:vAlign w:val="center"/>
            <w:hideMark/>
          </w:tcPr>
          <w:p w14:paraId="4C3056F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6090.89</w:t>
            </w:r>
          </w:p>
        </w:tc>
        <w:tc>
          <w:tcPr>
            <w:tcW w:w="990" w:type="dxa"/>
            <w:tcBorders>
              <w:top w:val="nil"/>
              <w:left w:val="nil"/>
              <w:bottom w:val="single" w:sz="4" w:space="0" w:color="ACB9CA"/>
              <w:right w:val="single" w:sz="4" w:space="0" w:color="ACB9CA"/>
            </w:tcBorders>
            <w:shd w:val="clear" w:color="000000" w:fill="FFFFFF"/>
            <w:vAlign w:val="center"/>
            <w:hideMark/>
          </w:tcPr>
          <w:p w14:paraId="75853BA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22879</w:t>
            </w:r>
          </w:p>
        </w:tc>
        <w:tc>
          <w:tcPr>
            <w:tcW w:w="1070" w:type="dxa"/>
            <w:tcBorders>
              <w:top w:val="nil"/>
              <w:left w:val="nil"/>
              <w:bottom w:val="single" w:sz="4" w:space="0" w:color="ACB9CA"/>
              <w:right w:val="single" w:sz="4" w:space="0" w:color="ACB9CA"/>
            </w:tcBorders>
            <w:shd w:val="clear" w:color="000000" w:fill="FFFFFF"/>
            <w:vAlign w:val="center"/>
            <w:hideMark/>
          </w:tcPr>
          <w:p w14:paraId="134DCA5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50815</w:t>
            </w:r>
          </w:p>
        </w:tc>
        <w:tc>
          <w:tcPr>
            <w:tcW w:w="1070" w:type="dxa"/>
            <w:tcBorders>
              <w:top w:val="nil"/>
              <w:left w:val="nil"/>
              <w:bottom w:val="single" w:sz="4" w:space="0" w:color="ACB9CA"/>
              <w:right w:val="single" w:sz="4" w:space="0" w:color="ACB9CA"/>
            </w:tcBorders>
            <w:shd w:val="clear" w:color="000000" w:fill="FFFFFF"/>
            <w:vAlign w:val="center"/>
            <w:hideMark/>
          </w:tcPr>
          <w:p w14:paraId="2A5905D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58655</w:t>
            </w:r>
          </w:p>
        </w:tc>
        <w:tc>
          <w:tcPr>
            <w:tcW w:w="1071" w:type="dxa"/>
            <w:tcBorders>
              <w:top w:val="nil"/>
              <w:left w:val="nil"/>
              <w:bottom w:val="single" w:sz="4" w:space="0" w:color="ACB9CA"/>
              <w:right w:val="single" w:sz="4" w:space="0" w:color="ACB9CA"/>
            </w:tcBorders>
            <w:shd w:val="clear" w:color="000000" w:fill="FFFFFF"/>
            <w:vAlign w:val="center"/>
            <w:hideMark/>
          </w:tcPr>
          <w:p w14:paraId="3442ABF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7CCC749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66310</w:t>
            </w:r>
          </w:p>
        </w:tc>
        <w:tc>
          <w:tcPr>
            <w:tcW w:w="1230" w:type="dxa"/>
            <w:tcBorders>
              <w:top w:val="nil"/>
              <w:left w:val="nil"/>
              <w:bottom w:val="single" w:sz="4" w:space="0" w:color="ACB9CA"/>
              <w:right w:val="single" w:sz="4" w:space="0" w:color="ACB9CA"/>
            </w:tcBorders>
            <w:shd w:val="clear" w:color="000000" w:fill="FFFFFF"/>
            <w:vAlign w:val="center"/>
            <w:hideMark/>
          </w:tcPr>
          <w:p w14:paraId="4AA22F8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117BBCFC"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FFFFFF"/>
            <w:noWrap/>
            <w:vAlign w:val="center"/>
            <w:hideMark/>
          </w:tcPr>
          <w:p w14:paraId="4B5F1F48"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Visit_SaleProposal_page</w:t>
            </w:r>
          </w:p>
        </w:tc>
        <w:tc>
          <w:tcPr>
            <w:tcW w:w="1232" w:type="dxa"/>
            <w:tcBorders>
              <w:top w:val="nil"/>
              <w:left w:val="nil"/>
              <w:bottom w:val="single" w:sz="4" w:space="0" w:color="ACB9CA"/>
              <w:right w:val="single" w:sz="4" w:space="0" w:color="ACB9CA"/>
            </w:tcBorders>
            <w:shd w:val="clear" w:color="000000" w:fill="FFFFFF"/>
            <w:vAlign w:val="center"/>
            <w:hideMark/>
          </w:tcPr>
          <w:p w14:paraId="1B3FFD07"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2874</w:t>
            </w:r>
          </w:p>
        </w:tc>
        <w:tc>
          <w:tcPr>
            <w:tcW w:w="1378" w:type="dxa"/>
            <w:tcBorders>
              <w:top w:val="nil"/>
              <w:left w:val="nil"/>
              <w:bottom w:val="single" w:sz="4" w:space="0" w:color="ACB9CA"/>
              <w:right w:val="single" w:sz="4" w:space="0" w:color="ACB9CA"/>
            </w:tcBorders>
            <w:shd w:val="clear" w:color="000000" w:fill="FFFFFF"/>
            <w:vAlign w:val="center"/>
            <w:hideMark/>
          </w:tcPr>
          <w:p w14:paraId="00DAB04A"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5804.39</w:t>
            </w:r>
          </w:p>
        </w:tc>
        <w:tc>
          <w:tcPr>
            <w:tcW w:w="990" w:type="dxa"/>
            <w:tcBorders>
              <w:top w:val="nil"/>
              <w:left w:val="nil"/>
              <w:bottom w:val="single" w:sz="4" w:space="0" w:color="ACB9CA"/>
              <w:right w:val="single" w:sz="4" w:space="0" w:color="ACB9CA"/>
            </w:tcBorders>
            <w:shd w:val="clear" w:color="000000" w:fill="FFFFFF"/>
            <w:vAlign w:val="center"/>
            <w:hideMark/>
          </w:tcPr>
          <w:p w14:paraId="60A9C9F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21269.87</w:t>
            </w:r>
          </w:p>
        </w:tc>
        <w:tc>
          <w:tcPr>
            <w:tcW w:w="1070" w:type="dxa"/>
            <w:tcBorders>
              <w:top w:val="nil"/>
              <w:left w:val="nil"/>
              <w:bottom w:val="single" w:sz="4" w:space="0" w:color="ACB9CA"/>
              <w:right w:val="single" w:sz="4" w:space="0" w:color="ACB9CA"/>
            </w:tcBorders>
            <w:shd w:val="clear" w:color="000000" w:fill="FFFFFF"/>
            <w:vAlign w:val="center"/>
            <w:hideMark/>
          </w:tcPr>
          <w:p w14:paraId="6CB51231"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44660.83</w:t>
            </w:r>
          </w:p>
        </w:tc>
        <w:tc>
          <w:tcPr>
            <w:tcW w:w="1070" w:type="dxa"/>
            <w:tcBorders>
              <w:top w:val="nil"/>
              <w:left w:val="nil"/>
              <w:bottom w:val="single" w:sz="4" w:space="0" w:color="ACB9CA"/>
              <w:right w:val="single" w:sz="4" w:space="0" w:color="ACB9CA"/>
            </w:tcBorders>
            <w:shd w:val="clear" w:color="000000" w:fill="FFFFFF"/>
            <w:vAlign w:val="center"/>
            <w:hideMark/>
          </w:tcPr>
          <w:p w14:paraId="7987DFD4"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58907.13</w:t>
            </w:r>
          </w:p>
        </w:tc>
        <w:tc>
          <w:tcPr>
            <w:tcW w:w="1071" w:type="dxa"/>
            <w:tcBorders>
              <w:top w:val="nil"/>
              <w:left w:val="nil"/>
              <w:bottom w:val="single" w:sz="4" w:space="0" w:color="ACB9CA"/>
              <w:right w:val="single" w:sz="4" w:space="0" w:color="ACB9CA"/>
            </w:tcBorders>
            <w:shd w:val="clear" w:color="000000" w:fill="FFFFFF"/>
            <w:vAlign w:val="center"/>
            <w:hideMark/>
          </w:tcPr>
          <w:p w14:paraId="6CA2B5E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w:t>
            </w:r>
          </w:p>
        </w:tc>
        <w:tc>
          <w:tcPr>
            <w:tcW w:w="1071" w:type="dxa"/>
            <w:tcBorders>
              <w:top w:val="nil"/>
              <w:left w:val="nil"/>
              <w:bottom w:val="single" w:sz="4" w:space="0" w:color="ACB9CA"/>
              <w:right w:val="single" w:sz="4" w:space="0" w:color="ACB9CA"/>
            </w:tcBorders>
            <w:shd w:val="clear" w:color="000000" w:fill="FFFFFF"/>
            <w:vAlign w:val="center"/>
            <w:hideMark/>
          </w:tcPr>
          <w:p w14:paraId="392A7DA6"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66740</w:t>
            </w:r>
          </w:p>
        </w:tc>
        <w:tc>
          <w:tcPr>
            <w:tcW w:w="1230" w:type="dxa"/>
            <w:tcBorders>
              <w:top w:val="nil"/>
              <w:left w:val="nil"/>
              <w:bottom w:val="single" w:sz="4" w:space="0" w:color="ACB9CA"/>
              <w:right w:val="single" w:sz="4" w:space="0" w:color="ACB9CA"/>
            </w:tcBorders>
            <w:shd w:val="clear" w:color="000000" w:fill="FFFFFF"/>
            <w:vAlign w:val="center"/>
            <w:hideMark/>
          </w:tcPr>
          <w:p w14:paraId="2E230B78"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D8468E" w:rsidRPr="00C47FE2" w14:paraId="2032F672" w14:textId="77777777" w:rsidTr="006C6340">
        <w:trPr>
          <w:trHeight w:val="300"/>
        </w:trPr>
        <w:tc>
          <w:tcPr>
            <w:tcW w:w="5085" w:type="dxa"/>
            <w:tcBorders>
              <w:top w:val="nil"/>
              <w:left w:val="single" w:sz="4" w:space="0" w:color="ACB9CA"/>
              <w:bottom w:val="single" w:sz="4" w:space="0" w:color="ACB9CA"/>
              <w:right w:val="single" w:sz="4" w:space="0" w:color="ACB9CA"/>
            </w:tcBorders>
            <w:shd w:val="clear" w:color="000000" w:fill="EDF6FF"/>
            <w:noWrap/>
            <w:vAlign w:val="center"/>
            <w:hideMark/>
          </w:tcPr>
          <w:p w14:paraId="530DC079" w14:textId="77777777" w:rsidR="00D8468E" w:rsidRPr="00C47FE2" w:rsidRDefault="00D8468E" w:rsidP="00D8468E">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Visit_Timesheet page</w:t>
            </w:r>
          </w:p>
        </w:tc>
        <w:tc>
          <w:tcPr>
            <w:tcW w:w="1232" w:type="dxa"/>
            <w:tcBorders>
              <w:top w:val="nil"/>
              <w:left w:val="nil"/>
              <w:bottom w:val="single" w:sz="4" w:space="0" w:color="ACB9CA"/>
              <w:right w:val="single" w:sz="4" w:space="0" w:color="ACB9CA"/>
            </w:tcBorders>
            <w:shd w:val="clear" w:color="000000" w:fill="EDF6FF"/>
            <w:vAlign w:val="center"/>
            <w:hideMark/>
          </w:tcPr>
          <w:p w14:paraId="519DD33F"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2281</w:t>
            </w:r>
          </w:p>
        </w:tc>
        <w:tc>
          <w:tcPr>
            <w:tcW w:w="1378" w:type="dxa"/>
            <w:tcBorders>
              <w:top w:val="nil"/>
              <w:left w:val="nil"/>
              <w:bottom w:val="single" w:sz="4" w:space="0" w:color="ACB9CA"/>
              <w:right w:val="single" w:sz="4" w:space="0" w:color="ACB9CA"/>
            </w:tcBorders>
            <w:shd w:val="clear" w:color="000000" w:fill="EDF6FF"/>
            <w:vAlign w:val="center"/>
            <w:hideMark/>
          </w:tcPr>
          <w:p w14:paraId="2EBE0A4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2576.1</w:t>
            </w:r>
          </w:p>
        </w:tc>
        <w:tc>
          <w:tcPr>
            <w:tcW w:w="990" w:type="dxa"/>
            <w:tcBorders>
              <w:top w:val="nil"/>
              <w:left w:val="nil"/>
              <w:bottom w:val="single" w:sz="4" w:space="0" w:color="ACB9CA"/>
              <w:right w:val="single" w:sz="4" w:space="0" w:color="ACB9CA"/>
            </w:tcBorders>
            <w:shd w:val="clear" w:color="000000" w:fill="EDF6FF"/>
            <w:vAlign w:val="center"/>
            <w:hideMark/>
          </w:tcPr>
          <w:p w14:paraId="4B9E13D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3504.43</w:t>
            </w:r>
          </w:p>
        </w:tc>
        <w:tc>
          <w:tcPr>
            <w:tcW w:w="1070" w:type="dxa"/>
            <w:tcBorders>
              <w:top w:val="nil"/>
              <w:left w:val="nil"/>
              <w:bottom w:val="single" w:sz="4" w:space="0" w:color="ACB9CA"/>
              <w:right w:val="single" w:sz="4" w:space="0" w:color="ACB9CA"/>
            </w:tcBorders>
            <w:shd w:val="clear" w:color="000000" w:fill="EDF6FF"/>
            <w:vAlign w:val="center"/>
            <w:hideMark/>
          </w:tcPr>
          <w:p w14:paraId="0A6B560E"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9810.39</w:t>
            </w:r>
          </w:p>
        </w:tc>
        <w:tc>
          <w:tcPr>
            <w:tcW w:w="1070" w:type="dxa"/>
            <w:tcBorders>
              <w:top w:val="nil"/>
              <w:left w:val="nil"/>
              <w:bottom w:val="single" w:sz="4" w:space="0" w:color="ACB9CA"/>
              <w:right w:val="single" w:sz="4" w:space="0" w:color="ACB9CA"/>
            </w:tcBorders>
            <w:shd w:val="clear" w:color="000000" w:fill="EDF6FF"/>
            <w:vAlign w:val="center"/>
            <w:hideMark/>
          </w:tcPr>
          <w:p w14:paraId="52D106BD"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37824.91</w:t>
            </w:r>
          </w:p>
        </w:tc>
        <w:tc>
          <w:tcPr>
            <w:tcW w:w="1071" w:type="dxa"/>
            <w:tcBorders>
              <w:top w:val="nil"/>
              <w:left w:val="nil"/>
              <w:bottom w:val="single" w:sz="4" w:space="0" w:color="ACB9CA"/>
              <w:right w:val="single" w:sz="4" w:space="0" w:color="ACB9CA"/>
            </w:tcBorders>
            <w:shd w:val="clear" w:color="000000" w:fill="EDF6FF"/>
            <w:vAlign w:val="center"/>
            <w:hideMark/>
          </w:tcPr>
          <w:p w14:paraId="37FC6E95"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EDF6FF"/>
            <w:vAlign w:val="center"/>
            <w:hideMark/>
          </w:tcPr>
          <w:p w14:paraId="6A2B0F8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65745</w:t>
            </w:r>
          </w:p>
        </w:tc>
        <w:tc>
          <w:tcPr>
            <w:tcW w:w="1230" w:type="dxa"/>
            <w:tcBorders>
              <w:top w:val="nil"/>
              <w:left w:val="nil"/>
              <w:bottom w:val="single" w:sz="4" w:space="0" w:color="ACB9CA"/>
              <w:right w:val="single" w:sz="4" w:space="0" w:color="ACB9CA"/>
            </w:tcBorders>
            <w:shd w:val="clear" w:color="000000" w:fill="EDF6FF"/>
            <w:vAlign w:val="center"/>
            <w:hideMark/>
          </w:tcPr>
          <w:p w14:paraId="10FEF613" w14:textId="77777777" w:rsidR="00D8468E" w:rsidRPr="00C47FE2" w:rsidRDefault="00D8468E" w:rsidP="00D8468E">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14:paraId="5E252816" w14:textId="77777777" w:rsidR="000C7C20" w:rsidRPr="00C47FE2" w:rsidRDefault="00244C50" w:rsidP="000C7C20">
      <w:pPr>
        <w:rPr>
          <w:rFonts w:cs="Arial"/>
          <w:b/>
        </w:rPr>
      </w:pPr>
      <w:r w:rsidRPr="00C47FE2">
        <w:rPr>
          <w:rFonts w:cs="Arial"/>
          <w:b/>
        </w:rPr>
        <w:t>Explanation:</w:t>
      </w:r>
    </w:p>
    <w:p w14:paraId="527FC86E" w14:textId="77777777" w:rsidR="00244C50" w:rsidRPr="00C47FE2" w:rsidRDefault="00933B87" w:rsidP="000C7C20">
      <w:pPr>
        <w:rPr>
          <w:rFonts w:eastAsia="Times New Roman" w:cs="Arial"/>
          <w:color w:val="4B4B63"/>
          <w:lang w:val="en-US"/>
        </w:rPr>
      </w:pPr>
      <w:r w:rsidRPr="00C47FE2">
        <w:rPr>
          <w:rFonts w:eastAsia="Times New Roman" w:cs="Arial"/>
          <w:color w:val="4B4B63"/>
          <w:lang w:val="en-US"/>
        </w:rPr>
        <w:lastRenderedPageBreak/>
        <w:t>For example:</w:t>
      </w:r>
      <w:r w:rsidR="00244C50" w:rsidRPr="00C47FE2">
        <w:rPr>
          <w:rFonts w:eastAsia="Times New Roman" w:cs="Arial"/>
          <w:color w:val="4B4B63"/>
          <w:lang w:val="en-US"/>
        </w:rPr>
        <w:t xml:space="preserve"> request ‘Click_Login’, </w:t>
      </w:r>
    </w:p>
    <w:p w14:paraId="0B390825" w14:textId="77777777" w:rsidR="00244C50" w:rsidRPr="00C47FE2" w:rsidRDefault="00244C50" w:rsidP="000C7C20">
      <w:pPr>
        <w:rPr>
          <w:rFonts w:eastAsia="Times New Roman" w:cs="Arial"/>
          <w:color w:val="4B4B63"/>
          <w:lang w:val="en-US"/>
        </w:rPr>
      </w:pPr>
      <w:r w:rsidRPr="00C47FE2">
        <w:rPr>
          <w:rFonts w:eastAsia="Times New Roman" w:cs="Arial"/>
          <w:color w:val="4B4B63"/>
          <w:lang w:val="en-US"/>
        </w:rPr>
        <w:t>#Samples: 3489 samples</w:t>
      </w:r>
    </w:p>
    <w:p w14:paraId="25FA214D" w14:textId="77777777" w:rsidR="00244C50" w:rsidRPr="00C47FE2" w:rsidRDefault="00244C50" w:rsidP="000C7C20">
      <w:pPr>
        <w:rPr>
          <w:rFonts w:eastAsia="Times New Roman" w:cs="Arial"/>
          <w:color w:val="4B4B63"/>
          <w:lang w:val="en-US"/>
        </w:rPr>
      </w:pPr>
      <w:r w:rsidRPr="00C47FE2">
        <w:rPr>
          <w:rFonts w:eastAsia="Times New Roman" w:cs="Arial"/>
          <w:color w:val="4B4B63"/>
          <w:lang w:val="en-US"/>
        </w:rPr>
        <w:t>Average Response Time (ms) = ~121s</w:t>
      </w:r>
    </w:p>
    <w:p w14:paraId="07DC40BF" w14:textId="77777777" w:rsidR="00244C50" w:rsidRPr="00C47FE2" w:rsidRDefault="00244C50" w:rsidP="000C7C20">
      <w:pPr>
        <w:rPr>
          <w:rFonts w:eastAsia="Times New Roman" w:cs="Arial"/>
          <w:color w:val="4B4B63"/>
          <w:lang w:val="en-US"/>
        </w:rPr>
      </w:pPr>
      <w:r w:rsidRPr="00C47FE2">
        <w:rPr>
          <w:rFonts w:eastAsia="Times New Roman" w:cs="Arial"/>
          <w:color w:val="4B4B63"/>
          <w:lang w:val="en-US"/>
        </w:rPr>
        <w:t>90% line (ms): 90% samples has response time less than or equal 294s</w:t>
      </w:r>
    </w:p>
    <w:p w14:paraId="27AC9496" w14:textId="77777777" w:rsidR="00244C50" w:rsidRPr="00C47FE2" w:rsidRDefault="00244C50" w:rsidP="000C7C20">
      <w:pPr>
        <w:rPr>
          <w:rFonts w:eastAsia="Times New Roman" w:cs="Arial"/>
          <w:color w:val="4B4B63"/>
          <w:lang w:val="en-US"/>
        </w:rPr>
      </w:pPr>
      <w:r w:rsidRPr="00C47FE2">
        <w:rPr>
          <w:rFonts w:eastAsia="Times New Roman" w:cs="Arial"/>
          <w:color w:val="4B4B63"/>
          <w:lang w:val="en-US"/>
        </w:rPr>
        <w:t>95% line (ms): 95% samples has response time less than or equal 356s</w:t>
      </w:r>
    </w:p>
    <w:p w14:paraId="22CD16FC" w14:textId="77777777" w:rsidR="00244C50" w:rsidRPr="00C47FE2" w:rsidRDefault="00244C50" w:rsidP="00244C50">
      <w:pPr>
        <w:rPr>
          <w:rFonts w:eastAsia="Times New Roman" w:cs="Arial"/>
          <w:color w:val="4B4B63"/>
          <w:lang w:val="en-US"/>
        </w:rPr>
      </w:pPr>
      <w:r w:rsidRPr="00C47FE2">
        <w:rPr>
          <w:rFonts w:eastAsia="Times New Roman" w:cs="Arial"/>
          <w:color w:val="4B4B63"/>
          <w:lang w:val="en-US"/>
        </w:rPr>
        <w:t>99% line (ms): 95% samples has response time less than or equal 438s</w:t>
      </w:r>
    </w:p>
    <w:p w14:paraId="30F788E1" w14:textId="77777777" w:rsidR="00244C50" w:rsidRPr="00C47FE2" w:rsidRDefault="00933B87" w:rsidP="000C7C20">
      <w:pPr>
        <w:rPr>
          <w:rFonts w:eastAsia="Times New Roman" w:cs="Arial"/>
          <w:color w:val="4B4B63"/>
          <w:lang w:val="en-US"/>
        </w:rPr>
      </w:pPr>
      <w:r w:rsidRPr="00C47FE2">
        <w:rPr>
          <w:rFonts w:eastAsia="Times New Roman" w:cs="Arial"/>
          <w:color w:val="4B4B63"/>
          <w:lang w:val="en-US"/>
        </w:rPr>
        <w:t>Min Response Time (ms): 45ms</w:t>
      </w:r>
    </w:p>
    <w:p w14:paraId="234AF695" w14:textId="77777777" w:rsidR="00933B87" w:rsidRPr="00C47FE2" w:rsidRDefault="00933B87" w:rsidP="000C7C20">
      <w:pPr>
        <w:rPr>
          <w:rFonts w:eastAsia="Times New Roman" w:cs="Arial"/>
          <w:color w:val="4B4B63"/>
          <w:lang w:val="en-US"/>
        </w:rPr>
      </w:pPr>
      <w:r w:rsidRPr="00C47FE2">
        <w:rPr>
          <w:rFonts w:eastAsia="Times New Roman" w:cs="Arial"/>
          <w:color w:val="4B4B63"/>
          <w:lang w:val="en-US"/>
        </w:rPr>
        <w:t>Max Response Time (ms): 538202ms ~538s</w:t>
      </w:r>
    </w:p>
    <w:p w14:paraId="0DE2799D" w14:textId="77777777" w:rsidR="000C7C20" w:rsidRPr="007C6B66" w:rsidRDefault="000C7C20" w:rsidP="00C822CB">
      <w:pPr>
        <w:pStyle w:val="Heading3"/>
        <w:rPr>
          <w:rFonts w:cs="Arial"/>
          <w:rPrChange w:id="904" w:author="khanguyen" w:date="2017-03-17T22:17:00Z">
            <w:rPr>
              <w:rFonts w:cs="Arial"/>
              <w:b w:val="0"/>
            </w:rPr>
          </w:rPrChange>
        </w:rPr>
      </w:pPr>
      <w:r w:rsidRPr="00C47FE2">
        <w:rPr>
          <w:rFonts w:cs="Arial"/>
        </w:rPr>
        <w:t>Errors</w:t>
      </w:r>
      <w:r w:rsidRPr="007C6B66">
        <w:rPr>
          <w:rFonts w:cs="Arial"/>
          <w:rPrChange w:id="905" w:author="khanguyen" w:date="2017-03-17T22:17:00Z">
            <w:rPr>
              <w:rFonts w:cs="Arial"/>
              <w:b w:val="0"/>
            </w:rPr>
          </w:rPrChange>
        </w:rPr>
        <w:t xml:space="preserve"> Report</w:t>
      </w:r>
    </w:p>
    <w:p w14:paraId="44603A73" w14:textId="7663CE18" w:rsidR="000C7C20" w:rsidRPr="00C47FE2" w:rsidDel="004F7302" w:rsidRDefault="000C7C20" w:rsidP="000C7C20">
      <w:pPr>
        <w:pStyle w:val="report-sub-title"/>
        <w:shd w:val="clear" w:color="auto" w:fill="FFFFFF"/>
        <w:spacing w:before="0" w:beforeAutospacing="0" w:after="150" w:afterAutospacing="0"/>
        <w:ind w:firstLine="360"/>
        <w:rPr>
          <w:del w:id="906" w:author="khanguyen" w:date="2017-03-17T23:19:00Z"/>
          <w:rFonts w:ascii="Arial" w:hAnsi="Arial" w:cs="Arial"/>
          <w:color w:val="4B4B63"/>
          <w:sz w:val="21"/>
          <w:szCs w:val="21"/>
        </w:rPr>
      </w:pPr>
      <w:r w:rsidRPr="00C47FE2">
        <w:rPr>
          <w:rFonts w:ascii="Arial" w:hAnsi="Arial" w:cs="Arial"/>
          <w:color w:val="4B4B63"/>
          <w:sz w:val="21"/>
          <w:szCs w:val="21"/>
        </w:rPr>
        <w:t>This report displays all errors received during the test run, categorized by error types.</w:t>
      </w:r>
    </w:p>
    <w:tbl>
      <w:tblPr>
        <w:tblW w:w="7004" w:type="dxa"/>
        <w:tblInd w:w="93" w:type="dxa"/>
        <w:tblLook w:val="04A0" w:firstRow="1" w:lastRow="0" w:firstColumn="1" w:lastColumn="0" w:noHBand="0" w:noVBand="1"/>
        <w:tblPrChange w:id="907" w:author="khanguyen" w:date="2017-03-17T23:13:00Z">
          <w:tblPr>
            <w:tblW w:w="6766" w:type="dxa"/>
            <w:tblInd w:w="93" w:type="dxa"/>
            <w:tblLook w:val="04A0" w:firstRow="1" w:lastRow="0" w:firstColumn="1" w:lastColumn="0" w:noHBand="0" w:noVBand="1"/>
          </w:tblPr>
        </w:tblPrChange>
      </w:tblPr>
      <w:tblGrid>
        <w:gridCol w:w="2526"/>
        <w:gridCol w:w="2034"/>
        <w:gridCol w:w="793"/>
        <w:gridCol w:w="2041"/>
        <w:tblGridChange w:id="908">
          <w:tblGrid>
            <w:gridCol w:w="2526"/>
            <w:gridCol w:w="2034"/>
            <w:gridCol w:w="793"/>
            <w:gridCol w:w="1651"/>
          </w:tblGrid>
        </w:tblGridChange>
      </w:tblGrid>
      <w:tr w:rsidR="002D54E7" w:rsidRPr="00C47FE2" w:rsidDel="004F7302" w14:paraId="25AE0D71" w14:textId="2B243F4B" w:rsidTr="00546FC9">
        <w:trPr>
          <w:trHeight w:val="570"/>
          <w:del w:id="909" w:author="khanguyen" w:date="2017-03-17T23:19:00Z"/>
          <w:trPrChange w:id="910" w:author="khanguyen" w:date="2017-03-17T23:13:00Z">
            <w:trPr>
              <w:trHeight w:val="570"/>
            </w:trPr>
          </w:trPrChange>
        </w:trPr>
        <w:tc>
          <w:tcPr>
            <w:tcW w:w="252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Change w:id="911" w:author="khanguyen" w:date="2017-03-17T23:13:00Z">
              <w:tcPr>
                <w:tcW w:w="252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tcPrChange>
          </w:tcPr>
          <w:p w14:paraId="3AAF3361" w14:textId="6DE672AA" w:rsidR="002D54E7" w:rsidRPr="00C47FE2" w:rsidDel="004F7302" w:rsidRDefault="002D54E7" w:rsidP="002D54E7">
            <w:pPr>
              <w:spacing w:before="0" w:after="0" w:line="240" w:lineRule="auto"/>
              <w:rPr>
                <w:del w:id="912" w:author="khanguyen" w:date="2017-03-17T23:19:00Z"/>
                <w:rFonts w:eastAsia="Times New Roman" w:cs="Arial"/>
                <w:b/>
                <w:bCs/>
                <w:color w:val="4B4B63"/>
                <w:sz w:val="18"/>
                <w:szCs w:val="18"/>
                <w:lang w:val="en-US"/>
              </w:rPr>
            </w:pPr>
            <w:del w:id="913" w:author="khanguyen" w:date="2017-03-17T23:19:00Z">
              <w:r w:rsidRPr="00C47FE2" w:rsidDel="004F7302">
                <w:rPr>
                  <w:rFonts w:eastAsia="Times New Roman" w:cs="Arial"/>
                  <w:b/>
                  <w:bCs/>
                  <w:color w:val="4B4B63"/>
                  <w:sz w:val="18"/>
                  <w:szCs w:val="18"/>
                  <w:lang w:val="en-US"/>
                </w:rPr>
                <w:delText>Response Code</w:delText>
              </w:r>
            </w:del>
          </w:p>
        </w:tc>
        <w:tc>
          <w:tcPr>
            <w:tcW w:w="2034" w:type="dxa"/>
            <w:tcBorders>
              <w:top w:val="single" w:sz="4" w:space="0" w:color="ACB9CA"/>
              <w:left w:val="nil"/>
              <w:bottom w:val="single" w:sz="4" w:space="0" w:color="ACB9CA"/>
              <w:right w:val="single" w:sz="4" w:space="0" w:color="ACB9CA"/>
            </w:tcBorders>
            <w:shd w:val="clear" w:color="000000" w:fill="F4F9FE"/>
            <w:vAlign w:val="bottom"/>
            <w:hideMark/>
            <w:tcPrChange w:id="914" w:author="khanguyen" w:date="2017-03-17T23:13:00Z">
              <w:tcPr>
                <w:tcW w:w="2034"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6E52F5C3" w14:textId="3CC9DF04" w:rsidR="002D54E7" w:rsidRPr="00C47FE2" w:rsidDel="004F7302" w:rsidRDefault="002D54E7" w:rsidP="002D54E7">
            <w:pPr>
              <w:spacing w:before="0" w:after="0" w:line="240" w:lineRule="auto"/>
              <w:rPr>
                <w:del w:id="915" w:author="khanguyen" w:date="2017-03-17T23:19:00Z"/>
                <w:rFonts w:eastAsia="Times New Roman" w:cs="Arial"/>
                <w:b/>
                <w:bCs/>
                <w:color w:val="4B4B63"/>
                <w:sz w:val="18"/>
                <w:szCs w:val="18"/>
                <w:lang w:val="en-US"/>
              </w:rPr>
            </w:pPr>
            <w:del w:id="916" w:author="khanguyen" w:date="2017-03-17T23:19:00Z">
              <w:r w:rsidRPr="00C47FE2" w:rsidDel="004F7302">
                <w:rPr>
                  <w:rFonts w:eastAsia="Times New Roman" w:cs="Arial"/>
                  <w:b/>
                  <w:bCs/>
                  <w:color w:val="4B4B63"/>
                  <w:sz w:val="18"/>
                  <w:szCs w:val="18"/>
                  <w:lang w:val="en-US"/>
                </w:rPr>
                <w:delText>Response Message</w:delText>
              </w:r>
            </w:del>
          </w:p>
        </w:tc>
        <w:tc>
          <w:tcPr>
            <w:tcW w:w="793" w:type="dxa"/>
            <w:tcBorders>
              <w:top w:val="single" w:sz="4" w:space="0" w:color="ACB9CA"/>
              <w:left w:val="nil"/>
              <w:bottom w:val="single" w:sz="4" w:space="0" w:color="ACB9CA"/>
              <w:right w:val="single" w:sz="4" w:space="0" w:color="ACB9CA"/>
            </w:tcBorders>
            <w:shd w:val="clear" w:color="000000" w:fill="F4F9FE"/>
            <w:vAlign w:val="bottom"/>
            <w:hideMark/>
            <w:tcPrChange w:id="917" w:author="khanguyen" w:date="2017-03-17T23:13:00Z">
              <w:tcPr>
                <w:tcW w:w="793"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7FAB3EC2" w14:textId="277D6EA7" w:rsidR="002D54E7" w:rsidRPr="00C47FE2" w:rsidDel="004F7302" w:rsidRDefault="002D54E7" w:rsidP="002D54E7">
            <w:pPr>
              <w:spacing w:before="0" w:after="0" w:line="240" w:lineRule="auto"/>
              <w:rPr>
                <w:del w:id="918" w:author="khanguyen" w:date="2017-03-17T23:19:00Z"/>
                <w:rFonts w:eastAsia="Times New Roman" w:cs="Arial"/>
                <w:b/>
                <w:bCs/>
                <w:color w:val="4B4B63"/>
                <w:sz w:val="18"/>
                <w:szCs w:val="18"/>
                <w:lang w:val="en-US"/>
              </w:rPr>
            </w:pPr>
            <w:del w:id="919" w:author="khanguyen" w:date="2017-03-17T23:19:00Z">
              <w:r w:rsidRPr="00C47FE2" w:rsidDel="004F7302">
                <w:rPr>
                  <w:rFonts w:eastAsia="Times New Roman" w:cs="Arial"/>
                  <w:b/>
                  <w:bCs/>
                  <w:color w:val="4B4B63"/>
                  <w:sz w:val="18"/>
                  <w:szCs w:val="18"/>
                  <w:lang w:val="en-US"/>
                </w:rPr>
                <w:delText>Count</w:delText>
              </w:r>
            </w:del>
          </w:p>
        </w:tc>
        <w:tc>
          <w:tcPr>
            <w:tcW w:w="1651" w:type="dxa"/>
            <w:tcBorders>
              <w:top w:val="single" w:sz="4" w:space="0" w:color="ACB9CA"/>
              <w:left w:val="nil"/>
              <w:bottom w:val="single" w:sz="4" w:space="0" w:color="ACB9CA"/>
              <w:right w:val="single" w:sz="4" w:space="0" w:color="ACB9CA"/>
            </w:tcBorders>
            <w:shd w:val="clear" w:color="000000" w:fill="F4F9FE"/>
            <w:vAlign w:val="bottom"/>
            <w:hideMark/>
            <w:tcPrChange w:id="920" w:author="khanguyen" w:date="2017-03-17T23:13:00Z">
              <w:tcPr>
                <w:tcW w:w="1413"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6793A1AB" w14:textId="53742E62" w:rsidR="002D54E7" w:rsidRPr="00C47FE2" w:rsidDel="004F7302" w:rsidRDefault="002D54E7" w:rsidP="002D54E7">
            <w:pPr>
              <w:spacing w:before="0" w:after="0" w:line="240" w:lineRule="auto"/>
              <w:rPr>
                <w:del w:id="921" w:author="khanguyen" w:date="2017-03-17T23:19:00Z"/>
                <w:rFonts w:eastAsia="Times New Roman" w:cs="Arial"/>
                <w:b/>
                <w:bCs/>
                <w:color w:val="4B4B63"/>
                <w:sz w:val="18"/>
                <w:szCs w:val="18"/>
                <w:lang w:val="en-US"/>
              </w:rPr>
            </w:pPr>
            <w:del w:id="922" w:author="khanguyen" w:date="2017-03-17T23:19:00Z">
              <w:r w:rsidRPr="00C47FE2" w:rsidDel="004F7302">
                <w:rPr>
                  <w:rFonts w:eastAsia="Times New Roman" w:cs="Arial"/>
                  <w:b/>
                  <w:bCs/>
                  <w:color w:val="4B4B63"/>
                  <w:sz w:val="18"/>
                  <w:szCs w:val="18"/>
                  <w:lang w:val="en-US"/>
                </w:rPr>
                <w:delText>Percentage</w:delText>
              </w:r>
            </w:del>
          </w:p>
        </w:tc>
      </w:tr>
      <w:tr w:rsidR="00FC3BDD" w:rsidRPr="00C47FE2" w:rsidDel="004F7302" w14:paraId="449A147A" w14:textId="2E86BF1B" w:rsidTr="00546FC9">
        <w:trPr>
          <w:trHeight w:val="665"/>
          <w:del w:id="923" w:author="khanguyen" w:date="2017-03-17T23:19:00Z"/>
          <w:trPrChange w:id="924" w:author="khanguyen" w:date="2017-03-17T23:13:00Z">
            <w:trPr>
              <w:trHeight w:val="665"/>
            </w:trPr>
          </w:trPrChange>
        </w:trPr>
        <w:tc>
          <w:tcPr>
            <w:tcW w:w="2526" w:type="dxa"/>
            <w:tcBorders>
              <w:top w:val="nil"/>
              <w:left w:val="single" w:sz="4" w:space="0" w:color="ACB9CA"/>
              <w:bottom w:val="single" w:sz="4" w:space="0" w:color="ACB9CA"/>
              <w:right w:val="single" w:sz="4" w:space="0" w:color="ACB9CA"/>
            </w:tcBorders>
            <w:shd w:val="clear" w:color="000000" w:fill="FFFFFF"/>
            <w:noWrap/>
            <w:vAlign w:val="center"/>
            <w:hideMark/>
            <w:tcPrChange w:id="925" w:author="khanguyen" w:date="2017-03-17T23:13:00Z">
              <w:tcPr>
                <w:tcW w:w="252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4CD2939" w14:textId="2B8326CE" w:rsidR="007C6B66" w:rsidRPr="00C47FE2" w:rsidDel="004F7302" w:rsidRDefault="00FC3BDD">
            <w:pPr>
              <w:rPr>
                <w:del w:id="926" w:author="khanguyen" w:date="2017-03-17T23:19:00Z"/>
                <w:rFonts w:cs="Arial"/>
                <w:color w:val="4B4B63"/>
                <w:sz w:val="20"/>
                <w:szCs w:val="20"/>
              </w:rPr>
            </w:pPr>
            <w:del w:id="927" w:author="khanguyen" w:date="2017-03-17T23:19:00Z">
              <w:r w:rsidRPr="00C47FE2" w:rsidDel="004F7302">
                <w:rPr>
                  <w:rFonts w:cs="Arial"/>
                  <w:color w:val="4B4B63"/>
                  <w:sz w:val="20"/>
                  <w:szCs w:val="20"/>
                </w:rPr>
                <w:delText>500</w:delText>
              </w:r>
            </w:del>
          </w:p>
        </w:tc>
        <w:tc>
          <w:tcPr>
            <w:tcW w:w="2034" w:type="dxa"/>
            <w:tcBorders>
              <w:top w:val="nil"/>
              <w:left w:val="nil"/>
              <w:bottom w:val="single" w:sz="4" w:space="0" w:color="ACB9CA"/>
              <w:right w:val="single" w:sz="4" w:space="0" w:color="ACB9CA"/>
            </w:tcBorders>
            <w:shd w:val="clear" w:color="000000" w:fill="FFFFFF"/>
            <w:noWrap/>
            <w:vAlign w:val="center"/>
            <w:hideMark/>
            <w:tcPrChange w:id="928" w:author="khanguyen" w:date="2017-03-17T23:13:00Z">
              <w:tcPr>
                <w:tcW w:w="2034" w:type="dxa"/>
                <w:tcBorders>
                  <w:top w:val="nil"/>
                  <w:left w:val="nil"/>
                  <w:bottom w:val="single" w:sz="4" w:space="0" w:color="ACB9CA"/>
                  <w:right w:val="single" w:sz="4" w:space="0" w:color="ACB9CA"/>
                </w:tcBorders>
                <w:shd w:val="clear" w:color="000000" w:fill="FFFFFF"/>
                <w:noWrap/>
                <w:vAlign w:val="center"/>
                <w:hideMark/>
              </w:tcPr>
            </w:tcPrChange>
          </w:tcPr>
          <w:p w14:paraId="6DB33B3B" w14:textId="617489F8" w:rsidR="00FC3BDD" w:rsidRPr="00C47FE2" w:rsidDel="004F7302" w:rsidRDefault="00FC3BDD">
            <w:pPr>
              <w:rPr>
                <w:del w:id="929" w:author="khanguyen" w:date="2017-03-17T23:19:00Z"/>
                <w:rFonts w:cs="Arial"/>
                <w:color w:val="4B4B63"/>
                <w:sz w:val="20"/>
                <w:szCs w:val="20"/>
              </w:rPr>
            </w:pPr>
            <w:del w:id="930" w:author="khanguyen" w:date="2017-03-17T23:19:00Z">
              <w:r w:rsidRPr="00C47FE2" w:rsidDel="004F7302">
                <w:rPr>
                  <w:rFonts w:cs="Arial"/>
                  <w:color w:val="4B4B63"/>
                  <w:sz w:val="20"/>
                  <w:szCs w:val="20"/>
                </w:rPr>
                <w:delText>Internal Server Error</w:delText>
              </w:r>
            </w:del>
          </w:p>
        </w:tc>
        <w:tc>
          <w:tcPr>
            <w:tcW w:w="793" w:type="dxa"/>
            <w:tcBorders>
              <w:top w:val="nil"/>
              <w:left w:val="nil"/>
              <w:bottom w:val="single" w:sz="4" w:space="0" w:color="ACB9CA"/>
              <w:right w:val="single" w:sz="4" w:space="0" w:color="ACB9CA"/>
            </w:tcBorders>
            <w:shd w:val="clear" w:color="000000" w:fill="FFFFFF"/>
            <w:noWrap/>
            <w:vAlign w:val="center"/>
            <w:hideMark/>
            <w:tcPrChange w:id="931" w:author="khanguyen" w:date="2017-03-17T23:13:00Z">
              <w:tcPr>
                <w:tcW w:w="793" w:type="dxa"/>
                <w:tcBorders>
                  <w:top w:val="nil"/>
                  <w:left w:val="nil"/>
                  <w:bottom w:val="single" w:sz="4" w:space="0" w:color="ACB9CA"/>
                  <w:right w:val="single" w:sz="4" w:space="0" w:color="ACB9CA"/>
                </w:tcBorders>
                <w:shd w:val="clear" w:color="000000" w:fill="FFFFFF"/>
                <w:noWrap/>
                <w:vAlign w:val="center"/>
                <w:hideMark/>
              </w:tcPr>
            </w:tcPrChange>
          </w:tcPr>
          <w:p w14:paraId="0FF44A3C" w14:textId="4EDDE6D4" w:rsidR="00FC3BDD" w:rsidRPr="00C47FE2" w:rsidDel="004F7302" w:rsidRDefault="00FC3BDD">
            <w:pPr>
              <w:rPr>
                <w:del w:id="932" w:author="khanguyen" w:date="2017-03-17T23:19:00Z"/>
                <w:rFonts w:cs="Arial"/>
                <w:color w:val="4B4B63"/>
                <w:sz w:val="20"/>
                <w:szCs w:val="20"/>
              </w:rPr>
            </w:pPr>
            <w:del w:id="933" w:author="khanguyen" w:date="2017-03-17T23:19:00Z">
              <w:r w:rsidRPr="00C47FE2" w:rsidDel="004F7302">
                <w:rPr>
                  <w:rFonts w:cs="Arial"/>
                  <w:color w:val="4B4B63"/>
                  <w:sz w:val="20"/>
                  <w:szCs w:val="20"/>
                </w:rPr>
                <w:delText>630</w:delText>
              </w:r>
            </w:del>
          </w:p>
        </w:tc>
        <w:tc>
          <w:tcPr>
            <w:tcW w:w="1651" w:type="dxa"/>
            <w:tcBorders>
              <w:top w:val="nil"/>
              <w:left w:val="nil"/>
              <w:bottom w:val="single" w:sz="4" w:space="0" w:color="ACB9CA"/>
              <w:right w:val="single" w:sz="4" w:space="0" w:color="ACB9CA"/>
            </w:tcBorders>
            <w:shd w:val="clear" w:color="000000" w:fill="FFFFFF"/>
            <w:noWrap/>
            <w:vAlign w:val="center"/>
            <w:hideMark/>
            <w:tcPrChange w:id="934" w:author="khanguyen" w:date="2017-03-17T23:13:00Z">
              <w:tcPr>
                <w:tcW w:w="1413" w:type="dxa"/>
                <w:tcBorders>
                  <w:top w:val="nil"/>
                  <w:left w:val="nil"/>
                  <w:bottom w:val="single" w:sz="4" w:space="0" w:color="ACB9CA"/>
                  <w:right w:val="single" w:sz="4" w:space="0" w:color="ACB9CA"/>
                </w:tcBorders>
                <w:shd w:val="clear" w:color="000000" w:fill="FFFFFF"/>
                <w:noWrap/>
                <w:vAlign w:val="center"/>
                <w:hideMark/>
              </w:tcPr>
            </w:tcPrChange>
          </w:tcPr>
          <w:p w14:paraId="29D0A6C1" w14:textId="5915A5CE" w:rsidR="00FC3BDD" w:rsidRPr="00C47FE2" w:rsidDel="004F7302" w:rsidRDefault="00FC3BDD">
            <w:pPr>
              <w:divId w:val="920062372"/>
              <w:rPr>
                <w:del w:id="935" w:author="khanguyen" w:date="2017-03-17T23:19:00Z"/>
                <w:rFonts w:cs="Arial"/>
                <w:color w:val="4B4B63"/>
                <w:sz w:val="20"/>
                <w:szCs w:val="20"/>
              </w:rPr>
            </w:pPr>
            <w:commentRangeStart w:id="936"/>
            <w:del w:id="937" w:author="khanguyen" w:date="2017-03-17T23:16:00Z">
              <w:r w:rsidRPr="00C47FE2" w:rsidDel="00546FC9">
                <w:rPr>
                  <w:rFonts w:cs="Arial"/>
                  <w:color w:val="4B4B63"/>
                  <w:sz w:val="20"/>
                  <w:szCs w:val="20"/>
                </w:rPr>
                <w:delText>99.84152139</w:delText>
              </w:r>
              <w:commentRangeEnd w:id="936"/>
              <w:r w:rsidR="007849B4" w:rsidDel="00546FC9">
                <w:rPr>
                  <w:rStyle w:val="CommentReference"/>
                  <w:rFonts w:eastAsia="Times New Roman" w:cs="Times New Roman"/>
                  <w:color w:val="002E36"/>
                  <w:lang w:eastAsia="en-GB"/>
                </w:rPr>
                <w:commentReference w:id="936"/>
              </w:r>
            </w:del>
          </w:p>
        </w:tc>
      </w:tr>
      <w:tr w:rsidR="00FC3BDD" w:rsidRPr="00C47FE2" w:rsidDel="00546FC9" w14:paraId="054B723F" w14:textId="172BD866" w:rsidTr="00546FC9">
        <w:trPr>
          <w:trHeight w:val="1500"/>
          <w:del w:id="938" w:author="khanguyen" w:date="2017-03-17T23:13:00Z"/>
          <w:trPrChange w:id="939" w:author="khanguyen" w:date="2017-03-17T23:13:00Z">
            <w:trPr>
              <w:trHeight w:val="1500"/>
            </w:trPr>
          </w:trPrChange>
        </w:trPr>
        <w:tc>
          <w:tcPr>
            <w:tcW w:w="2526" w:type="dxa"/>
            <w:tcBorders>
              <w:top w:val="nil"/>
              <w:left w:val="single" w:sz="4" w:space="0" w:color="ACB9CA"/>
              <w:bottom w:val="single" w:sz="4" w:space="0" w:color="ACB9CA"/>
              <w:right w:val="single" w:sz="4" w:space="0" w:color="ACB9CA"/>
            </w:tcBorders>
            <w:shd w:val="clear" w:color="000000" w:fill="FFFFFF"/>
            <w:vAlign w:val="center"/>
            <w:hideMark/>
            <w:tcPrChange w:id="940" w:author="khanguyen" w:date="2017-03-17T23:13:00Z">
              <w:tcPr>
                <w:tcW w:w="2526" w:type="dxa"/>
                <w:tcBorders>
                  <w:top w:val="nil"/>
                  <w:left w:val="single" w:sz="4" w:space="0" w:color="ACB9CA"/>
                  <w:bottom w:val="single" w:sz="4" w:space="0" w:color="ACB9CA"/>
                  <w:right w:val="single" w:sz="4" w:space="0" w:color="ACB9CA"/>
                </w:tcBorders>
                <w:shd w:val="clear" w:color="000000" w:fill="FFFFFF"/>
                <w:vAlign w:val="center"/>
                <w:hideMark/>
              </w:tcPr>
            </w:tcPrChange>
          </w:tcPr>
          <w:p w14:paraId="66106868" w14:textId="72D18929" w:rsidR="00FC3BDD" w:rsidRPr="00C47FE2" w:rsidDel="00546FC9" w:rsidRDefault="00FC3BDD">
            <w:pPr>
              <w:rPr>
                <w:del w:id="941" w:author="khanguyen" w:date="2017-03-17T23:13:00Z"/>
                <w:rFonts w:cs="Arial"/>
                <w:color w:val="4B4B63"/>
                <w:sz w:val="20"/>
                <w:szCs w:val="20"/>
              </w:rPr>
            </w:pPr>
            <w:del w:id="942" w:author="khanguyen" w:date="2017-03-17T23:13:00Z">
              <w:r w:rsidRPr="00C47FE2" w:rsidDel="00546FC9">
                <w:rPr>
                  <w:rFonts w:cs="Arial"/>
                  <w:color w:val="4B4B63"/>
                  <w:sz w:val="20"/>
                  <w:szCs w:val="20"/>
                </w:rPr>
                <w:delText>Non HTTP response code: java.net.SocketException</w:delText>
              </w:r>
            </w:del>
          </w:p>
        </w:tc>
        <w:tc>
          <w:tcPr>
            <w:tcW w:w="2034" w:type="dxa"/>
            <w:tcBorders>
              <w:top w:val="nil"/>
              <w:left w:val="nil"/>
              <w:bottom w:val="single" w:sz="4" w:space="0" w:color="ACB9CA"/>
              <w:right w:val="single" w:sz="4" w:space="0" w:color="ACB9CA"/>
            </w:tcBorders>
            <w:shd w:val="clear" w:color="000000" w:fill="FFFFFF"/>
            <w:vAlign w:val="center"/>
            <w:hideMark/>
            <w:tcPrChange w:id="943" w:author="khanguyen" w:date="2017-03-17T23:13:00Z">
              <w:tcPr>
                <w:tcW w:w="2034" w:type="dxa"/>
                <w:tcBorders>
                  <w:top w:val="nil"/>
                  <w:left w:val="nil"/>
                  <w:bottom w:val="single" w:sz="4" w:space="0" w:color="ACB9CA"/>
                  <w:right w:val="single" w:sz="4" w:space="0" w:color="ACB9CA"/>
                </w:tcBorders>
                <w:shd w:val="clear" w:color="000000" w:fill="FFFFFF"/>
                <w:vAlign w:val="center"/>
                <w:hideMark/>
              </w:tcPr>
            </w:tcPrChange>
          </w:tcPr>
          <w:p w14:paraId="1E8240B0" w14:textId="6B87D14B" w:rsidR="00FC3BDD" w:rsidRPr="00C47FE2" w:rsidDel="00546FC9" w:rsidRDefault="00FC3BDD">
            <w:pPr>
              <w:rPr>
                <w:del w:id="944" w:author="khanguyen" w:date="2017-03-17T23:13:00Z"/>
                <w:rFonts w:cs="Arial"/>
                <w:color w:val="4B4B63"/>
                <w:sz w:val="20"/>
                <w:szCs w:val="20"/>
              </w:rPr>
            </w:pPr>
            <w:del w:id="945" w:author="khanguyen" w:date="2017-03-17T23:13:00Z">
              <w:r w:rsidRPr="00C47FE2" w:rsidDel="00546FC9">
                <w:rPr>
                  <w:rFonts w:cs="Arial"/>
                  <w:color w:val="4B4B63"/>
                  <w:sz w:val="20"/>
                  <w:szCs w:val="20"/>
                </w:rPr>
                <w:delText>Non HTTP response message: Connection reset</w:delText>
              </w:r>
            </w:del>
          </w:p>
        </w:tc>
        <w:tc>
          <w:tcPr>
            <w:tcW w:w="793" w:type="dxa"/>
            <w:tcBorders>
              <w:top w:val="nil"/>
              <w:left w:val="nil"/>
              <w:bottom w:val="single" w:sz="4" w:space="0" w:color="ACB9CA"/>
              <w:right w:val="single" w:sz="4" w:space="0" w:color="ACB9CA"/>
            </w:tcBorders>
            <w:shd w:val="clear" w:color="000000" w:fill="FFFFFF"/>
            <w:vAlign w:val="center"/>
            <w:hideMark/>
            <w:tcPrChange w:id="946" w:author="khanguyen" w:date="2017-03-17T23:13:00Z">
              <w:tcPr>
                <w:tcW w:w="793" w:type="dxa"/>
                <w:tcBorders>
                  <w:top w:val="nil"/>
                  <w:left w:val="nil"/>
                  <w:bottom w:val="single" w:sz="4" w:space="0" w:color="ACB9CA"/>
                  <w:right w:val="single" w:sz="4" w:space="0" w:color="ACB9CA"/>
                </w:tcBorders>
                <w:shd w:val="clear" w:color="000000" w:fill="FFFFFF"/>
                <w:vAlign w:val="center"/>
                <w:hideMark/>
              </w:tcPr>
            </w:tcPrChange>
          </w:tcPr>
          <w:p w14:paraId="05F870CA" w14:textId="54751D8F" w:rsidR="00FC3BDD" w:rsidRPr="00C47FE2" w:rsidDel="00546FC9" w:rsidRDefault="00FC3BDD">
            <w:pPr>
              <w:rPr>
                <w:del w:id="947" w:author="khanguyen" w:date="2017-03-17T23:13:00Z"/>
                <w:rFonts w:cs="Arial"/>
                <w:color w:val="4B4B63"/>
                <w:sz w:val="20"/>
                <w:szCs w:val="20"/>
              </w:rPr>
            </w:pPr>
            <w:del w:id="948" w:author="khanguyen" w:date="2017-03-17T23:13:00Z">
              <w:r w:rsidRPr="00C47FE2" w:rsidDel="00546FC9">
                <w:rPr>
                  <w:rFonts w:cs="Arial"/>
                  <w:color w:val="4B4B63"/>
                  <w:sz w:val="20"/>
                  <w:szCs w:val="20"/>
                </w:rPr>
                <w:delText>1</w:delText>
              </w:r>
            </w:del>
          </w:p>
        </w:tc>
        <w:tc>
          <w:tcPr>
            <w:tcW w:w="1651" w:type="dxa"/>
            <w:tcBorders>
              <w:top w:val="nil"/>
              <w:left w:val="nil"/>
              <w:bottom w:val="single" w:sz="4" w:space="0" w:color="ACB9CA"/>
              <w:right w:val="single" w:sz="4" w:space="0" w:color="ACB9CA"/>
            </w:tcBorders>
            <w:shd w:val="clear" w:color="000000" w:fill="FFFFFF"/>
            <w:noWrap/>
            <w:vAlign w:val="center"/>
            <w:hideMark/>
            <w:tcPrChange w:id="949" w:author="khanguyen" w:date="2017-03-17T23:13:00Z">
              <w:tcPr>
                <w:tcW w:w="1413" w:type="dxa"/>
                <w:tcBorders>
                  <w:top w:val="nil"/>
                  <w:left w:val="nil"/>
                  <w:bottom w:val="single" w:sz="4" w:space="0" w:color="ACB9CA"/>
                  <w:right w:val="single" w:sz="4" w:space="0" w:color="ACB9CA"/>
                </w:tcBorders>
                <w:shd w:val="clear" w:color="000000" w:fill="FFFFFF"/>
                <w:noWrap/>
                <w:vAlign w:val="center"/>
                <w:hideMark/>
              </w:tcPr>
            </w:tcPrChange>
          </w:tcPr>
          <w:p w14:paraId="270BA87C" w14:textId="1D6A6EDD" w:rsidR="00FC3BDD" w:rsidRPr="00C47FE2" w:rsidDel="00546FC9" w:rsidRDefault="00FC3BDD">
            <w:pPr>
              <w:rPr>
                <w:del w:id="950" w:author="khanguyen" w:date="2017-03-17T23:13:00Z"/>
                <w:rFonts w:cs="Arial"/>
                <w:color w:val="4B4B63"/>
                <w:sz w:val="20"/>
                <w:szCs w:val="20"/>
              </w:rPr>
            </w:pPr>
            <w:commentRangeStart w:id="951"/>
            <w:del w:id="952" w:author="khanguyen" w:date="2017-03-17T23:13:00Z">
              <w:r w:rsidRPr="00C47FE2" w:rsidDel="00546FC9">
                <w:rPr>
                  <w:rFonts w:cs="Arial"/>
                  <w:color w:val="4B4B63"/>
                  <w:sz w:val="20"/>
                  <w:szCs w:val="20"/>
                </w:rPr>
                <w:delText>0.158478605</w:delText>
              </w:r>
              <w:commentRangeEnd w:id="951"/>
              <w:r w:rsidR="007849B4" w:rsidDel="00546FC9">
                <w:rPr>
                  <w:rStyle w:val="CommentReference"/>
                  <w:rFonts w:eastAsia="Times New Roman" w:cs="Times New Roman"/>
                  <w:color w:val="002E36"/>
                  <w:lang w:eastAsia="en-GB"/>
                </w:rPr>
                <w:commentReference w:id="951"/>
              </w:r>
            </w:del>
          </w:p>
        </w:tc>
      </w:tr>
    </w:tbl>
    <w:p w14:paraId="3A6A7C28" w14:textId="765A228B" w:rsidR="004760E6" w:rsidRPr="00C47FE2" w:rsidRDefault="004760E6" w:rsidP="004F7302">
      <w:pPr>
        <w:pStyle w:val="report-sub-title"/>
        <w:shd w:val="clear" w:color="auto" w:fill="FFFFFF"/>
        <w:spacing w:before="0" w:beforeAutospacing="0" w:after="150" w:afterAutospacing="0"/>
        <w:ind w:firstLine="360"/>
        <w:rPr>
          <w:rFonts w:cs="Arial"/>
          <w:lang w:val="en"/>
        </w:rPr>
        <w:pPrChange w:id="953" w:author="khanguyen" w:date="2017-03-17T23:19:00Z">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276" w:lineRule="auto"/>
          </w:pPr>
        </w:pPrChange>
      </w:pPr>
    </w:p>
    <w:tbl>
      <w:tblPr>
        <w:tblW w:w="6135" w:type="dxa"/>
        <w:tblInd w:w="93" w:type="dxa"/>
        <w:tblLayout w:type="fixed"/>
        <w:tblLook w:val="04A0" w:firstRow="1" w:lastRow="0" w:firstColumn="1" w:lastColumn="0" w:noHBand="0" w:noVBand="1"/>
        <w:tblPrChange w:id="954" w:author="khanguyen" w:date="2017-03-17T23:45:00Z">
          <w:tblPr>
            <w:tblW w:w="6322" w:type="dxa"/>
            <w:tblInd w:w="93" w:type="dxa"/>
            <w:tblLayout w:type="fixed"/>
            <w:tblLook w:val="04A0" w:firstRow="1" w:lastRow="0" w:firstColumn="1" w:lastColumn="0" w:noHBand="0" w:noVBand="1"/>
          </w:tblPr>
        </w:tblPrChange>
      </w:tblPr>
      <w:tblGrid>
        <w:gridCol w:w="2265"/>
        <w:gridCol w:w="2134"/>
        <w:gridCol w:w="1736"/>
        <w:tblGridChange w:id="955">
          <w:tblGrid>
            <w:gridCol w:w="2265"/>
            <w:gridCol w:w="2134"/>
            <w:gridCol w:w="1187"/>
          </w:tblGrid>
        </w:tblGridChange>
      </w:tblGrid>
      <w:tr w:rsidR="00637CF7" w:rsidRPr="00C47FE2" w14:paraId="37FBF24F" w14:textId="77777777" w:rsidTr="00637CF7">
        <w:trPr>
          <w:trHeight w:val="570"/>
          <w:ins w:id="956" w:author="khanguyen" w:date="2017-03-17T23:17:00Z"/>
          <w:trPrChange w:id="957" w:author="khanguyen" w:date="2017-03-17T23:45:00Z">
            <w:trPr>
              <w:trHeight w:val="570"/>
            </w:trPr>
          </w:trPrChange>
        </w:trPr>
        <w:tc>
          <w:tcPr>
            <w:tcW w:w="226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Change w:id="958" w:author="khanguyen" w:date="2017-03-17T23:45:00Z">
              <w:tcPr>
                <w:tcW w:w="226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tcPrChange>
          </w:tcPr>
          <w:p w14:paraId="26384C60" w14:textId="77777777" w:rsidR="00637CF7" w:rsidRPr="00C47FE2" w:rsidRDefault="00637CF7" w:rsidP="004F7302">
            <w:pPr>
              <w:spacing w:before="0" w:after="0" w:line="240" w:lineRule="auto"/>
              <w:rPr>
                <w:ins w:id="959" w:author="khanguyen" w:date="2017-03-17T23:17:00Z"/>
                <w:rFonts w:eastAsia="Times New Roman" w:cs="Arial"/>
                <w:b/>
                <w:bCs/>
                <w:color w:val="4B4B63"/>
                <w:sz w:val="18"/>
                <w:szCs w:val="18"/>
                <w:lang w:val="en-US"/>
              </w:rPr>
            </w:pPr>
            <w:ins w:id="960" w:author="khanguyen" w:date="2017-03-17T23:17:00Z">
              <w:r w:rsidRPr="00C47FE2">
                <w:rPr>
                  <w:rFonts w:eastAsia="Times New Roman" w:cs="Arial"/>
                  <w:b/>
                  <w:bCs/>
                  <w:color w:val="4B4B63"/>
                  <w:sz w:val="18"/>
                  <w:szCs w:val="18"/>
                  <w:lang w:val="en-US"/>
                </w:rPr>
                <w:t>Response Code</w:t>
              </w:r>
            </w:ins>
          </w:p>
        </w:tc>
        <w:tc>
          <w:tcPr>
            <w:tcW w:w="2134" w:type="dxa"/>
            <w:tcBorders>
              <w:top w:val="single" w:sz="4" w:space="0" w:color="ACB9CA"/>
              <w:left w:val="nil"/>
              <w:bottom w:val="single" w:sz="4" w:space="0" w:color="ACB9CA"/>
              <w:right w:val="single" w:sz="4" w:space="0" w:color="ACB9CA"/>
            </w:tcBorders>
            <w:shd w:val="clear" w:color="000000" w:fill="F4F9FE"/>
            <w:vAlign w:val="bottom"/>
            <w:hideMark/>
            <w:tcPrChange w:id="961" w:author="khanguyen" w:date="2017-03-17T23:45:00Z">
              <w:tcPr>
                <w:tcW w:w="2134"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58D6B665" w14:textId="77777777" w:rsidR="00637CF7" w:rsidRPr="00C47FE2" w:rsidRDefault="00637CF7" w:rsidP="004F7302">
            <w:pPr>
              <w:spacing w:before="0" w:after="0" w:line="240" w:lineRule="auto"/>
              <w:rPr>
                <w:ins w:id="962" w:author="khanguyen" w:date="2017-03-17T23:17:00Z"/>
                <w:rFonts w:eastAsia="Times New Roman" w:cs="Arial"/>
                <w:b/>
                <w:bCs/>
                <w:color w:val="4B4B63"/>
                <w:sz w:val="18"/>
                <w:szCs w:val="18"/>
                <w:lang w:val="en-US"/>
              </w:rPr>
            </w:pPr>
            <w:ins w:id="963" w:author="khanguyen" w:date="2017-03-17T23:17:00Z">
              <w:r w:rsidRPr="00C47FE2">
                <w:rPr>
                  <w:rFonts w:eastAsia="Times New Roman" w:cs="Arial"/>
                  <w:b/>
                  <w:bCs/>
                  <w:color w:val="4B4B63"/>
                  <w:sz w:val="18"/>
                  <w:szCs w:val="18"/>
                  <w:lang w:val="en-US"/>
                </w:rPr>
                <w:t>Response Message</w:t>
              </w:r>
            </w:ins>
          </w:p>
        </w:tc>
        <w:tc>
          <w:tcPr>
            <w:tcW w:w="1736" w:type="dxa"/>
            <w:tcBorders>
              <w:top w:val="single" w:sz="4" w:space="0" w:color="ACB9CA"/>
              <w:left w:val="nil"/>
              <w:bottom w:val="single" w:sz="4" w:space="0" w:color="ACB9CA"/>
              <w:right w:val="single" w:sz="4" w:space="0" w:color="ACB9CA"/>
            </w:tcBorders>
            <w:shd w:val="clear" w:color="000000" w:fill="F4F9FE"/>
            <w:vAlign w:val="bottom"/>
            <w:hideMark/>
            <w:tcPrChange w:id="964" w:author="khanguyen" w:date="2017-03-17T23:45:00Z">
              <w:tcPr>
                <w:tcW w:w="1187"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46C0B131" w14:textId="77777777" w:rsidR="00637CF7" w:rsidRDefault="00637CF7" w:rsidP="004F7302">
            <w:pPr>
              <w:spacing w:before="0" w:after="0" w:line="240" w:lineRule="auto"/>
              <w:rPr>
                <w:ins w:id="965" w:author="khanguyen" w:date="2017-03-17T23:45:00Z"/>
                <w:rFonts w:eastAsia="Times New Roman" w:cs="Arial"/>
                <w:b/>
                <w:bCs/>
                <w:color w:val="4B4B63"/>
                <w:sz w:val="18"/>
                <w:szCs w:val="18"/>
                <w:lang w:val="en-US"/>
              </w:rPr>
            </w:pPr>
            <w:ins w:id="966" w:author="khanguyen" w:date="2017-03-17T23:17:00Z">
              <w:r w:rsidRPr="00C47FE2">
                <w:rPr>
                  <w:rFonts w:eastAsia="Times New Roman" w:cs="Arial"/>
                  <w:b/>
                  <w:bCs/>
                  <w:color w:val="4B4B63"/>
                  <w:sz w:val="18"/>
                  <w:szCs w:val="18"/>
                  <w:lang w:val="en-US"/>
                </w:rPr>
                <w:t>Percentage</w:t>
              </w:r>
            </w:ins>
            <w:ins w:id="967" w:author="khanguyen" w:date="2017-03-17T23:43:00Z">
              <w:r>
                <w:rPr>
                  <w:rFonts w:eastAsia="Times New Roman" w:cs="Arial"/>
                  <w:b/>
                  <w:bCs/>
                  <w:color w:val="4B4B63"/>
                  <w:sz w:val="18"/>
                  <w:szCs w:val="18"/>
                  <w:lang w:val="en-US"/>
                </w:rPr>
                <w:t xml:space="preserve"> </w:t>
              </w:r>
            </w:ins>
          </w:p>
          <w:p w14:paraId="2E135DA3" w14:textId="695A7D24" w:rsidR="00637CF7" w:rsidRPr="00C47FE2" w:rsidRDefault="00637CF7" w:rsidP="004F7302">
            <w:pPr>
              <w:spacing w:before="0" w:after="0" w:line="240" w:lineRule="auto"/>
              <w:rPr>
                <w:ins w:id="968" w:author="khanguyen" w:date="2017-03-17T23:17:00Z"/>
                <w:rFonts w:eastAsia="Times New Roman" w:cs="Arial"/>
                <w:b/>
                <w:bCs/>
                <w:color w:val="4B4B63"/>
                <w:sz w:val="18"/>
                <w:szCs w:val="18"/>
                <w:lang w:val="en-US"/>
              </w:rPr>
            </w:pPr>
            <w:ins w:id="969" w:author="khanguyen" w:date="2017-03-17T23:43:00Z">
              <w:r>
                <w:rPr>
                  <w:rFonts w:eastAsia="Times New Roman" w:cs="Arial"/>
                  <w:b/>
                  <w:bCs/>
                  <w:color w:val="4B4B63"/>
                  <w:sz w:val="18"/>
                  <w:szCs w:val="18"/>
                  <w:lang w:val="en-US"/>
                </w:rPr>
                <w:t xml:space="preserve">(% Errors/ Total </w:t>
              </w:r>
            </w:ins>
            <w:ins w:id="970" w:author="khanguyen" w:date="2017-03-17T23:44:00Z">
              <w:r>
                <w:rPr>
                  <w:rFonts w:eastAsia="Times New Roman" w:cs="Arial"/>
                  <w:b/>
                  <w:bCs/>
                  <w:color w:val="4B4B63"/>
                  <w:sz w:val="18"/>
                  <w:szCs w:val="18"/>
                  <w:lang w:val="en-US"/>
                </w:rPr>
                <w:t>#</w:t>
              </w:r>
            </w:ins>
            <w:ins w:id="971" w:author="khanguyen" w:date="2017-03-17T23:43:00Z">
              <w:r>
                <w:rPr>
                  <w:rFonts w:eastAsia="Times New Roman" w:cs="Arial"/>
                  <w:b/>
                  <w:bCs/>
                  <w:color w:val="4B4B63"/>
                  <w:sz w:val="18"/>
                  <w:szCs w:val="18"/>
                  <w:lang w:val="en-US"/>
                </w:rPr>
                <w:t>samples)</w:t>
              </w:r>
            </w:ins>
          </w:p>
        </w:tc>
      </w:tr>
      <w:tr w:rsidR="00637CF7" w:rsidRPr="00C47FE2" w14:paraId="7E6F581B" w14:textId="77777777" w:rsidTr="00637CF7">
        <w:trPr>
          <w:trHeight w:val="300"/>
          <w:ins w:id="972" w:author="khanguyen" w:date="2017-03-17T23:17:00Z"/>
          <w:trPrChange w:id="973" w:author="khanguyen" w:date="2017-03-17T23:45:00Z">
            <w:trPr>
              <w:trHeight w:val="300"/>
            </w:trPr>
          </w:trPrChange>
        </w:trPr>
        <w:tc>
          <w:tcPr>
            <w:tcW w:w="2265" w:type="dxa"/>
            <w:tcBorders>
              <w:top w:val="nil"/>
              <w:left w:val="single" w:sz="4" w:space="0" w:color="ACB9CA"/>
              <w:bottom w:val="single" w:sz="4" w:space="0" w:color="ACB9CA"/>
              <w:right w:val="single" w:sz="4" w:space="0" w:color="ACB9CA"/>
            </w:tcBorders>
            <w:shd w:val="clear" w:color="000000" w:fill="FFFFFF"/>
            <w:noWrap/>
            <w:vAlign w:val="center"/>
            <w:hideMark/>
            <w:tcPrChange w:id="974" w:author="khanguyen" w:date="2017-03-17T23:45:00Z">
              <w:tcPr>
                <w:tcW w:w="2265"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78B8E19" w14:textId="77777777" w:rsidR="00637CF7" w:rsidRPr="00C47FE2" w:rsidRDefault="00637CF7" w:rsidP="00795A33">
            <w:pPr>
              <w:spacing w:before="0" w:after="0" w:line="240" w:lineRule="auto"/>
              <w:rPr>
                <w:ins w:id="975" w:author="khanguyen" w:date="2017-03-17T23:17:00Z"/>
                <w:rFonts w:eastAsia="Times New Roman" w:cs="Arial"/>
                <w:color w:val="4B4B63"/>
                <w:sz w:val="20"/>
                <w:szCs w:val="20"/>
                <w:lang w:val="en-US"/>
              </w:rPr>
            </w:pPr>
            <w:ins w:id="976" w:author="khanguyen" w:date="2017-03-17T23:17:00Z">
              <w:r w:rsidRPr="00C47FE2">
                <w:rPr>
                  <w:rFonts w:eastAsia="Times New Roman" w:cs="Arial"/>
                  <w:color w:val="4B4B63"/>
                  <w:sz w:val="20"/>
                  <w:szCs w:val="20"/>
                  <w:lang w:val="en-US"/>
                </w:rPr>
                <w:t>500</w:t>
              </w:r>
            </w:ins>
          </w:p>
        </w:tc>
        <w:tc>
          <w:tcPr>
            <w:tcW w:w="2134" w:type="dxa"/>
            <w:tcBorders>
              <w:top w:val="nil"/>
              <w:left w:val="nil"/>
              <w:bottom w:val="single" w:sz="4" w:space="0" w:color="ACB9CA"/>
              <w:right w:val="single" w:sz="4" w:space="0" w:color="ACB9CA"/>
            </w:tcBorders>
            <w:shd w:val="clear" w:color="000000" w:fill="FFFFFF"/>
            <w:noWrap/>
            <w:vAlign w:val="center"/>
            <w:hideMark/>
            <w:tcPrChange w:id="977" w:author="khanguyen" w:date="2017-03-17T23:45:00Z">
              <w:tcPr>
                <w:tcW w:w="2134" w:type="dxa"/>
                <w:tcBorders>
                  <w:top w:val="nil"/>
                  <w:left w:val="nil"/>
                  <w:bottom w:val="single" w:sz="4" w:space="0" w:color="ACB9CA"/>
                  <w:right w:val="single" w:sz="4" w:space="0" w:color="ACB9CA"/>
                </w:tcBorders>
                <w:shd w:val="clear" w:color="000000" w:fill="FFFFFF"/>
                <w:noWrap/>
                <w:vAlign w:val="center"/>
                <w:hideMark/>
              </w:tcPr>
            </w:tcPrChange>
          </w:tcPr>
          <w:p w14:paraId="1FD74746" w14:textId="77777777" w:rsidR="00637CF7" w:rsidRPr="00C47FE2" w:rsidRDefault="00637CF7" w:rsidP="00795A33">
            <w:pPr>
              <w:spacing w:before="0" w:after="0" w:line="240" w:lineRule="auto"/>
              <w:rPr>
                <w:ins w:id="978" w:author="khanguyen" w:date="2017-03-17T23:17:00Z"/>
                <w:rFonts w:eastAsia="Times New Roman" w:cs="Arial"/>
                <w:color w:val="4B4B63"/>
                <w:sz w:val="20"/>
                <w:szCs w:val="20"/>
                <w:lang w:val="en-US"/>
              </w:rPr>
            </w:pPr>
            <w:ins w:id="979" w:author="khanguyen" w:date="2017-03-17T23:17:00Z">
              <w:r w:rsidRPr="00C47FE2">
                <w:rPr>
                  <w:rFonts w:eastAsia="Times New Roman" w:cs="Arial"/>
                  <w:color w:val="4B4B63"/>
                  <w:sz w:val="20"/>
                  <w:szCs w:val="20"/>
                  <w:lang w:val="en-US"/>
                </w:rPr>
                <w:t>Internal Server Error</w:t>
              </w:r>
            </w:ins>
          </w:p>
        </w:tc>
        <w:tc>
          <w:tcPr>
            <w:tcW w:w="1736" w:type="dxa"/>
            <w:vMerge w:val="restart"/>
            <w:tcBorders>
              <w:top w:val="nil"/>
              <w:left w:val="nil"/>
              <w:right w:val="single" w:sz="4" w:space="0" w:color="ACB9CA"/>
            </w:tcBorders>
            <w:shd w:val="clear" w:color="000000" w:fill="FFFFFF"/>
            <w:noWrap/>
            <w:vAlign w:val="center"/>
            <w:hideMark/>
            <w:tcPrChange w:id="980" w:author="khanguyen" w:date="2017-03-17T23:45:00Z">
              <w:tcPr>
                <w:tcW w:w="1187" w:type="dxa"/>
                <w:vMerge w:val="restart"/>
                <w:tcBorders>
                  <w:top w:val="nil"/>
                  <w:left w:val="nil"/>
                  <w:right w:val="single" w:sz="4" w:space="0" w:color="ACB9CA"/>
                </w:tcBorders>
                <w:shd w:val="clear" w:color="000000" w:fill="FFFFFF"/>
                <w:noWrap/>
                <w:vAlign w:val="center"/>
                <w:hideMark/>
              </w:tcPr>
            </w:tcPrChange>
          </w:tcPr>
          <w:p w14:paraId="50E50EA3" w14:textId="7D7E1E2D" w:rsidR="00637CF7" w:rsidRPr="004F7302" w:rsidRDefault="00637CF7" w:rsidP="004F7302">
            <w:pPr>
              <w:rPr>
                <w:ins w:id="981" w:author="khanguyen" w:date="2017-03-17T23:17:00Z"/>
                <w:rFonts w:cs="Arial"/>
                <w:color w:val="4B4B63"/>
                <w:sz w:val="20"/>
                <w:szCs w:val="20"/>
                <w:rPrChange w:id="982" w:author="khanguyen" w:date="2017-03-17T23:19:00Z">
                  <w:rPr>
                    <w:ins w:id="983" w:author="khanguyen" w:date="2017-03-17T23:17:00Z"/>
                    <w:rFonts w:eastAsia="Times New Roman" w:cs="Arial"/>
                    <w:color w:val="4B4B63"/>
                    <w:sz w:val="20"/>
                    <w:szCs w:val="20"/>
                    <w:lang w:val="en-US"/>
                  </w:rPr>
                </w:rPrChange>
              </w:rPr>
              <w:pPrChange w:id="984" w:author="khanguyen" w:date="2017-03-17T23:19:00Z">
                <w:pPr>
                  <w:spacing w:before="0" w:after="0" w:line="240" w:lineRule="auto"/>
                </w:pPr>
              </w:pPrChange>
            </w:pPr>
            <w:ins w:id="985" w:author="khanguyen" w:date="2017-03-17T23:19:00Z">
              <w:r w:rsidRPr="004F7302">
                <w:rPr>
                  <w:rFonts w:cs="Arial"/>
                  <w:color w:val="4B4B63"/>
                  <w:sz w:val="20"/>
                  <w:szCs w:val="20"/>
                  <w:rPrChange w:id="986" w:author="khanguyen" w:date="2017-03-17T23:19:00Z">
                    <w:rPr>
                      <w:rFonts w:eastAsia="Times New Roman" w:cs="Arial"/>
                      <w:color w:val="4B4B63"/>
                      <w:sz w:val="20"/>
                      <w:szCs w:val="20"/>
                      <w:lang w:val="en-US"/>
                    </w:rPr>
                  </w:rPrChange>
                </w:rPr>
                <w:t>0.95</w:t>
              </w:r>
            </w:ins>
          </w:p>
        </w:tc>
      </w:tr>
      <w:tr w:rsidR="00637CF7" w:rsidRPr="00C47FE2" w14:paraId="14B7E42E" w14:textId="77777777" w:rsidTr="00637CF7">
        <w:trPr>
          <w:trHeight w:val="1800"/>
          <w:ins w:id="987" w:author="khanguyen" w:date="2017-03-17T23:17:00Z"/>
          <w:trPrChange w:id="988" w:author="khanguyen" w:date="2017-03-17T23:45:00Z">
            <w:trPr>
              <w:trHeight w:val="1800"/>
            </w:trPr>
          </w:trPrChange>
        </w:trPr>
        <w:tc>
          <w:tcPr>
            <w:tcW w:w="2265" w:type="dxa"/>
            <w:tcBorders>
              <w:top w:val="nil"/>
              <w:left w:val="single" w:sz="4" w:space="0" w:color="ACB9CA"/>
              <w:bottom w:val="single" w:sz="4" w:space="0" w:color="ACB9CA"/>
              <w:right w:val="single" w:sz="4" w:space="0" w:color="ACB9CA"/>
            </w:tcBorders>
            <w:shd w:val="clear" w:color="000000" w:fill="FFFFFF"/>
            <w:vAlign w:val="center"/>
            <w:hideMark/>
            <w:tcPrChange w:id="989" w:author="khanguyen" w:date="2017-03-17T23:45:00Z">
              <w:tcPr>
                <w:tcW w:w="2265" w:type="dxa"/>
                <w:tcBorders>
                  <w:top w:val="nil"/>
                  <w:left w:val="single" w:sz="4" w:space="0" w:color="ACB9CA"/>
                  <w:bottom w:val="single" w:sz="4" w:space="0" w:color="ACB9CA"/>
                  <w:right w:val="single" w:sz="4" w:space="0" w:color="ACB9CA"/>
                </w:tcBorders>
                <w:shd w:val="clear" w:color="000000" w:fill="FFFFFF"/>
                <w:vAlign w:val="center"/>
                <w:hideMark/>
              </w:tcPr>
            </w:tcPrChange>
          </w:tcPr>
          <w:p w14:paraId="453AF46B" w14:textId="77777777" w:rsidR="00637CF7" w:rsidRPr="00C47FE2" w:rsidRDefault="00637CF7" w:rsidP="00795A33">
            <w:pPr>
              <w:spacing w:before="0" w:after="0" w:line="240" w:lineRule="auto"/>
              <w:rPr>
                <w:ins w:id="990" w:author="khanguyen" w:date="2017-03-17T23:17:00Z"/>
                <w:rFonts w:eastAsia="Times New Roman" w:cs="Arial"/>
                <w:color w:val="4B4B63"/>
                <w:sz w:val="20"/>
                <w:szCs w:val="20"/>
                <w:lang w:val="en-US"/>
              </w:rPr>
            </w:pPr>
            <w:ins w:id="991" w:author="khanguyen" w:date="2017-03-17T23:17:00Z">
              <w:r w:rsidRPr="00C47FE2">
                <w:rPr>
                  <w:rFonts w:eastAsia="Times New Roman" w:cs="Arial"/>
                  <w:color w:val="4B4B63"/>
                  <w:sz w:val="20"/>
                  <w:szCs w:val="20"/>
                  <w:lang w:val="en-US"/>
                </w:rPr>
                <w:t>Non HTTP response code: java.net.SocketException</w:t>
              </w:r>
            </w:ins>
          </w:p>
        </w:tc>
        <w:tc>
          <w:tcPr>
            <w:tcW w:w="2134" w:type="dxa"/>
            <w:tcBorders>
              <w:top w:val="nil"/>
              <w:left w:val="nil"/>
              <w:bottom w:val="single" w:sz="4" w:space="0" w:color="ACB9CA"/>
              <w:right w:val="single" w:sz="4" w:space="0" w:color="ACB9CA"/>
            </w:tcBorders>
            <w:shd w:val="clear" w:color="000000" w:fill="FFFFFF"/>
            <w:vAlign w:val="center"/>
            <w:hideMark/>
            <w:tcPrChange w:id="992" w:author="khanguyen" w:date="2017-03-17T23:45:00Z">
              <w:tcPr>
                <w:tcW w:w="2134" w:type="dxa"/>
                <w:tcBorders>
                  <w:top w:val="nil"/>
                  <w:left w:val="nil"/>
                  <w:bottom w:val="single" w:sz="4" w:space="0" w:color="ACB9CA"/>
                  <w:right w:val="single" w:sz="4" w:space="0" w:color="ACB9CA"/>
                </w:tcBorders>
                <w:shd w:val="clear" w:color="000000" w:fill="FFFFFF"/>
                <w:vAlign w:val="center"/>
                <w:hideMark/>
              </w:tcPr>
            </w:tcPrChange>
          </w:tcPr>
          <w:p w14:paraId="01BF8CA2" w14:textId="77777777" w:rsidR="00637CF7" w:rsidRPr="00C47FE2" w:rsidRDefault="00637CF7" w:rsidP="00795A33">
            <w:pPr>
              <w:spacing w:before="0" w:after="0" w:line="240" w:lineRule="auto"/>
              <w:rPr>
                <w:ins w:id="993" w:author="khanguyen" w:date="2017-03-17T23:17:00Z"/>
                <w:rFonts w:eastAsia="Times New Roman" w:cs="Arial"/>
                <w:color w:val="4B4B63"/>
                <w:sz w:val="20"/>
                <w:szCs w:val="20"/>
                <w:lang w:val="en-US"/>
              </w:rPr>
            </w:pPr>
            <w:ins w:id="994" w:author="khanguyen" w:date="2017-03-17T23:17:00Z">
              <w:r w:rsidRPr="00C47FE2">
                <w:rPr>
                  <w:rFonts w:eastAsia="Times New Roman" w:cs="Arial"/>
                  <w:color w:val="4B4B63"/>
                  <w:sz w:val="20"/>
                  <w:szCs w:val="20"/>
                  <w:lang w:val="en-US"/>
                </w:rPr>
                <w:t>Non HTTP response message: Connection reset</w:t>
              </w:r>
            </w:ins>
          </w:p>
        </w:tc>
        <w:tc>
          <w:tcPr>
            <w:tcW w:w="1736" w:type="dxa"/>
            <w:vMerge/>
            <w:tcBorders>
              <w:left w:val="nil"/>
              <w:bottom w:val="single" w:sz="4" w:space="0" w:color="ACB9CA"/>
              <w:right w:val="single" w:sz="4" w:space="0" w:color="ACB9CA"/>
            </w:tcBorders>
            <w:shd w:val="clear" w:color="000000" w:fill="FFFFFF"/>
            <w:noWrap/>
            <w:vAlign w:val="center"/>
            <w:hideMark/>
            <w:tcPrChange w:id="995" w:author="khanguyen" w:date="2017-03-17T23:45:00Z">
              <w:tcPr>
                <w:tcW w:w="1187" w:type="dxa"/>
                <w:vMerge/>
                <w:tcBorders>
                  <w:left w:val="nil"/>
                  <w:bottom w:val="single" w:sz="4" w:space="0" w:color="ACB9CA"/>
                  <w:right w:val="single" w:sz="4" w:space="0" w:color="ACB9CA"/>
                </w:tcBorders>
                <w:shd w:val="clear" w:color="000000" w:fill="FFFFFF"/>
                <w:noWrap/>
                <w:vAlign w:val="center"/>
                <w:hideMark/>
              </w:tcPr>
            </w:tcPrChange>
          </w:tcPr>
          <w:p w14:paraId="332E5D23" w14:textId="7D6F124C" w:rsidR="00637CF7" w:rsidRPr="00C47FE2" w:rsidRDefault="00637CF7" w:rsidP="00795A33">
            <w:pPr>
              <w:spacing w:before="0" w:after="0" w:line="240" w:lineRule="auto"/>
              <w:rPr>
                <w:ins w:id="996" w:author="khanguyen" w:date="2017-03-17T23:17:00Z"/>
                <w:rFonts w:eastAsia="Times New Roman" w:cs="Arial"/>
                <w:color w:val="4B4B63"/>
                <w:sz w:val="20"/>
                <w:szCs w:val="20"/>
                <w:lang w:val="en-US"/>
              </w:rPr>
            </w:pPr>
          </w:p>
        </w:tc>
      </w:tr>
    </w:tbl>
    <w:p w14:paraId="662E9EE9" w14:textId="0EE31455" w:rsidR="00637CF7" w:rsidRDefault="00637CF7" w:rsidP="00637CF7">
      <w:pPr>
        <w:spacing w:before="60" w:after="120" w:line="320" w:lineRule="exact"/>
        <w:ind w:left="720"/>
        <w:jc w:val="both"/>
        <w:rPr>
          <w:ins w:id="997" w:author="khanguyen" w:date="2017-03-17T23:39:00Z"/>
          <w:rFonts w:cs="Arial"/>
        </w:rPr>
        <w:pPrChange w:id="998" w:author="khanguyen" w:date="2017-03-17T23:39:00Z">
          <w:pPr>
            <w:ind w:left="720"/>
          </w:pPr>
        </w:pPrChange>
      </w:pPr>
      <w:ins w:id="999" w:author="khanguyen" w:date="2017-03-17T23:42:00Z">
        <w:r>
          <w:rPr>
            <w:rFonts w:cs="Arial"/>
          </w:rPr>
          <w:t>Explanation</w:t>
        </w:r>
      </w:ins>
      <w:ins w:id="1000" w:author="khanguyen" w:date="2017-03-17T23:39:00Z">
        <w:r>
          <w:rPr>
            <w:rFonts w:cs="Arial"/>
          </w:rPr>
          <w:t>:</w:t>
        </w:r>
      </w:ins>
    </w:p>
    <w:p w14:paraId="0806ECAE" w14:textId="77777777" w:rsidR="004F7302" w:rsidRDefault="004F7302" w:rsidP="004F7302">
      <w:pPr>
        <w:numPr>
          <w:ilvl w:val="0"/>
          <w:numId w:val="15"/>
        </w:numPr>
        <w:spacing w:before="60" w:after="120" w:line="320" w:lineRule="exact"/>
        <w:jc w:val="both"/>
        <w:rPr>
          <w:ins w:id="1001" w:author="khanguyen" w:date="2017-03-17T23:21:00Z"/>
          <w:rFonts w:cs="Arial"/>
        </w:rPr>
        <w:pPrChange w:id="1002" w:author="khanguyen" w:date="2017-03-17T23:20:00Z">
          <w:pPr>
            <w:ind w:left="720"/>
          </w:pPr>
        </w:pPrChange>
      </w:pPr>
      <w:ins w:id="1003" w:author="khanguyen" w:date="2017-03-17T23:20:00Z">
        <w:r w:rsidRPr="004F7302">
          <w:rPr>
            <w:rFonts w:cs="Arial"/>
            <w:rPrChange w:id="1004" w:author="khanguyen" w:date="2017-03-17T23:20:00Z">
              <w:rPr>
                <w:rFonts w:cs="Arial"/>
                <w:color w:val="222222"/>
                <w:shd w:val="clear" w:color="auto" w:fill="FFFFFF"/>
              </w:rPr>
            </w:rPrChange>
          </w:rPr>
          <w:lastRenderedPageBreak/>
          <w:t>The 500</w:t>
        </w:r>
        <w:r w:rsidRPr="004F7302">
          <w:rPr>
            <w:rFonts w:cs="Arial"/>
            <w:rPrChange w:id="1005" w:author="khanguyen" w:date="2017-03-17T23:20:00Z">
              <w:rPr>
                <w:rStyle w:val="apple-converted-space"/>
                <w:rFonts w:cs="Arial"/>
                <w:color w:val="222222"/>
                <w:shd w:val="clear" w:color="auto" w:fill="FFFFFF"/>
              </w:rPr>
            </w:rPrChange>
          </w:rPr>
          <w:t> </w:t>
        </w:r>
        <w:r w:rsidRPr="004F7302">
          <w:rPr>
            <w:rFonts w:cs="Arial"/>
            <w:rPrChange w:id="1006" w:author="khanguyen" w:date="2017-03-17T23:20:00Z">
              <w:rPr>
                <w:rFonts w:cs="Arial"/>
                <w:b/>
                <w:bCs/>
                <w:color w:val="222222"/>
                <w:shd w:val="clear" w:color="auto" w:fill="FFFFFF"/>
              </w:rPr>
            </w:rPrChange>
          </w:rPr>
          <w:t>Internal Server Error</w:t>
        </w:r>
        <w:r w:rsidRPr="004F7302">
          <w:rPr>
            <w:rFonts w:cs="Arial"/>
            <w:rPrChange w:id="1007" w:author="khanguyen" w:date="2017-03-17T23:20:00Z">
              <w:rPr>
                <w:rStyle w:val="apple-converted-space"/>
                <w:rFonts w:cs="Arial"/>
                <w:color w:val="222222"/>
                <w:shd w:val="clear" w:color="auto" w:fill="FFFFFF"/>
              </w:rPr>
            </w:rPrChange>
          </w:rPr>
          <w:t> </w:t>
        </w:r>
        <w:r w:rsidRPr="004F7302">
          <w:rPr>
            <w:rFonts w:cs="Arial"/>
            <w:rPrChange w:id="1008" w:author="khanguyen" w:date="2017-03-17T23:20:00Z">
              <w:rPr>
                <w:rFonts w:cs="Arial"/>
                <w:color w:val="222222"/>
                <w:shd w:val="clear" w:color="auto" w:fill="FFFFFF"/>
              </w:rPr>
            </w:rPrChange>
          </w:rPr>
          <w:t>is a very general HTTP status code that means something has gone wrong on the website's</w:t>
        </w:r>
        <w:r w:rsidRPr="004F7302">
          <w:rPr>
            <w:rFonts w:cs="Arial"/>
            <w:rPrChange w:id="1009" w:author="khanguyen" w:date="2017-03-17T23:20:00Z">
              <w:rPr>
                <w:rStyle w:val="apple-converted-space"/>
                <w:rFonts w:cs="Arial"/>
                <w:color w:val="222222"/>
                <w:shd w:val="clear" w:color="auto" w:fill="FFFFFF"/>
              </w:rPr>
            </w:rPrChange>
          </w:rPr>
          <w:t> </w:t>
        </w:r>
        <w:r w:rsidRPr="004F7302">
          <w:rPr>
            <w:rFonts w:cs="Arial"/>
            <w:rPrChange w:id="1010" w:author="khanguyen" w:date="2017-03-17T23:20:00Z">
              <w:rPr>
                <w:rFonts w:cs="Arial"/>
                <w:b/>
                <w:bCs/>
                <w:color w:val="222222"/>
                <w:shd w:val="clear" w:color="auto" w:fill="FFFFFF"/>
              </w:rPr>
            </w:rPrChange>
          </w:rPr>
          <w:t>server</w:t>
        </w:r>
        <w:r w:rsidRPr="004F7302">
          <w:rPr>
            <w:rFonts w:cs="Arial"/>
            <w:rPrChange w:id="1011" w:author="khanguyen" w:date="2017-03-17T23:20:00Z">
              <w:rPr>
                <w:rFonts w:cs="Arial"/>
                <w:color w:val="222222"/>
                <w:shd w:val="clear" w:color="auto" w:fill="FFFFFF"/>
              </w:rPr>
            </w:rPrChange>
          </w:rPr>
          <w:t>, but the</w:t>
        </w:r>
        <w:r w:rsidRPr="004F7302">
          <w:rPr>
            <w:rFonts w:cs="Arial"/>
            <w:rPrChange w:id="1012" w:author="khanguyen" w:date="2017-03-17T23:20:00Z">
              <w:rPr>
                <w:rStyle w:val="apple-converted-space"/>
                <w:rFonts w:cs="Arial"/>
                <w:color w:val="222222"/>
                <w:shd w:val="clear" w:color="auto" w:fill="FFFFFF"/>
              </w:rPr>
            </w:rPrChange>
          </w:rPr>
          <w:t> </w:t>
        </w:r>
        <w:r w:rsidRPr="004F7302">
          <w:rPr>
            <w:rFonts w:cs="Arial"/>
            <w:rPrChange w:id="1013" w:author="khanguyen" w:date="2017-03-17T23:20:00Z">
              <w:rPr>
                <w:rFonts w:cs="Arial"/>
                <w:b/>
                <w:bCs/>
                <w:color w:val="222222"/>
                <w:shd w:val="clear" w:color="auto" w:fill="FFFFFF"/>
              </w:rPr>
            </w:rPrChange>
          </w:rPr>
          <w:t>server</w:t>
        </w:r>
        <w:r w:rsidRPr="004F7302">
          <w:rPr>
            <w:rFonts w:cs="Arial"/>
            <w:rPrChange w:id="1014" w:author="khanguyen" w:date="2017-03-17T23:20:00Z">
              <w:rPr>
                <w:rStyle w:val="apple-converted-space"/>
                <w:rFonts w:cs="Arial"/>
                <w:color w:val="222222"/>
                <w:shd w:val="clear" w:color="auto" w:fill="FFFFFF"/>
              </w:rPr>
            </w:rPrChange>
          </w:rPr>
          <w:t> </w:t>
        </w:r>
        <w:r w:rsidRPr="004F7302">
          <w:rPr>
            <w:rFonts w:cs="Arial"/>
            <w:rPrChange w:id="1015" w:author="khanguyen" w:date="2017-03-17T23:20:00Z">
              <w:rPr>
                <w:rFonts w:cs="Arial"/>
                <w:color w:val="222222"/>
                <w:shd w:val="clear" w:color="auto" w:fill="FFFFFF"/>
              </w:rPr>
            </w:rPrChange>
          </w:rPr>
          <w:t>could not be more specific on what the exact problem is.</w:t>
        </w:r>
        <w:r w:rsidRPr="004F7302" w:rsidDel="007C6B66">
          <w:rPr>
            <w:rFonts w:cs="Arial"/>
            <w:rPrChange w:id="1016" w:author="khanguyen" w:date="2017-03-17T23:20:00Z">
              <w:rPr>
                <w:rFonts w:eastAsia="Times New Roman" w:cs="Arial"/>
                <w:color w:val="4B4B63"/>
                <w:sz w:val="20"/>
                <w:szCs w:val="20"/>
                <w:lang w:val="en-US"/>
              </w:rPr>
            </w:rPrChange>
          </w:rPr>
          <w:t xml:space="preserve"> </w:t>
        </w:r>
      </w:ins>
    </w:p>
    <w:p w14:paraId="37DFC919" w14:textId="77777777" w:rsidR="007808DA" w:rsidRDefault="004D6282" w:rsidP="004F7302">
      <w:pPr>
        <w:numPr>
          <w:ilvl w:val="0"/>
          <w:numId w:val="15"/>
        </w:numPr>
        <w:spacing w:before="60" w:after="120" w:line="320" w:lineRule="exact"/>
        <w:jc w:val="both"/>
        <w:rPr>
          <w:ins w:id="1017" w:author="khanguyen" w:date="2017-03-17T23:49:00Z"/>
          <w:rFonts w:cs="Arial"/>
        </w:rPr>
        <w:pPrChange w:id="1018" w:author="khanguyen" w:date="2017-03-17T23:20:00Z">
          <w:pPr>
            <w:ind w:left="720"/>
          </w:pPr>
        </w:pPrChange>
      </w:pPr>
      <w:ins w:id="1019" w:author="khanguyen" w:date="2017-03-17T23:29:00Z">
        <w:r>
          <w:rPr>
            <w:rFonts w:cs="Arial"/>
          </w:rPr>
          <w:t>The</w:t>
        </w:r>
      </w:ins>
      <w:ins w:id="1020" w:author="khanguyen" w:date="2017-03-17T23:38:00Z">
        <w:r w:rsidRPr="004D6282">
          <w:rPr>
            <w:rFonts w:cs="Arial"/>
            <w:rPrChange w:id="1021" w:author="khanguyen" w:date="2017-03-17T23:38:00Z">
              <w:rPr>
                <w:rStyle w:val="apple-converted-space"/>
                <w:rFonts w:ascii="Helvetica" w:hAnsi="Helvetica" w:cs="Helvetica"/>
                <w:color w:val="222222"/>
                <w:sz w:val="18"/>
                <w:szCs w:val="18"/>
                <w:shd w:val="clear" w:color="auto" w:fill="FFFFFF"/>
              </w:rPr>
            </w:rPrChange>
          </w:rPr>
          <w:t> </w:t>
        </w:r>
        <w:r w:rsidRPr="004D6282">
          <w:rPr>
            <w:rFonts w:cs="Arial"/>
            <w:rPrChange w:id="1022" w:author="khanguyen" w:date="2017-03-17T23:38:00Z">
              <w:rPr>
                <w:rFonts w:ascii="Helvetica" w:hAnsi="Helvetica" w:cs="Helvetica"/>
                <w:color w:val="222222"/>
                <w:sz w:val="18"/>
                <w:szCs w:val="18"/>
                <w:shd w:val="clear" w:color="auto" w:fill="FFFFFF"/>
              </w:rPr>
            </w:rPrChange>
          </w:rPr>
          <w:t>java.net.SocketException: Connection reset</w:t>
        </w:r>
        <w:r w:rsidRPr="004D6282">
          <w:rPr>
            <w:rFonts w:cs="Arial"/>
            <w:rPrChange w:id="1023" w:author="khanguyen" w:date="2017-03-17T23:38:00Z">
              <w:rPr>
                <w:rFonts w:ascii="Helvetica" w:hAnsi="Helvetica" w:cs="Helvetica"/>
                <w:color w:val="222222"/>
                <w:sz w:val="18"/>
                <w:szCs w:val="18"/>
                <w:shd w:val="clear" w:color="auto" w:fill="FFFFFF"/>
              </w:rPr>
            </w:rPrChange>
          </w:rPr>
          <w:t xml:space="preserve">. </w:t>
        </w:r>
        <w:r w:rsidRPr="004D6282">
          <w:rPr>
            <w:rFonts w:cs="Arial"/>
            <w:rPrChange w:id="1024" w:author="khanguyen" w:date="2017-03-17T23:38:00Z">
              <w:rPr>
                <w:rFonts w:ascii="Helvetica" w:hAnsi="Helvetica" w:cs="Helvetica"/>
                <w:color w:val="222222"/>
                <w:sz w:val="18"/>
                <w:szCs w:val="18"/>
                <w:shd w:val="clear" w:color="auto" w:fill="FFFFFF"/>
              </w:rPr>
            </w:rPrChange>
          </w:rPr>
          <w:t xml:space="preserve">This exception appears when the remote connection is unexpectedly and forcefully closed due to various reasons like application crash, system reboot, </w:t>
        </w:r>
        <w:r w:rsidRPr="004D6282">
          <w:rPr>
            <w:rFonts w:cs="Arial"/>
            <w:rPrChange w:id="1025" w:author="khanguyen" w:date="2017-03-17T23:38:00Z">
              <w:rPr>
                <w:rFonts w:cs="Arial"/>
              </w:rPr>
            </w:rPrChange>
          </w:rPr>
          <w:t>and hard</w:t>
        </w:r>
        <w:r w:rsidRPr="004D6282">
          <w:rPr>
            <w:rFonts w:cs="Arial"/>
            <w:rPrChange w:id="1026" w:author="khanguyen" w:date="2017-03-17T23:38:00Z">
              <w:rPr>
                <w:rFonts w:ascii="Helvetica" w:hAnsi="Helvetica" w:cs="Helvetica"/>
                <w:color w:val="222222"/>
                <w:sz w:val="18"/>
                <w:szCs w:val="18"/>
                <w:shd w:val="clear" w:color="auto" w:fill="FFFFFF"/>
              </w:rPr>
            </w:rPrChange>
          </w:rPr>
          <w:t xml:space="preserve"> close of remote host. </w:t>
        </w:r>
      </w:ins>
    </w:p>
    <w:p w14:paraId="73D0102F" w14:textId="77777777" w:rsidR="007808DA" w:rsidRPr="00795A33" w:rsidRDefault="007808DA" w:rsidP="007808DA">
      <w:pPr>
        <w:numPr>
          <w:ilvl w:val="0"/>
          <w:numId w:val="15"/>
        </w:numPr>
        <w:spacing w:before="60" w:after="120" w:line="320" w:lineRule="exact"/>
        <w:jc w:val="both"/>
        <w:rPr>
          <w:ins w:id="1027" w:author="khanguyen" w:date="2017-03-17T23:49:00Z"/>
          <w:rFonts w:cs="Arial"/>
        </w:rPr>
      </w:pPr>
      <w:ins w:id="1028" w:author="khanguyen" w:date="2017-03-17T23:49:00Z">
        <w:r w:rsidRPr="00795A33">
          <w:rPr>
            <w:rFonts w:cs="Arial"/>
          </w:rPr>
          <w:t>The 503 Service Unavailable error is an </w:t>
        </w:r>
        <w:r w:rsidRPr="00795A33">
          <w:rPr>
            <w:rFonts w:cs="Arial"/>
          </w:rPr>
          <w:fldChar w:fldCharType="begin"/>
        </w:r>
        <w:r w:rsidRPr="00795A33">
          <w:rPr>
            <w:rFonts w:cs="Arial"/>
          </w:rPr>
          <w:instrText xml:space="preserve"> HYPERLINK "https://www.lifewire.com/http-status-codes-2625907" </w:instrText>
        </w:r>
        <w:r w:rsidRPr="00795A33">
          <w:rPr>
            <w:rFonts w:cs="Arial"/>
          </w:rPr>
          <w:fldChar w:fldCharType="separate"/>
        </w:r>
        <w:r w:rsidRPr="00795A33">
          <w:rPr>
            <w:rFonts w:cs="Arial"/>
          </w:rPr>
          <w:t>HTTP status code</w:t>
        </w:r>
        <w:r w:rsidRPr="00795A33">
          <w:rPr>
            <w:rFonts w:cs="Arial"/>
          </w:rPr>
          <w:fldChar w:fldCharType="end"/>
        </w:r>
        <w:r w:rsidRPr="00795A33">
          <w:rPr>
            <w:rFonts w:cs="Arial"/>
          </w:rPr>
          <w:t> that means the web site's server is simply not available right now.</w:t>
        </w:r>
      </w:ins>
    </w:p>
    <w:p w14:paraId="2229D6E3" w14:textId="1F329D7A" w:rsidR="004760E6" w:rsidRPr="004D6282" w:rsidDel="007C6B66" w:rsidRDefault="004760E6" w:rsidP="007808DA">
      <w:pPr>
        <w:spacing w:before="60" w:after="120" w:line="320" w:lineRule="exact"/>
        <w:ind w:left="720"/>
        <w:jc w:val="both"/>
        <w:rPr>
          <w:del w:id="1029" w:author="khanguyen" w:date="2017-03-17T22:17:00Z"/>
          <w:rFonts w:cs="Arial"/>
          <w:rPrChange w:id="1030" w:author="khanguyen" w:date="2017-03-17T23:38:00Z">
            <w:rPr>
              <w:del w:id="1031" w:author="khanguyen" w:date="2017-03-17T22:17:00Z"/>
              <w:rFonts w:cs="Arial"/>
              <w:b/>
            </w:rPr>
          </w:rPrChange>
        </w:rPr>
        <w:pPrChange w:id="1032" w:author="khanguyen" w:date="2017-03-17T23:49:00Z">
          <w:pPr/>
        </w:pPrChange>
      </w:pPr>
      <w:bookmarkStart w:id="1033" w:name="_GoBack"/>
      <w:bookmarkEnd w:id="1033"/>
      <w:del w:id="1034" w:author="khanguyen" w:date="2017-03-17T22:17:00Z">
        <w:r w:rsidRPr="004D6282" w:rsidDel="007C6B66">
          <w:rPr>
            <w:rFonts w:cs="Arial"/>
            <w:rPrChange w:id="1035" w:author="khanguyen" w:date="2017-03-17T23:38:00Z">
              <w:rPr>
                <w:rFonts w:cs="Arial"/>
                <w:b/>
              </w:rPr>
            </w:rPrChange>
          </w:rPr>
          <w:delText xml:space="preserve">Analysis </w:delText>
        </w:r>
      </w:del>
    </w:p>
    <w:p w14:paraId="3A257977" w14:textId="77777777" w:rsidR="004760E6" w:rsidRPr="004D6282" w:rsidDel="007C6B66" w:rsidRDefault="004760E6" w:rsidP="007808DA">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60" w:after="120" w:line="320" w:lineRule="exact"/>
        <w:jc w:val="both"/>
        <w:rPr>
          <w:del w:id="1036" w:author="khanguyen" w:date="2017-03-17T22:17:00Z"/>
          <w:rFonts w:cs="Arial"/>
          <w:rPrChange w:id="1037" w:author="khanguyen" w:date="2017-03-17T23:38:00Z">
            <w:rPr>
              <w:del w:id="1038" w:author="khanguyen" w:date="2017-03-17T22:17:00Z"/>
              <w:rFonts w:cs="Arial"/>
            </w:rPr>
          </w:rPrChange>
        </w:rPr>
        <w:pPrChange w:id="1039" w:author="khanguyen" w:date="2017-03-17T23:49:00Z">
          <w:pPr>
            <w:pStyle w:val="ListParagraph"/>
            <w:numPr>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276" w:lineRule="auto"/>
            <w:ind w:hanging="360"/>
          </w:pPr>
        </w:pPrChange>
      </w:pPr>
      <w:commentRangeStart w:id="1040"/>
      <w:del w:id="1041" w:author="khanguyen" w:date="2017-03-17T22:17:00Z">
        <w:r w:rsidRPr="004D6282" w:rsidDel="007C6B66">
          <w:rPr>
            <w:rFonts w:cs="Arial"/>
            <w:rPrChange w:id="1042" w:author="khanguyen" w:date="2017-03-17T23:38:00Z">
              <w:rPr>
                <w:rFonts w:cs="Arial"/>
              </w:rPr>
            </w:rPrChange>
          </w:rPr>
          <w:delText xml:space="preserve">All requests to access a page or post data always have Slow Response Times. </w:delText>
        </w:r>
        <w:commentRangeEnd w:id="1040"/>
        <w:r w:rsidR="007849B4" w:rsidRPr="004D6282" w:rsidDel="007C6B66">
          <w:rPr>
            <w:rFonts w:cs="Arial"/>
            <w:rPrChange w:id="1043" w:author="khanguyen" w:date="2017-03-17T23:38:00Z">
              <w:rPr>
                <w:rStyle w:val="CommentReference"/>
                <w:rFonts w:eastAsia="Times New Roman" w:cs="Times New Roman"/>
                <w:color w:val="002E36"/>
                <w:lang w:eastAsia="en-GB"/>
              </w:rPr>
            </w:rPrChange>
          </w:rPr>
          <w:commentReference w:id="1040"/>
        </w:r>
      </w:del>
    </w:p>
    <w:p w14:paraId="4AB18A25" w14:textId="77777777" w:rsidR="004760E6" w:rsidRPr="004D6282" w:rsidDel="007C6B66" w:rsidRDefault="004760E6" w:rsidP="007808DA">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60" w:after="120" w:line="320" w:lineRule="exact"/>
        <w:ind w:left="720"/>
        <w:jc w:val="both"/>
        <w:rPr>
          <w:del w:id="1044" w:author="khanguyen" w:date="2017-03-17T22:17:00Z"/>
          <w:rFonts w:cs="Arial"/>
          <w:rPrChange w:id="1045" w:author="khanguyen" w:date="2017-03-17T23:38:00Z">
            <w:rPr>
              <w:del w:id="1046" w:author="khanguyen" w:date="2017-03-17T22:17:00Z"/>
              <w:rFonts w:cs="Arial"/>
            </w:rPr>
          </w:rPrChange>
        </w:rPr>
        <w:pPrChange w:id="1047" w:author="khanguyen" w:date="2017-03-17T23:49:00Z">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276" w:lineRule="auto"/>
          </w:pPr>
        </w:pPrChange>
      </w:pPr>
    </w:p>
    <w:p w14:paraId="180D84F6" w14:textId="77777777" w:rsidR="0084047D" w:rsidRPr="004D6282" w:rsidDel="007C6B66" w:rsidRDefault="0084047D" w:rsidP="007808DA">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60" w:after="120" w:line="320" w:lineRule="exact"/>
        <w:jc w:val="both"/>
        <w:rPr>
          <w:del w:id="1048" w:author="khanguyen" w:date="2017-03-17T22:17:00Z"/>
          <w:rFonts w:cs="Arial"/>
          <w:rPrChange w:id="1049" w:author="khanguyen" w:date="2017-03-17T23:38:00Z">
            <w:rPr>
              <w:del w:id="1050" w:author="khanguyen" w:date="2017-03-17T22:17:00Z"/>
              <w:rFonts w:cs="Arial"/>
              <w:lang w:val="en"/>
            </w:rPr>
          </w:rPrChange>
        </w:rPr>
        <w:pPrChange w:id="1051" w:author="khanguyen" w:date="2017-03-17T23:49:00Z">
          <w:pPr>
            <w:pStyle w:val="ListParagraph"/>
            <w:numPr>
              <w:numId w:val="12"/>
            </w:num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60"/>
              <w:tab w:val="left" w:pos="9720"/>
              <w:tab w:val="left" w:pos="10080"/>
              <w:tab w:val="left" w:pos="10440"/>
              <w:tab w:val="left" w:pos="10800"/>
              <w:tab w:val="left" w:pos="11160"/>
              <w:tab w:val="left" w:pos="11520"/>
            </w:tabs>
            <w:autoSpaceDE w:val="0"/>
            <w:autoSpaceDN w:val="0"/>
            <w:adjustRightInd w:val="0"/>
            <w:spacing w:before="0" w:after="0" w:line="276" w:lineRule="auto"/>
            <w:ind w:hanging="360"/>
          </w:pPr>
        </w:pPrChange>
      </w:pPr>
      <w:commentRangeStart w:id="1052"/>
      <w:del w:id="1053" w:author="khanguyen" w:date="2017-03-17T22:17:00Z">
        <w:r w:rsidRPr="004D6282" w:rsidDel="007C6B66">
          <w:rPr>
            <w:rFonts w:cs="Arial"/>
            <w:rPrChange w:id="1054" w:author="khanguyen" w:date="2017-03-17T23:38:00Z">
              <w:rPr>
                <w:rFonts w:cs="Arial"/>
                <w:lang w:val="en"/>
              </w:rPr>
            </w:rPrChange>
          </w:rPr>
          <w:delText>Below requests that achieve acceptable response time while processing (&lt;=3s):</w:delText>
        </w:r>
        <w:commentRangeEnd w:id="1052"/>
        <w:r w:rsidR="007849B4" w:rsidRPr="004D6282" w:rsidDel="007C6B66">
          <w:rPr>
            <w:rFonts w:cs="Arial"/>
            <w:rPrChange w:id="1055" w:author="khanguyen" w:date="2017-03-17T23:38:00Z">
              <w:rPr>
                <w:rStyle w:val="CommentReference"/>
                <w:rFonts w:eastAsia="Times New Roman" w:cs="Times New Roman"/>
                <w:color w:val="002E36"/>
                <w:lang w:eastAsia="en-GB"/>
              </w:rPr>
            </w:rPrChange>
          </w:rPr>
          <w:commentReference w:id="1052"/>
        </w:r>
      </w:del>
    </w:p>
    <w:p w14:paraId="59B28AD6" w14:textId="77777777" w:rsidR="0084047D" w:rsidRPr="004D6282" w:rsidDel="007C6B66" w:rsidRDefault="0084047D" w:rsidP="007808DA">
      <w:pPr>
        <w:spacing w:before="60" w:after="120" w:line="320" w:lineRule="exact"/>
        <w:ind w:left="720"/>
        <w:jc w:val="both"/>
        <w:rPr>
          <w:del w:id="1056" w:author="khanguyen" w:date="2017-03-17T22:17:00Z"/>
          <w:rFonts w:cs="Arial"/>
          <w:rPrChange w:id="1057" w:author="khanguyen" w:date="2017-03-17T23:38:00Z">
            <w:rPr>
              <w:del w:id="1058" w:author="khanguyen" w:date="2017-03-17T22:17:00Z"/>
              <w:rFonts w:cs="Arial"/>
            </w:rPr>
          </w:rPrChange>
        </w:rPr>
        <w:pPrChange w:id="1059" w:author="khanguyen" w:date="2017-03-17T23:49:00Z">
          <w:pPr>
            <w:ind w:left="720"/>
          </w:pPr>
        </w:pPrChange>
      </w:pPr>
      <w:del w:id="1060" w:author="khanguyen" w:date="2017-03-17T22:17:00Z">
        <w:r w:rsidRPr="004D6282" w:rsidDel="007C6B66">
          <w:rPr>
            <w:rFonts w:cs="Arial"/>
            <w:rPrChange w:id="1061" w:author="khanguyen" w:date="2017-03-17T23:38:00Z">
              <w:rPr>
                <w:rFonts w:cs="Arial"/>
              </w:rPr>
            </w:rPrChange>
          </w:rPr>
          <w:delText>Back_to_Project</w:delText>
        </w:r>
      </w:del>
    </w:p>
    <w:p w14:paraId="318519CC" w14:textId="77777777" w:rsidR="0084047D" w:rsidRPr="004D6282" w:rsidDel="007C6B66" w:rsidRDefault="0084047D" w:rsidP="007808DA">
      <w:pPr>
        <w:spacing w:before="60" w:after="120" w:line="320" w:lineRule="exact"/>
        <w:ind w:left="720"/>
        <w:jc w:val="both"/>
        <w:rPr>
          <w:del w:id="1062" w:author="khanguyen" w:date="2017-03-17T22:17:00Z"/>
          <w:rFonts w:cs="Arial"/>
          <w:rPrChange w:id="1063" w:author="khanguyen" w:date="2017-03-17T23:38:00Z">
            <w:rPr>
              <w:del w:id="1064" w:author="khanguyen" w:date="2017-03-17T22:17:00Z"/>
              <w:rFonts w:cs="Arial"/>
            </w:rPr>
          </w:rPrChange>
        </w:rPr>
        <w:pPrChange w:id="1065" w:author="khanguyen" w:date="2017-03-17T23:49:00Z">
          <w:pPr>
            <w:ind w:left="720"/>
          </w:pPr>
        </w:pPrChange>
      </w:pPr>
      <w:del w:id="1066" w:author="khanguyen" w:date="2017-03-17T22:17:00Z">
        <w:r w:rsidRPr="004D6282" w:rsidDel="007C6B66">
          <w:rPr>
            <w:rFonts w:cs="Arial"/>
            <w:rPrChange w:id="1067" w:author="khanguyen" w:date="2017-03-17T23:38:00Z">
              <w:rPr>
                <w:rFonts w:cs="Arial"/>
              </w:rPr>
            </w:rPrChange>
          </w:rPr>
          <w:delText>Click_Add_Contact</w:delText>
        </w:r>
      </w:del>
    </w:p>
    <w:p w14:paraId="5A3B69B8" w14:textId="77777777" w:rsidR="0084047D" w:rsidRPr="004D6282" w:rsidDel="007C6B66" w:rsidRDefault="0084047D" w:rsidP="007808DA">
      <w:pPr>
        <w:spacing w:before="60" w:after="120" w:line="320" w:lineRule="exact"/>
        <w:ind w:left="720"/>
        <w:jc w:val="both"/>
        <w:rPr>
          <w:del w:id="1068" w:author="khanguyen" w:date="2017-03-17T22:17:00Z"/>
          <w:rFonts w:cs="Arial"/>
          <w:rPrChange w:id="1069" w:author="khanguyen" w:date="2017-03-17T23:38:00Z">
            <w:rPr>
              <w:del w:id="1070" w:author="khanguyen" w:date="2017-03-17T22:17:00Z"/>
              <w:rFonts w:cs="Arial"/>
            </w:rPr>
          </w:rPrChange>
        </w:rPr>
        <w:pPrChange w:id="1071" w:author="khanguyen" w:date="2017-03-17T23:49:00Z">
          <w:pPr>
            <w:ind w:left="720"/>
          </w:pPr>
        </w:pPrChange>
      </w:pPr>
      <w:del w:id="1072" w:author="khanguyen" w:date="2017-03-17T22:17:00Z">
        <w:r w:rsidRPr="004D6282" w:rsidDel="007C6B66">
          <w:rPr>
            <w:rFonts w:cs="Arial"/>
            <w:rPrChange w:id="1073" w:author="khanguyen" w:date="2017-03-17T23:38:00Z">
              <w:rPr>
                <w:rFonts w:cs="Arial"/>
              </w:rPr>
            </w:rPrChange>
          </w:rPr>
          <w:delText>Click_Add_Expense</w:delText>
        </w:r>
      </w:del>
    </w:p>
    <w:p w14:paraId="3453A40B" w14:textId="77777777" w:rsidR="0084047D" w:rsidRPr="004D6282" w:rsidDel="007C6B66" w:rsidRDefault="0084047D" w:rsidP="007808DA">
      <w:pPr>
        <w:spacing w:before="60" w:after="120" w:line="320" w:lineRule="exact"/>
        <w:ind w:left="720"/>
        <w:jc w:val="both"/>
        <w:rPr>
          <w:del w:id="1074" w:author="khanguyen" w:date="2017-03-17T22:17:00Z"/>
          <w:rFonts w:cs="Arial"/>
          <w:rPrChange w:id="1075" w:author="khanguyen" w:date="2017-03-17T23:38:00Z">
            <w:rPr>
              <w:del w:id="1076" w:author="khanguyen" w:date="2017-03-17T22:17:00Z"/>
              <w:rFonts w:cs="Arial"/>
            </w:rPr>
          </w:rPrChange>
        </w:rPr>
        <w:pPrChange w:id="1077" w:author="khanguyen" w:date="2017-03-17T23:49:00Z">
          <w:pPr>
            <w:ind w:left="720"/>
          </w:pPr>
        </w:pPrChange>
      </w:pPr>
      <w:del w:id="1078" w:author="khanguyen" w:date="2017-03-17T22:17:00Z">
        <w:r w:rsidRPr="004D6282" w:rsidDel="007C6B66">
          <w:rPr>
            <w:rFonts w:cs="Arial"/>
            <w:rPrChange w:id="1079" w:author="khanguyen" w:date="2017-03-17T23:38:00Z">
              <w:rPr>
                <w:rFonts w:cs="Arial"/>
              </w:rPr>
            </w:rPrChange>
          </w:rPr>
          <w:delText>Click_Add_Invoice</w:delText>
        </w:r>
      </w:del>
    </w:p>
    <w:p w14:paraId="07C8F891" w14:textId="77777777" w:rsidR="0084047D" w:rsidRPr="004D6282" w:rsidDel="007C6B66" w:rsidRDefault="0084047D" w:rsidP="007808DA">
      <w:pPr>
        <w:spacing w:before="60" w:after="120" w:line="320" w:lineRule="exact"/>
        <w:ind w:left="720"/>
        <w:jc w:val="both"/>
        <w:rPr>
          <w:del w:id="1080" w:author="khanguyen" w:date="2017-03-17T22:17:00Z"/>
          <w:rFonts w:cs="Arial"/>
          <w:rPrChange w:id="1081" w:author="khanguyen" w:date="2017-03-17T23:38:00Z">
            <w:rPr>
              <w:del w:id="1082" w:author="khanguyen" w:date="2017-03-17T22:17:00Z"/>
              <w:rFonts w:cs="Arial"/>
            </w:rPr>
          </w:rPrChange>
        </w:rPr>
        <w:pPrChange w:id="1083" w:author="khanguyen" w:date="2017-03-17T23:49:00Z">
          <w:pPr>
            <w:ind w:left="720"/>
          </w:pPr>
        </w:pPrChange>
      </w:pPr>
      <w:del w:id="1084" w:author="khanguyen" w:date="2017-03-17T22:17:00Z">
        <w:r w:rsidRPr="004D6282" w:rsidDel="007C6B66">
          <w:rPr>
            <w:rFonts w:cs="Arial"/>
            <w:rPrChange w:id="1085" w:author="khanguyen" w:date="2017-03-17T23:38:00Z">
              <w:rPr>
                <w:rFonts w:cs="Arial"/>
              </w:rPr>
            </w:rPrChange>
          </w:rPr>
          <w:delText>Click_Add_Note</w:delText>
        </w:r>
      </w:del>
    </w:p>
    <w:p w14:paraId="43F4797D" w14:textId="77777777" w:rsidR="0084047D" w:rsidRPr="004D6282" w:rsidDel="007C6B66" w:rsidRDefault="0084047D" w:rsidP="007808DA">
      <w:pPr>
        <w:spacing w:before="60" w:after="120" w:line="320" w:lineRule="exact"/>
        <w:ind w:left="720"/>
        <w:jc w:val="both"/>
        <w:rPr>
          <w:del w:id="1086" w:author="khanguyen" w:date="2017-03-17T22:17:00Z"/>
          <w:rFonts w:cs="Arial"/>
          <w:rPrChange w:id="1087" w:author="khanguyen" w:date="2017-03-17T23:38:00Z">
            <w:rPr>
              <w:del w:id="1088" w:author="khanguyen" w:date="2017-03-17T22:17:00Z"/>
              <w:rFonts w:cs="Arial"/>
            </w:rPr>
          </w:rPrChange>
        </w:rPr>
        <w:pPrChange w:id="1089" w:author="khanguyen" w:date="2017-03-17T23:49:00Z">
          <w:pPr>
            <w:ind w:left="720"/>
          </w:pPr>
        </w:pPrChange>
      </w:pPr>
      <w:del w:id="1090" w:author="khanguyen" w:date="2017-03-17T22:17:00Z">
        <w:r w:rsidRPr="004D6282" w:rsidDel="007C6B66">
          <w:rPr>
            <w:rFonts w:cs="Arial"/>
            <w:rPrChange w:id="1091" w:author="khanguyen" w:date="2017-03-17T23:38:00Z">
              <w:rPr>
                <w:rFonts w:cs="Arial"/>
              </w:rPr>
            </w:rPrChange>
          </w:rPr>
          <w:delText>Click_Add_Project</w:delText>
        </w:r>
      </w:del>
    </w:p>
    <w:p w14:paraId="14E58DB3" w14:textId="77777777" w:rsidR="0084047D" w:rsidRPr="004D6282" w:rsidDel="007C6B66" w:rsidRDefault="0084047D" w:rsidP="007808DA">
      <w:pPr>
        <w:spacing w:before="60" w:after="120" w:line="320" w:lineRule="exact"/>
        <w:ind w:left="720"/>
        <w:jc w:val="both"/>
        <w:rPr>
          <w:del w:id="1092" w:author="khanguyen" w:date="2017-03-17T22:17:00Z"/>
          <w:rFonts w:cs="Arial"/>
          <w:rPrChange w:id="1093" w:author="khanguyen" w:date="2017-03-17T23:38:00Z">
            <w:rPr>
              <w:del w:id="1094" w:author="khanguyen" w:date="2017-03-17T22:17:00Z"/>
              <w:rFonts w:cs="Arial"/>
            </w:rPr>
          </w:rPrChange>
        </w:rPr>
        <w:pPrChange w:id="1095" w:author="khanguyen" w:date="2017-03-17T23:49:00Z">
          <w:pPr>
            <w:ind w:left="720"/>
          </w:pPr>
        </w:pPrChange>
      </w:pPr>
      <w:del w:id="1096" w:author="khanguyen" w:date="2017-03-17T22:17:00Z">
        <w:r w:rsidRPr="004D6282" w:rsidDel="007C6B66">
          <w:rPr>
            <w:rFonts w:cs="Arial"/>
            <w:rPrChange w:id="1097" w:author="khanguyen" w:date="2017-03-17T23:38:00Z">
              <w:rPr>
                <w:rFonts w:cs="Arial"/>
              </w:rPr>
            </w:rPrChange>
          </w:rPr>
          <w:delText>Click_Add_Reminder</w:delText>
        </w:r>
      </w:del>
    </w:p>
    <w:p w14:paraId="4579C4F9" w14:textId="77777777" w:rsidR="0084047D" w:rsidRPr="004D6282" w:rsidDel="007C6B66" w:rsidRDefault="0084047D" w:rsidP="007808DA">
      <w:pPr>
        <w:spacing w:before="60" w:after="120" w:line="320" w:lineRule="exact"/>
        <w:ind w:left="720"/>
        <w:jc w:val="both"/>
        <w:rPr>
          <w:del w:id="1098" w:author="khanguyen" w:date="2017-03-17T22:17:00Z"/>
          <w:rFonts w:cs="Arial"/>
          <w:rPrChange w:id="1099" w:author="khanguyen" w:date="2017-03-17T23:38:00Z">
            <w:rPr>
              <w:del w:id="1100" w:author="khanguyen" w:date="2017-03-17T22:17:00Z"/>
              <w:rFonts w:cs="Arial"/>
            </w:rPr>
          </w:rPrChange>
        </w:rPr>
        <w:pPrChange w:id="1101" w:author="khanguyen" w:date="2017-03-17T23:49:00Z">
          <w:pPr>
            <w:ind w:left="720"/>
          </w:pPr>
        </w:pPrChange>
      </w:pPr>
      <w:del w:id="1102" w:author="khanguyen" w:date="2017-03-17T22:17:00Z">
        <w:r w:rsidRPr="004D6282" w:rsidDel="007C6B66">
          <w:rPr>
            <w:rFonts w:cs="Arial"/>
            <w:rPrChange w:id="1103" w:author="khanguyen" w:date="2017-03-17T23:38:00Z">
              <w:rPr>
                <w:rFonts w:cs="Arial"/>
              </w:rPr>
            </w:rPrChange>
          </w:rPr>
          <w:delText>Click_Add_Sale</w:delText>
        </w:r>
      </w:del>
    </w:p>
    <w:p w14:paraId="6B866018" w14:textId="77777777" w:rsidR="0084047D" w:rsidRPr="004D6282" w:rsidDel="007C6B66" w:rsidRDefault="0084047D" w:rsidP="007808DA">
      <w:pPr>
        <w:spacing w:before="60" w:after="120" w:line="320" w:lineRule="exact"/>
        <w:ind w:left="720"/>
        <w:jc w:val="both"/>
        <w:rPr>
          <w:del w:id="1104" w:author="khanguyen" w:date="2017-03-17T22:17:00Z"/>
          <w:rFonts w:cs="Arial"/>
          <w:rPrChange w:id="1105" w:author="khanguyen" w:date="2017-03-17T23:38:00Z">
            <w:rPr>
              <w:del w:id="1106" w:author="khanguyen" w:date="2017-03-17T22:17:00Z"/>
              <w:rFonts w:cs="Arial"/>
            </w:rPr>
          </w:rPrChange>
        </w:rPr>
        <w:pPrChange w:id="1107" w:author="khanguyen" w:date="2017-03-17T23:49:00Z">
          <w:pPr>
            <w:ind w:left="720"/>
          </w:pPr>
        </w:pPrChange>
      </w:pPr>
      <w:del w:id="1108" w:author="khanguyen" w:date="2017-03-17T22:17:00Z">
        <w:r w:rsidRPr="004D6282" w:rsidDel="007C6B66">
          <w:rPr>
            <w:rFonts w:cs="Arial"/>
            <w:rPrChange w:id="1109" w:author="khanguyen" w:date="2017-03-17T23:38:00Z">
              <w:rPr>
                <w:rFonts w:cs="Arial"/>
              </w:rPr>
            </w:rPrChange>
          </w:rPr>
          <w:delText>Click_Add_Task</w:delText>
        </w:r>
      </w:del>
    </w:p>
    <w:p w14:paraId="1D21582E" w14:textId="77777777" w:rsidR="0084047D" w:rsidRPr="004D6282" w:rsidDel="007C6B66" w:rsidRDefault="0084047D" w:rsidP="007808DA">
      <w:pPr>
        <w:spacing w:before="60" w:after="120" w:line="320" w:lineRule="exact"/>
        <w:ind w:left="720"/>
        <w:jc w:val="both"/>
        <w:rPr>
          <w:del w:id="1110" w:author="khanguyen" w:date="2017-03-17T22:17:00Z"/>
          <w:rFonts w:cs="Arial"/>
          <w:rPrChange w:id="1111" w:author="khanguyen" w:date="2017-03-17T23:38:00Z">
            <w:rPr>
              <w:del w:id="1112" w:author="khanguyen" w:date="2017-03-17T22:17:00Z"/>
              <w:rFonts w:cs="Arial"/>
            </w:rPr>
          </w:rPrChange>
        </w:rPr>
        <w:pPrChange w:id="1113" w:author="khanguyen" w:date="2017-03-17T23:49:00Z">
          <w:pPr>
            <w:ind w:left="720"/>
          </w:pPr>
        </w:pPrChange>
      </w:pPr>
      <w:del w:id="1114" w:author="khanguyen" w:date="2017-03-17T22:17:00Z">
        <w:r w:rsidRPr="004D6282" w:rsidDel="007C6B66">
          <w:rPr>
            <w:rFonts w:cs="Arial"/>
            <w:rPrChange w:id="1115" w:author="khanguyen" w:date="2017-03-17T23:38:00Z">
              <w:rPr>
                <w:rFonts w:cs="Arial"/>
              </w:rPr>
            </w:rPrChange>
          </w:rPr>
          <w:delText>Click_Add_Timesheet</w:delText>
        </w:r>
      </w:del>
    </w:p>
    <w:p w14:paraId="2340A013" w14:textId="77777777" w:rsidR="0084047D" w:rsidRPr="004D6282" w:rsidDel="007C6B66" w:rsidRDefault="0084047D" w:rsidP="007808DA">
      <w:pPr>
        <w:spacing w:before="60" w:after="120" w:line="320" w:lineRule="exact"/>
        <w:ind w:left="720"/>
        <w:jc w:val="both"/>
        <w:rPr>
          <w:del w:id="1116" w:author="khanguyen" w:date="2017-03-17T22:17:00Z"/>
          <w:rFonts w:cs="Arial"/>
          <w:rPrChange w:id="1117" w:author="khanguyen" w:date="2017-03-17T23:38:00Z">
            <w:rPr>
              <w:del w:id="1118" w:author="khanguyen" w:date="2017-03-17T22:17:00Z"/>
              <w:rFonts w:cs="Arial"/>
            </w:rPr>
          </w:rPrChange>
        </w:rPr>
        <w:pPrChange w:id="1119" w:author="khanguyen" w:date="2017-03-17T23:49:00Z">
          <w:pPr>
            <w:ind w:left="720"/>
          </w:pPr>
        </w:pPrChange>
      </w:pPr>
      <w:del w:id="1120" w:author="khanguyen" w:date="2017-03-17T22:17:00Z">
        <w:r w:rsidRPr="004D6282" w:rsidDel="007C6B66">
          <w:rPr>
            <w:rFonts w:cs="Arial"/>
            <w:rPrChange w:id="1121" w:author="khanguyen" w:date="2017-03-17T23:38:00Z">
              <w:rPr>
                <w:rFonts w:cs="Arial"/>
              </w:rPr>
            </w:rPrChange>
          </w:rPr>
          <w:delText>Click_Edit_Task</w:delText>
        </w:r>
      </w:del>
    </w:p>
    <w:p w14:paraId="0149B7B2" w14:textId="77777777" w:rsidR="0084047D" w:rsidRPr="004D6282" w:rsidDel="007C6B66" w:rsidRDefault="0084047D" w:rsidP="007808DA">
      <w:pPr>
        <w:spacing w:before="60" w:after="120" w:line="320" w:lineRule="exact"/>
        <w:ind w:left="720"/>
        <w:jc w:val="both"/>
        <w:rPr>
          <w:del w:id="1122" w:author="khanguyen" w:date="2017-03-17T22:17:00Z"/>
          <w:rFonts w:cs="Arial"/>
          <w:rPrChange w:id="1123" w:author="khanguyen" w:date="2017-03-17T23:38:00Z">
            <w:rPr>
              <w:del w:id="1124" w:author="khanguyen" w:date="2017-03-17T22:17:00Z"/>
              <w:rFonts w:cs="Arial"/>
            </w:rPr>
          </w:rPrChange>
        </w:rPr>
        <w:pPrChange w:id="1125" w:author="khanguyen" w:date="2017-03-17T23:49:00Z">
          <w:pPr>
            <w:ind w:left="720"/>
          </w:pPr>
        </w:pPrChange>
      </w:pPr>
      <w:del w:id="1126" w:author="khanguyen" w:date="2017-03-17T22:17:00Z">
        <w:r w:rsidRPr="004D6282" w:rsidDel="007C6B66">
          <w:rPr>
            <w:rFonts w:cs="Arial"/>
            <w:rPrChange w:id="1127" w:author="khanguyen" w:date="2017-03-17T23:38:00Z">
              <w:rPr>
                <w:rFonts w:cs="Arial"/>
              </w:rPr>
            </w:rPrChange>
          </w:rPr>
          <w:delText>Click_Invoice_icon</w:delText>
        </w:r>
      </w:del>
    </w:p>
    <w:p w14:paraId="0418E363" w14:textId="77777777" w:rsidR="0084047D" w:rsidRPr="004D6282" w:rsidDel="007C6B66" w:rsidRDefault="0084047D" w:rsidP="007808DA">
      <w:pPr>
        <w:spacing w:before="60" w:after="120" w:line="320" w:lineRule="exact"/>
        <w:ind w:left="720"/>
        <w:jc w:val="both"/>
        <w:rPr>
          <w:del w:id="1128" w:author="khanguyen" w:date="2017-03-17T22:17:00Z"/>
          <w:rFonts w:cs="Arial"/>
          <w:rPrChange w:id="1129" w:author="khanguyen" w:date="2017-03-17T23:38:00Z">
            <w:rPr>
              <w:del w:id="1130" w:author="khanguyen" w:date="2017-03-17T22:17:00Z"/>
              <w:rFonts w:cs="Arial"/>
            </w:rPr>
          </w:rPrChange>
        </w:rPr>
        <w:pPrChange w:id="1131" w:author="khanguyen" w:date="2017-03-17T23:49:00Z">
          <w:pPr>
            <w:ind w:left="720"/>
          </w:pPr>
        </w:pPrChange>
      </w:pPr>
      <w:del w:id="1132" w:author="khanguyen" w:date="2017-03-17T22:17:00Z">
        <w:r w:rsidRPr="004D6282" w:rsidDel="007C6B66">
          <w:rPr>
            <w:rFonts w:cs="Arial"/>
            <w:rPrChange w:id="1133" w:author="khanguyen" w:date="2017-03-17T23:38:00Z">
              <w:rPr>
                <w:rFonts w:cs="Arial"/>
              </w:rPr>
            </w:rPrChange>
          </w:rPr>
          <w:delText>Click_Note_icon</w:delText>
        </w:r>
      </w:del>
    </w:p>
    <w:p w14:paraId="49D7F786" w14:textId="77777777" w:rsidR="0084047D" w:rsidRPr="004D6282" w:rsidDel="007C6B66" w:rsidRDefault="0084047D" w:rsidP="007808DA">
      <w:pPr>
        <w:spacing w:before="60" w:after="120" w:line="320" w:lineRule="exact"/>
        <w:ind w:left="720"/>
        <w:jc w:val="both"/>
        <w:rPr>
          <w:del w:id="1134" w:author="khanguyen" w:date="2017-03-17T22:17:00Z"/>
          <w:rFonts w:cs="Arial"/>
          <w:rPrChange w:id="1135" w:author="khanguyen" w:date="2017-03-17T23:38:00Z">
            <w:rPr>
              <w:del w:id="1136" w:author="khanguyen" w:date="2017-03-17T22:17:00Z"/>
              <w:rFonts w:cs="Arial"/>
            </w:rPr>
          </w:rPrChange>
        </w:rPr>
        <w:pPrChange w:id="1137" w:author="khanguyen" w:date="2017-03-17T23:49:00Z">
          <w:pPr>
            <w:ind w:left="720"/>
          </w:pPr>
        </w:pPrChange>
      </w:pPr>
      <w:del w:id="1138" w:author="khanguyen" w:date="2017-03-17T22:17:00Z">
        <w:r w:rsidRPr="004D6282" w:rsidDel="007C6B66">
          <w:rPr>
            <w:rFonts w:cs="Arial"/>
            <w:rPrChange w:id="1139" w:author="khanguyen" w:date="2017-03-17T23:38:00Z">
              <w:rPr>
                <w:rFonts w:cs="Arial"/>
              </w:rPr>
            </w:rPrChange>
          </w:rPr>
          <w:delText>Click_Reminder_icon</w:delText>
        </w:r>
      </w:del>
    </w:p>
    <w:p w14:paraId="7D3FBB9B" w14:textId="77777777" w:rsidR="0084047D" w:rsidRPr="004D6282" w:rsidDel="007C6B66" w:rsidRDefault="0084047D" w:rsidP="007808DA">
      <w:pPr>
        <w:spacing w:before="60" w:after="120" w:line="320" w:lineRule="exact"/>
        <w:ind w:left="720"/>
        <w:jc w:val="both"/>
        <w:rPr>
          <w:del w:id="1140" w:author="khanguyen" w:date="2017-03-17T22:17:00Z"/>
          <w:rFonts w:cs="Arial"/>
          <w:rPrChange w:id="1141" w:author="khanguyen" w:date="2017-03-17T23:38:00Z">
            <w:rPr>
              <w:del w:id="1142" w:author="khanguyen" w:date="2017-03-17T22:17:00Z"/>
              <w:rFonts w:cs="Arial"/>
            </w:rPr>
          </w:rPrChange>
        </w:rPr>
        <w:pPrChange w:id="1143" w:author="khanguyen" w:date="2017-03-17T23:49:00Z">
          <w:pPr>
            <w:ind w:left="720"/>
          </w:pPr>
        </w:pPrChange>
      </w:pPr>
      <w:del w:id="1144" w:author="khanguyen" w:date="2017-03-17T22:17:00Z">
        <w:r w:rsidRPr="004D6282" w:rsidDel="007C6B66">
          <w:rPr>
            <w:rFonts w:cs="Arial"/>
            <w:rPrChange w:id="1145" w:author="khanguyen" w:date="2017-03-17T23:38:00Z">
              <w:rPr>
                <w:rFonts w:cs="Arial"/>
              </w:rPr>
            </w:rPrChange>
          </w:rPr>
          <w:delText>Click_Tasks_button</w:delText>
        </w:r>
      </w:del>
    </w:p>
    <w:p w14:paraId="110D27CA" w14:textId="77777777" w:rsidR="006C6340" w:rsidRPr="004D6282" w:rsidDel="007C6B66" w:rsidRDefault="006C6340" w:rsidP="007808DA">
      <w:pPr>
        <w:spacing w:before="60" w:after="120" w:line="320" w:lineRule="exact"/>
        <w:ind w:left="720"/>
        <w:jc w:val="both"/>
        <w:rPr>
          <w:del w:id="1146" w:author="khanguyen" w:date="2017-03-17T22:17:00Z"/>
          <w:rFonts w:cs="Arial"/>
          <w:rPrChange w:id="1147" w:author="khanguyen" w:date="2017-03-17T23:38:00Z">
            <w:rPr>
              <w:del w:id="1148" w:author="khanguyen" w:date="2017-03-17T22:17:00Z"/>
              <w:rFonts w:cs="Arial"/>
            </w:rPr>
          </w:rPrChange>
        </w:rPr>
        <w:pPrChange w:id="1149" w:author="khanguyen" w:date="2017-03-17T23:49:00Z">
          <w:pPr>
            <w:ind w:left="720"/>
          </w:pPr>
        </w:pPrChange>
      </w:pPr>
      <w:del w:id="1150" w:author="khanguyen" w:date="2017-03-17T22:17:00Z">
        <w:r w:rsidRPr="004D6282" w:rsidDel="007C6B66">
          <w:rPr>
            <w:rFonts w:cs="Arial"/>
            <w:rPrChange w:id="1151" w:author="khanguyen" w:date="2017-03-17T23:38:00Z">
              <w:rPr>
                <w:rFonts w:cs="Arial"/>
              </w:rPr>
            </w:rPrChange>
          </w:rPr>
          <w:delText>EDIT Empty Project</w:delText>
        </w:r>
      </w:del>
    </w:p>
    <w:p w14:paraId="40BC3B3D" w14:textId="16761226" w:rsidR="006C6340" w:rsidRPr="004D6282" w:rsidRDefault="006C6340" w:rsidP="007808DA">
      <w:pPr>
        <w:spacing w:before="60" w:after="120" w:line="320" w:lineRule="exact"/>
        <w:ind w:left="720"/>
        <w:jc w:val="both"/>
        <w:rPr>
          <w:rFonts w:cs="Arial"/>
          <w:rPrChange w:id="1152" w:author="khanguyen" w:date="2017-03-17T23:38:00Z">
            <w:rPr>
              <w:rFonts w:cs="Arial"/>
            </w:rPr>
          </w:rPrChange>
        </w:rPr>
        <w:pPrChange w:id="1153" w:author="khanguyen" w:date="2017-03-17T23:49:00Z">
          <w:pPr>
            <w:ind w:left="720"/>
          </w:pPr>
        </w:pPrChange>
      </w:pPr>
      <w:del w:id="1154" w:author="khanguyen" w:date="2017-03-17T22:17:00Z">
        <w:r w:rsidRPr="004D6282" w:rsidDel="007C6B66">
          <w:rPr>
            <w:rFonts w:cs="Arial"/>
            <w:rPrChange w:id="1155" w:author="khanguyen" w:date="2017-03-17T23:38:00Z">
              <w:rPr>
                <w:rFonts w:cs="Arial"/>
              </w:rPr>
            </w:rPrChange>
          </w:rPr>
          <w:delText>Open_Default_Task_Detail</w:delText>
        </w:r>
      </w:del>
    </w:p>
    <w:p w14:paraId="1039583F" w14:textId="2E990662" w:rsidR="00CC756A" w:rsidRPr="00C47FE2" w:rsidRDefault="00CC756A" w:rsidP="00C822CB">
      <w:pPr>
        <w:pStyle w:val="Heading2"/>
        <w:rPr>
          <w:rFonts w:cs="Arial"/>
        </w:rPr>
      </w:pPr>
      <w:bookmarkStart w:id="1156" w:name="_Toc477557835"/>
      <w:r w:rsidRPr="00C47FE2">
        <w:rPr>
          <w:rFonts w:cs="Arial"/>
        </w:rPr>
        <w:t>Test Run 2</w:t>
      </w:r>
      <w:r w:rsidR="001A6FC7" w:rsidRPr="00C47FE2">
        <w:rPr>
          <w:rFonts w:cs="Arial"/>
        </w:rPr>
        <w:t xml:space="preserve"> – Baseline Two Hour Load Test</w:t>
      </w:r>
      <w:bookmarkEnd w:id="1156"/>
    </w:p>
    <w:p w14:paraId="02FB2E80" w14:textId="77777777" w:rsidR="005C3224" w:rsidRPr="00C47FE2" w:rsidRDefault="005C3224" w:rsidP="00D56762">
      <w:pPr>
        <w:numPr>
          <w:ilvl w:val="0"/>
          <w:numId w:val="15"/>
        </w:numPr>
        <w:spacing w:before="60" w:after="120" w:line="320" w:lineRule="exact"/>
        <w:jc w:val="both"/>
        <w:rPr>
          <w:rFonts w:cs="Arial"/>
        </w:rPr>
      </w:pPr>
      <w:r w:rsidRPr="00C47FE2">
        <w:rPr>
          <w:rFonts w:cs="Arial"/>
        </w:rPr>
        <w:t>Duration: 1 hour, 51 minutes</w:t>
      </w:r>
    </w:p>
    <w:p w14:paraId="79338E28" w14:textId="77777777" w:rsidR="001A6FC7" w:rsidRPr="00C47FE2" w:rsidRDefault="001A6FC7" w:rsidP="001A6FC7">
      <w:pPr>
        <w:rPr>
          <w:rFonts w:cs="Arial"/>
          <w:b/>
        </w:rPr>
      </w:pPr>
      <w:r w:rsidRPr="00C47FE2">
        <w:rPr>
          <w:rFonts w:cs="Arial"/>
          <w:b/>
        </w:rPr>
        <w:t xml:space="preserve">Observations </w:t>
      </w:r>
    </w:p>
    <w:p w14:paraId="49E19470" w14:textId="77777777" w:rsidR="001A6FC7" w:rsidRPr="00C47FE2" w:rsidRDefault="001A6FC7" w:rsidP="00C822CB">
      <w:pPr>
        <w:pStyle w:val="Heading3"/>
        <w:rPr>
          <w:rFonts w:cs="Arial"/>
        </w:rPr>
      </w:pPr>
      <w:r w:rsidRPr="00C47FE2">
        <w:rPr>
          <w:rFonts w:cs="Arial"/>
        </w:rPr>
        <w:t>Request Statistics</w:t>
      </w:r>
    </w:p>
    <w:tbl>
      <w:tblPr>
        <w:tblW w:w="13233" w:type="dxa"/>
        <w:tblInd w:w="93" w:type="dxa"/>
        <w:tblLook w:val="04A0" w:firstRow="1" w:lastRow="0" w:firstColumn="1" w:lastColumn="0" w:noHBand="0" w:noVBand="1"/>
        <w:tblPrChange w:id="1157" w:author="khanguyen" w:date="2017-03-17T23:43:00Z">
          <w:tblPr>
            <w:tblW w:w="13233" w:type="dxa"/>
            <w:tblInd w:w="93" w:type="dxa"/>
            <w:tblLook w:val="04A0" w:firstRow="1" w:lastRow="0" w:firstColumn="1" w:lastColumn="0" w:noHBand="0" w:noVBand="1"/>
          </w:tblPr>
        </w:tblPrChange>
      </w:tblPr>
      <w:tblGrid>
        <w:gridCol w:w="3525"/>
        <w:gridCol w:w="1151"/>
        <w:gridCol w:w="1854"/>
        <w:gridCol w:w="1070"/>
        <w:gridCol w:w="1070"/>
        <w:gridCol w:w="1070"/>
        <w:gridCol w:w="1084"/>
        <w:gridCol w:w="1179"/>
        <w:gridCol w:w="1230"/>
        <w:tblGridChange w:id="1158">
          <w:tblGrid>
            <w:gridCol w:w="3586"/>
            <w:gridCol w:w="1090"/>
            <w:gridCol w:w="1854"/>
            <w:gridCol w:w="1070"/>
            <w:gridCol w:w="1070"/>
            <w:gridCol w:w="1070"/>
            <w:gridCol w:w="1084"/>
            <w:gridCol w:w="1179"/>
            <w:gridCol w:w="1230"/>
          </w:tblGrid>
        </w:tblGridChange>
      </w:tblGrid>
      <w:tr w:rsidR="001A6FC7" w:rsidRPr="00C47FE2" w14:paraId="61C6519D" w14:textId="77777777" w:rsidTr="00637CF7">
        <w:trPr>
          <w:trHeight w:val="870"/>
          <w:trPrChange w:id="1159" w:author="khanguyen" w:date="2017-03-17T23:43:00Z">
            <w:trPr>
              <w:trHeight w:val="870"/>
            </w:trPr>
          </w:trPrChange>
        </w:trPr>
        <w:tc>
          <w:tcPr>
            <w:tcW w:w="3525" w:type="dxa"/>
            <w:tcBorders>
              <w:top w:val="single" w:sz="8" w:space="0" w:color="CDE3EC"/>
              <w:left w:val="single" w:sz="8" w:space="0" w:color="CDE3EC"/>
              <w:bottom w:val="single" w:sz="8" w:space="0" w:color="CDE3EC"/>
              <w:right w:val="nil"/>
            </w:tcBorders>
            <w:shd w:val="clear" w:color="000000" w:fill="F4F9FE"/>
            <w:vAlign w:val="bottom"/>
            <w:hideMark/>
            <w:tcPrChange w:id="1160" w:author="khanguyen" w:date="2017-03-17T23:43:00Z">
              <w:tcPr>
                <w:tcW w:w="3586" w:type="dxa"/>
                <w:tcBorders>
                  <w:top w:val="single" w:sz="8" w:space="0" w:color="CDE3EC"/>
                  <w:left w:val="single" w:sz="8" w:space="0" w:color="CDE3EC"/>
                  <w:bottom w:val="single" w:sz="8" w:space="0" w:color="CDE3EC"/>
                  <w:right w:val="nil"/>
                </w:tcBorders>
                <w:shd w:val="clear" w:color="000000" w:fill="F4F9FE"/>
                <w:vAlign w:val="bottom"/>
                <w:hideMark/>
              </w:tcPr>
            </w:tcPrChange>
          </w:tcPr>
          <w:p w14:paraId="6E08597D"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1151" w:type="dxa"/>
            <w:tcBorders>
              <w:top w:val="single" w:sz="8" w:space="0" w:color="CDE3EC"/>
              <w:left w:val="nil"/>
              <w:bottom w:val="single" w:sz="8" w:space="0" w:color="CDE3EC"/>
              <w:right w:val="nil"/>
            </w:tcBorders>
            <w:shd w:val="clear" w:color="000000" w:fill="F4F9FE"/>
            <w:vAlign w:val="bottom"/>
            <w:hideMark/>
            <w:tcPrChange w:id="1161" w:author="khanguyen" w:date="2017-03-17T23:43:00Z">
              <w:tcPr>
                <w:tcW w:w="1090" w:type="dxa"/>
                <w:tcBorders>
                  <w:top w:val="single" w:sz="8" w:space="0" w:color="CDE3EC"/>
                  <w:left w:val="nil"/>
                  <w:bottom w:val="single" w:sz="8" w:space="0" w:color="CDE3EC"/>
                  <w:right w:val="nil"/>
                </w:tcBorders>
                <w:shd w:val="clear" w:color="000000" w:fill="F4F9FE"/>
                <w:vAlign w:val="bottom"/>
                <w:hideMark/>
              </w:tcPr>
            </w:tcPrChange>
          </w:tcPr>
          <w:p w14:paraId="515DF137"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854" w:type="dxa"/>
            <w:tcBorders>
              <w:top w:val="single" w:sz="8" w:space="0" w:color="CDE3EC"/>
              <w:left w:val="nil"/>
              <w:bottom w:val="single" w:sz="8" w:space="0" w:color="CDE3EC"/>
              <w:right w:val="nil"/>
            </w:tcBorders>
            <w:shd w:val="clear" w:color="000000" w:fill="F4F9FE"/>
            <w:vAlign w:val="bottom"/>
            <w:hideMark/>
            <w:tcPrChange w:id="1162" w:author="khanguyen" w:date="2017-03-17T23:43:00Z">
              <w:tcPr>
                <w:tcW w:w="1854" w:type="dxa"/>
                <w:tcBorders>
                  <w:top w:val="single" w:sz="8" w:space="0" w:color="CDE3EC"/>
                  <w:left w:val="nil"/>
                  <w:bottom w:val="single" w:sz="8" w:space="0" w:color="CDE3EC"/>
                  <w:right w:val="nil"/>
                </w:tcBorders>
                <w:shd w:val="clear" w:color="000000" w:fill="F4F9FE"/>
                <w:vAlign w:val="bottom"/>
                <w:hideMark/>
              </w:tcPr>
            </w:tcPrChange>
          </w:tcPr>
          <w:p w14:paraId="1BFBBEE6"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(ms)</w:t>
            </w:r>
          </w:p>
        </w:tc>
        <w:tc>
          <w:tcPr>
            <w:tcW w:w="1070" w:type="dxa"/>
            <w:tcBorders>
              <w:top w:val="single" w:sz="8" w:space="0" w:color="CDE3EC"/>
              <w:left w:val="nil"/>
              <w:bottom w:val="single" w:sz="8" w:space="0" w:color="CDE3EC"/>
              <w:right w:val="nil"/>
            </w:tcBorders>
            <w:shd w:val="clear" w:color="000000" w:fill="F4F9FE"/>
            <w:vAlign w:val="bottom"/>
            <w:hideMark/>
            <w:tcPrChange w:id="1163" w:author="khanguyen" w:date="2017-03-17T23:43:00Z">
              <w:tcPr>
                <w:tcW w:w="1070" w:type="dxa"/>
                <w:tcBorders>
                  <w:top w:val="single" w:sz="8" w:space="0" w:color="CDE3EC"/>
                  <w:left w:val="nil"/>
                  <w:bottom w:val="single" w:sz="8" w:space="0" w:color="CDE3EC"/>
                  <w:right w:val="nil"/>
                </w:tcBorders>
                <w:shd w:val="clear" w:color="000000" w:fill="F4F9FE"/>
                <w:vAlign w:val="bottom"/>
                <w:hideMark/>
              </w:tcPr>
            </w:tcPrChange>
          </w:tcPr>
          <w:p w14:paraId="23D730F5"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(ms)</w:t>
            </w:r>
          </w:p>
        </w:tc>
        <w:tc>
          <w:tcPr>
            <w:tcW w:w="1070" w:type="dxa"/>
            <w:tcBorders>
              <w:top w:val="single" w:sz="8" w:space="0" w:color="CDE3EC"/>
              <w:left w:val="nil"/>
              <w:bottom w:val="single" w:sz="8" w:space="0" w:color="CDE3EC"/>
              <w:right w:val="nil"/>
            </w:tcBorders>
            <w:shd w:val="clear" w:color="000000" w:fill="F4F9FE"/>
            <w:vAlign w:val="bottom"/>
            <w:hideMark/>
            <w:tcPrChange w:id="1164" w:author="khanguyen" w:date="2017-03-17T23:43:00Z">
              <w:tcPr>
                <w:tcW w:w="1070" w:type="dxa"/>
                <w:tcBorders>
                  <w:top w:val="single" w:sz="8" w:space="0" w:color="CDE3EC"/>
                  <w:left w:val="nil"/>
                  <w:bottom w:val="single" w:sz="8" w:space="0" w:color="CDE3EC"/>
                  <w:right w:val="nil"/>
                </w:tcBorders>
                <w:shd w:val="clear" w:color="000000" w:fill="F4F9FE"/>
                <w:vAlign w:val="bottom"/>
                <w:hideMark/>
              </w:tcPr>
            </w:tcPrChange>
          </w:tcPr>
          <w:p w14:paraId="117DF1B6"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(ms)</w:t>
            </w:r>
          </w:p>
        </w:tc>
        <w:tc>
          <w:tcPr>
            <w:tcW w:w="1070" w:type="dxa"/>
            <w:tcBorders>
              <w:top w:val="single" w:sz="8" w:space="0" w:color="CDE3EC"/>
              <w:left w:val="nil"/>
              <w:bottom w:val="single" w:sz="8" w:space="0" w:color="CDE3EC"/>
              <w:right w:val="nil"/>
            </w:tcBorders>
            <w:shd w:val="clear" w:color="000000" w:fill="F4F9FE"/>
            <w:vAlign w:val="bottom"/>
            <w:hideMark/>
            <w:tcPrChange w:id="1165" w:author="khanguyen" w:date="2017-03-17T23:43:00Z">
              <w:tcPr>
                <w:tcW w:w="1070" w:type="dxa"/>
                <w:tcBorders>
                  <w:top w:val="single" w:sz="8" w:space="0" w:color="CDE3EC"/>
                  <w:left w:val="nil"/>
                  <w:bottom w:val="single" w:sz="8" w:space="0" w:color="CDE3EC"/>
                  <w:right w:val="nil"/>
                </w:tcBorders>
                <w:shd w:val="clear" w:color="000000" w:fill="F4F9FE"/>
                <w:vAlign w:val="bottom"/>
                <w:hideMark/>
              </w:tcPr>
            </w:tcPrChange>
          </w:tcPr>
          <w:p w14:paraId="27AE8A44"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(ms)</w:t>
            </w:r>
          </w:p>
        </w:tc>
        <w:tc>
          <w:tcPr>
            <w:tcW w:w="1084" w:type="dxa"/>
            <w:tcBorders>
              <w:top w:val="single" w:sz="8" w:space="0" w:color="CDE3EC"/>
              <w:left w:val="nil"/>
              <w:bottom w:val="single" w:sz="8" w:space="0" w:color="CDE3EC"/>
              <w:right w:val="nil"/>
            </w:tcBorders>
            <w:shd w:val="clear" w:color="000000" w:fill="F4F9FE"/>
            <w:vAlign w:val="bottom"/>
            <w:hideMark/>
            <w:tcPrChange w:id="1166" w:author="khanguyen" w:date="2017-03-17T23:43:00Z">
              <w:tcPr>
                <w:tcW w:w="1084" w:type="dxa"/>
                <w:tcBorders>
                  <w:top w:val="single" w:sz="8" w:space="0" w:color="CDE3EC"/>
                  <w:left w:val="nil"/>
                  <w:bottom w:val="single" w:sz="8" w:space="0" w:color="CDE3EC"/>
                  <w:right w:val="nil"/>
                </w:tcBorders>
                <w:shd w:val="clear" w:color="000000" w:fill="F4F9FE"/>
                <w:vAlign w:val="bottom"/>
                <w:hideMark/>
              </w:tcPr>
            </w:tcPrChange>
          </w:tcPr>
          <w:p w14:paraId="6DFB208D"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(ms)</w:t>
            </w:r>
          </w:p>
        </w:tc>
        <w:tc>
          <w:tcPr>
            <w:tcW w:w="1179" w:type="dxa"/>
            <w:tcBorders>
              <w:top w:val="single" w:sz="8" w:space="0" w:color="CDE3EC"/>
              <w:left w:val="nil"/>
              <w:bottom w:val="single" w:sz="8" w:space="0" w:color="CDE3EC"/>
              <w:right w:val="nil"/>
            </w:tcBorders>
            <w:shd w:val="clear" w:color="000000" w:fill="F4F9FE"/>
            <w:vAlign w:val="bottom"/>
            <w:hideMark/>
            <w:tcPrChange w:id="1167" w:author="khanguyen" w:date="2017-03-17T23:43:00Z">
              <w:tcPr>
                <w:tcW w:w="1179" w:type="dxa"/>
                <w:tcBorders>
                  <w:top w:val="single" w:sz="8" w:space="0" w:color="CDE3EC"/>
                  <w:left w:val="nil"/>
                  <w:bottom w:val="single" w:sz="8" w:space="0" w:color="CDE3EC"/>
                  <w:right w:val="nil"/>
                </w:tcBorders>
                <w:shd w:val="clear" w:color="000000" w:fill="F4F9FE"/>
                <w:vAlign w:val="bottom"/>
                <w:hideMark/>
              </w:tcPr>
            </w:tcPrChange>
          </w:tcPr>
          <w:p w14:paraId="561CB6DC"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(ms)</w:t>
            </w:r>
          </w:p>
        </w:tc>
        <w:tc>
          <w:tcPr>
            <w:tcW w:w="1230" w:type="dxa"/>
            <w:tcBorders>
              <w:top w:val="single" w:sz="8" w:space="0" w:color="CDE3EC"/>
              <w:left w:val="nil"/>
              <w:bottom w:val="single" w:sz="8" w:space="0" w:color="CDE3EC"/>
              <w:right w:val="single" w:sz="8" w:space="0" w:color="CDE3EC"/>
            </w:tcBorders>
            <w:shd w:val="clear" w:color="000000" w:fill="F4F9FE"/>
            <w:vAlign w:val="bottom"/>
            <w:hideMark/>
            <w:tcPrChange w:id="1168" w:author="khanguyen" w:date="2017-03-17T23:43:00Z">
              <w:tcPr>
                <w:tcW w:w="1230" w:type="dxa"/>
                <w:tcBorders>
                  <w:top w:val="single" w:sz="8" w:space="0" w:color="CDE3EC"/>
                  <w:left w:val="nil"/>
                  <w:bottom w:val="single" w:sz="8" w:space="0" w:color="CDE3EC"/>
                  <w:right w:val="single" w:sz="8" w:space="0" w:color="CDE3EC"/>
                </w:tcBorders>
                <w:shd w:val="clear" w:color="000000" w:fill="F4F9FE"/>
                <w:vAlign w:val="bottom"/>
                <w:hideMark/>
              </w:tcPr>
            </w:tcPrChange>
          </w:tcPr>
          <w:p w14:paraId="269FF6A8" w14:textId="77777777" w:rsidR="001A6FC7" w:rsidRPr="00C47FE2" w:rsidRDefault="001A6FC7" w:rsidP="001A6FC7">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1A6FC7" w:rsidRPr="00C47FE2" w:rsidDel="002327DA" w14:paraId="36B2BD07" w14:textId="77777777" w:rsidTr="00637CF7">
        <w:trPr>
          <w:trHeight w:val="315"/>
          <w:del w:id="1169" w:author="khanguyen" w:date="2017-03-17T22:44:00Z"/>
          <w:trPrChange w:id="1170" w:author="khanguyen" w:date="2017-03-17T23:43:00Z">
            <w:trPr>
              <w:trHeight w:val="315"/>
            </w:trPr>
          </w:trPrChange>
        </w:trPr>
        <w:tc>
          <w:tcPr>
            <w:tcW w:w="3525" w:type="dxa"/>
            <w:tcBorders>
              <w:top w:val="nil"/>
              <w:left w:val="nil"/>
              <w:bottom w:val="single" w:sz="8" w:space="0" w:color="E9EFF4"/>
              <w:right w:val="nil"/>
            </w:tcBorders>
            <w:shd w:val="clear" w:color="000000" w:fill="FFFFFF"/>
            <w:vAlign w:val="center"/>
            <w:hideMark/>
            <w:tcPrChange w:id="1171" w:author="khanguyen" w:date="2017-03-17T23:43:00Z">
              <w:tcPr>
                <w:tcW w:w="3586" w:type="dxa"/>
                <w:tcBorders>
                  <w:top w:val="nil"/>
                  <w:left w:val="nil"/>
                  <w:bottom w:val="single" w:sz="8" w:space="0" w:color="E9EFF4"/>
                  <w:right w:val="nil"/>
                </w:tcBorders>
                <w:shd w:val="clear" w:color="000000" w:fill="FFFFFF"/>
                <w:vAlign w:val="center"/>
                <w:hideMark/>
              </w:tcPr>
            </w:tcPrChange>
          </w:tcPr>
          <w:p w14:paraId="1035D1EC" w14:textId="77777777" w:rsidR="001A6FC7" w:rsidRPr="00C47FE2" w:rsidDel="002327DA" w:rsidRDefault="001A6FC7" w:rsidP="001A6FC7">
            <w:pPr>
              <w:spacing w:before="0" w:after="0" w:line="240" w:lineRule="auto"/>
              <w:rPr>
                <w:del w:id="1172" w:author="khanguyen" w:date="2017-03-17T22:44:00Z"/>
                <w:rFonts w:eastAsia="Times New Roman" w:cs="Arial"/>
                <w:color w:val="4B4B63"/>
                <w:sz w:val="20"/>
                <w:szCs w:val="20"/>
                <w:lang w:val="en-US"/>
              </w:rPr>
            </w:pPr>
            <w:del w:id="1173" w:author="khanguyen" w:date="2017-03-17T22:44:00Z">
              <w:r w:rsidRPr="00C47FE2" w:rsidDel="002327DA">
                <w:rPr>
                  <w:rFonts w:eastAsia="Times New Roman" w:cs="Arial"/>
                  <w:color w:val="4B4B63"/>
                  <w:sz w:val="20"/>
                  <w:szCs w:val="20"/>
                  <w:lang w:val="en-US"/>
                </w:rPr>
                <w:delText>ALL</w:delText>
              </w:r>
            </w:del>
          </w:p>
        </w:tc>
        <w:tc>
          <w:tcPr>
            <w:tcW w:w="1151" w:type="dxa"/>
            <w:tcBorders>
              <w:top w:val="nil"/>
              <w:left w:val="nil"/>
              <w:bottom w:val="single" w:sz="8" w:space="0" w:color="E9EFF4"/>
              <w:right w:val="nil"/>
            </w:tcBorders>
            <w:shd w:val="clear" w:color="000000" w:fill="FFFFFF"/>
            <w:noWrap/>
            <w:vAlign w:val="center"/>
            <w:hideMark/>
            <w:tcPrChange w:id="1174"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7BC3150F" w14:textId="77777777" w:rsidR="001A6FC7" w:rsidRPr="00C47FE2" w:rsidDel="002327DA" w:rsidRDefault="001A6FC7" w:rsidP="001A6FC7">
            <w:pPr>
              <w:spacing w:before="0" w:after="0" w:line="240" w:lineRule="auto"/>
              <w:jc w:val="right"/>
              <w:rPr>
                <w:del w:id="1175" w:author="khanguyen" w:date="2017-03-17T22:44:00Z"/>
                <w:rFonts w:eastAsia="Times New Roman" w:cs="Arial"/>
                <w:color w:val="4B4B63"/>
                <w:sz w:val="20"/>
                <w:szCs w:val="20"/>
                <w:lang w:val="en-US"/>
              </w:rPr>
            </w:pPr>
            <w:del w:id="1176" w:author="khanguyen" w:date="2017-03-17T22:44:00Z">
              <w:r w:rsidRPr="00C47FE2" w:rsidDel="002327DA">
                <w:rPr>
                  <w:rFonts w:eastAsia="Times New Roman" w:cs="Arial"/>
                  <w:color w:val="4B4B63"/>
                  <w:sz w:val="20"/>
                  <w:szCs w:val="20"/>
                  <w:lang w:val="en-US"/>
                </w:rPr>
                <w:delText>122454</w:delText>
              </w:r>
            </w:del>
          </w:p>
        </w:tc>
        <w:tc>
          <w:tcPr>
            <w:tcW w:w="1854" w:type="dxa"/>
            <w:tcBorders>
              <w:top w:val="nil"/>
              <w:left w:val="nil"/>
              <w:bottom w:val="single" w:sz="8" w:space="0" w:color="E9EFF4"/>
              <w:right w:val="nil"/>
            </w:tcBorders>
            <w:shd w:val="clear" w:color="000000" w:fill="FFFFFF"/>
            <w:noWrap/>
            <w:vAlign w:val="center"/>
            <w:hideMark/>
            <w:tcPrChange w:id="1177"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060BE7D9" w14:textId="77777777" w:rsidR="001A6FC7" w:rsidRPr="00C47FE2" w:rsidDel="002327DA" w:rsidRDefault="001A6FC7" w:rsidP="001A6FC7">
            <w:pPr>
              <w:spacing w:before="0" w:after="0" w:line="240" w:lineRule="auto"/>
              <w:jc w:val="right"/>
              <w:rPr>
                <w:del w:id="1178" w:author="khanguyen" w:date="2017-03-17T22:44:00Z"/>
                <w:rFonts w:eastAsia="Times New Roman" w:cs="Arial"/>
                <w:color w:val="4B4B63"/>
                <w:sz w:val="20"/>
                <w:szCs w:val="20"/>
                <w:lang w:val="en-US"/>
              </w:rPr>
            </w:pPr>
            <w:del w:id="1179" w:author="khanguyen" w:date="2017-03-17T22:44:00Z">
              <w:r w:rsidRPr="00C47FE2" w:rsidDel="002327DA">
                <w:rPr>
                  <w:rFonts w:eastAsia="Times New Roman" w:cs="Arial"/>
                  <w:color w:val="4B4B63"/>
                  <w:sz w:val="20"/>
                  <w:szCs w:val="20"/>
                  <w:lang w:val="en-US"/>
                </w:rPr>
                <w:delText>165396.69</w:delText>
              </w:r>
            </w:del>
          </w:p>
        </w:tc>
        <w:tc>
          <w:tcPr>
            <w:tcW w:w="1070" w:type="dxa"/>
            <w:tcBorders>
              <w:top w:val="nil"/>
              <w:left w:val="nil"/>
              <w:bottom w:val="single" w:sz="8" w:space="0" w:color="E9EFF4"/>
              <w:right w:val="nil"/>
            </w:tcBorders>
            <w:shd w:val="clear" w:color="000000" w:fill="FFFFFF"/>
            <w:noWrap/>
            <w:vAlign w:val="center"/>
            <w:hideMark/>
            <w:tcPrChange w:id="1180"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1CA2C01" w14:textId="77777777" w:rsidR="001A6FC7" w:rsidRPr="00C47FE2" w:rsidDel="002327DA" w:rsidRDefault="001A6FC7" w:rsidP="001A6FC7">
            <w:pPr>
              <w:spacing w:before="0" w:after="0" w:line="240" w:lineRule="auto"/>
              <w:jc w:val="right"/>
              <w:rPr>
                <w:del w:id="1181" w:author="khanguyen" w:date="2017-03-17T22:44:00Z"/>
                <w:rFonts w:eastAsia="Times New Roman" w:cs="Arial"/>
                <w:color w:val="4B4B63"/>
                <w:sz w:val="20"/>
                <w:szCs w:val="20"/>
                <w:lang w:val="en-US"/>
              </w:rPr>
            </w:pPr>
            <w:del w:id="1182" w:author="khanguyen" w:date="2017-03-17T22:44:00Z">
              <w:r w:rsidRPr="00C47FE2" w:rsidDel="002327DA">
                <w:rPr>
                  <w:rFonts w:eastAsia="Times New Roman" w:cs="Arial"/>
                  <w:color w:val="4B4B63"/>
                  <w:sz w:val="20"/>
                  <w:szCs w:val="20"/>
                  <w:lang w:val="en-US"/>
                </w:rPr>
                <w:delText>296320.3</w:delText>
              </w:r>
            </w:del>
          </w:p>
        </w:tc>
        <w:tc>
          <w:tcPr>
            <w:tcW w:w="1070" w:type="dxa"/>
            <w:tcBorders>
              <w:top w:val="nil"/>
              <w:left w:val="nil"/>
              <w:bottom w:val="single" w:sz="8" w:space="0" w:color="E9EFF4"/>
              <w:right w:val="nil"/>
            </w:tcBorders>
            <w:shd w:val="clear" w:color="000000" w:fill="FFFFFF"/>
            <w:noWrap/>
            <w:vAlign w:val="center"/>
            <w:hideMark/>
            <w:tcPrChange w:id="1183"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406D05F" w14:textId="77777777" w:rsidR="001A6FC7" w:rsidRPr="00C47FE2" w:rsidDel="002327DA" w:rsidRDefault="001A6FC7" w:rsidP="001A6FC7">
            <w:pPr>
              <w:spacing w:before="0" w:after="0" w:line="240" w:lineRule="auto"/>
              <w:jc w:val="right"/>
              <w:rPr>
                <w:del w:id="1184" w:author="khanguyen" w:date="2017-03-17T22:44:00Z"/>
                <w:rFonts w:eastAsia="Times New Roman" w:cs="Arial"/>
                <w:color w:val="4B4B63"/>
                <w:sz w:val="20"/>
                <w:szCs w:val="20"/>
                <w:lang w:val="en-US"/>
              </w:rPr>
            </w:pPr>
            <w:del w:id="1185" w:author="khanguyen" w:date="2017-03-17T22:44:00Z">
              <w:r w:rsidRPr="00C47FE2" w:rsidDel="002327DA">
                <w:rPr>
                  <w:rFonts w:eastAsia="Times New Roman" w:cs="Arial"/>
                  <w:color w:val="4B4B63"/>
                  <w:sz w:val="20"/>
                  <w:szCs w:val="20"/>
                  <w:lang w:val="en-US"/>
                </w:rPr>
                <w:delText>485684.3</w:delText>
              </w:r>
            </w:del>
          </w:p>
        </w:tc>
        <w:tc>
          <w:tcPr>
            <w:tcW w:w="1070" w:type="dxa"/>
            <w:tcBorders>
              <w:top w:val="nil"/>
              <w:left w:val="nil"/>
              <w:bottom w:val="single" w:sz="8" w:space="0" w:color="E9EFF4"/>
              <w:right w:val="nil"/>
            </w:tcBorders>
            <w:shd w:val="clear" w:color="000000" w:fill="FFFFFF"/>
            <w:noWrap/>
            <w:vAlign w:val="center"/>
            <w:hideMark/>
            <w:tcPrChange w:id="118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4749437" w14:textId="77777777" w:rsidR="001A6FC7" w:rsidRPr="00C47FE2" w:rsidDel="002327DA" w:rsidRDefault="001A6FC7" w:rsidP="001A6FC7">
            <w:pPr>
              <w:spacing w:before="0" w:after="0" w:line="240" w:lineRule="auto"/>
              <w:jc w:val="right"/>
              <w:rPr>
                <w:del w:id="1187" w:author="khanguyen" w:date="2017-03-17T22:44:00Z"/>
                <w:rFonts w:eastAsia="Times New Roman" w:cs="Arial"/>
                <w:color w:val="4B4B63"/>
                <w:sz w:val="20"/>
                <w:szCs w:val="20"/>
                <w:lang w:val="en-US"/>
              </w:rPr>
            </w:pPr>
            <w:del w:id="1188" w:author="khanguyen" w:date="2017-03-17T22:44:00Z">
              <w:r w:rsidRPr="00C47FE2" w:rsidDel="002327DA">
                <w:rPr>
                  <w:rFonts w:eastAsia="Times New Roman" w:cs="Arial"/>
                  <w:color w:val="4B4B63"/>
                  <w:sz w:val="20"/>
                  <w:szCs w:val="20"/>
                  <w:lang w:val="en-US"/>
                </w:rPr>
                <w:delText>901657.3</w:delText>
              </w:r>
            </w:del>
          </w:p>
        </w:tc>
        <w:tc>
          <w:tcPr>
            <w:tcW w:w="1084" w:type="dxa"/>
            <w:tcBorders>
              <w:top w:val="nil"/>
              <w:left w:val="nil"/>
              <w:bottom w:val="single" w:sz="8" w:space="0" w:color="E9EFF4"/>
              <w:right w:val="nil"/>
            </w:tcBorders>
            <w:shd w:val="clear" w:color="000000" w:fill="FFFFFF"/>
            <w:noWrap/>
            <w:vAlign w:val="center"/>
            <w:hideMark/>
            <w:tcPrChange w:id="1189"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6766FBA9" w14:textId="77777777" w:rsidR="001A6FC7" w:rsidRPr="00C47FE2" w:rsidDel="002327DA" w:rsidRDefault="001A6FC7" w:rsidP="001A6FC7">
            <w:pPr>
              <w:spacing w:before="0" w:after="0" w:line="240" w:lineRule="auto"/>
              <w:jc w:val="right"/>
              <w:rPr>
                <w:del w:id="1190" w:author="khanguyen" w:date="2017-03-17T22:44:00Z"/>
                <w:rFonts w:eastAsia="Times New Roman" w:cs="Arial"/>
                <w:color w:val="4B4B63"/>
                <w:sz w:val="20"/>
                <w:szCs w:val="20"/>
                <w:lang w:val="en-US"/>
              </w:rPr>
            </w:pPr>
            <w:del w:id="1191" w:author="khanguyen" w:date="2017-03-17T22:44:00Z">
              <w:r w:rsidRPr="00C47FE2" w:rsidDel="002327DA">
                <w:rPr>
                  <w:rFonts w:eastAsia="Times New Roman" w:cs="Arial"/>
                  <w:color w:val="4B4B63"/>
                  <w:sz w:val="20"/>
                  <w:szCs w:val="20"/>
                  <w:lang w:val="en-US"/>
                </w:rPr>
                <w:delText>0</w:delText>
              </w:r>
            </w:del>
          </w:p>
        </w:tc>
        <w:tc>
          <w:tcPr>
            <w:tcW w:w="1179" w:type="dxa"/>
            <w:tcBorders>
              <w:top w:val="nil"/>
              <w:left w:val="nil"/>
              <w:bottom w:val="single" w:sz="8" w:space="0" w:color="E9EFF4"/>
              <w:right w:val="nil"/>
            </w:tcBorders>
            <w:shd w:val="clear" w:color="000000" w:fill="FFFFFF"/>
            <w:noWrap/>
            <w:vAlign w:val="center"/>
            <w:hideMark/>
            <w:tcPrChange w:id="1192"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74D181FF" w14:textId="77777777" w:rsidR="001A6FC7" w:rsidRPr="00C47FE2" w:rsidDel="002327DA" w:rsidRDefault="001A6FC7" w:rsidP="001A6FC7">
            <w:pPr>
              <w:spacing w:before="0" w:after="0" w:line="240" w:lineRule="auto"/>
              <w:jc w:val="right"/>
              <w:rPr>
                <w:del w:id="1193" w:author="khanguyen" w:date="2017-03-17T22:44:00Z"/>
                <w:rFonts w:eastAsia="Times New Roman" w:cs="Arial"/>
                <w:color w:val="4B4B63"/>
                <w:sz w:val="20"/>
                <w:szCs w:val="20"/>
                <w:lang w:val="en-US"/>
              </w:rPr>
            </w:pPr>
            <w:del w:id="1194" w:author="khanguyen" w:date="2017-03-17T22:44:00Z">
              <w:r w:rsidRPr="00C47FE2" w:rsidDel="002327DA">
                <w:rPr>
                  <w:rFonts w:eastAsia="Times New Roman" w:cs="Arial"/>
                  <w:color w:val="4B4B63"/>
                  <w:sz w:val="20"/>
                  <w:szCs w:val="20"/>
                  <w:lang w:val="en-US"/>
                </w:rPr>
                <w:delText>4495004</w:delText>
              </w:r>
            </w:del>
          </w:p>
        </w:tc>
        <w:tc>
          <w:tcPr>
            <w:tcW w:w="1230" w:type="dxa"/>
            <w:tcBorders>
              <w:top w:val="nil"/>
              <w:left w:val="nil"/>
              <w:bottom w:val="single" w:sz="8" w:space="0" w:color="E9EFF4"/>
              <w:right w:val="nil"/>
            </w:tcBorders>
            <w:shd w:val="clear" w:color="000000" w:fill="FFFFFF"/>
            <w:noWrap/>
            <w:vAlign w:val="center"/>
            <w:hideMark/>
            <w:tcPrChange w:id="1195"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2474FA4A" w14:textId="77777777" w:rsidR="001A6FC7" w:rsidRPr="00C47FE2" w:rsidDel="002327DA" w:rsidRDefault="001A6FC7" w:rsidP="001A6FC7">
            <w:pPr>
              <w:spacing w:before="0" w:after="0" w:line="240" w:lineRule="auto"/>
              <w:jc w:val="right"/>
              <w:rPr>
                <w:del w:id="1196" w:author="khanguyen" w:date="2017-03-17T22:44:00Z"/>
                <w:rFonts w:eastAsia="Times New Roman" w:cs="Arial"/>
                <w:color w:val="4B4B63"/>
                <w:sz w:val="20"/>
                <w:szCs w:val="20"/>
                <w:lang w:val="en-US"/>
              </w:rPr>
            </w:pPr>
            <w:del w:id="1197" w:author="khanguyen" w:date="2017-03-17T22:44:00Z">
              <w:r w:rsidRPr="00C47FE2" w:rsidDel="002327DA">
                <w:rPr>
                  <w:rFonts w:eastAsia="Times New Roman" w:cs="Arial"/>
                  <w:color w:val="4B4B63"/>
                  <w:sz w:val="20"/>
                  <w:szCs w:val="20"/>
                  <w:lang w:val="en-US"/>
                </w:rPr>
                <w:delText>6.88%</w:delText>
              </w:r>
            </w:del>
          </w:p>
        </w:tc>
      </w:tr>
      <w:tr w:rsidR="001A6FC7" w:rsidRPr="00C47FE2" w:rsidDel="002327DA" w14:paraId="4E46C6BE" w14:textId="77777777" w:rsidTr="00637CF7">
        <w:trPr>
          <w:trHeight w:val="315"/>
          <w:del w:id="1198" w:author="khanguyen" w:date="2017-03-17T22:44:00Z"/>
          <w:trPrChange w:id="1199" w:author="khanguyen" w:date="2017-03-17T23:43:00Z">
            <w:trPr>
              <w:trHeight w:val="315"/>
            </w:trPr>
          </w:trPrChange>
        </w:trPr>
        <w:tc>
          <w:tcPr>
            <w:tcW w:w="3525" w:type="dxa"/>
            <w:tcBorders>
              <w:top w:val="nil"/>
              <w:left w:val="nil"/>
              <w:bottom w:val="single" w:sz="8" w:space="0" w:color="E9EFF4"/>
              <w:right w:val="nil"/>
            </w:tcBorders>
            <w:shd w:val="clear" w:color="000000" w:fill="FFFFFF"/>
            <w:vAlign w:val="center"/>
            <w:hideMark/>
            <w:tcPrChange w:id="1200" w:author="khanguyen" w:date="2017-03-17T23:43:00Z">
              <w:tcPr>
                <w:tcW w:w="3586" w:type="dxa"/>
                <w:tcBorders>
                  <w:top w:val="nil"/>
                  <w:left w:val="nil"/>
                  <w:bottom w:val="single" w:sz="8" w:space="0" w:color="E9EFF4"/>
                  <w:right w:val="nil"/>
                </w:tcBorders>
                <w:shd w:val="clear" w:color="000000" w:fill="FFFFFF"/>
                <w:vAlign w:val="center"/>
                <w:hideMark/>
              </w:tcPr>
            </w:tcPrChange>
          </w:tcPr>
          <w:p w14:paraId="020A8EB6" w14:textId="77777777" w:rsidR="001A6FC7" w:rsidRPr="00C47FE2" w:rsidDel="002327DA" w:rsidRDefault="001A6FC7" w:rsidP="001A6FC7">
            <w:pPr>
              <w:spacing w:before="0" w:after="0" w:line="240" w:lineRule="auto"/>
              <w:rPr>
                <w:del w:id="1201" w:author="khanguyen" w:date="2017-03-17T22:44:00Z"/>
                <w:rFonts w:eastAsia="Times New Roman" w:cs="Arial"/>
                <w:color w:val="4B4B63"/>
                <w:sz w:val="20"/>
                <w:szCs w:val="20"/>
                <w:lang w:val="en-US"/>
              </w:rPr>
            </w:pPr>
            <w:del w:id="1202" w:author="khanguyen" w:date="2017-03-17T22:44:00Z">
              <w:r w:rsidRPr="00C47FE2" w:rsidDel="002327DA">
                <w:rPr>
                  <w:rFonts w:eastAsia="Times New Roman" w:cs="Arial"/>
                  <w:color w:val="4B4B63"/>
                  <w:sz w:val="20"/>
                  <w:szCs w:val="20"/>
                  <w:lang w:val="en-US"/>
                </w:rPr>
                <w:delText>Add Invoice for Contact</w:delText>
              </w:r>
            </w:del>
          </w:p>
        </w:tc>
        <w:tc>
          <w:tcPr>
            <w:tcW w:w="1151" w:type="dxa"/>
            <w:tcBorders>
              <w:top w:val="nil"/>
              <w:left w:val="nil"/>
              <w:bottom w:val="single" w:sz="8" w:space="0" w:color="E9EFF4"/>
              <w:right w:val="nil"/>
            </w:tcBorders>
            <w:shd w:val="clear" w:color="000000" w:fill="FFFFFF"/>
            <w:noWrap/>
            <w:vAlign w:val="center"/>
            <w:hideMark/>
            <w:tcPrChange w:id="1203"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6A11956F" w14:textId="77777777" w:rsidR="001A6FC7" w:rsidRPr="00C47FE2" w:rsidDel="002327DA" w:rsidRDefault="001A6FC7" w:rsidP="001A6FC7">
            <w:pPr>
              <w:spacing w:before="0" w:after="0" w:line="240" w:lineRule="auto"/>
              <w:jc w:val="right"/>
              <w:rPr>
                <w:del w:id="1204" w:author="khanguyen" w:date="2017-03-17T22:44:00Z"/>
                <w:rFonts w:eastAsia="Times New Roman" w:cs="Arial"/>
                <w:color w:val="4B4B63"/>
                <w:sz w:val="20"/>
                <w:szCs w:val="20"/>
                <w:lang w:val="en-US"/>
              </w:rPr>
            </w:pPr>
            <w:del w:id="1205" w:author="khanguyen" w:date="2017-03-17T22:44:00Z">
              <w:r w:rsidRPr="00C47FE2" w:rsidDel="002327DA">
                <w:rPr>
                  <w:rFonts w:eastAsia="Times New Roman" w:cs="Arial"/>
                  <w:color w:val="4B4B63"/>
                  <w:sz w:val="20"/>
                  <w:szCs w:val="20"/>
                  <w:lang w:val="en-US"/>
                </w:rPr>
                <w:delText>500</w:delText>
              </w:r>
            </w:del>
          </w:p>
        </w:tc>
        <w:tc>
          <w:tcPr>
            <w:tcW w:w="1854" w:type="dxa"/>
            <w:tcBorders>
              <w:top w:val="nil"/>
              <w:left w:val="nil"/>
              <w:bottom w:val="single" w:sz="8" w:space="0" w:color="E9EFF4"/>
              <w:right w:val="nil"/>
            </w:tcBorders>
            <w:shd w:val="clear" w:color="000000" w:fill="FFFFFF"/>
            <w:noWrap/>
            <w:vAlign w:val="center"/>
            <w:hideMark/>
            <w:tcPrChange w:id="120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3F9EC1CE" w14:textId="77777777" w:rsidR="001A6FC7" w:rsidRPr="00C47FE2" w:rsidDel="002327DA" w:rsidRDefault="001A6FC7" w:rsidP="001A6FC7">
            <w:pPr>
              <w:spacing w:before="0" w:after="0" w:line="240" w:lineRule="auto"/>
              <w:jc w:val="right"/>
              <w:rPr>
                <w:del w:id="1207" w:author="khanguyen" w:date="2017-03-17T22:44:00Z"/>
                <w:rFonts w:eastAsia="Times New Roman" w:cs="Arial"/>
                <w:color w:val="4B4B63"/>
                <w:sz w:val="20"/>
                <w:szCs w:val="20"/>
                <w:lang w:val="en-US"/>
              </w:rPr>
            </w:pPr>
            <w:del w:id="1208" w:author="khanguyen" w:date="2017-03-17T22:44:00Z">
              <w:r w:rsidRPr="00C47FE2" w:rsidDel="002327DA">
                <w:rPr>
                  <w:rFonts w:eastAsia="Times New Roman" w:cs="Arial"/>
                  <w:color w:val="4B4B63"/>
                  <w:sz w:val="20"/>
                  <w:szCs w:val="20"/>
                  <w:lang w:val="en-US"/>
                </w:rPr>
                <w:delText>181170.61</w:delText>
              </w:r>
            </w:del>
          </w:p>
        </w:tc>
        <w:tc>
          <w:tcPr>
            <w:tcW w:w="1070" w:type="dxa"/>
            <w:tcBorders>
              <w:top w:val="nil"/>
              <w:left w:val="nil"/>
              <w:bottom w:val="single" w:sz="8" w:space="0" w:color="E9EFF4"/>
              <w:right w:val="nil"/>
            </w:tcBorders>
            <w:shd w:val="clear" w:color="000000" w:fill="FFFFFF"/>
            <w:noWrap/>
            <w:vAlign w:val="center"/>
            <w:hideMark/>
            <w:tcPrChange w:id="120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87DDDB1" w14:textId="77777777" w:rsidR="001A6FC7" w:rsidRPr="00C47FE2" w:rsidDel="002327DA" w:rsidRDefault="001A6FC7" w:rsidP="001A6FC7">
            <w:pPr>
              <w:spacing w:before="0" w:after="0" w:line="240" w:lineRule="auto"/>
              <w:jc w:val="right"/>
              <w:rPr>
                <w:del w:id="1210" w:author="khanguyen" w:date="2017-03-17T22:44:00Z"/>
                <w:rFonts w:eastAsia="Times New Roman" w:cs="Arial"/>
                <w:color w:val="4B4B63"/>
                <w:sz w:val="20"/>
                <w:szCs w:val="20"/>
                <w:lang w:val="en-US"/>
              </w:rPr>
            </w:pPr>
            <w:del w:id="1211" w:author="khanguyen" w:date="2017-03-17T22:44:00Z">
              <w:r w:rsidRPr="00C47FE2" w:rsidDel="002327DA">
                <w:rPr>
                  <w:rFonts w:eastAsia="Times New Roman" w:cs="Arial"/>
                  <w:color w:val="4B4B63"/>
                  <w:sz w:val="20"/>
                  <w:szCs w:val="20"/>
                  <w:lang w:val="en-US"/>
                </w:rPr>
                <w:delText>301055</w:delText>
              </w:r>
            </w:del>
          </w:p>
        </w:tc>
        <w:tc>
          <w:tcPr>
            <w:tcW w:w="1070" w:type="dxa"/>
            <w:tcBorders>
              <w:top w:val="nil"/>
              <w:left w:val="nil"/>
              <w:bottom w:val="single" w:sz="8" w:space="0" w:color="E9EFF4"/>
              <w:right w:val="nil"/>
            </w:tcBorders>
            <w:shd w:val="clear" w:color="000000" w:fill="FFFFFF"/>
            <w:noWrap/>
            <w:vAlign w:val="center"/>
            <w:hideMark/>
            <w:tcPrChange w:id="1212"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FAEB1AF" w14:textId="77777777" w:rsidR="001A6FC7" w:rsidRPr="00C47FE2" w:rsidDel="002327DA" w:rsidRDefault="001A6FC7" w:rsidP="001A6FC7">
            <w:pPr>
              <w:spacing w:before="0" w:after="0" w:line="240" w:lineRule="auto"/>
              <w:jc w:val="right"/>
              <w:rPr>
                <w:del w:id="1213" w:author="khanguyen" w:date="2017-03-17T22:44:00Z"/>
                <w:rFonts w:eastAsia="Times New Roman" w:cs="Arial"/>
                <w:color w:val="4B4B63"/>
                <w:sz w:val="20"/>
                <w:szCs w:val="20"/>
                <w:lang w:val="en-US"/>
              </w:rPr>
            </w:pPr>
            <w:del w:id="1214" w:author="khanguyen" w:date="2017-03-17T22:44:00Z">
              <w:r w:rsidRPr="00C47FE2" w:rsidDel="002327DA">
                <w:rPr>
                  <w:rFonts w:eastAsia="Times New Roman" w:cs="Arial"/>
                  <w:color w:val="4B4B63"/>
                  <w:sz w:val="20"/>
                  <w:szCs w:val="20"/>
                  <w:lang w:val="en-US"/>
                </w:rPr>
                <w:delText>306687</w:delText>
              </w:r>
            </w:del>
          </w:p>
        </w:tc>
        <w:tc>
          <w:tcPr>
            <w:tcW w:w="1070" w:type="dxa"/>
            <w:tcBorders>
              <w:top w:val="nil"/>
              <w:left w:val="nil"/>
              <w:bottom w:val="single" w:sz="8" w:space="0" w:color="E9EFF4"/>
              <w:right w:val="nil"/>
            </w:tcBorders>
            <w:shd w:val="clear" w:color="000000" w:fill="FFFFFF"/>
            <w:noWrap/>
            <w:vAlign w:val="center"/>
            <w:hideMark/>
            <w:tcPrChange w:id="1215"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BE34D03" w14:textId="77777777" w:rsidR="001A6FC7" w:rsidRPr="00C47FE2" w:rsidDel="002327DA" w:rsidRDefault="001A6FC7" w:rsidP="001A6FC7">
            <w:pPr>
              <w:spacing w:before="0" w:after="0" w:line="240" w:lineRule="auto"/>
              <w:jc w:val="right"/>
              <w:rPr>
                <w:del w:id="1216" w:author="khanguyen" w:date="2017-03-17T22:44:00Z"/>
                <w:rFonts w:eastAsia="Times New Roman" w:cs="Arial"/>
                <w:color w:val="4B4B63"/>
                <w:sz w:val="20"/>
                <w:szCs w:val="20"/>
                <w:lang w:val="en-US"/>
              </w:rPr>
            </w:pPr>
            <w:del w:id="1217" w:author="khanguyen" w:date="2017-03-17T22:44:00Z">
              <w:r w:rsidRPr="00C47FE2" w:rsidDel="002327DA">
                <w:rPr>
                  <w:rFonts w:eastAsia="Times New Roman" w:cs="Arial"/>
                  <w:color w:val="4B4B63"/>
                  <w:sz w:val="20"/>
                  <w:szCs w:val="20"/>
                  <w:lang w:val="en-US"/>
                </w:rPr>
                <w:delText>320255</w:delText>
              </w:r>
            </w:del>
          </w:p>
        </w:tc>
        <w:tc>
          <w:tcPr>
            <w:tcW w:w="1084" w:type="dxa"/>
            <w:tcBorders>
              <w:top w:val="nil"/>
              <w:left w:val="nil"/>
              <w:bottom w:val="single" w:sz="8" w:space="0" w:color="E9EFF4"/>
              <w:right w:val="nil"/>
            </w:tcBorders>
            <w:shd w:val="clear" w:color="000000" w:fill="FFFFFF"/>
            <w:noWrap/>
            <w:vAlign w:val="center"/>
            <w:hideMark/>
            <w:tcPrChange w:id="1218"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2A0E15AD" w14:textId="77777777" w:rsidR="001A6FC7" w:rsidRPr="00C47FE2" w:rsidDel="002327DA" w:rsidRDefault="001A6FC7" w:rsidP="001A6FC7">
            <w:pPr>
              <w:spacing w:before="0" w:after="0" w:line="240" w:lineRule="auto"/>
              <w:jc w:val="right"/>
              <w:rPr>
                <w:del w:id="1219" w:author="khanguyen" w:date="2017-03-17T22:44:00Z"/>
                <w:rFonts w:eastAsia="Times New Roman" w:cs="Arial"/>
                <w:color w:val="4B4B63"/>
                <w:sz w:val="20"/>
                <w:szCs w:val="20"/>
                <w:lang w:val="en-US"/>
              </w:rPr>
            </w:pPr>
            <w:del w:id="1220" w:author="khanguyen" w:date="2017-03-17T22:44:00Z">
              <w:r w:rsidRPr="00C47FE2" w:rsidDel="002327DA">
                <w:rPr>
                  <w:rFonts w:eastAsia="Times New Roman" w:cs="Arial"/>
                  <w:color w:val="4B4B63"/>
                  <w:sz w:val="20"/>
                  <w:szCs w:val="20"/>
                  <w:lang w:val="en-US"/>
                </w:rPr>
                <w:delText>323</w:delText>
              </w:r>
            </w:del>
          </w:p>
        </w:tc>
        <w:tc>
          <w:tcPr>
            <w:tcW w:w="1179" w:type="dxa"/>
            <w:tcBorders>
              <w:top w:val="nil"/>
              <w:left w:val="nil"/>
              <w:bottom w:val="single" w:sz="8" w:space="0" w:color="E9EFF4"/>
              <w:right w:val="nil"/>
            </w:tcBorders>
            <w:shd w:val="clear" w:color="000000" w:fill="FFFFFF"/>
            <w:noWrap/>
            <w:vAlign w:val="center"/>
            <w:hideMark/>
            <w:tcPrChange w:id="122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7962606A" w14:textId="77777777" w:rsidR="001A6FC7" w:rsidRPr="00C47FE2" w:rsidDel="002327DA" w:rsidRDefault="001A6FC7" w:rsidP="001A6FC7">
            <w:pPr>
              <w:spacing w:before="0" w:after="0" w:line="240" w:lineRule="auto"/>
              <w:jc w:val="right"/>
              <w:rPr>
                <w:del w:id="1222" w:author="khanguyen" w:date="2017-03-17T22:44:00Z"/>
                <w:rFonts w:eastAsia="Times New Roman" w:cs="Arial"/>
                <w:color w:val="4B4B63"/>
                <w:sz w:val="20"/>
                <w:szCs w:val="20"/>
                <w:lang w:val="en-US"/>
              </w:rPr>
            </w:pPr>
            <w:del w:id="1223" w:author="khanguyen" w:date="2017-03-17T22:44:00Z">
              <w:r w:rsidRPr="00C47FE2" w:rsidDel="002327DA">
                <w:rPr>
                  <w:rFonts w:eastAsia="Times New Roman" w:cs="Arial"/>
                  <w:color w:val="4B4B63"/>
                  <w:sz w:val="20"/>
                  <w:szCs w:val="20"/>
                  <w:lang w:val="en-US"/>
                </w:rPr>
                <w:delText>329686</w:delText>
              </w:r>
            </w:del>
          </w:p>
        </w:tc>
        <w:tc>
          <w:tcPr>
            <w:tcW w:w="1230" w:type="dxa"/>
            <w:tcBorders>
              <w:top w:val="nil"/>
              <w:left w:val="nil"/>
              <w:bottom w:val="single" w:sz="8" w:space="0" w:color="E9EFF4"/>
              <w:right w:val="nil"/>
            </w:tcBorders>
            <w:shd w:val="clear" w:color="000000" w:fill="FFFFFF"/>
            <w:noWrap/>
            <w:vAlign w:val="center"/>
            <w:hideMark/>
            <w:tcPrChange w:id="1224"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4E19C927" w14:textId="77777777" w:rsidR="001A6FC7" w:rsidRPr="00C47FE2" w:rsidDel="002327DA" w:rsidRDefault="001A6FC7" w:rsidP="001A6FC7">
            <w:pPr>
              <w:spacing w:before="0" w:after="0" w:line="240" w:lineRule="auto"/>
              <w:jc w:val="right"/>
              <w:rPr>
                <w:del w:id="1225" w:author="khanguyen" w:date="2017-03-17T22:44:00Z"/>
                <w:rFonts w:eastAsia="Times New Roman" w:cs="Arial"/>
                <w:color w:val="4B4B63"/>
                <w:sz w:val="20"/>
                <w:szCs w:val="20"/>
                <w:lang w:val="en-US"/>
              </w:rPr>
            </w:pPr>
            <w:del w:id="1226" w:author="khanguyen" w:date="2017-03-17T22:44:00Z">
              <w:r w:rsidRPr="00C47FE2" w:rsidDel="002327DA">
                <w:rPr>
                  <w:rFonts w:eastAsia="Times New Roman" w:cs="Arial"/>
                  <w:color w:val="4B4B63"/>
                  <w:sz w:val="20"/>
                  <w:szCs w:val="20"/>
                  <w:lang w:val="en-US"/>
                </w:rPr>
                <w:delText>0%</w:delText>
              </w:r>
            </w:del>
          </w:p>
        </w:tc>
      </w:tr>
      <w:tr w:rsidR="001A6FC7" w:rsidRPr="00C47FE2" w:rsidDel="002327DA" w14:paraId="56AD23D1" w14:textId="77777777" w:rsidTr="00637CF7">
        <w:trPr>
          <w:trHeight w:val="615"/>
          <w:del w:id="1227" w:author="khanguyen" w:date="2017-03-17T22:44:00Z"/>
          <w:trPrChange w:id="1228" w:author="khanguyen" w:date="2017-03-17T23:43:00Z">
            <w:trPr>
              <w:trHeight w:val="615"/>
            </w:trPr>
          </w:trPrChange>
        </w:trPr>
        <w:tc>
          <w:tcPr>
            <w:tcW w:w="3525" w:type="dxa"/>
            <w:tcBorders>
              <w:top w:val="nil"/>
              <w:left w:val="nil"/>
              <w:bottom w:val="single" w:sz="8" w:space="0" w:color="E9EFF4"/>
              <w:right w:val="nil"/>
            </w:tcBorders>
            <w:shd w:val="clear" w:color="000000" w:fill="FFFFFF"/>
            <w:vAlign w:val="center"/>
            <w:hideMark/>
            <w:tcPrChange w:id="1229" w:author="khanguyen" w:date="2017-03-17T23:43:00Z">
              <w:tcPr>
                <w:tcW w:w="3586" w:type="dxa"/>
                <w:tcBorders>
                  <w:top w:val="nil"/>
                  <w:left w:val="nil"/>
                  <w:bottom w:val="single" w:sz="8" w:space="0" w:color="E9EFF4"/>
                  <w:right w:val="nil"/>
                </w:tcBorders>
                <w:shd w:val="clear" w:color="000000" w:fill="FFFFFF"/>
                <w:vAlign w:val="center"/>
                <w:hideMark/>
              </w:tcPr>
            </w:tcPrChange>
          </w:tcPr>
          <w:p w14:paraId="0C433E3E" w14:textId="77777777" w:rsidR="001A6FC7" w:rsidRPr="00C47FE2" w:rsidDel="002327DA" w:rsidRDefault="001A6FC7" w:rsidP="001A6FC7">
            <w:pPr>
              <w:spacing w:before="0" w:after="0" w:line="240" w:lineRule="auto"/>
              <w:rPr>
                <w:del w:id="1230" w:author="khanguyen" w:date="2017-03-17T22:44:00Z"/>
                <w:rFonts w:eastAsia="Times New Roman" w:cs="Arial"/>
                <w:color w:val="4B4B63"/>
                <w:sz w:val="20"/>
                <w:szCs w:val="20"/>
                <w:lang w:val="en-US"/>
              </w:rPr>
            </w:pPr>
            <w:del w:id="1231" w:author="khanguyen" w:date="2017-03-17T22:44:00Z">
              <w:r w:rsidRPr="00C47FE2" w:rsidDel="002327DA">
                <w:rPr>
                  <w:rFonts w:eastAsia="Times New Roman" w:cs="Arial"/>
                  <w:color w:val="4B4B63"/>
                  <w:sz w:val="20"/>
                  <w:szCs w:val="20"/>
                  <w:lang w:val="en-US"/>
                </w:rPr>
                <w:delText>Add Invoice for Empty project (Project 01)</w:delText>
              </w:r>
            </w:del>
          </w:p>
        </w:tc>
        <w:tc>
          <w:tcPr>
            <w:tcW w:w="1151" w:type="dxa"/>
            <w:tcBorders>
              <w:top w:val="nil"/>
              <w:left w:val="nil"/>
              <w:bottom w:val="single" w:sz="8" w:space="0" w:color="E9EFF4"/>
              <w:right w:val="nil"/>
            </w:tcBorders>
            <w:shd w:val="clear" w:color="000000" w:fill="FFFFFF"/>
            <w:noWrap/>
            <w:vAlign w:val="center"/>
            <w:hideMark/>
            <w:tcPrChange w:id="1232"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0AB7947D" w14:textId="77777777" w:rsidR="001A6FC7" w:rsidRPr="00C47FE2" w:rsidDel="002327DA" w:rsidRDefault="001A6FC7" w:rsidP="001A6FC7">
            <w:pPr>
              <w:spacing w:before="0" w:after="0" w:line="240" w:lineRule="auto"/>
              <w:jc w:val="right"/>
              <w:rPr>
                <w:del w:id="1233" w:author="khanguyen" w:date="2017-03-17T22:44:00Z"/>
                <w:rFonts w:eastAsia="Times New Roman" w:cs="Arial"/>
                <w:color w:val="4B4B63"/>
                <w:sz w:val="20"/>
                <w:szCs w:val="20"/>
                <w:lang w:val="en-US"/>
              </w:rPr>
            </w:pPr>
            <w:del w:id="1234" w:author="khanguyen" w:date="2017-03-17T22:44:00Z">
              <w:r w:rsidRPr="00C47FE2" w:rsidDel="002327DA">
                <w:rPr>
                  <w:rFonts w:eastAsia="Times New Roman" w:cs="Arial"/>
                  <w:color w:val="4B4B63"/>
                  <w:sz w:val="20"/>
                  <w:szCs w:val="20"/>
                  <w:lang w:val="en-US"/>
                </w:rPr>
                <w:delText>288</w:delText>
              </w:r>
            </w:del>
          </w:p>
        </w:tc>
        <w:tc>
          <w:tcPr>
            <w:tcW w:w="1854" w:type="dxa"/>
            <w:tcBorders>
              <w:top w:val="nil"/>
              <w:left w:val="nil"/>
              <w:bottom w:val="single" w:sz="8" w:space="0" w:color="E9EFF4"/>
              <w:right w:val="nil"/>
            </w:tcBorders>
            <w:shd w:val="clear" w:color="000000" w:fill="FFFFFF"/>
            <w:noWrap/>
            <w:vAlign w:val="center"/>
            <w:hideMark/>
            <w:tcPrChange w:id="1235"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3FC82938" w14:textId="77777777" w:rsidR="001A6FC7" w:rsidRPr="00C47FE2" w:rsidDel="002327DA" w:rsidRDefault="001A6FC7" w:rsidP="001A6FC7">
            <w:pPr>
              <w:spacing w:before="0" w:after="0" w:line="240" w:lineRule="auto"/>
              <w:jc w:val="right"/>
              <w:rPr>
                <w:del w:id="1236" w:author="khanguyen" w:date="2017-03-17T22:44:00Z"/>
                <w:rFonts w:eastAsia="Times New Roman" w:cs="Arial"/>
                <w:color w:val="4B4B63"/>
                <w:sz w:val="20"/>
                <w:szCs w:val="20"/>
                <w:lang w:val="en-US"/>
              </w:rPr>
            </w:pPr>
            <w:del w:id="1237" w:author="khanguyen" w:date="2017-03-17T22:44:00Z">
              <w:r w:rsidRPr="00C47FE2" w:rsidDel="002327DA">
                <w:rPr>
                  <w:rFonts w:eastAsia="Times New Roman" w:cs="Arial"/>
                  <w:color w:val="4B4B63"/>
                  <w:sz w:val="20"/>
                  <w:szCs w:val="20"/>
                  <w:lang w:val="en-US"/>
                </w:rPr>
                <w:delText>578383.34</w:delText>
              </w:r>
            </w:del>
          </w:p>
        </w:tc>
        <w:tc>
          <w:tcPr>
            <w:tcW w:w="1070" w:type="dxa"/>
            <w:tcBorders>
              <w:top w:val="nil"/>
              <w:left w:val="nil"/>
              <w:bottom w:val="single" w:sz="8" w:space="0" w:color="E9EFF4"/>
              <w:right w:val="nil"/>
            </w:tcBorders>
            <w:shd w:val="clear" w:color="000000" w:fill="FFFFFF"/>
            <w:noWrap/>
            <w:vAlign w:val="center"/>
            <w:hideMark/>
            <w:tcPrChange w:id="123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CE230D1" w14:textId="77777777" w:rsidR="001A6FC7" w:rsidRPr="00C47FE2" w:rsidDel="002327DA" w:rsidRDefault="001A6FC7" w:rsidP="001A6FC7">
            <w:pPr>
              <w:spacing w:before="0" w:after="0" w:line="240" w:lineRule="auto"/>
              <w:jc w:val="right"/>
              <w:rPr>
                <w:del w:id="1239" w:author="khanguyen" w:date="2017-03-17T22:44:00Z"/>
                <w:rFonts w:eastAsia="Times New Roman" w:cs="Arial"/>
                <w:color w:val="4B4B63"/>
                <w:sz w:val="20"/>
                <w:szCs w:val="20"/>
                <w:lang w:val="en-US"/>
              </w:rPr>
            </w:pPr>
            <w:del w:id="1240" w:author="khanguyen" w:date="2017-03-17T22:44:00Z">
              <w:r w:rsidRPr="00C47FE2" w:rsidDel="002327DA">
                <w:rPr>
                  <w:rFonts w:eastAsia="Times New Roman" w:cs="Arial"/>
                  <w:color w:val="4B4B63"/>
                  <w:sz w:val="20"/>
                  <w:szCs w:val="20"/>
                  <w:lang w:val="en-US"/>
                </w:rPr>
                <w:delText>863743</w:delText>
              </w:r>
            </w:del>
          </w:p>
        </w:tc>
        <w:tc>
          <w:tcPr>
            <w:tcW w:w="1070" w:type="dxa"/>
            <w:tcBorders>
              <w:top w:val="nil"/>
              <w:left w:val="nil"/>
              <w:bottom w:val="single" w:sz="8" w:space="0" w:color="E9EFF4"/>
              <w:right w:val="nil"/>
            </w:tcBorders>
            <w:shd w:val="clear" w:color="000000" w:fill="FFFFFF"/>
            <w:noWrap/>
            <w:vAlign w:val="center"/>
            <w:hideMark/>
            <w:tcPrChange w:id="1241"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C77BC36" w14:textId="77777777" w:rsidR="001A6FC7" w:rsidRPr="00C47FE2" w:rsidDel="002327DA" w:rsidRDefault="001A6FC7" w:rsidP="001A6FC7">
            <w:pPr>
              <w:spacing w:before="0" w:after="0" w:line="240" w:lineRule="auto"/>
              <w:jc w:val="right"/>
              <w:rPr>
                <w:del w:id="1242" w:author="khanguyen" w:date="2017-03-17T22:44:00Z"/>
                <w:rFonts w:eastAsia="Times New Roman" w:cs="Arial"/>
                <w:color w:val="4B4B63"/>
                <w:sz w:val="20"/>
                <w:szCs w:val="20"/>
                <w:lang w:val="en-US"/>
              </w:rPr>
            </w:pPr>
            <w:del w:id="1243" w:author="khanguyen" w:date="2017-03-17T22:44:00Z">
              <w:r w:rsidRPr="00C47FE2" w:rsidDel="002327DA">
                <w:rPr>
                  <w:rFonts w:eastAsia="Times New Roman" w:cs="Arial"/>
                  <w:color w:val="4B4B63"/>
                  <w:sz w:val="20"/>
                  <w:szCs w:val="20"/>
                  <w:lang w:val="en-US"/>
                </w:rPr>
                <w:delText>916479</w:delText>
              </w:r>
            </w:del>
          </w:p>
        </w:tc>
        <w:tc>
          <w:tcPr>
            <w:tcW w:w="1070" w:type="dxa"/>
            <w:tcBorders>
              <w:top w:val="nil"/>
              <w:left w:val="nil"/>
              <w:bottom w:val="single" w:sz="8" w:space="0" w:color="E9EFF4"/>
              <w:right w:val="nil"/>
            </w:tcBorders>
            <w:shd w:val="clear" w:color="000000" w:fill="FFFFFF"/>
            <w:noWrap/>
            <w:vAlign w:val="center"/>
            <w:hideMark/>
            <w:tcPrChange w:id="1244"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87C27E0" w14:textId="77777777" w:rsidR="001A6FC7" w:rsidRPr="00C47FE2" w:rsidDel="002327DA" w:rsidRDefault="001A6FC7" w:rsidP="001A6FC7">
            <w:pPr>
              <w:spacing w:before="0" w:after="0" w:line="240" w:lineRule="auto"/>
              <w:jc w:val="right"/>
              <w:rPr>
                <w:del w:id="1245" w:author="khanguyen" w:date="2017-03-17T22:44:00Z"/>
                <w:rFonts w:eastAsia="Times New Roman" w:cs="Arial"/>
                <w:color w:val="4B4B63"/>
                <w:sz w:val="20"/>
                <w:szCs w:val="20"/>
                <w:lang w:val="en-US"/>
              </w:rPr>
            </w:pPr>
            <w:del w:id="1246" w:author="khanguyen" w:date="2017-03-17T22:44:00Z">
              <w:r w:rsidRPr="00C47FE2" w:rsidDel="002327DA">
                <w:rPr>
                  <w:rFonts w:eastAsia="Times New Roman" w:cs="Arial"/>
                  <w:color w:val="4B4B63"/>
                  <w:sz w:val="20"/>
                  <w:szCs w:val="20"/>
                  <w:lang w:val="en-US"/>
                </w:rPr>
                <w:delText>958463</w:delText>
              </w:r>
            </w:del>
          </w:p>
        </w:tc>
        <w:tc>
          <w:tcPr>
            <w:tcW w:w="1084" w:type="dxa"/>
            <w:tcBorders>
              <w:top w:val="nil"/>
              <w:left w:val="nil"/>
              <w:bottom w:val="single" w:sz="8" w:space="0" w:color="E9EFF4"/>
              <w:right w:val="nil"/>
            </w:tcBorders>
            <w:shd w:val="clear" w:color="000000" w:fill="FFFFFF"/>
            <w:noWrap/>
            <w:vAlign w:val="center"/>
            <w:hideMark/>
            <w:tcPrChange w:id="1247"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7E12A86B" w14:textId="77777777" w:rsidR="001A6FC7" w:rsidRPr="00C47FE2" w:rsidDel="002327DA" w:rsidRDefault="001A6FC7" w:rsidP="001A6FC7">
            <w:pPr>
              <w:spacing w:before="0" w:after="0" w:line="240" w:lineRule="auto"/>
              <w:jc w:val="right"/>
              <w:rPr>
                <w:del w:id="1248" w:author="khanguyen" w:date="2017-03-17T22:44:00Z"/>
                <w:rFonts w:eastAsia="Times New Roman" w:cs="Arial"/>
                <w:color w:val="4B4B63"/>
                <w:sz w:val="20"/>
                <w:szCs w:val="20"/>
                <w:lang w:val="en-US"/>
              </w:rPr>
            </w:pPr>
            <w:del w:id="1249" w:author="khanguyen" w:date="2017-03-17T22:44:00Z">
              <w:r w:rsidRPr="00C47FE2" w:rsidDel="002327DA">
                <w:rPr>
                  <w:rFonts w:eastAsia="Times New Roman" w:cs="Arial"/>
                  <w:color w:val="4B4B63"/>
                  <w:sz w:val="20"/>
                  <w:szCs w:val="20"/>
                  <w:lang w:val="en-US"/>
                </w:rPr>
                <w:delText>8812</w:delText>
              </w:r>
            </w:del>
          </w:p>
        </w:tc>
        <w:tc>
          <w:tcPr>
            <w:tcW w:w="1179" w:type="dxa"/>
            <w:tcBorders>
              <w:top w:val="nil"/>
              <w:left w:val="nil"/>
              <w:bottom w:val="single" w:sz="8" w:space="0" w:color="E9EFF4"/>
              <w:right w:val="nil"/>
            </w:tcBorders>
            <w:shd w:val="clear" w:color="000000" w:fill="FFFFFF"/>
            <w:noWrap/>
            <w:vAlign w:val="center"/>
            <w:hideMark/>
            <w:tcPrChange w:id="1250"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2CD40E3A" w14:textId="77777777" w:rsidR="001A6FC7" w:rsidRPr="00C47FE2" w:rsidDel="002327DA" w:rsidRDefault="001A6FC7" w:rsidP="001A6FC7">
            <w:pPr>
              <w:spacing w:before="0" w:after="0" w:line="240" w:lineRule="auto"/>
              <w:jc w:val="right"/>
              <w:rPr>
                <w:del w:id="1251" w:author="khanguyen" w:date="2017-03-17T22:44:00Z"/>
                <w:rFonts w:eastAsia="Times New Roman" w:cs="Arial"/>
                <w:color w:val="4B4B63"/>
                <w:sz w:val="20"/>
                <w:szCs w:val="20"/>
                <w:lang w:val="en-US"/>
              </w:rPr>
            </w:pPr>
            <w:del w:id="1252" w:author="khanguyen" w:date="2017-03-17T22:44:00Z">
              <w:r w:rsidRPr="00C47FE2" w:rsidDel="002327DA">
                <w:rPr>
                  <w:rFonts w:eastAsia="Times New Roman" w:cs="Arial"/>
                  <w:color w:val="4B4B63"/>
                  <w:sz w:val="20"/>
                  <w:szCs w:val="20"/>
                  <w:lang w:val="en-US"/>
                </w:rPr>
                <w:delText>972877</w:delText>
              </w:r>
            </w:del>
          </w:p>
        </w:tc>
        <w:tc>
          <w:tcPr>
            <w:tcW w:w="1230" w:type="dxa"/>
            <w:tcBorders>
              <w:top w:val="nil"/>
              <w:left w:val="nil"/>
              <w:bottom w:val="single" w:sz="8" w:space="0" w:color="E9EFF4"/>
              <w:right w:val="nil"/>
            </w:tcBorders>
            <w:shd w:val="clear" w:color="000000" w:fill="FFFFFF"/>
            <w:noWrap/>
            <w:vAlign w:val="center"/>
            <w:hideMark/>
            <w:tcPrChange w:id="1253"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5E329C90" w14:textId="77777777" w:rsidR="001A6FC7" w:rsidRPr="00C47FE2" w:rsidDel="002327DA" w:rsidRDefault="001A6FC7" w:rsidP="001A6FC7">
            <w:pPr>
              <w:spacing w:before="0" w:after="0" w:line="240" w:lineRule="auto"/>
              <w:jc w:val="right"/>
              <w:rPr>
                <w:del w:id="1254" w:author="khanguyen" w:date="2017-03-17T22:44:00Z"/>
                <w:rFonts w:eastAsia="Times New Roman" w:cs="Arial"/>
                <w:color w:val="4B4B63"/>
                <w:sz w:val="20"/>
                <w:szCs w:val="20"/>
                <w:lang w:val="en-US"/>
              </w:rPr>
            </w:pPr>
            <w:del w:id="1255" w:author="khanguyen" w:date="2017-03-17T22:44:00Z">
              <w:r w:rsidRPr="00C47FE2" w:rsidDel="002327DA">
                <w:rPr>
                  <w:rFonts w:eastAsia="Times New Roman" w:cs="Arial"/>
                  <w:color w:val="4B4B63"/>
                  <w:sz w:val="20"/>
                  <w:szCs w:val="20"/>
                  <w:lang w:val="en-US"/>
                </w:rPr>
                <w:delText>0%</w:delText>
              </w:r>
            </w:del>
          </w:p>
        </w:tc>
      </w:tr>
      <w:tr w:rsidR="001A6FC7" w:rsidRPr="00C47FE2" w:rsidDel="002327DA" w14:paraId="50C44D84" w14:textId="77777777" w:rsidTr="00637CF7">
        <w:trPr>
          <w:trHeight w:val="915"/>
          <w:del w:id="1256" w:author="khanguyen" w:date="2017-03-17T22:44:00Z"/>
          <w:trPrChange w:id="1257" w:author="khanguyen" w:date="2017-03-17T23:43:00Z">
            <w:trPr>
              <w:trHeight w:val="915"/>
            </w:trPr>
          </w:trPrChange>
        </w:trPr>
        <w:tc>
          <w:tcPr>
            <w:tcW w:w="3525" w:type="dxa"/>
            <w:tcBorders>
              <w:top w:val="nil"/>
              <w:left w:val="nil"/>
              <w:bottom w:val="single" w:sz="8" w:space="0" w:color="E9EFF4"/>
              <w:right w:val="nil"/>
            </w:tcBorders>
            <w:shd w:val="clear" w:color="000000" w:fill="FFFFFF"/>
            <w:vAlign w:val="center"/>
            <w:hideMark/>
            <w:tcPrChange w:id="1258" w:author="khanguyen" w:date="2017-03-17T23:43:00Z">
              <w:tcPr>
                <w:tcW w:w="3586" w:type="dxa"/>
                <w:tcBorders>
                  <w:top w:val="nil"/>
                  <w:left w:val="nil"/>
                  <w:bottom w:val="single" w:sz="8" w:space="0" w:color="E9EFF4"/>
                  <w:right w:val="nil"/>
                </w:tcBorders>
                <w:shd w:val="clear" w:color="000000" w:fill="FFFFFF"/>
                <w:vAlign w:val="center"/>
                <w:hideMark/>
              </w:tcPr>
            </w:tcPrChange>
          </w:tcPr>
          <w:p w14:paraId="4B43EB28" w14:textId="77777777" w:rsidR="001A6FC7" w:rsidRPr="00C47FE2" w:rsidDel="002327DA" w:rsidRDefault="001A6FC7" w:rsidP="001A6FC7">
            <w:pPr>
              <w:spacing w:before="0" w:after="0" w:line="240" w:lineRule="auto"/>
              <w:rPr>
                <w:del w:id="1259" w:author="khanguyen" w:date="2017-03-17T22:44:00Z"/>
                <w:rFonts w:eastAsia="Times New Roman" w:cs="Arial"/>
                <w:color w:val="4B4B63"/>
                <w:sz w:val="20"/>
                <w:szCs w:val="20"/>
                <w:lang w:val="en-US"/>
              </w:rPr>
            </w:pPr>
            <w:del w:id="1260" w:author="khanguyen" w:date="2017-03-17T22:44:00Z">
              <w:r w:rsidRPr="00C47FE2" w:rsidDel="002327DA">
                <w:rPr>
                  <w:rFonts w:eastAsia="Times New Roman" w:cs="Arial"/>
                  <w:color w:val="4B4B63"/>
                  <w:sz w:val="20"/>
                  <w:szCs w:val="20"/>
                  <w:lang w:val="en-US"/>
                </w:rPr>
                <w:delText>Add invoice for project has Timesheet and Expense (Project 03)</w:delText>
              </w:r>
            </w:del>
          </w:p>
        </w:tc>
        <w:tc>
          <w:tcPr>
            <w:tcW w:w="1151" w:type="dxa"/>
            <w:tcBorders>
              <w:top w:val="nil"/>
              <w:left w:val="nil"/>
              <w:bottom w:val="single" w:sz="8" w:space="0" w:color="E9EFF4"/>
              <w:right w:val="nil"/>
            </w:tcBorders>
            <w:shd w:val="clear" w:color="000000" w:fill="FFFFFF"/>
            <w:noWrap/>
            <w:vAlign w:val="center"/>
            <w:hideMark/>
            <w:tcPrChange w:id="1261"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07A13C65" w14:textId="77777777" w:rsidR="001A6FC7" w:rsidRPr="00C47FE2" w:rsidDel="002327DA" w:rsidRDefault="001A6FC7" w:rsidP="001A6FC7">
            <w:pPr>
              <w:spacing w:before="0" w:after="0" w:line="240" w:lineRule="auto"/>
              <w:jc w:val="right"/>
              <w:rPr>
                <w:del w:id="1262" w:author="khanguyen" w:date="2017-03-17T22:44:00Z"/>
                <w:rFonts w:eastAsia="Times New Roman" w:cs="Arial"/>
                <w:color w:val="4B4B63"/>
                <w:sz w:val="20"/>
                <w:szCs w:val="20"/>
                <w:lang w:val="en-US"/>
              </w:rPr>
            </w:pPr>
            <w:del w:id="1263" w:author="khanguyen" w:date="2017-03-17T22:44:00Z">
              <w:r w:rsidRPr="00C47FE2" w:rsidDel="002327DA">
                <w:rPr>
                  <w:rFonts w:eastAsia="Times New Roman" w:cs="Arial"/>
                  <w:color w:val="4B4B63"/>
                  <w:sz w:val="20"/>
                  <w:szCs w:val="20"/>
                  <w:lang w:val="en-US"/>
                </w:rPr>
                <w:delText>52</w:delText>
              </w:r>
            </w:del>
          </w:p>
        </w:tc>
        <w:tc>
          <w:tcPr>
            <w:tcW w:w="1854" w:type="dxa"/>
            <w:tcBorders>
              <w:top w:val="nil"/>
              <w:left w:val="nil"/>
              <w:bottom w:val="single" w:sz="8" w:space="0" w:color="E9EFF4"/>
              <w:right w:val="nil"/>
            </w:tcBorders>
            <w:shd w:val="clear" w:color="000000" w:fill="FFFFFF"/>
            <w:noWrap/>
            <w:vAlign w:val="center"/>
            <w:hideMark/>
            <w:tcPrChange w:id="1264"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4F96A085" w14:textId="77777777" w:rsidR="001A6FC7" w:rsidRPr="00C47FE2" w:rsidDel="002327DA" w:rsidRDefault="001A6FC7" w:rsidP="001A6FC7">
            <w:pPr>
              <w:spacing w:before="0" w:after="0" w:line="240" w:lineRule="auto"/>
              <w:jc w:val="right"/>
              <w:rPr>
                <w:del w:id="1265" w:author="khanguyen" w:date="2017-03-17T22:44:00Z"/>
                <w:rFonts w:eastAsia="Times New Roman" w:cs="Arial"/>
                <w:color w:val="4B4B63"/>
                <w:sz w:val="20"/>
                <w:szCs w:val="20"/>
                <w:lang w:val="en-US"/>
              </w:rPr>
            </w:pPr>
            <w:del w:id="1266" w:author="khanguyen" w:date="2017-03-17T22:44:00Z">
              <w:r w:rsidRPr="00C47FE2" w:rsidDel="002327DA">
                <w:rPr>
                  <w:rFonts w:eastAsia="Times New Roman" w:cs="Arial"/>
                  <w:color w:val="4B4B63"/>
                  <w:sz w:val="20"/>
                  <w:szCs w:val="20"/>
                  <w:lang w:val="en-US"/>
                </w:rPr>
                <w:delText>927288.17</w:delText>
              </w:r>
            </w:del>
          </w:p>
        </w:tc>
        <w:tc>
          <w:tcPr>
            <w:tcW w:w="1070" w:type="dxa"/>
            <w:tcBorders>
              <w:top w:val="nil"/>
              <w:left w:val="nil"/>
              <w:bottom w:val="single" w:sz="8" w:space="0" w:color="E9EFF4"/>
              <w:right w:val="nil"/>
            </w:tcBorders>
            <w:shd w:val="clear" w:color="000000" w:fill="FFFFFF"/>
            <w:noWrap/>
            <w:vAlign w:val="center"/>
            <w:hideMark/>
            <w:tcPrChange w:id="126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098E023" w14:textId="77777777" w:rsidR="001A6FC7" w:rsidRPr="00C47FE2" w:rsidDel="002327DA" w:rsidRDefault="001A6FC7" w:rsidP="001A6FC7">
            <w:pPr>
              <w:spacing w:before="0" w:after="0" w:line="240" w:lineRule="auto"/>
              <w:jc w:val="right"/>
              <w:rPr>
                <w:del w:id="1268" w:author="khanguyen" w:date="2017-03-17T22:44:00Z"/>
                <w:rFonts w:eastAsia="Times New Roman" w:cs="Arial"/>
                <w:color w:val="4B4B63"/>
                <w:sz w:val="20"/>
                <w:szCs w:val="20"/>
                <w:lang w:val="en-US"/>
              </w:rPr>
            </w:pPr>
            <w:del w:id="1269" w:author="khanguyen" w:date="2017-03-17T22:44:00Z">
              <w:r w:rsidRPr="00C47FE2" w:rsidDel="002327DA">
                <w:rPr>
                  <w:rFonts w:eastAsia="Times New Roman" w:cs="Arial"/>
                  <w:color w:val="4B4B63"/>
                  <w:sz w:val="20"/>
                  <w:szCs w:val="20"/>
                  <w:lang w:val="en-US"/>
                </w:rPr>
                <w:delText>983039</w:delText>
              </w:r>
            </w:del>
          </w:p>
        </w:tc>
        <w:tc>
          <w:tcPr>
            <w:tcW w:w="1070" w:type="dxa"/>
            <w:tcBorders>
              <w:top w:val="nil"/>
              <w:left w:val="nil"/>
              <w:bottom w:val="single" w:sz="8" w:space="0" w:color="E9EFF4"/>
              <w:right w:val="nil"/>
            </w:tcBorders>
            <w:shd w:val="clear" w:color="000000" w:fill="FFFFFF"/>
            <w:noWrap/>
            <w:vAlign w:val="center"/>
            <w:hideMark/>
            <w:tcPrChange w:id="1270"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3DB860A" w14:textId="77777777" w:rsidR="001A6FC7" w:rsidRPr="00C47FE2" w:rsidDel="002327DA" w:rsidRDefault="001A6FC7" w:rsidP="001A6FC7">
            <w:pPr>
              <w:spacing w:before="0" w:after="0" w:line="240" w:lineRule="auto"/>
              <w:jc w:val="right"/>
              <w:rPr>
                <w:del w:id="1271" w:author="khanguyen" w:date="2017-03-17T22:44:00Z"/>
                <w:rFonts w:eastAsia="Times New Roman" w:cs="Arial"/>
                <w:color w:val="4B4B63"/>
                <w:sz w:val="20"/>
                <w:szCs w:val="20"/>
                <w:lang w:val="en-US"/>
              </w:rPr>
            </w:pPr>
            <w:del w:id="1272" w:author="khanguyen" w:date="2017-03-17T22:44:00Z">
              <w:r w:rsidRPr="00C47FE2" w:rsidDel="002327DA">
                <w:rPr>
                  <w:rFonts w:eastAsia="Times New Roman" w:cs="Arial"/>
                  <w:color w:val="4B4B63"/>
                  <w:sz w:val="20"/>
                  <w:szCs w:val="20"/>
                  <w:lang w:val="en-US"/>
                </w:rPr>
                <w:delText>989695</w:delText>
              </w:r>
            </w:del>
          </w:p>
        </w:tc>
        <w:tc>
          <w:tcPr>
            <w:tcW w:w="1070" w:type="dxa"/>
            <w:tcBorders>
              <w:top w:val="nil"/>
              <w:left w:val="nil"/>
              <w:bottom w:val="single" w:sz="8" w:space="0" w:color="E9EFF4"/>
              <w:right w:val="nil"/>
            </w:tcBorders>
            <w:shd w:val="clear" w:color="000000" w:fill="FFFFFF"/>
            <w:noWrap/>
            <w:vAlign w:val="center"/>
            <w:hideMark/>
            <w:tcPrChange w:id="1273"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7B219FA" w14:textId="77777777" w:rsidR="001A6FC7" w:rsidRPr="00C47FE2" w:rsidDel="002327DA" w:rsidRDefault="001A6FC7" w:rsidP="001A6FC7">
            <w:pPr>
              <w:spacing w:before="0" w:after="0" w:line="240" w:lineRule="auto"/>
              <w:jc w:val="right"/>
              <w:rPr>
                <w:del w:id="1274" w:author="khanguyen" w:date="2017-03-17T22:44:00Z"/>
                <w:rFonts w:eastAsia="Times New Roman" w:cs="Arial"/>
                <w:color w:val="4B4B63"/>
                <w:sz w:val="20"/>
                <w:szCs w:val="20"/>
                <w:lang w:val="en-US"/>
              </w:rPr>
            </w:pPr>
            <w:del w:id="1275" w:author="khanguyen" w:date="2017-03-17T22:44:00Z">
              <w:r w:rsidRPr="00C47FE2" w:rsidDel="002327DA">
                <w:rPr>
                  <w:rFonts w:eastAsia="Times New Roman" w:cs="Arial"/>
                  <w:color w:val="4B4B63"/>
                  <w:sz w:val="20"/>
                  <w:szCs w:val="20"/>
                  <w:lang w:val="en-US"/>
                </w:rPr>
                <w:delText>1009151</w:delText>
              </w:r>
            </w:del>
          </w:p>
        </w:tc>
        <w:tc>
          <w:tcPr>
            <w:tcW w:w="1084" w:type="dxa"/>
            <w:tcBorders>
              <w:top w:val="nil"/>
              <w:left w:val="nil"/>
              <w:bottom w:val="single" w:sz="8" w:space="0" w:color="E9EFF4"/>
              <w:right w:val="nil"/>
            </w:tcBorders>
            <w:shd w:val="clear" w:color="000000" w:fill="FFFFFF"/>
            <w:noWrap/>
            <w:vAlign w:val="center"/>
            <w:hideMark/>
            <w:tcPrChange w:id="1276"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069B7EB0" w14:textId="77777777" w:rsidR="001A6FC7" w:rsidRPr="00C47FE2" w:rsidDel="002327DA" w:rsidRDefault="001A6FC7" w:rsidP="001A6FC7">
            <w:pPr>
              <w:spacing w:before="0" w:after="0" w:line="240" w:lineRule="auto"/>
              <w:jc w:val="right"/>
              <w:rPr>
                <w:del w:id="1277" w:author="khanguyen" w:date="2017-03-17T22:44:00Z"/>
                <w:rFonts w:eastAsia="Times New Roman" w:cs="Arial"/>
                <w:color w:val="4B4B63"/>
                <w:sz w:val="20"/>
                <w:szCs w:val="20"/>
                <w:lang w:val="en-US"/>
              </w:rPr>
            </w:pPr>
            <w:del w:id="1278" w:author="khanguyen" w:date="2017-03-17T22:44:00Z">
              <w:r w:rsidRPr="00C47FE2" w:rsidDel="002327DA">
                <w:rPr>
                  <w:rFonts w:eastAsia="Times New Roman" w:cs="Arial"/>
                  <w:color w:val="4B4B63"/>
                  <w:sz w:val="20"/>
                  <w:szCs w:val="20"/>
                  <w:lang w:val="en-US"/>
                </w:rPr>
                <w:delText>452852</w:delText>
              </w:r>
            </w:del>
          </w:p>
        </w:tc>
        <w:tc>
          <w:tcPr>
            <w:tcW w:w="1179" w:type="dxa"/>
            <w:tcBorders>
              <w:top w:val="nil"/>
              <w:left w:val="nil"/>
              <w:bottom w:val="single" w:sz="8" w:space="0" w:color="E9EFF4"/>
              <w:right w:val="nil"/>
            </w:tcBorders>
            <w:shd w:val="clear" w:color="000000" w:fill="FFFFFF"/>
            <w:noWrap/>
            <w:vAlign w:val="center"/>
            <w:hideMark/>
            <w:tcPrChange w:id="1279"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1657EAF3" w14:textId="77777777" w:rsidR="001A6FC7" w:rsidRPr="00C47FE2" w:rsidDel="002327DA" w:rsidRDefault="001A6FC7" w:rsidP="001A6FC7">
            <w:pPr>
              <w:spacing w:before="0" w:after="0" w:line="240" w:lineRule="auto"/>
              <w:jc w:val="right"/>
              <w:rPr>
                <w:del w:id="1280" w:author="khanguyen" w:date="2017-03-17T22:44:00Z"/>
                <w:rFonts w:eastAsia="Times New Roman" w:cs="Arial"/>
                <w:color w:val="4B4B63"/>
                <w:sz w:val="20"/>
                <w:szCs w:val="20"/>
                <w:lang w:val="en-US"/>
              </w:rPr>
            </w:pPr>
            <w:del w:id="1281" w:author="khanguyen" w:date="2017-03-17T22:44:00Z">
              <w:r w:rsidRPr="00C47FE2" w:rsidDel="002327DA">
                <w:rPr>
                  <w:rFonts w:eastAsia="Times New Roman" w:cs="Arial"/>
                  <w:color w:val="4B4B63"/>
                  <w:sz w:val="20"/>
                  <w:szCs w:val="20"/>
                  <w:lang w:val="en-US"/>
                </w:rPr>
                <w:delText>1258100</w:delText>
              </w:r>
            </w:del>
          </w:p>
        </w:tc>
        <w:tc>
          <w:tcPr>
            <w:tcW w:w="1230" w:type="dxa"/>
            <w:tcBorders>
              <w:top w:val="nil"/>
              <w:left w:val="nil"/>
              <w:bottom w:val="single" w:sz="8" w:space="0" w:color="E9EFF4"/>
              <w:right w:val="nil"/>
            </w:tcBorders>
            <w:shd w:val="clear" w:color="000000" w:fill="FFFFFF"/>
            <w:noWrap/>
            <w:vAlign w:val="center"/>
            <w:hideMark/>
            <w:tcPrChange w:id="128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45DD2AEB" w14:textId="77777777" w:rsidR="001A6FC7" w:rsidRPr="00C47FE2" w:rsidDel="002327DA" w:rsidRDefault="001A6FC7" w:rsidP="001A6FC7">
            <w:pPr>
              <w:spacing w:before="0" w:after="0" w:line="240" w:lineRule="auto"/>
              <w:jc w:val="right"/>
              <w:rPr>
                <w:del w:id="1283" w:author="khanguyen" w:date="2017-03-17T22:44:00Z"/>
                <w:rFonts w:eastAsia="Times New Roman" w:cs="Arial"/>
                <w:color w:val="4B4B63"/>
                <w:sz w:val="20"/>
                <w:szCs w:val="20"/>
                <w:lang w:val="en-US"/>
              </w:rPr>
            </w:pPr>
            <w:del w:id="1284" w:author="khanguyen" w:date="2017-03-17T22:44:00Z">
              <w:r w:rsidRPr="00C47FE2" w:rsidDel="002327DA">
                <w:rPr>
                  <w:rFonts w:eastAsia="Times New Roman" w:cs="Arial"/>
                  <w:color w:val="4B4B63"/>
                  <w:sz w:val="20"/>
                  <w:szCs w:val="20"/>
                  <w:lang w:val="en-US"/>
                </w:rPr>
                <w:delText>0%</w:delText>
              </w:r>
            </w:del>
          </w:p>
        </w:tc>
      </w:tr>
      <w:tr w:rsidR="001A6FC7" w:rsidRPr="00C47FE2" w:rsidDel="002327DA" w14:paraId="7F5D846C" w14:textId="77777777" w:rsidTr="00637CF7">
        <w:trPr>
          <w:trHeight w:val="615"/>
          <w:del w:id="1285" w:author="khanguyen" w:date="2017-03-17T22:44:00Z"/>
          <w:trPrChange w:id="1286" w:author="khanguyen" w:date="2017-03-17T23:43:00Z">
            <w:trPr>
              <w:trHeight w:val="615"/>
            </w:trPr>
          </w:trPrChange>
        </w:trPr>
        <w:tc>
          <w:tcPr>
            <w:tcW w:w="3525" w:type="dxa"/>
            <w:tcBorders>
              <w:top w:val="nil"/>
              <w:left w:val="nil"/>
              <w:bottom w:val="single" w:sz="8" w:space="0" w:color="E9EFF4"/>
              <w:right w:val="nil"/>
            </w:tcBorders>
            <w:shd w:val="clear" w:color="000000" w:fill="FFFFFF"/>
            <w:vAlign w:val="center"/>
            <w:hideMark/>
            <w:tcPrChange w:id="1287" w:author="khanguyen" w:date="2017-03-17T23:43:00Z">
              <w:tcPr>
                <w:tcW w:w="3586" w:type="dxa"/>
                <w:tcBorders>
                  <w:top w:val="nil"/>
                  <w:left w:val="nil"/>
                  <w:bottom w:val="single" w:sz="8" w:space="0" w:color="E9EFF4"/>
                  <w:right w:val="nil"/>
                </w:tcBorders>
                <w:shd w:val="clear" w:color="000000" w:fill="FFFFFF"/>
                <w:vAlign w:val="center"/>
                <w:hideMark/>
              </w:tcPr>
            </w:tcPrChange>
          </w:tcPr>
          <w:p w14:paraId="15DE9A1F" w14:textId="77777777" w:rsidR="001A6FC7" w:rsidRPr="00C47FE2" w:rsidDel="002327DA" w:rsidRDefault="001A6FC7" w:rsidP="001A6FC7">
            <w:pPr>
              <w:spacing w:before="0" w:after="0" w:line="240" w:lineRule="auto"/>
              <w:rPr>
                <w:del w:id="1288" w:author="khanguyen" w:date="2017-03-17T22:44:00Z"/>
                <w:rFonts w:eastAsia="Times New Roman" w:cs="Arial"/>
                <w:color w:val="4B4B63"/>
                <w:sz w:val="20"/>
                <w:szCs w:val="20"/>
                <w:lang w:val="en-US"/>
              </w:rPr>
            </w:pPr>
            <w:del w:id="1289" w:author="khanguyen" w:date="2017-03-17T22:44:00Z">
              <w:r w:rsidRPr="00C47FE2" w:rsidDel="002327DA">
                <w:rPr>
                  <w:rFonts w:eastAsia="Times New Roman" w:cs="Arial"/>
                  <w:color w:val="4B4B63"/>
                  <w:sz w:val="20"/>
                  <w:szCs w:val="20"/>
                  <w:lang w:val="en-US"/>
                </w:rPr>
                <w:delText>Add invoice for Project with task (Project 02)</w:delText>
              </w:r>
            </w:del>
          </w:p>
        </w:tc>
        <w:tc>
          <w:tcPr>
            <w:tcW w:w="1151" w:type="dxa"/>
            <w:tcBorders>
              <w:top w:val="nil"/>
              <w:left w:val="nil"/>
              <w:bottom w:val="single" w:sz="8" w:space="0" w:color="E9EFF4"/>
              <w:right w:val="nil"/>
            </w:tcBorders>
            <w:shd w:val="clear" w:color="000000" w:fill="FFFFFF"/>
            <w:noWrap/>
            <w:vAlign w:val="center"/>
            <w:hideMark/>
            <w:tcPrChange w:id="1290"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17CB5096" w14:textId="77777777" w:rsidR="001A6FC7" w:rsidRPr="00C47FE2" w:rsidDel="002327DA" w:rsidRDefault="001A6FC7" w:rsidP="001A6FC7">
            <w:pPr>
              <w:spacing w:before="0" w:after="0" w:line="240" w:lineRule="auto"/>
              <w:jc w:val="right"/>
              <w:rPr>
                <w:del w:id="1291" w:author="khanguyen" w:date="2017-03-17T22:44:00Z"/>
                <w:rFonts w:eastAsia="Times New Roman" w:cs="Arial"/>
                <w:color w:val="4B4B63"/>
                <w:sz w:val="20"/>
                <w:szCs w:val="20"/>
                <w:lang w:val="en-US"/>
              </w:rPr>
            </w:pPr>
            <w:del w:id="1292" w:author="khanguyen" w:date="2017-03-17T22:44:00Z">
              <w:r w:rsidRPr="00C47FE2" w:rsidDel="002327DA">
                <w:rPr>
                  <w:rFonts w:eastAsia="Times New Roman" w:cs="Arial"/>
                  <w:color w:val="4B4B63"/>
                  <w:sz w:val="20"/>
                  <w:szCs w:val="20"/>
                  <w:lang w:val="en-US"/>
                </w:rPr>
                <w:delText>146</w:delText>
              </w:r>
            </w:del>
          </w:p>
        </w:tc>
        <w:tc>
          <w:tcPr>
            <w:tcW w:w="1854" w:type="dxa"/>
            <w:tcBorders>
              <w:top w:val="nil"/>
              <w:left w:val="nil"/>
              <w:bottom w:val="single" w:sz="8" w:space="0" w:color="E9EFF4"/>
              <w:right w:val="nil"/>
            </w:tcBorders>
            <w:shd w:val="clear" w:color="000000" w:fill="FFFFFF"/>
            <w:noWrap/>
            <w:vAlign w:val="center"/>
            <w:hideMark/>
            <w:tcPrChange w:id="1293"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6DDF3C3E" w14:textId="77777777" w:rsidR="001A6FC7" w:rsidRPr="00C47FE2" w:rsidDel="002327DA" w:rsidRDefault="001A6FC7" w:rsidP="001A6FC7">
            <w:pPr>
              <w:spacing w:before="0" w:after="0" w:line="240" w:lineRule="auto"/>
              <w:jc w:val="right"/>
              <w:rPr>
                <w:del w:id="1294" w:author="khanguyen" w:date="2017-03-17T22:44:00Z"/>
                <w:rFonts w:eastAsia="Times New Roman" w:cs="Arial"/>
                <w:color w:val="4B4B63"/>
                <w:sz w:val="20"/>
                <w:szCs w:val="20"/>
                <w:lang w:val="en-US"/>
              </w:rPr>
            </w:pPr>
            <w:del w:id="1295" w:author="khanguyen" w:date="2017-03-17T22:44:00Z">
              <w:r w:rsidRPr="00C47FE2" w:rsidDel="002327DA">
                <w:rPr>
                  <w:rFonts w:eastAsia="Times New Roman" w:cs="Arial"/>
                  <w:color w:val="4B4B63"/>
                  <w:sz w:val="20"/>
                  <w:szCs w:val="20"/>
                  <w:lang w:val="en-US"/>
                </w:rPr>
                <w:delText>614592.51</w:delText>
              </w:r>
            </w:del>
          </w:p>
        </w:tc>
        <w:tc>
          <w:tcPr>
            <w:tcW w:w="1070" w:type="dxa"/>
            <w:tcBorders>
              <w:top w:val="nil"/>
              <w:left w:val="nil"/>
              <w:bottom w:val="single" w:sz="8" w:space="0" w:color="E9EFF4"/>
              <w:right w:val="nil"/>
            </w:tcBorders>
            <w:shd w:val="clear" w:color="000000" w:fill="FFFFFF"/>
            <w:noWrap/>
            <w:vAlign w:val="center"/>
            <w:hideMark/>
            <w:tcPrChange w:id="129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81707BE" w14:textId="77777777" w:rsidR="001A6FC7" w:rsidRPr="00C47FE2" w:rsidDel="002327DA" w:rsidRDefault="001A6FC7" w:rsidP="001A6FC7">
            <w:pPr>
              <w:spacing w:before="0" w:after="0" w:line="240" w:lineRule="auto"/>
              <w:jc w:val="right"/>
              <w:rPr>
                <w:del w:id="1297" w:author="khanguyen" w:date="2017-03-17T22:44:00Z"/>
                <w:rFonts w:eastAsia="Times New Roman" w:cs="Arial"/>
                <w:color w:val="4B4B63"/>
                <w:sz w:val="20"/>
                <w:szCs w:val="20"/>
                <w:lang w:val="en-US"/>
              </w:rPr>
            </w:pPr>
            <w:del w:id="1298" w:author="khanguyen" w:date="2017-03-17T22:44:00Z">
              <w:r w:rsidRPr="00C47FE2" w:rsidDel="002327DA">
                <w:rPr>
                  <w:rFonts w:eastAsia="Times New Roman" w:cs="Arial"/>
                  <w:color w:val="4B4B63"/>
                  <w:sz w:val="20"/>
                  <w:szCs w:val="20"/>
                  <w:lang w:val="en-US"/>
                </w:rPr>
                <w:delText>843263</w:delText>
              </w:r>
            </w:del>
          </w:p>
        </w:tc>
        <w:tc>
          <w:tcPr>
            <w:tcW w:w="1070" w:type="dxa"/>
            <w:tcBorders>
              <w:top w:val="nil"/>
              <w:left w:val="nil"/>
              <w:bottom w:val="single" w:sz="8" w:space="0" w:color="E9EFF4"/>
              <w:right w:val="nil"/>
            </w:tcBorders>
            <w:shd w:val="clear" w:color="000000" w:fill="FFFFFF"/>
            <w:noWrap/>
            <w:vAlign w:val="center"/>
            <w:hideMark/>
            <w:tcPrChange w:id="129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690C92F" w14:textId="77777777" w:rsidR="001A6FC7" w:rsidRPr="00C47FE2" w:rsidDel="002327DA" w:rsidRDefault="001A6FC7" w:rsidP="001A6FC7">
            <w:pPr>
              <w:spacing w:before="0" w:after="0" w:line="240" w:lineRule="auto"/>
              <w:jc w:val="right"/>
              <w:rPr>
                <w:del w:id="1300" w:author="khanguyen" w:date="2017-03-17T22:44:00Z"/>
                <w:rFonts w:eastAsia="Times New Roman" w:cs="Arial"/>
                <w:color w:val="4B4B63"/>
                <w:sz w:val="20"/>
                <w:szCs w:val="20"/>
                <w:lang w:val="en-US"/>
              </w:rPr>
            </w:pPr>
            <w:del w:id="1301" w:author="khanguyen" w:date="2017-03-17T22:44:00Z">
              <w:r w:rsidRPr="00C47FE2" w:rsidDel="002327DA">
                <w:rPr>
                  <w:rFonts w:eastAsia="Times New Roman" w:cs="Arial"/>
                  <w:color w:val="4B4B63"/>
                  <w:sz w:val="20"/>
                  <w:szCs w:val="20"/>
                  <w:lang w:val="en-US"/>
                </w:rPr>
                <w:delText>871423</w:delText>
              </w:r>
            </w:del>
          </w:p>
        </w:tc>
        <w:tc>
          <w:tcPr>
            <w:tcW w:w="1070" w:type="dxa"/>
            <w:tcBorders>
              <w:top w:val="nil"/>
              <w:left w:val="nil"/>
              <w:bottom w:val="single" w:sz="8" w:space="0" w:color="E9EFF4"/>
              <w:right w:val="nil"/>
            </w:tcBorders>
            <w:shd w:val="clear" w:color="000000" w:fill="FFFFFF"/>
            <w:noWrap/>
            <w:vAlign w:val="center"/>
            <w:hideMark/>
            <w:tcPrChange w:id="1302"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B82DCA7" w14:textId="77777777" w:rsidR="001A6FC7" w:rsidRPr="00C47FE2" w:rsidDel="002327DA" w:rsidRDefault="001A6FC7" w:rsidP="001A6FC7">
            <w:pPr>
              <w:spacing w:before="0" w:after="0" w:line="240" w:lineRule="auto"/>
              <w:jc w:val="right"/>
              <w:rPr>
                <w:del w:id="1303" w:author="khanguyen" w:date="2017-03-17T22:44:00Z"/>
                <w:rFonts w:eastAsia="Times New Roman" w:cs="Arial"/>
                <w:color w:val="4B4B63"/>
                <w:sz w:val="20"/>
                <w:szCs w:val="20"/>
                <w:lang w:val="en-US"/>
              </w:rPr>
            </w:pPr>
            <w:del w:id="1304" w:author="khanguyen" w:date="2017-03-17T22:44:00Z">
              <w:r w:rsidRPr="00C47FE2" w:rsidDel="002327DA">
                <w:rPr>
                  <w:rFonts w:eastAsia="Times New Roman" w:cs="Arial"/>
                  <w:color w:val="4B4B63"/>
                  <w:sz w:val="20"/>
                  <w:szCs w:val="20"/>
                  <w:lang w:val="en-US"/>
                </w:rPr>
                <w:delText>949759</w:delText>
              </w:r>
            </w:del>
          </w:p>
        </w:tc>
        <w:tc>
          <w:tcPr>
            <w:tcW w:w="1084" w:type="dxa"/>
            <w:tcBorders>
              <w:top w:val="nil"/>
              <w:left w:val="nil"/>
              <w:bottom w:val="single" w:sz="8" w:space="0" w:color="E9EFF4"/>
              <w:right w:val="nil"/>
            </w:tcBorders>
            <w:shd w:val="clear" w:color="000000" w:fill="FFFFFF"/>
            <w:noWrap/>
            <w:vAlign w:val="center"/>
            <w:hideMark/>
            <w:tcPrChange w:id="1305"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7657BE91" w14:textId="77777777" w:rsidR="001A6FC7" w:rsidRPr="00C47FE2" w:rsidDel="002327DA" w:rsidRDefault="001A6FC7" w:rsidP="001A6FC7">
            <w:pPr>
              <w:spacing w:before="0" w:after="0" w:line="240" w:lineRule="auto"/>
              <w:jc w:val="right"/>
              <w:rPr>
                <w:del w:id="1306" w:author="khanguyen" w:date="2017-03-17T22:44:00Z"/>
                <w:rFonts w:eastAsia="Times New Roman" w:cs="Arial"/>
                <w:color w:val="4B4B63"/>
                <w:sz w:val="20"/>
                <w:szCs w:val="20"/>
                <w:lang w:val="en-US"/>
              </w:rPr>
            </w:pPr>
            <w:del w:id="1307" w:author="khanguyen" w:date="2017-03-17T22:44:00Z">
              <w:r w:rsidRPr="00C47FE2" w:rsidDel="002327DA">
                <w:rPr>
                  <w:rFonts w:eastAsia="Times New Roman" w:cs="Arial"/>
                  <w:color w:val="4B4B63"/>
                  <w:sz w:val="20"/>
                  <w:szCs w:val="20"/>
                  <w:lang w:val="en-US"/>
                </w:rPr>
                <w:delText>138188</w:delText>
              </w:r>
            </w:del>
          </w:p>
        </w:tc>
        <w:tc>
          <w:tcPr>
            <w:tcW w:w="1179" w:type="dxa"/>
            <w:tcBorders>
              <w:top w:val="nil"/>
              <w:left w:val="nil"/>
              <w:bottom w:val="single" w:sz="8" w:space="0" w:color="E9EFF4"/>
              <w:right w:val="nil"/>
            </w:tcBorders>
            <w:shd w:val="clear" w:color="000000" w:fill="FFFFFF"/>
            <w:noWrap/>
            <w:vAlign w:val="center"/>
            <w:hideMark/>
            <w:tcPrChange w:id="1308"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1F36C0F5" w14:textId="77777777" w:rsidR="001A6FC7" w:rsidRPr="00C47FE2" w:rsidDel="002327DA" w:rsidRDefault="001A6FC7" w:rsidP="001A6FC7">
            <w:pPr>
              <w:spacing w:before="0" w:after="0" w:line="240" w:lineRule="auto"/>
              <w:jc w:val="right"/>
              <w:rPr>
                <w:del w:id="1309" w:author="khanguyen" w:date="2017-03-17T22:44:00Z"/>
                <w:rFonts w:eastAsia="Times New Roman" w:cs="Arial"/>
                <w:color w:val="4B4B63"/>
                <w:sz w:val="20"/>
                <w:szCs w:val="20"/>
                <w:lang w:val="en-US"/>
              </w:rPr>
            </w:pPr>
            <w:del w:id="1310" w:author="khanguyen" w:date="2017-03-17T22:44:00Z">
              <w:r w:rsidRPr="00C47FE2" w:rsidDel="002327DA">
                <w:rPr>
                  <w:rFonts w:eastAsia="Times New Roman" w:cs="Arial"/>
                  <w:color w:val="4B4B63"/>
                  <w:sz w:val="20"/>
                  <w:szCs w:val="20"/>
                  <w:lang w:val="en-US"/>
                </w:rPr>
                <w:delText>953790</w:delText>
              </w:r>
            </w:del>
          </w:p>
        </w:tc>
        <w:tc>
          <w:tcPr>
            <w:tcW w:w="1230" w:type="dxa"/>
            <w:tcBorders>
              <w:top w:val="nil"/>
              <w:left w:val="nil"/>
              <w:bottom w:val="single" w:sz="8" w:space="0" w:color="E9EFF4"/>
              <w:right w:val="nil"/>
            </w:tcBorders>
            <w:shd w:val="clear" w:color="000000" w:fill="FFFFFF"/>
            <w:noWrap/>
            <w:vAlign w:val="center"/>
            <w:hideMark/>
            <w:tcPrChange w:id="1311"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12952949" w14:textId="77777777" w:rsidR="001A6FC7" w:rsidRPr="00C47FE2" w:rsidDel="002327DA" w:rsidRDefault="001A6FC7" w:rsidP="001A6FC7">
            <w:pPr>
              <w:spacing w:before="0" w:after="0" w:line="240" w:lineRule="auto"/>
              <w:jc w:val="right"/>
              <w:rPr>
                <w:del w:id="1312" w:author="khanguyen" w:date="2017-03-17T22:44:00Z"/>
                <w:rFonts w:eastAsia="Times New Roman" w:cs="Arial"/>
                <w:color w:val="4B4B63"/>
                <w:sz w:val="20"/>
                <w:szCs w:val="20"/>
                <w:lang w:val="en-US"/>
              </w:rPr>
            </w:pPr>
            <w:del w:id="1313" w:author="khanguyen" w:date="2017-03-17T22:44:00Z">
              <w:r w:rsidRPr="00C47FE2" w:rsidDel="002327DA">
                <w:rPr>
                  <w:rFonts w:eastAsia="Times New Roman" w:cs="Arial"/>
                  <w:color w:val="4B4B63"/>
                  <w:sz w:val="20"/>
                  <w:szCs w:val="20"/>
                  <w:lang w:val="en-US"/>
                </w:rPr>
                <w:delText>0%</w:delText>
              </w:r>
            </w:del>
          </w:p>
        </w:tc>
      </w:tr>
      <w:tr w:rsidR="001A6FC7" w:rsidRPr="00C47FE2" w:rsidDel="002327DA" w14:paraId="0CF97BC2" w14:textId="77777777" w:rsidTr="00637CF7">
        <w:trPr>
          <w:trHeight w:val="615"/>
          <w:del w:id="1314" w:author="khanguyen" w:date="2017-03-17T22:44:00Z"/>
          <w:trPrChange w:id="1315" w:author="khanguyen" w:date="2017-03-17T23:43:00Z">
            <w:trPr>
              <w:trHeight w:val="615"/>
            </w:trPr>
          </w:trPrChange>
        </w:trPr>
        <w:tc>
          <w:tcPr>
            <w:tcW w:w="3525" w:type="dxa"/>
            <w:tcBorders>
              <w:top w:val="nil"/>
              <w:left w:val="nil"/>
              <w:bottom w:val="single" w:sz="8" w:space="0" w:color="E9EFF4"/>
              <w:right w:val="nil"/>
            </w:tcBorders>
            <w:shd w:val="clear" w:color="000000" w:fill="FFFFFF"/>
            <w:vAlign w:val="center"/>
            <w:hideMark/>
            <w:tcPrChange w:id="1316" w:author="khanguyen" w:date="2017-03-17T23:43:00Z">
              <w:tcPr>
                <w:tcW w:w="3586" w:type="dxa"/>
                <w:tcBorders>
                  <w:top w:val="nil"/>
                  <w:left w:val="nil"/>
                  <w:bottom w:val="single" w:sz="8" w:space="0" w:color="E9EFF4"/>
                  <w:right w:val="nil"/>
                </w:tcBorders>
                <w:shd w:val="clear" w:color="000000" w:fill="FFFFFF"/>
                <w:vAlign w:val="center"/>
                <w:hideMark/>
              </w:tcPr>
            </w:tcPrChange>
          </w:tcPr>
          <w:p w14:paraId="41AE1833" w14:textId="77777777" w:rsidR="001A6FC7" w:rsidRPr="00C47FE2" w:rsidDel="002327DA" w:rsidRDefault="001A6FC7" w:rsidP="001A6FC7">
            <w:pPr>
              <w:spacing w:before="0" w:after="0" w:line="240" w:lineRule="auto"/>
              <w:rPr>
                <w:del w:id="1317" w:author="khanguyen" w:date="2017-03-17T22:44:00Z"/>
                <w:rFonts w:eastAsia="Times New Roman" w:cs="Arial"/>
                <w:color w:val="4B4B63"/>
                <w:sz w:val="20"/>
                <w:szCs w:val="20"/>
                <w:lang w:val="en-US"/>
              </w:rPr>
            </w:pPr>
            <w:del w:id="1318" w:author="khanguyen" w:date="2017-03-17T22:44:00Z">
              <w:r w:rsidRPr="00C47FE2" w:rsidDel="002327DA">
                <w:rPr>
                  <w:rFonts w:eastAsia="Times New Roman" w:cs="Arial"/>
                  <w:color w:val="4B4B63"/>
                  <w:sz w:val="20"/>
                  <w:szCs w:val="20"/>
                  <w:lang w:val="en-US"/>
                </w:rPr>
                <w:delText>Add Invoice for Sale Proposal</w:delText>
              </w:r>
            </w:del>
          </w:p>
        </w:tc>
        <w:tc>
          <w:tcPr>
            <w:tcW w:w="1151" w:type="dxa"/>
            <w:tcBorders>
              <w:top w:val="nil"/>
              <w:left w:val="nil"/>
              <w:bottom w:val="single" w:sz="8" w:space="0" w:color="E9EFF4"/>
              <w:right w:val="nil"/>
            </w:tcBorders>
            <w:shd w:val="clear" w:color="000000" w:fill="FFFFFF"/>
            <w:noWrap/>
            <w:vAlign w:val="center"/>
            <w:hideMark/>
            <w:tcPrChange w:id="1319"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4EE324D5" w14:textId="77777777" w:rsidR="001A6FC7" w:rsidRPr="00C47FE2" w:rsidDel="002327DA" w:rsidRDefault="001A6FC7" w:rsidP="001A6FC7">
            <w:pPr>
              <w:spacing w:before="0" w:after="0" w:line="240" w:lineRule="auto"/>
              <w:jc w:val="right"/>
              <w:rPr>
                <w:del w:id="1320" w:author="khanguyen" w:date="2017-03-17T22:44:00Z"/>
                <w:rFonts w:eastAsia="Times New Roman" w:cs="Arial"/>
                <w:color w:val="4B4B63"/>
                <w:sz w:val="20"/>
                <w:szCs w:val="20"/>
                <w:lang w:val="en-US"/>
              </w:rPr>
            </w:pPr>
            <w:del w:id="1321" w:author="khanguyen" w:date="2017-03-17T22:44:00Z">
              <w:r w:rsidRPr="00C47FE2" w:rsidDel="002327DA">
                <w:rPr>
                  <w:rFonts w:eastAsia="Times New Roman" w:cs="Arial"/>
                  <w:color w:val="4B4B63"/>
                  <w:sz w:val="20"/>
                  <w:szCs w:val="20"/>
                  <w:lang w:val="en-US"/>
                </w:rPr>
                <w:delText>492</w:delText>
              </w:r>
            </w:del>
          </w:p>
        </w:tc>
        <w:tc>
          <w:tcPr>
            <w:tcW w:w="1854" w:type="dxa"/>
            <w:tcBorders>
              <w:top w:val="nil"/>
              <w:left w:val="nil"/>
              <w:bottom w:val="single" w:sz="8" w:space="0" w:color="E9EFF4"/>
              <w:right w:val="nil"/>
            </w:tcBorders>
            <w:shd w:val="clear" w:color="000000" w:fill="FFFFFF"/>
            <w:noWrap/>
            <w:vAlign w:val="center"/>
            <w:hideMark/>
            <w:tcPrChange w:id="1322"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7B08E414" w14:textId="77777777" w:rsidR="001A6FC7" w:rsidRPr="00C47FE2" w:rsidDel="002327DA" w:rsidRDefault="001A6FC7" w:rsidP="001A6FC7">
            <w:pPr>
              <w:spacing w:before="0" w:after="0" w:line="240" w:lineRule="auto"/>
              <w:jc w:val="right"/>
              <w:rPr>
                <w:del w:id="1323" w:author="khanguyen" w:date="2017-03-17T22:44:00Z"/>
                <w:rFonts w:eastAsia="Times New Roman" w:cs="Arial"/>
                <w:color w:val="4B4B63"/>
                <w:sz w:val="20"/>
                <w:szCs w:val="20"/>
                <w:lang w:val="en-US"/>
              </w:rPr>
            </w:pPr>
            <w:del w:id="1324" w:author="khanguyen" w:date="2017-03-17T22:44:00Z">
              <w:r w:rsidRPr="00C47FE2" w:rsidDel="002327DA">
                <w:rPr>
                  <w:rFonts w:eastAsia="Times New Roman" w:cs="Arial"/>
                  <w:color w:val="4B4B63"/>
                  <w:sz w:val="20"/>
                  <w:szCs w:val="20"/>
                  <w:lang w:val="en-US"/>
                </w:rPr>
                <w:delText>354700.64</w:delText>
              </w:r>
            </w:del>
          </w:p>
        </w:tc>
        <w:tc>
          <w:tcPr>
            <w:tcW w:w="1070" w:type="dxa"/>
            <w:tcBorders>
              <w:top w:val="nil"/>
              <w:left w:val="nil"/>
              <w:bottom w:val="single" w:sz="8" w:space="0" w:color="E9EFF4"/>
              <w:right w:val="nil"/>
            </w:tcBorders>
            <w:shd w:val="clear" w:color="000000" w:fill="FFFFFF"/>
            <w:noWrap/>
            <w:vAlign w:val="center"/>
            <w:hideMark/>
            <w:tcPrChange w:id="1325"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F22D844" w14:textId="77777777" w:rsidR="001A6FC7" w:rsidRPr="00C47FE2" w:rsidDel="002327DA" w:rsidRDefault="001A6FC7" w:rsidP="001A6FC7">
            <w:pPr>
              <w:spacing w:before="0" w:after="0" w:line="240" w:lineRule="auto"/>
              <w:jc w:val="right"/>
              <w:rPr>
                <w:del w:id="1326" w:author="khanguyen" w:date="2017-03-17T22:44:00Z"/>
                <w:rFonts w:eastAsia="Times New Roman" w:cs="Arial"/>
                <w:color w:val="4B4B63"/>
                <w:sz w:val="20"/>
                <w:szCs w:val="20"/>
                <w:lang w:val="en-US"/>
              </w:rPr>
            </w:pPr>
            <w:del w:id="1327" w:author="khanguyen" w:date="2017-03-17T22:44:00Z">
              <w:r w:rsidRPr="00C47FE2" w:rsidDel="002327DA">
                <w:rPr>
                  <w:rFonts w:eastAsia="Times New Roman" w:cs="Arial"/>
                  <w:color w:val="4B4B63"/>
                  <w:sz w:val="20"/>
                  <w:szCs w:val="20"/>
                  <w:lang w:val="en-US"/>
                </w:rPr>
                <w:delText>565247</w:delText>
              </w:r>
            </w:del>
          </w:p>
        </w:tc>
        <w:tc>
          <w:tcPr>
            <w:tcW w:w="1070" w:type="dxa"/>
            <w:tcBorders>
              <w:top w:val="nil"/>
              <w:left w:val="nil"/>
              <w:bottom w:val="single" w:sz="8" w:space="0" w:color="E9EFF4"/>
              <w:right w:val="nil"/>
            </w:tcBorders>
            <w:shd w:val="clear" w:color="000000" w:fill="FFFFFF"/>
            <w:noWrap/>
            <w:vAlign w:val="center"/>
            <w:hideMark/>
            <w:tcPrChange w:id="132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6CF6C11" w14:textId="77777777" w:rsidR="001A6FC7" w:rsidRPr="00C47FE2" w:rsidDel="002327DA" w:rsidRDefault="001A6FC7" w:rsidP="001A6FC7">
            <w:pPr>
              <w:spacing w:before="0" w:after="0" w:line="240" w:lineRule="auto"/>
              <w:jc w:val="right"/>
              <w:rPr>
                <w:del w:id="1329" w:author="khanguyen" w:date="2017-03-17T22:44:00Z"/>
                <w:rFonts w:eastAsia="Times New Roman" w:cs="Arial"/>
                <w:color w:val="4B4B63"/>
                <w:sz w:val="20"/>
                <w:szCs w:val="20"/>
                <w:lang w:val="en-US"/>
              </w:rPr>
            </w:pPr>
            <w:del w:id="1330" w:author="khanguyen" w:date="2017-03-17T22:44:00Z">
              <w:r w:rsidRPr="00C47FE2" w:rsidDel="002327DA">
                <w:rPr>
                  <w:rFonts w:eastAsia="Times New Roman" w:cs="Arial"/>
                  <w:color w:val="4B4B63"/>
                  <w:sz w:val="20"/>
                  <w:szCs w:val="20"/>
                  <w:lang w:val="en-US"/>
                </w:rPr>
                <w:delText>589823</w:delText>
              </w:r>
            </w:del>
          </w:p>
        </w:tc>
        <w:tc>
          <w:tcPr>
            <w:tcW w:w="1070" w:type="dxa"/>
            <w:tcBorders>
              <w:top w:val="nil"/>
              <w:left w:val="nil"/>
              <w:bottom w:val="single" w:sz="8" w:space="0" w:color="E9EFF4"/>
              <w:right w:val="nil"/>
            </w:tcBorders>
            <w:shd w:val="clear" w:color="000000" w:fill="FFFFFF"/>
            <w:noWrap/>
            <w:vAlign w:val="center"/>
            <w:hideMark/>
            <w:tcPrChange w:id="1331"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E7186F8" w14:textId="77777777" w:rsidR="001A6FC7" w:rsidRPr="00C47FE2" w:rsidDel="002327DA" w:rsidRDefault="001A6FC7" w:rsidP="001A6FC7">
            <w:pPr>
              <w:spacing w:before="0" w:after="0" w:line="240" w:lineRule="auto"/>
              <w:jc w:val="right"/>
              <w:rPr>
                <w:del w:id="1332" w:author="khanguyen" w:date="2017-03-17T22:44:00Z"/>
                <w:rFonts w:eastAsia="Times New Roman" w:cs="Arial"/>
                <w:color w:val="4B4B63"/>
                <w:sz w:val="20"/>
                <w:szCs w:val="20"/>
                <w:lang w:val="en-US"/>
              </w:rPr>
            </w:pPr>
            <w:del w:id="1333" w:author="khanguyen" w:date="2017-03-17T22:44:00Z">
              <w:r w:rsidRPr="00C47FE2" w:rsidDel="002327DA">
                <w:rPr>
                  <w:rFonts w:eastAsia="Times New Roman" w:cs="Arial"/>
                  <w:color w:val="4B4B63"/>
                  <w:sz w:val="20"/>
                  <w:szCs w:val="20"/>
                  <w:lang w:val="en-US"/>
                </w:rPr>
                <w:delText>647167</w:delText>
              </w:r>
            </w:del>
          </w:p>
        </w:tc>
        <w:tc>
          <w:tcPr>
            <w:tcW w:w="1084" w:type="dxa"/>
            <w:tcBorders>
              <w:top w:val="nil"/>
              <w:left w:val="nil"/>
              <w:bottom w:val="single" w:sz="8" w:space="0" w:color="E9EFF4"/>
              <w:right w:val="nil"/>
            </w:tcBorders>
            <w:shd w:val="clear" w:color="000000" w:fill="FFFFFF"/>
            <w:noWrap/>
            <w:vAlign w:val="center"/>
            <w:hideMark/>
            <w:tcPrChange w:id="1334"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545393D0" w14:textId="77777777" w:rsidR="001A6FC7" w:rsidRPr="00C47FE2" w:rsidDel="002327DA" w:rsidRDefault="001A6FC7" w:rsidP="001A6FC7">
            <w:pPr>
              <w:spacing w:before="0" w:after="0" w:line="240" w:lineRule="auto"/>
              <w:jc w:val="right"/>
              <w:rPr>
                <w:del w:id="1335" w:author="khanguyen" w:date="2017-03-17T22:44:00Z"/>
                <w:rFonts w:eastAsia="Times New Roman" w:cs="Arial"/>
                <w:color w:val="4B4B63"/>
                <w:sz w:val="20"/>
                <w:szCs w:val="20"/>
                <w:lang w:val="en-US"/>
              </w:rPr>
            </w:pPr>
            <w:del w:id="1336" w:author="khanguyen" w:date="2017-03-17T22:44:00Z">
              <w:r w:rsidRPr="00C47FE2" w:rsidDel="002327DA">
                <w:rPr>
                  <w:rFonts w:eastAsia="Times New Roman" w:cs="Arial"/>
                  <w:color w:val="4B4B63"/>
                  <w:sz w:val="20"/>
                  <w:szCs w:val="20"/>
                  <w:lang w:val="en-US"/>
                </w:rPr>
                <w:delText>433</w:delText>
              </w:r>
            </w:del>
          </w:p>
        </w:tc>
        <w:tc>
          <w:tcPr>
            <w:tcW w:w="1179" w:type="dxa"/>
            <w:tcBorders>
              <w:top w:val="nil"/>
              <w:left w:val="nil"/>
              <w:bottom w:val="single" w:sz="8" w:space="0" w:color="E9EFF4"/>
              <w:right w:val="nil"/>
            </w:tcBorders>
            <w:shd w:val="clear" w:color="000000" w:fill="FFFFFF"/>
            <w:noWrap/>
            <w:vAlign w:val="center"/>
            <w:hideMark/>
            <w:tcPrChange w:id="1337"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255A637D" w14:textId="77777777" w:rsidR="001A6FC7" w:rsidRPr="00C47FE2" w:rsidDel="002327DA" w:rsidRDefault="001A6FC7" w:rsidP="001A6FC7">
            <w:pPr>
              <w:spacing w:before="0" w:after="0" w:line="240" w:lineRule="auto"/>
              <w:jc w:val="right"/>
              <w:rPr>
                <w:del w:id="1338" w:author="khanguyen" w:date="2017-03-17T22:44:00Z"/>
                <w:rFonts w:eastAsia="Times New Roman" w:cs="Arial"/>
                <w:color w:val="4B4B63"/>
                <w:sz w:val="20"/>
                <w:szCs w:val="20"/>
                <w:lang w:val="en-US"/>
              </w:rPr>
            </w:pPr>
            <w:del w:id="1339" w:author="khanguyen" w:date="2017-03-17T22:44:00Z">
              <w:r w:rsidRPr="00C47FE2" w:rsidDel="002327DA">
                <w:rPr>
                  <w:rFonts w:eastAsia="Times New Roman" w:cs="Arial"/>
                  <w:color w:val="4B4B63"/>
                  <w:sz w:val="20"/>
                  <w:szCs w:val="20"/>
                  <w:lang w:val="en-US"/>
                </w:rPr>
                <w:delText>660306</w:delText>
              </w:r>
            </w:del>
          </w:p>
        </w:tc>
        <w:tc>
          <w:tcPr>
            <w:tcW w:w="1230" w:type="dxa"/>
            <w:tcBorders>
              <w:top w:val="nil"/>
              <w:left w:val="nil"/>
              <w:bottom w:val="single" w:sz="8" w:space="0" w:color="E9EFF4"/>
              <w:right w:val="nil"/>
            </w:tcBorders>
            <w:shd w:val="clear" w:color="000000" w:fill="FFFFFF"/>
            <w:noWrap/>
            <w:vAlign w:val="center"/>
            <w:hideMark/>
            <w:tcPrChange w:id="1340"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17A76C7B" w14:textId="77777777" w:rsidR="001A6FC7" w:rsidRPr="00C47FE2" w:rsidDel="002327DA" w:rsidRDefault="001A6FC7" w:rsidP="001A6FC7">
            <w:pPr>
              <w:spacing w:before="0" w:after="0" w:line="240" w:lineRule="auto"/>
              <w:jc w:val="right"/>
              <w:rPr>
                <w:del w:id="1341" w:author="khanguyen" w:date="2017-03-17T22:44:00Z"/>
                <w:rFonts w:eastAsia="Times New Roman" w:cs="Arial"/>
                <w:color w:val="4B4B63"/>
                <w:sz w:val="20"/>
                <w:szCs w:val="20"/>
                <w:lang w:val="en-US"/>
              </w:rPr>
            </w:pPr>
            <w:del w:id="1342" w:author="khanguyen" w:date="2017-03-17T22:44:00Z">
              <w:r w:rsidRPr="00C47FE2" w:rsidDel="002327DA">
                <w:rPr>
                  <w:rFonts w:eastAsia="Times New Roman" w:cs="Arial"/>
                  <w:color w:val="4B4B63"/>
                  <w:sz w:val="20"/>
                  <w:szCs w:val="20"/>
                  <w:lang w:val="en-US"/>
                </w:rPr>
                <w:delText>0%</w:delText>
              </w:r>
            </w:del>
          </w:p>
        </w:tc>
      </w:tr>
      <w:tr w:rsidR="001A6FC7" w:rsidRPr="00C47FE2" w14:paraId="1D7F0173" w14:textId="77777777" w:rsidTr="00637CF7">
        <w:trPr>
          <w:trHeight w:val="315"/>
          <w:trPrChange w:id="134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34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5A0D897B"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Back_to_Project</w:t>
            </w:r>
          </w:p>
        </w:tc>
        <w:tc>
          <w:tcPr>
            <w:tcW w:w="1151" w:type="dxa"/>
            <w:tcBorders>
              <w:top w:val="nil"/>
              <w:left w:val="nil"/>
              <w:bottom w:val="single" w:sz="8" w:space="0" w:color="E9EFF4"/>
              <w:right w:val="nil"/>
            </w:tcBorders>
            <w:shd w:val="clear" w:color="000000" w:fill="FFFFFF"/>
            <w:noWrap/>
            <w:vAlign w:val="center"/>
            <w:hideMark/>
            <w:tcPrChange w:id="134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546022E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574</w:t>
            </w:r>
          </w:p>
        </w:tc>
        <w:tc>
          <w:tcPr>
            <w:tcW w:w="1854" w:type="dxa"/>
            <w:tcBorders>
              <w:top w:val="nil"/>
              <w:left w:val="nil"/>
              <w:bottom w:val="single" w:sz="8" w:space="0" w:color="E9EFF4"/>
              <w:right w:val="nil"/>
            </w:tcBorders>
            <w:shd w:val="clear" w:color="000000" w:fill="FFFFFF"/>
            <w:noWrap/>
            <w:vAlign w:val="center"/>
            <w:hideMark/>
            <w:tcPrChange w:id="134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0726DA7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174.52</w:t>
            </w:r>
          </w:p>
        </w:tc>
        <w:tc>
          <w:tcPr>
            <w:tcW w:w="1070" w:type="dxa"/>
            <w:tcBorders>
              <w:top w:val="nil"/>
              <w:left w:val="nil"/>
              <w:bottom w:val="single" w:sz="8" w:space="0" w:color="E9EFF4"/>
              <w:right w:val="nil"/>
            </w:tcBorders>
            <w:shd w:val="clear" w:color="000000" w:fill="FFFFFF"/>
            <w:noWrap/>
            <w:vAlign w:val="center"/>
            <w:hideMark/>
            <w:tcPrChange w:id="134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898FBE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441</w:t>
            </w:r>
          </w:p>
        </w:tc>
        <w:tc>
          <w:tcPr>
            <w:tcW w:w="1070" w:type="dxa"/>
            <w:tcBorders>
              <w:top w:val="nil"/>
              <w:left w:val="nil"/>
              <w:bottom w:val="single" w:sz="8" w:space="0" w:color="E9EFF4"/>
              <w:right w:val="nil"/>
            </w:tcBorders>
            <w:shd w:val="clear" w:color="000000" w:fill="FFFFFF"/>
            <w:noWrap/>
            <w:vAlign w:val="center"/>
            <w:hideMark/>
            <w:tcPrChange w:id="134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005790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597</w:t>
            </w:r>
          </w:p>
        </w:tc>
        <w:tc>
          <w:tcPr>
            <w:tcW w:w="1070" w:type="dxa"/>
            <w:tcBorders>
              <w:top w:val="nil"/>
              <w:left w:val="nil"/>
              <w:bottom w:val="single" w:sz="8" w:space="0" w:color="E9EFF4"/>
              <w:right w:val="nil"/>
            </w:tcBorders>
            <w:shd w:val="clear" w:color="000000" w:fill="FFFFFF"/>
            <w:noWrap/>
            <w:vAlign w:val="center"/>
            <w:hideMark/>
            <w:tcPrChange w:id="134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D00075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864</w:t>
            </w:r>
          </w:p>
        </w:tc>
        <w:tc>
          <w:tcPr>
            <w:tcW w:w="1084" w:type="dxa"/>
            <w:tcBorders>
              <w:top w:val="nil"/>
              <w:left w:val="nil"/>
              <w:bottom w:val="single" w:sz="8" w:space="0" w:color="E9EFF4"/>
              <w:right w:val="nil"/>
            </w:tcBorders>
            <w:shd w:val="clear" w:color="000000" w:fill="FFFFFF"/>
            <w:noWrap/>
            <w:vAlign w:val="center"/>
            <w:hideMark/>
            <w:tcPrChange w:id="135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55263E4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Change w:id="135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372F903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1057</w:t>
            </w:r>
          </w:p>
        </w:tc>
        <w:tc>
          <w:tcPr>
            <w:tcW w:w="1230" w:type="dxa"/>
            <w:tcBorders>
              <w:top w:val="nil"/>
              <w:left w:val="nil"/>
              <w:bottom w:val="single" w:sz="8" w:space="0" w:color="E9EFF4"/>
              <w:right w:val="nil"/>
            </w:tcBorders>
            <w:shd w:val="clear" w:color="000000" w:fill="FFFFFF"/>
            <w:noWrap/>
            <w:vAlign w:val="center"/>
            <w:hideMark/>
            <w:tcPrChange w:id="135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36BD76B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33452869" w14:textId="77777777" w:rsidTr="00637CF7">
        <w:trPr>
          <w:trHeight w:val="315"/>
          <w:trPrChange w:id="135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35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2C676581"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Click_Add_Contact</w:t>
            </w:r>
          </w:p>
        </w:tc>
        <w:tc>
          <w:tcPr>
            <w:tcW w:w="1151" w:type="dxa"/>
            <w:tcBorders>
              <w:top w:val="nil"/>
              <w:left w:val="nil"/>
              <w:bottom w:val="single" w:sz="8" w:space="0" w:color="E9EFF4"/>
              <w:right w:val="nil"/>
            </w:tcBorders>
            <w:shd w:val="clear" w:color="000000" w:fill="FFFFFF"/>
            <w:noWrap/>
            <w:vAlign w:val="center"/>
            <w:hideMark/>
            <w:tcPrChange w:id="135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15ADDFB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2975</w:t>
            </w:r>
          </w:p>
        </w:tc>
        <w:tc>
          <w:tcPr>
            <w:tcW w:w="1854" w:type="dxa"/>
            <w:tcBorders>
              <w:top w:val="nil"/>
              <w:left w:val="nil"/>
              <w:bottom w:val="single" w:sz="8" w:space="0" w:color="E9EFF4"/>
              <w:right w:val="nil"/>
            </w:tcBorders>
            <w:shd w:val="clear" w:color="000000" w:fill="FFFFFF"/>
            <w:noWrap/>
            <w:vAlign w:val="center"/>
            <w:hideMark/>
            <w:tcPrChange w:id="135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4A6BCE1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213.45</w:t>
            </w:r>
          </w:p>
        </w:tc>
        <w:tc>
          <w:tcPr>
            <w:tcW w:w="1070" w:type="dxa"/>
            <w:tcBorders>
              <w:top w:val="nil"/>
              <w:left w:val="nil"/>
              <w:bottom w:val="single" w:sz="8" w:space="0" w:color="E9EFF4"/>
              <w:right w:val="nil"/>
            </w:tcBorders>
            <w:shd w:val="clear" w:color="000000" w:fill="FFFFFF"/>
            <w:noWrap/>
            <w:vAlign w:val="center"/>
            <w:hideMark/>
            <w:tcPrChange w:id="135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4CD153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497.04</w:t>
            </w:r>
          </w:p>
        </w:tc>
        <w:tc>
          <w:tcPr>
            <w:tcW w:w="1070" w:type="dxa"/>
            <w:tcBorders>
              <w:top w:val="nil"/>
              <w:left w:val="nil"/>
              <w:bottom w:val="single" w:sz="8" w:space="0" w:color="E9EFF4"/>
              <w:right w:val="nil"/>
            </w:tcBorders>
            <w:shd w:val="clear" w:color="000000" w:fill="FFFFFF"/>
            <w:noWrap/>
            <w:vAlign w:val="center"/>
            <w:hideMark/>
            <w:tcPrChange w:id="135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AB33A1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776.83</w:t>
            </w:r>
          </w:p>
        </w:tc>
        <w:tc>
          <w:tcPr>
            <w:tcW w:w="1070" w:type="dxa"/>
            <w:tcBorders>
              <w:top w:val="nil"/>
              <w:left w:val="nil"/>
              <w:bottom w:val="single" w:sz="8" w:space="0" w:color="E9EFF4"/>
              <w:right w:val="nil"/>
            </w:tcBorders>
            <w:shd w:val="clear" w:color="000000" w:fill="FFFFFF"/>
            <w:noWrap/>
            <w:vAlign w:val="center"/>
            <w:hideMark/>
            <w:tcPrChange w:id="135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8C95CA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1719.5</w:t>
            </w:r>
          </w:p>
        </w:tc>
        <w:tc>
          <w:tcPr>
            <w:tcW w:w="1084" w:type="dxa"/>
            <w:tcBorders>
              <w:top w:val="nil"/>
              <w:left w:val="nil"/>
              <w:bottom w:val="single" w:sz="8" w:space="0" w:color="E9EFF4"/>
              <w:right w:val="nil"/>
            </w:tcBorders>
            <w:shd w:val="clear" w:color="000000" w:fill="FFFFFF"/>
            <w:noWrap/>
            <w:vAlign w:val="center"/>
            <w:hideMark/>
            <w:tcPrChange w:id="136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5FF43EA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Change w:id="136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381420F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16383</w:t>
            </w:r>
          </w:p>
        </w:tc>
        <w:tc>
          <w:tcPr>
            <w:tcW w:w="1230" w:type="dxa"/>
            <w:tcBorders>
              <w:top w:val="nil"/>
              <w:left w:val="nil"/>
              <w:bottom w:val="single" w:sz="8" w:space="0" w:color="E9EFF4"/>
              <w:right w:val="nil"/>
            </w:tcBorders>
            <w:shd w:val="clear" w:color="000000" w:fill="FFFFFF"/>
            <w:noWrap/>
            <w:vAlign w:val="center"/>
            <w:hideMark/>
            <w:tcPrChange w:id="136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7741D2E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5E648E1C" w14:textId="77777777" w:rsidTr="00637CF7">
        <w:trPr>
          <w:trHeight w:val="315"/>
          <w:trPrChange w:id="136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36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7F2C100B"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Click_Add_Expense</w:t>
            </w:r>
          </w:p>
        </w:tc>
        <w:tc>
          <w:tcPr>
            <w:tcW w:w="1151" w:type="dxa"/>
            <w:tcBorders>
              <w:top w:val="nil"/>
              <w:left w:val="nil"/>
              <w:bottom w:val="single" w:sz="8" w:space="0" w:color="E9EFF4"/>
              <w:right w:val="nil"/>
            </w:tcBorders>
            <w:shd w:val="clear" w:color="000000" w:fill="FFFFFF"/>
            <w:noWrap/>
            <w:vAlign w:val="center"/>
            <w:hideMark/>
            <w:tcPrChange w:id="136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5870764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1684</w:t>
            </w:r>
          </w:p>
        </w:tc>
        <w:tc>
          <w:tcPr>
            <w:tcW w:w="1854" w:type="dxa"/>
            <w:tcBorders>
              <w:top w:val="nil"/>
              <w:left w:val="nil"/>
              <w:bottom w:val="single" w:sz="8" w:space="0" w:color="E9EFF4"/>
              <w:right w:val="nil"/>
            </w:tcBorders>
            <w:shd w:val="clear" w:color="000000" w:fill="FFFFFF"/>
            <w:noWrap/>
            <w:vAlign w:val="center"/>
            <w:hideMark/>
            <w:tcPrChange w:id="136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6D76341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179.07</w:t>
            </w:r>
          </w:p>
        </w:tc>
        <w:tc>
          <w:tcPr>
            <w:tcW w:w="1070" w:type="dxa"/>
            <w:tcBorders>
              <w:top w:val="nil"/>
              <w:left w:val="nil"/>
              <w:bottom w:val="single" w:sz="8" w:space="0" w:color="E9EFF4"/>
              <w:right w:val="nil"/>
            </w:tcBorders>
            <w:shd w:val="clear" w:color="000000" w:fill="FFFFFF"/>
            <w:noWrap/>
            <w:vAlign w:val="center"/>
            <w:hideMark/>
            <w:tcPrChange w:id="136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AB86BC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351.27</w:t>
            </w:r>
          </w:p>
        </w:tc>
        <w:tc>
          <w:tcPr>
            <w:tcW w:w="1070" w:type="dxa"/>
            <w:tcBorders>
              <w:top w:val="nil"/>
              <w:left w:val="nil"/>
              <w:bottom w:val="single" w:sz="8" w:space="0" w:color="E9EFF4"/>
              <w:right w:val="nil"/>
            </w:tcBorders>
            <w:shd w:val="clear" w:color="000000" w:fill="FFFFFF"/>
            <w:noWrap/>
            <w:vAlign w:val="center"/>
            <w:hideMark/>
            <w:tcPrChange w:id="136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00CB2F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670.03</w:t>
            </w:r>
          </w:p>
        </w:tc>
        <w:tc>
          <w:tcPr>
            <w:tcW w:w="1070" w:type="dxa"/>
            <w:tcBorders>
              <w:top w:val="nil"/>
              <w:left w:val="nil"/>
              <w:bottom w:val="single" w:sz="8" w:space="0" w:color="E9EFF4"/>
              <w:right w:val="nil"/>
            </w:tcBorders>
            <w:shd w:val="clear" w:color="000000" w:fill="FFFFFF"/>
            <w:noWrap/>
            <w:vAlign w:val="center"/>
            <w:hideMark/>
            <w:tcPrChange w:id="136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239EA7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2896.7</w:t>
            </w:r>
          </w:p>
        </w:tc>
        <w:tc>
          <w:tcPr>
            <w:tcW w:w="1084" w:type="dxa"/>
            <w:tcBorders>
              <w:top w:val="nil"/>
              <w:left w:val="nil"/>
              <w:bottom w:val="single" w:sz="8" w:space="0" w:color="E9EFF4"/>
              <w:right w:val="nil"/>
            </w:tcBorders>
            <w:shd w:val="clear" w:color="000000" w:fill="FFFFFF"/>
            <w:noWrap/>
            <w:vAlign w:val="center"/>
            <w:hideMark/>
            <w:tcPrChange w:id="137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42E3ECE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Change w:id="137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3D0463C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5974</w:t>
            </w:r>
          </w:p>
        </w:tc>
        <w:tc>
          <w:tcPr>
            <w:tcW w:w="1230" w:type="dxa"/>
            <w:tcBorders>
              <w:top w:val="nil"/>
              <w:left w:val="nil"/>
              <w:bottom w:val="single" w:sz="8" w:space="0" w:color="E9EFF4"/>
              <w:right w:val="nil"/>
            </w:tcBorders>
            <w:shd w:val="clear" w:color="000000" w:fill="FFFFFF"/>
            <w:noWrap/>
            <w:vAlign w:val="center"/>
            <w:hideMark/>
            <w:tcPrChange w:id="137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6C74F84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62D03EA1" w14:textId="77777777" w:rsidTr="00637CF7">
        <w:trPr>
          <w:trHeight w:val="315"/>
          <w:trPrChange w:id="137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37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52ACA083"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Click_Add_Invoice</w:t>
            </w:r>
          </w:p>
        </w:tc>
        <w:tc>
          <w:tcPr>
            <w:tcW w:w="1151" w:type="dxa"/>
            <w:tcBorders>
              <w:top w:val="nil"/>
              <w:left w:val="nil"/>
              <w:bottom w:val="single" w:sz="8" w:space="0" w:color="E9EFF4"/>
              <w:right w:val="nil"/>
            </w:tcBorders>
            <w:shd w:val="clear" w:color="000000" w:fill="FFFFFF"/>
            <w:noWrap/>
            <w:vAlign w:val="center"/>
            <w:hideMark/>
            <w:tcPrChange w:id="137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4396A15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1533</w:t>
            </w:r>
          </w:p>
        </w:tc>
        <w:tc>
          <w:tcPr>
            <w:tcW w:w="1854" w:type="dxa"/>
            <w:tcBorders>
              <w:top w:val="nil"/>
              <w:left w:val="nil"/>
              <w:bottom w:val="single" w:sz="8" w:space="0" w:color="E9EFF4"/>
              <w:right w:val="nil"/>
            </w:tcBorders>
            <w:shd w:val="clear" w:color="000000" w:fill="FFFFFF"/>
            <w:noWrap/>
            <w:vAlign w:val="center"/>
            <w:hideMark/>
            <w:tcPrChange w:id="137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04B8B26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208.84</w:t>
            </w:r>
          </w:p>
        </w:tc>
        <w:tc>
          <w:tcPr>
            <w:tcW w:w="1070" w:type="dxa"/>
            <w:tcBorders>
              <w:top w:val="nil"/>
              <w:left w:val="nil"/>
              <w:bottom w:val="single" w:sz="8" w:space="0" w:color="E9EFF4"/>
              <w:right w:val="nil"/>
            </w:tcBorders>
            <w:shd w:val="clear" w:color="000000" w:fill="FFFFFF"/>
            <w:noWrap/>
            <w:vAlign w:val="center"/>
            <w:hideMark/>
            <w:tcPrChange w:id="137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CA1799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530</w:t>
            </w:r>
          </w:p>
        </w:tc>
        <w:tc>
          <w:tcPr>
            <w:tcW w:w="1070" w:type="dxa"/>
            <w:tcBorders>
              <w:top w:val="nil"/>
              <w:left w:val="nil"/>
              <w:bottom w:val="single" w:sz="8" w:space="0" w:color="E9EFF4"/>
              <w:right w:val="nil"/>
            </w:tcBorders>
            <w:shd w:val="clear" w:color="000000" w:fill="FFFFFF"/>
            <w:noWrap/>
            <w:vAlign w:val="center"/>
            <w:hideMark/>
            <w:tcPrChange w:id="137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9C2F4C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770</w:t>
            </w:r>
          </w:p>
        </w:tc>
        <w:tc>
          <w:tcPr>
            <w:tcW w:w="1070" w:type="dxa"/>
            <w:tcBorders>
              <w:top w:val="nil"/>
              <w:left w:val="nil"/>
              <w:bottom w:val="single" w:sz="8" w:space="0" w:color="E9EFF4"/>
              <w:right w:val="nil"/>
            </w:tcBorders>
            <w:shd w:val="clear" w:color="000000" w:fill="FFFFFF"/>
            <w:noWrap/>
            <w:vAlign w:val="center"/>
            <w:hideMark/>
            <w:tcPrChange w:id="137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734EBA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1387</w:t>
            </w:r>
          </w:p>
        </w:tc>
        <w:tc>
          <w:tcPr>
            <w:tcW w:w="1084" w:type="dxa"/>
            <w:tcBorders>
              <w:top w:val="nil"/>
              <w:left w:val="nil"/>
              <w:bottom w:val="single" w:sz="8" w:space="0" w:color="E9EFF4"/>
              <w:right w:val="nil"/>
            </w:tcBorders>
            <w:shd w:val="clear" w:color="000000" w:fill="FFFFFF"/>
            <w:noWrap/>
            <w:vAlign w:val="center"/>
            <w:hideMark/>
            <w:tcPrChange w:id="138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7441477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Change w:id="138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075EE23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2509</w:t>
            </w:r>
          </w:p>
        </w:tc>
        <w:tc>
          <w:tcPr>
            <w:tcW w:w="1230" w:type="dxa"/>
            <w:tcBorders>
              <w:top w:val="nil"/>
              <w:left w:val="nil"/>
              <w:bottom w:val="single" w:sz="8" w:space="0" w:color="E9EFF4"/>
              <w:right w:val="nil"/>
            </w:tcBorders>
            <w:shd w:val="clear" w:color="000000" w:fill="FFFFFF"/>
            <w:noWrap/>
            <w:vAlign w:val="center"/>
            <w:hideMark/>
            <w:tcPrChange w:id="138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5E183C5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396E2AC1" w14:textId="77777777" w:rsidTr="00637CF7">
        <w:trPr>
          <w:trHeight w:val="315"/>
          <w:trPrChange w:id="138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38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69FFA2F1"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Click_Add_Note</w:t>
            </w:r>
          </w:p>
        </w:tc>
        <w:tc>
          <w:tcPr>
            <w:tcW w:w="1151" w:type="dxa"/>
            <w:tcBorders>
              <w:top w:val="nil"/>
              <w:left w:val="nil"/>
              <w:bottom w:val="single" w:sz="8" w:space="0" w:color="E9EFF4"/>
              <w:right w:val="nil"/>
            </w:tcBorders>
            <w:shd w:val="clear" w:color="000000" w:fill="FFFFFF"/>
            <w:noWrap/>
            <w:vAlign w:val="center"/>
            <w:hideMark/>
            <w:tcPrChange w:id="138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0F1AEC7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5686</w:t>
            </w:r>
          </w:p>
        </w:tc>
        <w:tc>
          <w:tcPr>
            <w:tcW w:w="1854" w:type="dxa"/>
            <w:tcBorders>
              <w:top w:val="nil"/>
              <w:left w:val="nil"/>
              <w:bottom w:val="single" w:sz="8" w:space="0" w:color="E9EFF4"/>
              <w:right w:val="nil"/>
            </w:tcBorders>
            <w:shd w:val="clear" w:color="000000" w:fill="FFFFFF"/>
            <w:noWrap/>
            <w:vAlign w:val="center"/>
            <w:hideMark/>
            <w:tcPrChange w:id="138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16ED6C5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268.06</w:t>
            </w:r>
          </w:p>
        </w:tc>
        <w:tc>
          <w:tcPr>
            <w:tcW w:w="1070" w:type="dxa"/>
            <w:tcBorders>
              <w:top w:val="nil"/>
              <w:left w:val="nil"/>
              <w:bottom w:val="single" w:sz="8" w:space="0" w:color="E9EFF4"/>
              <w:right w:val="nil"/>
            </w:tcBorders>
            <w:shd w:val="clear" w:color="000000" w:fill="FFFFFF"/>
            <w:noWrap/>
            <w:vAlign w:val="center"/>
            <w:hideMark/>
            <w:tcPrChange w:id="138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D611AE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583.17</w:t>
            </w:r>
          </w:p>
        </w:tc>
        <w:tc>
          <w:tcPr>
            <w:tcW w:w="1070" w:type="dxa"/>
            <w:tcBorders>
              <w:top w:val="nil"/>
              <w:left w:val="nil"/>
              <w:bottom w:val="single" w:sz="8" w:space="0" w:color="E9EFF4"/>
              <w:right w:val="nil"/>
            </w:tcBorders>
            <w:shd w:val="clear" w:color="000000" w:fill="FFFFFF"/>
            <w:noWrap/>
            <w:vAlign w:val="center"/>
            <w:hideMark/>
            <w:tcPrChange w:id="138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1528BC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904.87</w:t>
            </w:r>
          </w:p>
        </w:tc>
        <w:tc>
          <w:tcPr>
            <w:tcW w:w="1070" w:type="dxa"/>
            <w:tcBorders>
              <w:top w:val="nil"/>
              <w:left w:val="nil"/>
              <w:bottom w:val="single" w:sz="8" w:space="0" w:color="E9EFF4"/>
              <w:right w:val="nil"/>
            </w:tcBorders>
            <w:shd w:val="clear" w:color="000000" w:fill="FFFFFF"/>
            <w:noWrap/>
            <w:vAlign w:val="center"/>
            <w:hideMark/>
            <w:tcPrChange w:id="138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6C8318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2497.67</w:t>
            </w:r>
          </w:p>
        </w:tc>
        <w:tc>
          <w:tcPr>
            <w:tcW w:w="1084" w:type="dxa"/>
            <w:tcBorders>
              <w:top w:val="nil"/>
              <w:left w:val="nil"/>
              <w:bottom w:val="single" w:sz="8" w:space="0" w:color="E9EFF4"/>
              <w:right w:val="nil"/>
            </w:tcBorders>
            <w:shd w:val="clear" w:color="000000" w:fill="FFFFFF"/>
            <w:noWrap/>
            <w:vAlign w:val="center"/>
            <w:hideMark/>
            <w:tcPrChange w:id="139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592197C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Change w:id="139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78C9BE3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20688</w:t>
            </w:r>
          </w:p>
        </w:tc>
        <w:tc>
          <w:tcPr>
            <w:tcW w:w="1230" w:type="dxa"/>
            <w:tcBorders>
              <w:top w:val="nil"/>
              <w:left w:val="nil"/>
              <w:bottom w:val="single" w:sz="8" w:space="0" w:color="E9EFF4"/>
              <w:right w:val="nil"/>
            </w:tcBorders>
            <w:shd w:val="clear" w:color="000000" w:fill="FFFFFF"/>
            <w:noWrap/>
            <w:vAlign w:val="center"/>
            <w:hideMark/>
            <w:tcPrChange w:id="139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6E93DC0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6F7FEBAB" w14:textId="77777777" w:rsidTr="00637CF7">
        <w:trPr>
          <w:trHeight w:val="315"/>
          <w:trPrChange w:id="139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39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526AF8F7"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Click_Add_Project</w:t>
            </w:r>
          </w:p>
        </w:tc>
        <w:tc>
          <w:tcPr>
            <w:tcW w:w="1151" w:type="dxa"/>
            <w:tcBorders>
              <w:top w:val="nil"/>
              <w:left w:val="nil"/>
              <w:bottom w:val="single" w:sz="8" w:space="0" w:color="E9EFF4"/>
              <w:right w:val="nil"/>
            </w:tcBorders>
            <w:shd w:val="clear" w:color="000000" w:fill="FFFFFF"/>
            <w:noWrap/>
            <w:vAlign w:val="center"/>
            <w:hideMark/>
            <w:tcPrChange w:id="139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6CDE072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814</w:t>
            </w:r>
          </w:p>
        </w:tc>
        <w:tc>
          <w:tcPr>
            <w:tcW w:w="1854" w:type="dxa"/>
            <w:tcBorders>
              <w:top w:val="nil"/>
              <w:left w:val="nil"/>
              <w:bottom w:val="single" w:sz="8" w:space="0" w:color="E9EFF4"/>
              <w:right w:val="nil"/>
            </w:tcBorders>
            <w:shd w:val="clear" w:color="000000" w:fill="FFFFFF"/>
            <w:noWrap/>
            <w:vAlign w:val="center"/>
            <w:hideMark/>
            <w:tcPrChange w:id="139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1CC6355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179.91</w:t>
            </w:r>
          </w:p>
        </w:tc>
        <w:tc>
          <w:tcPr>
            <w:tcW w:w="1070" w:type="dxa"/>
            <w:tcBorders>
              <w:top w:val="nil"/>
              <w:left w:val="nil"/>
              <w:bottom w:val="single" w:sz="8" w:space="0" w:color="E9EFF4"/>
              <w:right w:val="nil"/>
            </w:tcBorders>
            <w:shd w:val="clear" w:color="000000" w:fill="FFFFFF"/>
            <w:noWrap/>
            <w:vAlign w:val="center"/>
            <w:hideMark/>
            <w:tcPrChange w:id="139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AF85AE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w:t>
            </w:r>
          </w:p>
        </w:tc>
        <w:tc>
          <w:tcPr>
            <w:tcW w:w="1070" w:type="dxa"/>
            <w:tcBorders>
              <w:top w:val="nil"/>
              <w:left w:val="nil"/>
              <w:bottom w:val="single" w:sz="8" w:space="0" w:color="E9EFF4"/>
              <w:right w:val="nil"/>
            </w:tcBorders>
            <w:shd w:val="clear" w:color="000000" w:fill="FFFFFF"/>
            <w:noWrap/>
            <w:vAlign w:val="center"/>
            <w:hideMark/>
            <w:tcPrChange w:id="139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4C396F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580</w:t>
            </w:r>
          </w:p>
        </w:tc>
        <w:tc>
          <w:tcPr>
            <w:tcW w:w="1070" w:type="dxa"/>
            <w:tcBorders>
              <w:top w:val="nil"/>
              <w:left w:val="nil"/>
              <w:bottom w:val="single" w:sz="8" w:space="0" w:color="E9EFF4"/>
              <w:right w:val="nil"/>
            </w:tcBorders>
            <w:shd w:val="clear" w:color="000000" w:fill="FFFFFF"/>
            <w:noWrap/>
            <w:vAlign w:val="center"/>
            <w:hideMark/>
            <w:tcPrChange w:id="139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E83A67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933</w:t>
            </w:r>
          </w:p>
        </w:tc>
        <w:tc>
          <w:tcPr>
            <w:tcW w:w="1084" w:type="dxa"/>
            <w:tcBorders>
              <w:top w:val="nil"/>
              <w:left w:val="nil"/>
              <w:bottom w:val="single" w:sz="8" w:space="0" w:color="E9EFF4"/>
              <w:right w:val="nil"/>
            </w:tcBorders>
            <w:shd w:val="clear" w:color="000000" w:fill="FFFFFF"/>
            <w:noWrap/>
            <w:vAlign w:val="center"/>
            <w:hideMark/>
            <w:tcPrChange w:id="140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1B97406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Change w:id="140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148DDF5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1316</w:t>
            </w:r>
          </w:p>
        </w:tc>
        <w:tc>
          <w:tcPr>
            <w:tcW w:w="1230" w:type="dxa"/>
            <w:tcBorders>
              <w:top w:val="nil"/>
              <w:left w:val="nil"/>
              <w:bottom w:val="single" w:sz="8" w:space="0" w:color="E9EFF4"/>
              <w:right w:val="nil"/>
            </w:tcBorders>
            <w:shd w:val="clear" w:color="000000" w:fill="FFFFFF"/>
            <w:noWrap/>
            <w:vAlign w:val="center"/>
            <w:hideMark/>
            <w:tcPrChange w:id="140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21BD1FF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2CE55254" w14:textId="77777777" w:rsidTr="00637CF7">
        <w:trPr>
          <w:trHeight w:val="315"/>
          <w:trPrChange w:id="140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40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1980EE05"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Click_Add_Reminder</w:t>
            </w:r>
          </w:p>
        </w:tc>
        <w:tc>
          <w:tcPr>
            <w:tcW w:w="1151" w:type="dxa"/>
            <w:tcBorders>
              <w:top w:val="nil"/>
              <w:left w:val="nil"/>
              <w:bottom w:val="single" w:sz="8" w:space="0" w:color="E9EFF4"/>
              <w:right w:val="nil"/>
            </w:tcBorders>
            <w:shd w:val="clear" w:color="000000" w:fill="FFFFFF"/>
            <w:noWrap/>
            <w:vAlign w:val="center"/>
            <w:hideMark/>
            <w:tcPrChange w:id="140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0237E2B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5336</w:t>
            </w:r>
          </w:p>
        </w:tc>
        <w:tc>
          <w:tcPr>
            <w:tcW w:w="1854" w:type="dxa"/>
            <w:tcBorders>
              <w:top w:val="nil"/>
              <w:left w:val="nil"/>
              <w:bottom w:val="single" w:sz="8" w:space="0" w:color="E9EFF4"/>
              <w:right w:val="nil"/>
            </w:tcBorders>
            <w:shd w:val="clear" w:color="000000" w:fill="FFFFFF"/>
            <w:noWrap/>
            <w:vAlign w:val="center"/>
            <w:hideMark/>
            <w:tcPrChange w:id="140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3500BF4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313.02</w:t>
            </w:r>
          </w:p>
        </w:tc>
        <w:tc>
          <w:tcPr>
            <w:tcW w:w="1070" w:type="dxa"/>
            <w:tcBorders>
              <w:top w:val="nil"/>
              <w:left w:val="nil"/>
              <w:bottom w:val="single" w:sz="8" w:space="0" w:color="E9EFF4"/>
              <w:right w:val="nil"/>
            </w:tcBorders>
            <w:shd w:val="clear" w:color="000000" w:fill="FFFFFF"/>
            <w:noWrap/>
            <w:vAlign w:val="center"/>
            <w:hideMark/>
            <w:tcPrChange w:id="140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8B7B16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565.02</w:t>
            </w:r>
          </w:p>
        </w:tc>
        <w:tc>
          <w:tcPr>
            <w:tcW w:w="1070" w:type="dxa"/>
            <w:tcBorders>
              <w:top w:val="nil"/>
              <w:left w:val="nil"/>
              <w:bottom w:val="single" w:sz="8" w:space="0" w:color="E9EFF4"/>
              <w:right w:val="nil"/>
            </w:tcBorders>
            <w:shd w:val="clear" w:color="000000" w:fill="FFFFFF"/>
            <w:noWrap/>
            <w:vAlign w:val="center"/>
            <w:hideMark/>
            <w:tcPrChange w:id="140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A1CE73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894.11</w:t>
            </w:r>
          </w:p>
        </w:tc>
        <w:tc>
          <w:tcPr>
            <w:tcW w:w="1070" w:type="dxa"/>
            <w:tcBorders>
              <w:top w:val="nil"/>
              <w:left w:val="nil"/>
              <w:bottom w:val="single" w:sz="8" w:space="0" w:color="E9EFF4"/>
              <w:right w:val="nil"/>
            </w:tcBorders>
            <w:shd w:val="clear" w:color="000000" w:fill="FFFFFF"/>
            <w:noWrap/>
            <w:vAlign w:val="center"/>
            <w:hideMark/>
            <w:tcPrChange w:id="140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1DF61D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5069.84</w:t>
            </w:r>
          </w:p>
        </w:tc>
        <w:tc>
          <w:tcPr>
            <w:tcW w:w="1084" w:type="dxa"/>
            <w:tcBorders>
              <w:top w:val="nil"/>
              <w:left w:val="nil"/>
              <w:bottom w:val="single" w:sz="8" w:space="0" w:color="E9EFF4"/>
              <w:right w:val="nil"/>
            </w:tcBorders>
            <w:shd w:val="clear" w:color="000000" w:fill="FFFFFF"/>
            <w:noWrap/>
            <w:vAlign w:val="center"/>
            <w:hideMark/>
            <w:tcPrChange w:id="141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71B8DFF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Change w:id="141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C754B1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25008</w:t>
            </w:r>
          </w:p>
        </w:tc>
        <w:tc>
          <w:tcPr>
            <w:tcW w:w="1230" w:type="dxa"/>
            <w:tcBorders>
              <w:top w:val="nil"/>
              <w:left w:val="nil"/>
              <w:bottom w:val="single" w:sz="8" w:space="0" w:color="E9EFF4"/>
              <w:right w:val="nil"/>
            </w:tcBorders>
            <w:shd w:val="clear" w:color="000000" w:fill="FFFFFF"/>
            <w:noWrap/>
            <w:vAlign w:val="center"/>
            <w:hideMark/>
            <w:tcPrChange w:id="141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1ACFB1D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55F3433B" w14:textId="77777777" w:rsidTr="00637CF7">
        <w:trPr>
          <w:trHeight w:val="315"/>
          <w:trPrChange w:id="141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41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74942B37"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Click_Add_Sale</w:t>
            </w:r>
          </w:p>
        </w:tc>
        <w:tc>
          <w:tcPr>
            <w:tcW w:w="1151" w:type="dxa"/>
            <w:tcBorders>
              <w:top w:val="nil"/>
              <w:left w:val="nil"/>
              <w:bottom w:val="single" w:sz="8" w:space="0" w:color="E9EFF4"/>
              <w:right w:val="nil"/>
            </w:tcBorders>
            <w:shd w:val="clear" w:color="000000" w:fill="FFFFFF"/>
            <w:noWrap/>
            <w:vAlign w:val="center"/>
            <w:hideMark/>
            <w:tcPrChange w:id="141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734AE0D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2732</w:t>
            </w:r>
          </w:p>
        </w:tc>
        <w:tc>
          <w:tcPr>
            <w:tcW w:w="1854" w:type="dxa"/>
            <w:tcBorders>
              <w:top w:val="nil"/>
              <w:left w:val="nil"/>
              <w:bottom w:val="single" w:sz="8" w:space="0" w:color="E9EFF4"/>
              <w:right w:val="nil"/>
            </w:tcBorders>
            <w:shd w:val="clear" w:color="000000" w:fill="FFFFFF"/>
            <w:noWrap/>
            <w:vAlign w:val="center"/>
            <w:hideMark/>
            <w:tcPrChange w:id="141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1AA0FF6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63.74</w:t>
            </w:r>
          </w:p>
        </w:tc>
        <w:tc>
          <w:tcPr>
            <w:tcW w:w="1070" w:type="dxa"/>
            <w:tcBorders>
              <w:top w:val="nil"/>
              <w:left w:val="nil"/>
              <w:bottom w:val="single" w:sz="8" w:space="0" w:color="E9EFF4"/>
              <w:right w:val="nil"/>
            </w:tcBorders>
            <w:shd w:val="clear" w:color="000000" w:fill="FFFFFF"/>
            <w:noWrap/>
            <w:vAlign w:val="center"/>
            <w:hideMark/>
            <w:tcPrChange w:id="141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D732E7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180.42</w:t>
            </w:r>
          </w:p>
        </w:tc>
        <w:tc>
          <w:tcPr>
            <w:tcW w:w="1070" w:type="dxa"/>
            <w:tcBorders>
              <w:top w:val="nil"/>
              <w:left w:val="nil"/>
              <w:bottom w:val="single" w:sz="8" w:space="0" w:color="E9EFF4"/>
              <w:right w:val="nil"/>
            </w:tcBorders>
            <w:shd w:val="clear" w:color="000000" w:fill="FFFFFF"/>
            <w:noWrap/>
            <w:vAlign w:val="center"/>
            <w:hideMark/>
            <w:tcPrChange w:id="141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6CB7F5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309.84</w:t>
            </w:r>
          </w:p>
        </w:tc>
        <w:tc>
          <w:tcPr>
            <w:tcW w:w="1070" w:type="dxa"/>
            <w:tcBorders>
              <w:top w:val="nil"/>
              <w:left w:val="nil"/>
              <w:bottom w:val="single" w:sz="8" w:space="0" w:color="E9EFF4"/>
              <w:right w:val="nil"/>
            </w:tcBorders>
            <w:shd w:val="clear" w:color="000000" w:fill="FFFFFF"/>
            <w:noWrap/>
            <w:vAlign w:val="center"/>
            <w:hideMark/>
            <w:tcPrChange w:id="141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7E06E0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677.27</w:t>
            </w:r>
          </w:p>
        </w:tc>
        <w:tc>
          <w:tcPr>
            <w:tcW w:w="1084" w:type="dxa"/>
            <w:tcBorders>
              <w:top w:val="nil"/>
              <w:left w:val="nil"/>
              <w:bottom w:val="single" w:sz="8" w:space="0" w:color="E9EFF4"/>
              <w:right w:val="nil"/>
            </w:tcBorders>
            <w:shd w:val="clear" w:color="000000" w:fill="FFFFFF"/>
            <w:noWrap/>
            <w:vAlign w:val="center"/>
            <w:hideMark/>
            <w:tcPrChange w:id="142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37EA5C2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Change w:id="142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34DD70C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4837</w:t>
            </w:r>
          </w:p>
        </w:tc>
        <w:tc>
          <w:tcPr>
            <w:tcW w:w="1230" w:type="dxa"/>
            <w:tcBorders>
              <w:top w:val="nil"/>
              <w:left w:val="nil"/>
              <w:bottom w:val="single" w:sz="8" w:space="0" w:color="E9EFF4"/>
              <w:right w:val="nil"/>
            </w:tcBorders>
            <w:shd w:val="clear" w:color="000000" w:fill="FFFFFF"/>
            <w:noWrap/>
            <w:vAlign w:val="center"/>
            <w:hideMark/>
            <w:tcPrChange w:id="142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2E3C2F6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A14DA97" w14:textId="77777777" w:rsidTr="00637CF7">
        <w:trPr>
          <w:trHeight w:val="315"/>
          <w:trPrChange w:id="142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42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70670CD7"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Click_Add_Task</w:t>
            </w:r>
          </w:p>
        </w:tc>
        <w:tc>
          <w:tcPr>
            <w:tcW w:w="1151" w:type="dxa"/>
            <w:tcBorders>
              <w:top w:val="nil"/>
              <w:left w:val="nil"/>
              <w:bottom w:val="single" w:sz="8" w:space="0" w:color="E9EFF4"/>
              <w:right w:val="nil"/>
            </w:tcBorders>
            <w:shd w:val="clear" w:color="000000" w:fill="FFFFFF"/>
            <w:noWrap/>
            <w:vAlign w:val="center"/>
            <w:hideMark/>
            <w:tcPrChange w:id="142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3C648F3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w:t>
            </w:r>
          </w:p>
        </w:tc>
        <w:tc>
          <w:tcPr>
            <w:tcW w:w="1854" w:type="dxa"/>
            <w:tcBorders>
              <w:top w:val="nil"/>
              <w:left w:val="nil"/>
              <w:bottom w:val="single" w:sz="8" w:space="0" w:color="E9EFF4"/>
              <w:right w:val="nil"/>
            </w:tcBorders>
            <w:shd w:val="clear" w:color="000000" w:fill="FFFFFF"/>
            <w:noWrap/>
            <w:vAlign w:val="center"/>
            <w:hideMark/>
            <w:tcPrChange w:id="142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78D6F53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178.21</w:t>
            </w:r>
          </w:p>
        </w:tc>
        <w:tc>
          <w:tcPr>
            <w:tcW w:w="1070" w:type="dxa"/>
            <w:tcBorders>
              <w:top w:val="nil"/>
              <w:left w:val="nil"/>
              <w:bottom w:val="single" w:sz="8" w:space="0" w:color="E9EFF4"/>
              <w:right w:val="nil"/>
            </w:tcBorders>
            <w:shd w:val="clear" w:color="000000" w:fill="FFFFFF"/>
            <w:noWrap/>
            <w:vAlign w:val="center"/>
            <w:hideMark/>
            <w:tcPrChange w:id="142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98B113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463</w:t>
            </w:r>
          </w:p>
        </w:tc>
        <w:tc>
          <w:tcPr>
            <w:tcW w:w="1070" w:type="dxa"/>
            <w:tcBorders>
              <w:top w:val="nil"/>
              <w:left w:val="nil"/>
              <w:bottom w:val="single" w:sz="8" w:space="0" w:color="E9EFF4"/>
              <w:right w:val="nil"/>
            </w:tcBorders>
            <w:shd w:val="clear" w:color="000000" w:fill="FFFFFF"/>
            <w:noWrap/>
            <w:vAlign w:val="center"/>
            <w:hideMark/>
            <w:tcPrChange w:id="142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71FF56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w:t>
            </w:r>
          </w:p>
        </w:tc>
        <w:tc>
          <w:tcPr>
            <w:tcW w:w="1070" w:type="dxa"/>
            <w:tcBorders>
              <w:top w:val="nil"/>
              <w:left w:val="nil"/>
              <w:bottom w:val="single" w:sz="8" w:space="0" w:color="E9EFF4"/>
              <w:right w:val="nil"/>
            </w:tcBorders>
            <w:shd w:val="clear" w:color="000000" w:fill="FFFFFF"/>
            <w:noWrap/>
            <w:vAlign w:val="center"/>
            <w:hideMark/>
            <w:tcPrChange w:id="142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016070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910</w:t>
            </w:r>
          </w:p>
        </w:tc>
        <w:tc>
          <w:tcPr>
            <w:tcW w:w="1084" w:type="dxa"/>
            <w:tcBorders>
              <w:top w:val="nil"/>
              <w:left w:val="nil"/>
              <w:bottom w:val="single" w:sz="8" w:space="0" w:color="E9EFF4"/>
              <w:right w:val="nil"/>
            </w:tcBorders>
            <w:shd w:val="clear" w:color="000000" w:fill="FFFFFF"/>
            <w:noWrap/>
            <w:vAlign w:val="center"/>
            <w:hideMark/>
            <w:tcPrChange w:id="143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28192BA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Change w:id="143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68AC8CC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1026</w:t>
            </w:r>
          </w:p>
        </w:tc>
        <w:tc>
          <w:tcPr>
            <w:tcW w:w="1230" w:type="dxa"/>
            <w:tcBorders>
              <w:top w:val="nil"/>
              <w:left w:val="nil"/>
              <w:bottom w:val="single" w:sz="8" w:space="0" w:color="E9EFF4"/>
              <w:right w:val="nil"/>
            </w:tcBorders>
            <w:shd w:val="clear" w:color="000000" w:fill="FFFFFF"/>
            <w:noWrap/>
            <w:vAlign w:val="center"/>
            <w:hideMark/>
            <w:tcPrChange w:id="143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3EA1390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1B6EE620" w14:textId="77777777" w:rsidTr="00637CF7">
        <w:trPr>
          <w:trHeight w:val="315"/>
          <w:trPrChange w:id="143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43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1D12BD08"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Click_Add_Timesheet</w:t>
            </w:r>
          </w:p>
        </w:tc>
        <w:tc>
          <w:tcPr>
            <w:tcW w:w="1151" w:type="dxa"/>
            <w:tcBorders>
              <w:top w:val="nil"/>
              <w:left w:val="nil"/>
              <w:bottom w:val="single" w:sz="8" w:space="0" w:color="E9EFF4"/>
              <w:right w:val="nil"/>
            </w:tcBorders>
            <w:shd w:val="clear" w:color="000000" w:fill="FFFFFF"/>
            <w:noWrap/>
            <w:vAlign w:val="center"/>
            <w:hideMark/>
            <w:tcPrChange w:id="143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72EA9E2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2237</w:t>
            </w:r>
          </w:p>
        </w:tc>
        <w:tc>
          <w:tcPr>
            <w:tcW w:w="1854" w:type="dxa"/>
            <w:tcBorders>
              <w:top w:val="nil"/>
              <w:left w:val="nil"/>
              <w:bottom w:val="single" w:sz="8" w:space="0" w:color="E9EFF4"/>
              <w:right w:val="nil"/>
            </w:tcBorders>
            <w:shd w:val="clear" w:color="000000" w:fill="FFFFFF"/>
            <w:noWrap/>
            <w:vAlign w:val="center"/>
            <w:hideMark/>
            <w:tcPrChange w:id="143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2DC1BAC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160.15</w:t>
            </w:r>
          </w:p>
        </w:tc>
        <w:tc>
          <w:tcPr>
            <w:tcW w:w="1070" w:type="dxa"/>
            <w:tcBorders>
              <w:top w:val="nil"/>
              <w:left w:val="nil"/>
              <w:bottom w:val="single" w:sz="8" w:space="0" w:color="E9EFF4"/>
              <w:right w:val="nil"/>
            </w:tcBorders>
            <w:shd w:val="clear" w:color="000000" w:fill="FFFFFF"/>
            <w:noWrap/>
            <w:vAlign w:val="center"/>
            <w:hideMark/>
            <w:tcPrChange w:id="143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C27F75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312.17</w:t>
            </w:r>
          </w:p>
        </w:tc>
        <w:tc>
          <w:tcPr>
            <w:tcW w:w="1070" w:type="dxa"/>
            <w:tcBorders>
              <w:top w:val="nil"/>
              <w:left w:val="nil"/>
              <w:bottom w:val="single" w:sz="8" w:space="0" w:color="E9EFF4"/>
              <w:right w:val="nil"/>
            </w:tcBorders>
            <w:shd w:val="clear" w:color="000000" w:fill="FFFFFF"/>
            <w:noWrap/>
            <w:vAlign w:val="center"/>
            <w:hideMark/>
            <w:tcPrChange w:id="143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449305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707.8</w:t>
            </w:r>
          </w:p>
        </w:tc>
        <w:tc>
          <w:tcPr>
            <w:tcW w:w="1070" w:type="dxa"/>
            <w:tcBorders>
              <w:top w:val="nil"/>
              <w:left w:val="nil"/>
              <w:bottom w:val="single" w:sz="8" w:space="0" w:color="E9EFF4"/>
              <w:right w:val="nil"/>
            </w:tcBorders>
            <w:shd w:val="clear" w:color="000000" w:fill="FFFFFF"/>
            <w:noWrap/>
            <w:vAlign w:val="center"/>
            <w:hideMark/>
            <w:tcPrChange w:id="143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6CFF17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2406.57</w:t>
            </w:r>
          </w:p>
        </w:tc>
        <w:tc>
          <w:tcPr>
            <w:tcW w:w="1084" w:type="dxa"/>
            <w:tcBorders>
              <w:top w:val="nil"/>
              <w:left w:val="nil"/>
              <w:bottom w:val="single" w:sz="8" w:space="0" w:color="E9EFF4"/>
              <w:right w:val="nil"/>
            </w:tcBorders>
            <w:shd w:val="clear" w:color="000000" w:fill="FFFFFF"/>
            <w:noWrap/>
            <w:vAlign w:val="center"/>
            <w:hideMark/>
            <w:tcPrChange w:id="144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126E373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Change w:id="144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294A326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7998</w:t>
            </w:r>
          </w:p>
        </w:tc>
        <w:tc>
          <w:tcPr>
            <w:tcW w:w="1230" w:type="dxa"/>
            <w:tcBorders>
              <w:top w:val="nil"/>
              <w:left w:val="nil"/>
              <w:bottom w:val="single" w:sz="8" w:space="0" w:color="E9EFF4"/>
              <w:right w:val="nil"/>
            </w:tcBorders>
            <w:shd w:val="clear" w:color="000000" w:fill="FFFFFF"/>
            <w:noWrap/>
            <w:vAlign w:val="center"/>
            <w:hideMark/>
            <w:tcPrChange w:id="144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1E7C239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3DF09F5E" w14:textId="77777777" w:rsidTr="00637CF7">
        <w:trPr>
          <w:trHeight w:val="315"/>
          <w:trPrChange w:id="144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44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087F13EC"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Click_Delete_button</w:t>
            </w:r>
          </w:p>
        </w:tc>
        <w:tc>
          <w:tcPr>
            <w:tcW w:w="1151" w:type="dxa"/>
            <w:tcBorders>
              <w:top w:val="nil"/>
              <w:left w:val="nil"/>
              <w:bottom w:val="single" w:sz="8" w:space="0" w:color="E9EFF4"/>
              <w:right w:val="nil"/>
            </w:tcBorders>
            <w:shd w:val="clear" w:color="000000" w:fill="FFFFFF"/>
            <w:noWrap/>
            <w:vAlign w:val="center"/>
            <w:hideMark/>
            <w:tcPrChange w:id="144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0E2C045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w:t>
            </w:r>
          </w:p>
        </w:tc>
        <w:tc>
          <w:tcPr>
            <w:tcW w:w="1854" w:type="dxa"/>
            <w:tcBorders>
              <w:top w:val="nil"/>
              <w:left w:val="nil"/>
              <w:bottom w:val="single" w:sz="8" w:space="0" w:color="E9EFF4"/>
              <w:right w:val="nil"/>
            </w:tcBorders>
            <w:shd w:val="clear" w:color="000000" w:fill="FFFFFF"/>
            <w:noWrap/>
            <w:vAlign w:val="center"/>
            <w:hideMark/>
            <w:tcPrChange w:id="144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49AFAC5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126880.09</w:t>
            </w:r>
          </w:p>
        </w:tc>
        <w:tc>
          <w:tcPr>
            <w:tcW w:w="1070" w:type="dxa"/>
            <w:tcBorders>
              <w:top w:val="nil"/>
              <w:left w:val="nil"/>
              <w:bottom w:val="single" w:sz="8" w:space="0" w:color="E9EFF4"/>
              <w:right w:val="nil"/>
            </w:tcBorders>
            <w:shd w:val="clear" w:color="000000" w:fill="FFFFFF"/>
            <w:noWrap/>
            <w:vAlign w:val="center"/>
            <w:hideMark/>
            <w:tcPrChange w:id="144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3734F8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193663</w:t>
            </w:r>
          </w:p>
        </w:tc>
        <w:tc>
          <w:tcPr>
            <w:tcW w:w="1070" w:type="dxa"/>
            <w:tcBorders>
              <w:top w:val="nil"/>
              <w:left w:val="nil"/>
              <w:bottom w:val="single" w:sz="8" w:space="0" w:color="E9EFF4"/>
              <w:right w:val="nil"/>
            </w:tcBorders>
            <w:shd w:val="clear" w:color="000000" w:fill="FFFFFF"/>
            <w:noWrap/>
            <w:vAlign w:val="center"/>
            <w:hideMark/>
            <w:tcPrChange w:id="144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9C0058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199679</w:t>
            </w:r>
          </w:p>
        </w:tc>
        <w:tc>
          <w:tcPr>
            <w:tcW w:w="1070" w:type="dxa"/>
            <w:tcBorders>
              <w:top w:val="nil"/>
              <w:left w:val="nil"/>
              <w:bottom w:val="single" w:sz="8" w:space="0" w:color="E9EFF4"/>
              <w:right w:val="nil"/>
            </w:tcBorders>
            <w:shd w:val="clear" w:color="000000" w:fill="FFFFFF"/>
            <w:noWrap/>
            <w:vAlign w:val="center"/>
            <w:hideMark/>
            <w:tcPrChange w:id="144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69FF6B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254719</w:t>
            </w:r>
          </w:p>
        </w:tc>
        <w:tc>
          <w:tcPr>
            <w:tcW w:w="1084" w:type="dxa"/>
            <w:tcBorders>
              <w:top w:val="nil"/>
              <w:left w:val="nil"/>
              <w:bottom w:val="single" w:sz="8" w:space="0" w:color="E9EFF4"/>
              <w:right w:val="nil"/>
            </w:tcBorders>
            <w:shd w:val="clear" w:color="000000" w:fill="FFFFFF"/>
            <w:noWrap/>
            <w:vAlign w:val="center"/>
            <w:hideMark/>
            <w:tcPrChange w:id="145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01C87D9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1030</w:t>
            </w:r>
          </w:p>
        </w:tc>
        <w:tc>
          <w:tcPr>
            <w:tcW w:w="1179" w:type="dxa"/>
            <w:tcBorders>
              <w:top w:val="nil"/>
              <w:left w:val="nil"/>
              <w:bottom w:val="single" w:sz="8" w:space="0" w:color="E9EFF4"/>
              <w:right w:val="nil"/>
            </w:tcBorders>
            <w:shd w:val="clear" w:color="000000" w:fill="FFFFFF"/>
            <w:noWrap/>
            <w:vAlign w:val="center"/>
            <w:hideMark/>
            <w:tcPrChange w:id="145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0386925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268555</w:t>
            </w:r>
          </w:p>
        </w:tc>
        <w:tc>
          <w:tcPr>
            <w:tcW w:w="1230" w:type="dxa"/>
            <w:tcBorders>
              <w:top w:val="nil"/>
              <w:left w:val="nil"/>
              <w:bottom w:val="single" w:sz="8" w:space="0" w:color="E9EFF4"/>
              <w:right w:val="nil"/>
            </w:tcBorders>
            <w:shd w:val="clear" w:color="000000" w:fill="FFFFFF"/>
            <w:noWrap/>
            <w:vAlign w:val="center"/>
            <w:hideMark/>
            <w:tcPrChange w:id="145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5CA841C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621D6BDC" w14:textId="77777777" w:rsidTr="00637CF7">
        <w:trPr>
          <w:trHeight w:val="315"/>
          <w:trPrChange w:id="145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45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531E9E28"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Click_Edit_Task</w:t>
            </w:r>
          </w:p>
        </w:tc>
        <w:tc>
          <w:tcPr>
            <w:tcW w:w="1151" w:type="dxa"/>
            <w:tcBorders>
              <w:top w:val="nil"/>
              <w:left w:val="nil"/>
              <w:bottom w:val="single" w:sz="8" w:space="0" w:color="E9EFF4"/>
              <w:right w:val="nil"/>
            </w:tcBorders>
            <w:shd w:val="clear" w:color="000000" w:fill="FFFFFF"/>
            <w:noWrap/>
            <w:vAlign w:val="center"/>
            <w:hideMark/>
            <w:tcPrChange w:id="145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58A6498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355</w:t>
            </w:r>
          </w:p>
        </w:tc>
        <w:tc>
          <w:tcPr>
            <w:tcW w:w="1854" w:type="dxa"/>
            <w:tcBorders>
              <w:top w:val="nil"/>
              <w:left w:val="nil"/>
              <w:bottom w:val="single" w:sz="8" w:space="0" w:color="E9EFF4"/>
              <w:right w:val="nil"/>
            </w:tcBorders>
            <w:shd w:val="clear" w:color="000000" w:fill="FFFFFF"/>
            <w:noWrap/>
            <w:vAlign w:val="center"/>
            <w:hideMark/>
            <w:tcPrChange w:id="145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7E5FE0E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175.71</w:t>
            </w:r>
          </w:p>
        </w:tc>
        <w:tc>
          <w:tcPr>
            <w:tcW w:w="1070" w:type="dxa"/>
            <w:tcBorders>
              <w:top w:val="nil"/>
              <w:left w:val="nil"/>
              <w:bottom w:val="single" w:sz="8" w:space="0" w:color="E9EFF4"/>
              <w:right w:val="nil"/>
            </w:tcBorders>
            <w:shd w:val="clear" w:color="000000" w:fill="FFFFFF"/>
            <w:noWrap/>
            <w:vAlign w:val="center"/>
            <w:hideMark/>
            <w:tcPrChange w:id="145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F444A2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w:t>
            </w:r>
          </w:p>
        </w:tc>
        <w:tc>
          <w:tcPr>
            <w:tcW w:w="1070" w:type="dxa"/>
            <w:tcBorders>
              <w:top w:val="nil"/>
              <w:left w:val="nil"/>
              <w:bottom w:val="single" w:sz="8" w:space="0" w:color="E9EFF4"/>
              <w:right w:val="nil"/>
            </w:tcBorders>
            <w:shd w:val="clear" w:color="000000" w:fill="FFFFFF"/>
            <w:noWrap/>
            <w:vAlign w:val="center"/>
            <w:hideMark/>
            <w:tcPrChange w:id="145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9DE59D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576</w:t>
            </w:r>
          </w:p>
        </w:tc>
        <w:tc>
          <w:tcPr>
            <w:tcW w:w="1070" w:type="dxa"/>
            <w:tcBorders>
              <w:top w:val="nil"/>
              <w:left w:val="nil"/>
              <w:bottom w:val="single" w:sz="8" w:space="0" w:color="E9EFF4"/>
              <w:right w:val="nil"/>
            </w:tcBorders>
            <w:shd w:val="clear" w:color="000000" w:fill="FFFFFF"/>
            <w:noWrap/>
            <w:vAlign w:val="center"/>
            <w:hideMark/>
            <w:tcPrChange w:id="145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2288CF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1065</w:t>
            </w:r>
          </w:p>
        </w:tc>
        <w:tc>
          <w:tcPr>
            <w:tcW w:w="1084" w:type="dxa"/>
            <w:tcBorders>
              <w:top w:val="nil"/>
              <w:left w:val="nil"/>
              <w:bottom w:val="single" w:sz="8" w:space="0" w:color="E9EFF4"/>
              <w:right w:val="nil"/>
            </w:tcBorders>
            <w:shd w:val="clear" w:color="000000" w:fill="FFFFFF"/>
            <w:noWrap/>
            <w:vAlign w:val="center"/>
            <w:hideMark/>
            <w:tcPrChange w:id="146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08B53BC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Change w:id="146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2BC3C6F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1204</w:t>
            </w:r>
          </w:p>
        </w:tc>
        <w:tc>
          <w:tcPr>
            <w:tcW w:w="1230" w:type="dxa"/>
            <w:tcBorders>
              <w:top w:val="nil"/>
              <w:left w:val="nil"/>
              <w:bottom w:val="single" w:sz="8" w:space="0" w:color="E9EFF4"/>
              <w:right w:val="nil"/>
            </w:tcBorders>
            <w:shd w:val="clear" w:color="000000" w:fill="FFFFFF"/>
            <w:noWrap/>
            <w:vAlign w:val="center"/>
            <w:hideMark/>
            <w:tcPrChange w:id="146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10B3F07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0CCB29C3" w14:textId="77777777" w:rsidTr="00637CF7">
        <w:trPr>
          <w:trHeight w:val="315"/>
          <w:trPrChange w:id="146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46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1DBFB436"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Click_Invoice_icon</w:t>
            </w:r>
          </w:p>
        </w:tc>
        <w:tc>
          <w:tcPr>
            <w:tcW w:w="1151" w:type="dxa"/>
            <w:tcBorders>
              <w:top w:val="nil"/>
              <w:left w:val="nil"/>
              <w:bottom w:val="single" w:sz="8" w:space="0" w:color="E9EFF4"/>
              <w:right w:val="nil"/>
            </w:tcBorders>
            <w:shd w:val="clear" w:color="000000" w:fill="FFFFFF"/>
            <w:noWrap/>
            <w:vAlign w:val="center"/>
            <w:hideMark/>
            <w:tcPrChange w:id="146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5E71349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1537</w:t>
            </w:r>
          </w:p>
        </w:tc>
        <w:tc>
          <w:tcPr>
            <w:tcW w:w="1854" w:type="dxa"/>
            <w:tcBorders>
              <w:top w:val="nil"/>
              <w:left w:val="nil"/>
              <w:bottom w:val="single" w:sz="8" w:space="0" w:color="E9EFF4"/>
              <w:right w:val="nil"/>
            </w:tcBorders>
            <w:shd w:val="clear" w:color="000000" w:fill="FFFFFF"/>
            <w:noWrap/>
            <w:vAlign w:val="center"/>
            <w:hideMark/>
            <w:tcPrChange w:id="146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37FA53F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363.52</w:t>
            </w:r>
          </w:p>
        </w:tc>
        <w:tc>
          <w:tcPr>
            <w:tcW w:w="1070" w:type="dxa"/>
            <w:tcBorders>
              <w:top w:val="nil"/>
              <w:left w:val="nil"/>
              <w:bottom w:val="single" w:sz="8" w:space="0" w:color="E9EFF4"/>
              <w:right w:val="nil"/>
            </w:tcBorders>
            <w:shd w:val="clear" w:color="000000" w:fill="FFFFFF"/>
            <w:noWrap/>
            <w:vAlign w:val="center"/>
            <w:hideMark/>
            <w:tcPrChange w:id="146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97370B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942</w:t>
            </w:r>
          </w:p>
        </w:tc>
        <w:tc>
          <w:tcPr>
            <w:tcW w:w="1070" w:type="dxa"/>
            <w:tcBorders>
              <w:top w:val="nil"/>
              <w:left w:val="nil"/>
              <w:bottom w:val="single" w:sz="8" w:space="0" w:color="E9EFF4"/>
              <w:right w:val="nil"/>
            </w:tcBorders>
            <w:shd w:val="clear" w:color="000000" w:fill="FFFFFF"/>
            <w:noWrap/>
            <w:vAlign w:val="center"/>
            <w:hideMark/>
            <w:tcPrChange w:id="146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CB8C5D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1233</w:t>
            </w:r>
          </w:p>
        </w:tc>
        <w:tc>
          <w:tcPr>
            <w:tcW w:w="1070" w:type="dxa"/>
            <w:tcBorders>
              <w:top w:val="nil"/>
              <w:left w:val="nil"/>
              <w:bottom w:val="single" w:sz="8" w:space="0" w:color="E9EFF4"/>
              <w:right w:val="nil"/>
            </w:tcBorders>
            <w:shd w:val="clear" w:color="000000" w:fill="FFFFFF"/>
            <w:noWrap/>
            <w:vAlign w:val="center"/>
            <w:hideMark/>
            <w:tcPrChange w:id="146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78BD33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2089</w:t>
            </w:r>
          </w:p>
        </w:tc>
        <w:tc>
          <w:tcPr>
            <w:tcW w:w="1084" w:type="dxa"/>
            <w:tcBorders>
              <w:top w:val="nil"/>
              <w:left w:val="nil"/>
              <w:bottom w:val="single" w:sz="8" w:space="0" w:color="E9EFF4"/>
              <w:right w:val="nil"/>
            </w:tcBorders>
            <w:shd w:val="clear" w:color="000000" w:fill="FFFFFF"/>
            <w:noWrap/>
            <w:vAlign w:val="center"/>
            <w:hideMark/>
            <w:tcPrChange w:id="147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2A33426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Change w:id="147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0B86ECD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3333</w:t>
            </w:r>
          </w:p>
        </w:tc>
        <w:tc>
          <w:tcPr>
            <w:tcW w:w="1230" w:type="dxa"/>
            <w:tcBorders>
              <w:top w:val="nil"/>
              <w:left w:val="nil"/>
              <w:bottom w:val="single" w:sz="8" w:space="0" w:color="E9EFF4"/>
              <w:right w:val="nil"/>
            </w:tcBorders>
            <w:shd w:val="clear" w:color="000000" w:fill="FFFFFF"/>
            <w:noWrap/>
            <w:vAlign w:val="center"/>
            <w:hideMark/>
            <w:tcPrChange w:id="147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5239C1C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00F9F59D" w14:textId="77777777" w:rsidTr="00637CF7">
        <w:trPr>
          <w:trHeight w:val="315"/>
          <w:trPrChange w:id="147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47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690DE219"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Click_Login</w:t>
            </w:r>
          </w:p>
        </w:tc>
        <w:tc>
          <w:tcPr>
            <w:tcW w:w="1151" w:type="dxa"/>
            <w:tcBorders>
              <w:top w:val="nil"/>
              <w:left w:val="nil"/>
              <w:bottom w:val="single" w:sz="8" w:space="0" w:color="E9EFF4"/>
              <w:right w:val="nil"/>
            </w:tcBorders>
            <w:shd w:val="clear" w:color="000000" w:fill="FFFFFF"/>
            <w:noWrap/>
            <w:vAlign w:val="center"/>
            <w:hideMark/>
            <w:tcPrChange w:id="147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54A7C52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3294</w:t>
            </w:r>
          </w:p>
        </w:tc>
        <w:tc>
          <w:tcPr>
            <w:tcW w:w="1854" w:type="dxa"/>
            <w:tcBorders>
              <w:top w:val="nil"/>
              <w:left w:val="nil"/>
              <w:bottom w:val="single" w:sz="8" w:space="0" w:color="E9EFF4"/>
              <w:right w:val="nil"/>
            </w:tcBorders>
            <w:shd w:val="clear" w:color="000000" w:fill="FFFFFF"/>
            <w:noWrap/>
            <w:vAlign w:val="center"/>
            <w:hideMark/>
            <w:tcPrChange w:id="147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434259F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149263.91</w:t>
            </w:r>
          </w:p>
        </w:tc>
        <w:tc>
          <w:tcPr>
            <w:tcW w:w="1070" w:type="dxa"/>
            <w:tcBorders>
              <w:top w:val="nil"/>
              <w:left w:val="nil"/>
              <w:bottom w:val="single" w:sz="8" w:space="0" w:color="E9EFF4"/>
              <w:right w:val="nil"/>
            </w:tcBorders>
            <w:shd w:val="clear" w:color="000000" w:fill="FFFFFF"/>
            <w:noWrap/>
            <w:vAlign w:val="center"/>
            <w:hideMark/>
            <w:tcPrChange w:id="147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382C79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208115.3</w:t>
            </w:r>
          </w:p>
        </w:tc>
        <w:tc>
          <w:tcPr>
            <w:tcW w:w="1070" w:type="dxa"/>
            <w:tcBorders>
              <w:top w:val="nil"/>
              <w:left w:val="nil"/>
              <w:bottom w:val="single" w:sz="8" w:space="0" w:color="E9EFF4"/>
              <w:right w:val="nil"/>
            </w:tcBorders>
            <w:shd w:val="clear" w:color="000000" w:fill="FFFFFF"/>
            <w:noWrap/>
            <w:vAlign w:val="center"/>
            <w:hideMark/>
            <w:tcPrChange w:id="147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B303B7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247228.1</w:t>
            </w:r>
          </w:p>
        </w:tc>
        <w:tc>
          <w:tcPr>
            <w:tcW w:w="1070" w:type="dxa"/>
            <w:tcBorders>
              <w:top w:val="nil"/>
              <w:left w:val="nil"/>
              <w:bottom w:val="single" w:sz="8" w:space="0" w:color="E9EFF4"/>
              <w:right w:val="nil"/>
            </w:tcBorders>
            <w:shd w:val="clear" w:color="000000" w:fill="FFFFFF"/>
            <w:noWrap/>
            <w:vAlign w:val="center"/>
            <w:hideMark/>
            <w:tcPrChange w:id="147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466C40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478995.1</w:t>
            </w:r>
          </w:p>
        </w:tc>
        <w:tc>
          <w:tcPr>
            <w:tcW w:w="1084" w:type="dxa"/>
            <w:tcBorders>
              <w:top w:val="nil"/>
              <w:left w:val="nil"/>
              <w:bottom w:val="single" w:sz="8" w:space="0" w:color="E9EFF4"/>
              <w:right w:val="nil"/>
            </w:tcBorders>
            <w:shd w:val="clear" w:color="000000" w:fill="FFFFFF"/>
            <w:noWrap/>
            <w:vAlign w:val="center"/>
            <w:hideMark/>
            <w:tcPrChange w:id="148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257B6BC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Change w:id="148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0AE1A6E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1559666</w:t>
            </w:r>
          </w:p>
        </w:tc>
        <w:tc>
          <w:tcPr>
            <w:tcW w:w="1230" w:type="dxa"/>
            <w:tcBorders>
              <w:top w:val="nil"/>
              <w:left w:val="nil"/>
              <w:bottom w:val="single" w:sz="8" w:space="0" w:color="E9EFF4"/>
              <w:right w:val="nil"/>
            </w:tcBorders>
            <w:shd w:val="clear" w:color="000000" w:fill="FFFFFF"/>
            <w:noWrap/>
            <w:vAlign w:val="center"/>
            <w:hideMark/>
            <w:tcPrChange w:id="148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0DCCB2F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w:t>
            </w:r>
          </w:p>
        </w:tc>
      </w:tr>
      <w:tr w:rsidR="001A6FC7" w:rsidRPr="00C47FE2" w14:paraId="237EA367" w14:textId="77777777" w:rsidTr="00637CF7">
        <w:trPr>
          <w:trHeight w:val="315"/>
          <w:trPrChange w:id="148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48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105039A4"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Click_Note_icon</w:t>
            </w:r>
          </w:p>
        </w:tc>
        <w:tc>
          <w:tcPr>
            <w:tcW w:w="1151" w:type="dxa"/>
            <w:tcBorders>
              <w:top w:val="nil"/>
              <w:left w:val="nil"/>
              <w:bottom w:val="single" w:sz="8" w:space="0" w:color="E9EFF4"/>
              <w:right w:val="nil"/>
            </w:tcBorders>
            <w:shd w:val="clear" w:color="000000" w:fill="FFFFFF"/>
            <w:noWrap/>
            <w:vAlign w:val="center"/>
            <w:hideMark/>
            <w:tcPrChange w:id="148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70C0057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5686</w:t>
            </w:r>
          </w:p>
        </w:tc>
        <w:tc>
          <w:tcPr>
            <w:tcW w:w="1854" w:type="dxa"/>
            <w:tcBorders>
              <w:top w:val="nil"/>
              <w:left w:val="nil"/>
              <w:bottom w:val="single" w:sz="8" w:space="0" w:color="E9EFF4"/>
              <w:right w:val="nil"/>
            </w:tcBorders>
            <w:shd w:val="clear" w:color="000000" w:fill="FFFFFF"/>
            <w:noWrap/>
            <w:vAlign w:val="center"/>
            <w:hideMark/>
            <w:tcPrChange w:id="148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119FB1F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523.01</w:t>
            </w:r>
          </w:p>
        </w:tc>
        <w:tc>
          <w:tcPr>
            <w:tcW w:w="1070" w:type="dxa"/>
            <w:tcBorders>
              <w:top w:val="nil"/>
              <w:left w:val="nil"/>
              <w:bottom w:val="single" w:sz="8" w:space="0" w:color="E9EFF4"/>
              <w:right w:val="nil"/>
            </w:tcBorders>
            <w:shd w:val="clear" w:color="000000" w:fill="FFFFFF"/>
            <w:noWrap/>
            <w:vAlign w:val="center"/>
            <w:hideMark/>
            <w:tcPrChange w:id="148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67B244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658.02</w:t>
            </w:r>
          </w:p>
        </w:tc>
        <w:tc>
          <w:tcPr>
            <w:tcW w:w="1070" w:type="dxa"/>
            <w:tcBorders>
              <w:top w:val="nil"/>
              <w:left w:val="nil"/>
              <w:bottom w:val="single" w:sz="8" w:space="0" w:color="E9EFF4"/>
              <w:right w:val="nil"/>
            </w:tcBorders>
            <w:shd w:val="clear" w:color="000000" w:fill="FFFFFF"/>
            <w:noWrap/>
            <w:vAlign w:val="center"/>
            <w:hideMark/>
            <w:tcPrChange w:id="148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D2B7F9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1190.87</w:t>
            </w:r>
          </w:p>
        </w:tc>
        <w:tc>
          <w:tcPr>
            <w:tcW w:w="1070" w:type="dxa"/>
            <w:tcBorders>
              <w:top w:val="nil"/>
              <w:left w:val="nil"/>
              <w:bottom w:val="single" w:sz="8" w:space="0" w:color="E9EFF4"/>
              <w:right w:val="nil"/>
            </w:tcBorders>
            <w:shd w:val="clear" w:color="000000" w:fill="FFFFFF"/>
            <w:noWrap/>
            <w:vAlign w:val="center"/>
            <w:hideMark/>
            <w:tcPrChange w:id="148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8CA04B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14319.99</w:t>
            </w:r>
          </w:p>
        </w:tc>
        <w:tc>
          <w:tcPr>
            <w:tcW w:w="1084" w:type="dxa"/>
            <w:tcBorders>
              <w:top w:val="nil"/>
              <w:left w:val="nil"/>
              <w:bottom w:val="single" w:sz="8" w:space="0" w:color="E9EFF4"/>
              <w:right w:val="nil"/>
            </w:tcBorders>
            <w:shd w:val="clear" w:color="000000" w:fill="FFFFFF"/>
            <w:noWrap/>
            <w:vAlign w:val="center"/>
            <w:hideMark/>
            <w:tcPrChange w:id="149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7922CF6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179" w:type="dxa"/>
            <w:tcBorders>
              <w:top w:val="nil"/>
              <w:left w:val="nil"/>
              <w:bottom w:val="single" w:sz="8" w:space="0" w:color="E9EFF4"/>
              <w:right w:val="nil"/>
            </w:tcBorders>
            <w:shd w:val="clear" w:color="000000" w:fill="FFFFFF"/>
            <w:noWrap/>
            <w:vAlign w:val="center"/>
            <w:hideMark/>
            <w:tcPrChange w:id="149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477C22E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28934</w:t>
            </w:r>
          </w:p>
        </w:tc>
        <w:tc>
          <w:tcPr>
            <w:tcW w:w="1230" w:type="dxa"/>
            <w:tcBorders>
              <w:top w:val="nil"/>
              <w:left w:val="nil"/>
              <w:bottom w:val="single" w:sz="8" w:space="0" w:color="E9EFF4"/>
              <w:right w:val="nil"/>
            </w:tcBorders>
            <w:shd w:val="clear" w:color="000000" w:fill="FFFFFF"/>
            <w:noWrap/>
            <w:vAlign w:val="center"/>
            <w:hideMark/>
            <w:tcPrChange w:id="149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0053A21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BF5439A" w14:textId="77777777" w:rsidTr="00637CF7">
        <w:trPr>
          <w:trHeight w:val="315"/>
          <w:trPrChange w:id="149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49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4C4F65BC"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Click_Reminder_icon</w:t>
            </w:r>
          </w:p>
        </w:tc>
        <w:tc>
          <w:tcPr>
            <w:tcW w:w="1151" w:type="dxa"/>
            <w:tcBorders>
              <w:top w:val="nil"/>
              <w:left w:val="nil"/>
              <w:bottom w:val="single" w:sz="8" w:space="0" w:color="E9EFF4"/>
              <w:right w:val="nil"/>
            </w:tcBorders>
            <w:shd w:val="clear" w:color="000000" w:fill="FFFFFF"/>
            <w:noWrap/>
            <w:vAlign w:val="center"/>
            <w:hideMark/>
            <w:tcPrChange w:id="149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1CFEB1D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5336</w:t>
            </w:r>
          </w:p>
        </w:tc>
        <w:tc>
          <w:tcPr>
            <w:tcW w:w="1854" w:type="dxa"/>
            <w:tcBorders>
              <w:top w:val="nil"/>
              <w:left w:val="nil"/>
              <w:bottom w:val="single" w:sz="8" w:space="0" w:color="E9EFF4"/>
              <w:right w:val="nil"/>
            </w:tcBorders>
            <w:shd w:val="clear" w:color="000000" w:fill="FFFFFF"/>
            <w:noWrap/>
            <w:vAlign w:val="center"/>
            <w:hideMark/>
            <w:tcPrChange w:id="149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71F8749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684.46</w:t>
            </w:r>
          </w:p>
        </w:tc>
        <w:tc>
          <w:tcPr>
            <w:tcW w:w="1070" w:type="dxa"/>
            <w:tcBorders>
              <w:top w:val="nil"/>
              <w:left w:val="nil"/>
              <w:bottom w:val="single" w:sz="8" w:space="0" w:color="E9EFF4"/>
              <w:right w:val="nil"/>
            </w:tcBorders>
            <w:shd w:val="clear" w:color="000000" w:fill="FFFFFF"/>
            <w:noWrap/>
            <w:vAlign w:val="center"/>
            <w:hideMark/>
            <w:tcPrChange w:id="149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39CD01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662.24</w:t>
            </w:r>
          </w:p>
        </w:tc>
        <w:tc>
          <w:tcPr>
            <w:tcW w:w="1070" w:type="dxa"/>
            <w:tcBorders>
              <w:top w:val="nil"/>
              <w:left w:val="nil"/>
              <w:bottom w:val="single" w:sz="8" w:space="0" w:color="E9EFF4"/>
              <w:right w:val="nil"/>
            </w:tcBorders>
            <w:shd w:val="clear" w:color="000000" w:fill="FFFFFF"/>
            <w:noWrap/>
            <w:vAlign w:val="center"/>
            <w:hideMark/>
            <w:tcPrChange w:id="149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1E8E90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1226.38</w:t>
            </w:r>
          </w:p>
        </w:tc>
        <w:tc>
          <w:tcPr>
            <w:tcW w:w="1070" w:type="dxa"/>
            <w:tcBorders>
              <w:top w:val="nil"/>
              <w:left w:val="nil"/>
              <w:bottom w:val="single" w:sz="8" w:space="0" w:color="E9EFF4"/>
              <w:right w:val="nil"/>
            </w:tcBorders>
            <w:shd w:val="clear" w:color="000000" w:fill="FFFFFF"/>
            <w:noWrap/>
            <w:vAlign w:val="center"/>
            <w:hideMark/>
            <w:tcPrChange w:id="149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F40EBD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16255.77</w:t>
            </w:r>
          </w:p>
        </w:tc>
        <w:tc>
          <w:tcPr>
            <w:tcW w:w="1084" w:type="dxa"/>
            <w:tcBorders>
              <w:top w:val="nil"/>
              <w:left w:val="nil"/>
              <w:bottom w:val="single" w:sz="8" w:space="0" w:color="E9EFF4"/>
              <w:right w:val="nil"/>
            </w:tcBorders>
            <w:shd w:val="clear" w:color="000000" w:fill="FFFFFF"/>
            <w:noWrap/>
            <w:vAlign w:val="center"/>
            <w:hideMark/>
            <w:tcPrChange w:id="150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68A379D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Change w:id="150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6285B01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31392</w:t>
            </w:r>
          </w:p>
        </w:tc>
        <w:tc>
          <w:tcPr>
            <w:tcW w:w="1230" w:type="dxa"/>
            <w:tcBorders>
              <w:top w:val="nil"/>
              <w:left w:val="nil"/>
              <w:bottom w:val="single" w:sz="8" w:space="0" w:color="E9EFF4"/>
              <w:right w:val="nil"/>
            </w:tcBorders>
            <w:shd w:val="clear" w:color="000000" w:fill="FFFFFF"/>
            <w:noWrap/>
            <w:vAlign w:val="center"/>
            <w:hideMark/>
            <w:tcPrChange w:id="150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3DC1B97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31C33BC" w14:textId="77777777" w:rsidTr="00637CF7">
        <w:trPr>
          <w:trHeight w:val="315"/>
          <w:trPrChange w:id="150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50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1B2F5353"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Click_Save_Contact</w:t>
            </w:r>
          </w:p>
        </w:tc>
        <w:tc>
          <w:tcPr>
            <w:tcW w:w="1151" w:type="dxa"/>
            <w:tcBorders>
              <w:top w:val="nil"/>
              <w:left w:val="nil"/>
              <w:bottom w:val="single" w:sz="8" w:space="0" w:color="E9EFF4"/>
              <w:right w:val="nil"/>
            </w:tcBorders>
            <w:shd w:val="clear" w:color="000000" w:fill="FFFFFF"/>
            <w:noWrap/>
            <w:vAlign w:val="center"/>
            <w:hideMark/>
            <w:tcPrChange w:id="150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019C4B9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2975</w:t>
            </w:r>
          </w:p>
        </w:tc>
        <w:tc>
          <w:tcPr>
            <w:tcW w:w="1854" w:type="dxa"/>
            <w:tcBorders>
              <w:top w:val="nil"/>
              <w:left w:val="nil"/>
              <w:bottom w:val="single" w:sz="8" w:space="0" w:color="E9EFF4"/>
              <w:right w:val="nil"/>
            </w:tcBorders>
            <w:shd w:val="clear" w:color="000000" w:fill="FFFFFF"/>
            <w:noWrap/>
            <w:vAlign w:val="center"/>
            <w:hideMark/>
            <w:tcPrChange w:id="150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640D327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169968.81</w:t>
            </w:r>
          </w:p>
        </w:tc>
        <w:tc>
          <w:tcPr>
            <w:tcW w:w="1070" w:type="dxa"/>
            <w:tcBorders>
              <w:top w:val="nil"/>
              <w:left w:val="nil"/>
              <w:bottom w:val="single" w:sz="8" w:space="0" w:color="E9EFF4"/>
              <w:right w:val="nil"/>
            </w:tcBorders>
            <w:shd w:val="clear" w:color="000000" w:fill="FFFFFF"/>
            <w:noWrap/>
            <w:vAlign w:val="center"/>
            <w:hideMark/>
            <w:tcPrChange w:id="150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95662D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164838.1</w:t>
            </w:r>
          </w:p>
        </w:tc>
        <w:tc>
          <w:tcPr>
            <w:tcW w:w="1070" w:type="dxa"/>
            <w:tcBorders>
              <w:top w:val="nil"/>
              <w:left w:val="nil"/>
              <w:bottom w:val="single" w:sz="8" w:space="0" w:color="E9EFF4"/>
              <w:right w:val="nil"/>
            </w:tcBorders>
            <w:shd w:val="clear" w:color="000000" w:fill="FFFFFF"/>
            <w:noWrap/>
            <w:vAlign w:val="center"/>
            <w:hideMark/>
            <w:tcPrChange w:id="150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21B96D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449693.5</w:t>
            </w:r>
          </w:p>
        </w:tc>
        <w:tc>
          <w:tcPr>
            <w:tcW w:w="1070" w:type="dxa"/>
            <w:tcBorders>
              <w:top w:val="nil"/>
              <w:left w:val="nil"/>
              <w:bottom w:val="single" w:sz="8" w:space="0" w:color="E9EFF4"/>
              <w:right w:val="nil"/>
            </w:tcBorders>
            <w:shd w:val="clear" w:color="000000" w:fill="FFFFFF"/>
            <w:noWrap/>
            <w:vAlign w:val="center"/>
            <w:hideMark/>
            <w:tcPrChange w:id="150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776BF2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640667.4</w:t>
            </w:r>
          </w:p>
        </w:tc>
        <w:tc>
          <w:tcPr>
            <w:tcW w:w="1084" w:type="dxa"/>
            <w:tcBorders>
              <w:top w:val="nil"/>
              <w:left w:val="nil"/>
              <w:bottom w:val="single" w:sz="8" w:space="0" w:color="E9EFF4"/>
              <w:right w:val="nil"/>
            </w:tcBorders>
            <w:shd w:val="clear" w:color="000000" w:fill="FFFFFF"/>
            <w:noWrap/>
            <w:vAlign w:val="center"/>
            <w:hideMark/>
            <w:tcPrChange w:id="151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518FF71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Change w:id="151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1B07D30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1587755</w:t>
            </w:r>
          </w:p>
        </w:tc>
        <w:tc>
          <w:tcPr>
            <w:tcW w:w="1230" w:type="dxa"/>
            <w:tcBorders>
              <w:top w:val="nil"/>
              <w:left w:val="nil"/>
              <w:bottom w:val="single" w:sz="8" w:space="0" w:color="E9EFF4"/>
              <w:right w:val="nil"/>
            </w:tcBorders>
            <w:shd w:val="clear" w:color="000000" w:fill="FFFFFF"/>
            <w:noWrap/>
            <w:vAlign w:val="center"/>
            <w:hideMark/>
            <w:tcPrChange w:id="151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16367B1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0.50%</w:t>
            </w:r>
          </w:p>
        </w:tc>
      </w:tr>
      <w:tr w:rsidR="001A6FC7" w:rsidRPr="00C47FE2" w14:paraId="29B741FF" w14:textId="77777777" w:rsidTr="00637CF7">
        <w:trPr>
          <w:trHeight w:val="315"/>
          <w:trPrChange w:id="151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51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2BF9971A"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Click_Save_Expense</w:t>
            </w:r>
          </w:p>
        </w:tc>
        <w:tc>
          <w:tcPr>
            <w:tcW w:w="1151" w:type="dxa"/>
            <w:tcBorders>
              <w:top w:val="nil"/>
              <w:left w:val="nil"/>
              <w:bottom w:val="single" w:sz="8" w:space="0" w:color="E9EFF4"/>
              <w:right w:val="nil"/>
            </w:tcBorders>
            <w:shd w:val="clear" w:color="000000" w:fill="FFFFFF"/>
            <w:noWrap/>
            <w:vAlign w:val="center"/>
            <w:hideMark/>
            <w:tcPrChange w:id="151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2126983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1091</w:t>
            </w:r>
          </w:p>
        </w:tc>
        <w:tc>
          <w:tcPr>
            <w:tcW w:w="1854" w:type="dxa"/>
            <w:tcBorders>
              <w:top w:val="nil"/>
              <w:left w:val="nil"/>
              <w:bottom w:val="single" w:sz="8" w:space="0" w:color="E9EFF4"/>
              <w:right w:val="nil"/>
            </w:tcBorders>
            <w:shd w:val="clear" w:color="000000" w:fill="FFFFFF"/>
            <w:noWrap/>
            <w:vAlign w:val="center"/>
            <w:hideMark/>
            <w:tcPrChange w:id="151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60A937D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648472.08</w:t>
            </w:r>
          </w:p>
        </w:tc>
        <w:tc>
          <w:tcPr>
            <w:tcW w:w="1070" w:type="dxa"/>
            <w:tcBorders>
              <w:top w:val="nil"/>
              <w:left w:val="nil"/>
              <w:bottom w:val="single" w:sz="8" w:space="0" w:color="E9EFF4"/>
              <w:right w:val="nil"/>
            </w:tcBorders>
            <w:shd w:val="clear" w:color="000000" w:fill="FFFFFF"/>
            <w:noWrap/>
            <w:vAlign w:val="center"/>
            <w:hideMark/>
            <w:tcPrChange w:id="151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6CF004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708574.6</w:t>
            </w:r>
          </w:p>
        </w:tc>
        <w:tc>
          <w:tcPr>
            <w:tcW w:w="1070" w:type="dxa"/>
            <w:tcBorders>
              <w:top w:val="nil"/>
              <w:left w:val="nil"/>
              <w:bottom w:val="single" w:sz="8" w:space="0" w:color="E9EFF4"/>
              <w:right w:val="nil"/>
            </w:tcBorders>
            <w:shd w:val="clear" w:color="000000" w:fill="FFFFFF"/>
            <w:noWrap/>
            <w:vAlign w:val="center"/>
            <w:hideMark/>
            <w:tcPrChange w:id="151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E49815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857083.7</w:t>
            </w:r>
          </w:p>
        </w:tc>
        <w:tc>
          <w:tcPr>
            <w:tcW w:w="1070" w:type="dxa"/>
            <w:tcBorders>
              <w:top w:val="nil"/>
              <w:left w:val="nil"/>
              <w:bottom w:val="single" w:sz="8" w:space="0" w:color="E9EFF4"/>
              <w:right w:val="nil"/>
            </w:tcBorders>
            <w:shd w:val="clear" w:color="000000" w:fill="FFFFFF"/>
            <w:noWrap/>
            <w:vAlign w:val="center"/>
            <w:hideMark/>
            <w:tcPrChange w:id="151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4F414F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982903.4</w:t>
            </w:r>
          </w:p>
        </w:tc>
        <w:tc>
          <w:tcPr>
            <w:tcW w:w="1084" w:type="dxa"/>
            <w:tcBorders>
              <w:top w:val="nil"/>
              <w:left w:val="nil"/>
              <w:bottom w:val="single" w:sz="8" w:space="0" w:color="E9EFF4"/>
              <w:right w:val="nil"/>
            </w:tcBorders>
            <w:shd w:val="clear" w:color="000000" w:fill="FFFFFF"/>
            <w:noWrap/>
            <w:vAlign w:val="center"/>
            <w:hideMark/>
            <w:tcPrChange w:id="152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62D5153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23152</w:t>
            </w:r>
          </w:p>
        </w:tc>
        <w:tc>
          <w:tcPr>
            <w:tcW w:w="1179" w:type="dxa"/>
            <w:tcBorders>
              <w:top w:val="nil"/>
              <w:left w:val="nil"/>
              <w:bottom w:val="single" w:sz="8" w:space="0" w:color="E9EFF4"/>
              <w:right w:val="nil"/>
            </w:tcBorders>
            <w:shd w:val="clear" w:color="000000" w:fill="FFFFFF"/>
            <w:noWrap/>
            <w:vAlign w:val="center"/>
            <w:hideMark/>
            <w:tcPrChange w:id="152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239B650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1952275</w:t>
            </w:r>
          </w:p>
        </w:tc>
        <w:tc>
          <w:tcPr>
            <w:tcW w:w="1230" w:type="dxa"/>
            <w:tcBorders>
              <w:top w:val="nil"/>
              <w:left w:val="nil"/>
              <w:bottom w:val="single" w:sz="8" w:space="0" w:color="E9EFF4"/>
              <w:right w:val="nil"/>
            </w:tcBorders>
            <w:shd w:val="clear" w:color="000000" w:fill="FFFFFF"/>
            <w:noWrap/>
            <w:vAlign w:val="center"/>
            <w:hideMark/>
            <w:tcPrChange w:id="152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1B80728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24.29%</w:t>
            </w:r>
          </w:p>
        </w:tc>
      </w:tr>
      <w:tr w:rsidR="001A6FC7" w:rsidRPr="00C47FE2" w14:paraId="271384DB" w14:textId="77777777" w:rsidTr="00637CF7">
        <w:trPr>
          <w:trHeight w:val="315"/>
          <w:trPrChange w:id="152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52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766BA501"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Click_Save_expense</w:t>
            </w:r>
          </w:p>
        </w:tc>
        <w:tc>
          <w:tcPr>
            <w:tcW w:w="1151" w:type="dxa"/>
            <w:tcBorders>
              <w:top w:val="nil"/>
              <w:left w:val="nil"/>
              <w:bottom w:val="single" w:sz="8" w:space="0" w:color="E9EFF4"/>
              <w:right w:val="nil"/>
            </w:tcBorders>
            <w:shd w:val="clear" w:color="000000" w:fill="FFFFFF"/>
            <w:noWrap/>
            <w:vAlign w:val="center"/>
            <w:hideMark/>
            <w:tcPrChange w:id="152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1AA6219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854" w:type="dxa"/>
            <w:tcBorders>
              <w:top w:val="nil"/>
              <w:left w:val="nil"/>
              <w:bottom w:val="single" w:sz="8" w:space="0" w:color="E9EFF4"/>
              <w:right w:val="nil"/>
            </w:tcBorders>
            <w:shd w:val="clear" w:color="000000" w:fill="FFFFFF"/>
            <w:noWrap/>
            <w:vAlign w:val="center"/>
            <w:hideMark/>
            <w:tcPrChange w:id="152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7264161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187133.87</w:t>
            </w:r>
          </w:p>
        </w:tc>
        <w:tc>
          <w:tcPr>
            <w:tcW w:w="1070" w:type="dxa"/>
            <w:tcBorders>
              <w:top w:val="nil"/>
              <w:left w:val="nil"/>
              <w:bottom w:val="single" w:sz="8" w:space="0" w:color="E9EFF4"/>
              <w:right w:val="nil"/>
            </w:tcBorders>
            <w:shd w:val="clear" w:color="000000" w:fill="FFFFFF"/>
            <w:noWrap/>
            <w:vAlign w:val="center"/>
            <w:hideMark/>
            <w:tcPrChange w:id="152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4B067F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245375</w:t>
            </w:r>
          </w:p>
        </w:tc>
        <w:tc>
          <w:tcPr>
            <w:tcW w:w="1070" w:type="dxa"/>
            <w:tcBorders>
              <w:top w:val="nil"/>
              <w:left w:val="nil"/>
              <w:bottom w:val="single" w:sz="8" w:space="0" w:color="E9EFF4"/>
              <w:right w:val="nil"/>
            </w:tcBorders>
            <w:shd w:val="clear" w:color="000000" w:fill="FFFFFF"/>
            <w:noWrap/>
            <w:vAlign w:val="center"/>
            <w:hideMark/>
            <w:tcPrChange w:id="152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E905E7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270079</w:t>
            </w:r>
          </w:p>
        </w:tc>
        <w:tc>
          <w:tcPr>
            <w:tcW w:w="1070" w:type="dxa"/>
            <w:tcBorders>
              <w:top w:val="nil"/>
              <w:left w:val="nil"/>
              <w:bottom w:val="single" w:sz="8" w:space="0" w:color="E9EFF4"/>
              <w:right w:val="nil"/>
            </w:tcBorders>
            <w:shd w:val="clear" w:color="000000" w:fill="FFFFFF"/>
            <w:noWrap/>
            <w:vAlign w:val="center"/>
            <w:hideMark/>
            <w:tcPrChange w:id="152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385EEB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279551</w:t>
            </w:r>
          </w:p>
        </w:tc>
        <w:tc>
          <w:tcPr>
            <w:tcW w:w="1084" w:type="dxa"/>
            <w:tcBorders>
              <w:top w:val="nil"/>
              <w:left w:val="nil"/>
              <w:bottom w:val="single" w:sz="8" w:space="0" w:color="E9EFF4"/>
              <w:right w:val="nil"/>
            </w:tcBorders>
            <w:shd w:val="clear" w:color="000000" w:fill="FFFFFF"/>
            <w:noWrap/>
            <w:vAlign w:val="center"/>
            <w:hideMark/>
            <w:tcPrChange w:id="153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44241F3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94196</w:t>
            </w:r>
          </w:p>
        </w:tc>
        <w:tc>
          <w:tcPr>
            <w:tcW w:w="1179" w:type="dxa"/>
            <w:tcBorders>
              <w:top w:val="nil"/>
              <w:left w:val="nil"/>
              <w:bottom w:val="single" w:sz="8" w:space="0" w:color="E9EFF4"/>
              <w:right w:val="nil"/>
            </w:tcBorders>
            <w:shd w:val="clear" w:color="000000" w:fill="FFFFFF"/>
            <w:noWrap/>
            <w:vAlign w:val="center"/>
            <w:hideMark/>
            <w:tcPrChange w:id="153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38CEBCC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288064</w:t>
            </w:r>
          </w:p>
        </w:tc>
        <w:tc>
          <w:tcPr>
            <w:tcW w:w="1230" w:type="dxa"/>
            <w:tcBorders>
              <w:top w:val="nil"/>
              <w:left w:val="nil"/>
              <w:bottom w:val="single" w:sz="8" w:space="0" w:color="E9EFF4"/>
              <w:right w:val="nil"/>
            </w:tcBorders>
            <w:shd w:val="clear" w:color="000000" w:fill="FFFFFF"/>
            <w:noWrap/>
            <w:vAlign w:val="center"/>
            <w:hideMark/>
            <w:tcPrChange w:id="153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6E2BF2E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7BFEE6AB" w14:textId="77777777" w:rsidTr="00637CF7">
        <w:trPr>
          <w:trHeight w:val="315"/>
          <w:trPrChange w:id="153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53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32DC8AB8"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w:t>
            </w:r>
          </w:p>
        </w:tc>
        <w:tc>
          <w:tcPr>
            <w:tcW w:w="1151" w:type="dxa"/>
            <w:tcBorders>
              <w:top w:val="nil"/>
              <w:left w:val="nil"/>
              <w:bottom w:val="single" w:sz="8" w:space="0" w:color="E9EFF4"/>
              <w:right w:val="nil"/>
            </w:tcBorders>
            <w:shd w:val="clear" w:color="000000" w:fill="FFFFFF"/>
            <w:noWrap/>
            <w:vAlign w:val="center"/>
            <w:hideMark/>
            <w:tcPrChange w:id="153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51C2816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992</w:t>
            </w:r>
          </w:p>
        </w:tc>
        <w:tc>
          <w:tcPr>
            <w:tcW w:w="1854" w:type="dxa"/>
            <w:tcBorders>
              <w:top w:val="nil"/>
              <w:left w:val="nil"/>
              <w:bottom w:val="single" w:sz="8" w:space="0" w:color="E9EFF4"/>
              <w:right w:val="nil"/>
            </w:tcBorders>
            <w:shd w:val="clear" w:color="000000" w:fill="FFFFFF"/>
            <w:noWrap/>
            <w:vAlign w:val="center"/>
            <w:hideMark/>
            <w:tcPrChange w:id="153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2DEBD82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114622.9</w:t>
            </w:r>
          </w:p>
        </w:tc>
        <w:tc>
          <w:tcPr>
            <w:tcW w:w="1070" w:type="dxa"/>
            <w:tcBorders>
              <w:top w:val="nil"/>
              <w:left w:val="nil"/>
              <w:bottom w:val="single" w:sz="8" w:space="0" w:color="E9EFF4"/>
              <w:right w:val="nil"/>
            </w:tcBorders>
            <w:shd w:val="clear" w:color="000000" w:fill="FFFFFF"/>
            <w:noWrap/>
            <w:vAlign w:val="center"/>
            <w:hideMark/>
            <w:tcPrChange w:id="153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BCF90A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185727</w:t>
            </w:r>
          </w:p>
        </w:tc>
        <w:tc>
          <w:tcPr>
            <w:tcW w:w="1070" w:type="dxa"/>
            <w:tcBorders>
              <w:top w:val="nil"/>
              <w:left w:val="nil"/>
              <w:bottom w:val="single" w:sz="8" w:space="0" w:color="E9EFF4"/>
              <w:right w:val="nil"/>
            </w:tcBorders>
            <w:shd w:val="clear" w:color="000000" w:fill="FFFFFF"/>
            <w:noWrap/>
            <w:vAlign w:val="center"/>
            <w:hideMark/>
            <w:tcPrChange w:id="153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4EC492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211327</w:t>
            </w:r>
          </w:p>
        </w:tc>
        <w:tc>
          <w:tcPr>
            <w:tcW w:w="1070" w:type="dxa"/>
            <w:tcBorders>
              <w:top w:val="nil"/>
              <w:left w:val="nil"/>
              <w:bottom w:val="single" w:sz="8" w:space="0" w:color="E9EFF4"/>
              <w:right w:val="nil"/>
            </w:tcBorders>
            <w:shd w:val="clear" w:color="000000" w:fill="FFFFFF"/>
            <w:noWrap/>
            <w:vAlign w:val="center"/>
            <w:hideMark/>
            <w:tcPrChange w:id="153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7BE4C4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250751</w:t>
            </w:r>
          </w:p>
        </w:tc>
        <w:tc>
          <w:tcPr>
            <w:tcW w:w="1084" w:type="dxa"/>
            <w:tcBorders>
              <w:top w:val="nil"/>
              <w:left w:val="nil"/>
              <w:bottom w:val="single" w:sz="8" w:space="0" w:color="E9EFF4"/>
              <w:right w:val="nil"/>
            </w:tcBorders>
            <w:shd w:val="clear" w:color="000000" w:fill="FFFFFF"/>
            <w:noWrap/>
            <w:vAlign w:val="center"/>
            <w:hideMark/>
            <w:tcPrChange w:id="154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4A804EB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w:t>
            </w:r>
          </w:p>
        </w:tc>
        <w:tc>
          <w:tcPr>
            <w:tcW w:w="1179" w:type="dxa"/>
            <w:tcBorders>
              <w:top w:val="nil"/>
              <w:left w:val="nil"/>
              <w:bottom w:val="single" w:sz="8" w:space="0" w:color="E9EFF4"/>
              <w:right w:val="nil"/>
            </w:tcBorders>
            <w:shd w:val="clear" w:color="000000" w:fill="FFFFFF"/>
            <w:noWrap/>
            <w:vAlign w:val="center"/>
            <w:hideMark/>
            <w:tcPrChange w:id="154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37590BB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276653</w:t>
            </w:r>
          </w:p>
        </w:tc>
        <w:tc>
          <w:tcPr>
            <w:tcW w:w="1230" w:type="dxa"/>
            <w:tcBorders>
              <w:top w:val="nil"/>
              <w:left w:val="nil"/>
              <w:bottom w:val="single" w:sz="8" w:space="0" w:color="E9EFF4"/>
              <w:right w:val="nil"/>
            </w:tcBorders>
            <w:shd w:val="clear" w:color="000000" w:fill="FFFFFF"/>
            <w:noWrap/>
            <w:vAlign w:val="center"/>
            <w:hideMark/>
            <w:tcPrChange w:id="154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6E24272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795E6ABD" w14:textId="77777777" w:rsidTr="00637CF7">
        <w:trPr>
          <w:trHeight w:val="315"/>
          <w:trPrChange w:id="154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54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7CE436B6"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1151" w:type="dxa"/>
            <w:tcBorders>
              <w:top w:val="nil"/>
              <w:left w:val="nil"/>
              <w:bottom w:val="single" w:sz="8" w:space="0" w:color="E9EFF4"/>
              <w:right w:val="nil"/>
            </w:tcBorders>
            <w:shd w:val="clear" w:color="000000" w:fill="FFFFFF"/>
            <w:noWrap/>
            <w:vAlign w:val="center"/>
            <w:hideMark/>
            <w:tcPrChange w:id="154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5A13E96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288</w:t>
            </w:r>
          </w:p>
        </w:tc>
        <w:tc>
          <w:tcPr>
            <w:tcW w:w="1854" w:type="dxa"/>
            <w:tcBorders>
              <w:top w:val="nil"/>
              <w:left w:val="nil"/>
              <w:bottom w:val="single" w:sz="8" w:space="0" w:color="E9EFF4"/>
              <w:right w:val="nil"/>
            </w:tcBorders>
            <w:shd w:val="clear" w:color="000000" w:fill="FFFFFF"/>
            <w:noWrap/>
            <w:vAlign w:val="center"/>
            <w:hideMark/>
            <w:tcPrChange w:id="154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48EE66B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141893.34</w:t>
            </w:r>
          </w:p>
        </w:tc>
        <w:tc>
          <w:tcPr>
            <w:tcW w:w="1070" w:type="dxa"/>
            <w:tcBorders>
              <w:top w:val="nil"/>
              <w:left w:val="nil"/>
              <w:bottom w:val="single" w:sz="8" w:space="0" w:color="E9EFF4"/>
              <w:right w:val="nil"/>
            </w:tcBorders>
            <w:shd w:val="clear" w:color="000000" w:fill="FFFFFF"/>
            <w:noWrap/>
            <w:vAlign w:val="center"/>
            <w:hideMark/>
            <w:tcPrChange w:id="154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CE85BB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205823</w:t>
            </w:r>
          </w:p>
        </w:tc>
        <w:tc>
          <w:tcPr>
            <w:tcW w:w="1070" w:type="dxa"/>
            <w:tcBorders>
              <w:top w:val="nil"/>
              <w:left w:val="nil"/>
              <w:bottom w:val="single" w:sz="8" w:space="0" w:color="E9EFF4"/>
              <w:right w:val="nil"/>
            </w:tcBorders>
            <w:shd w:val="clear" w:color="000000" w:fill="FFFFFF"/>
            <w:noWrap/>
            <w:vAlign w:val="center"/>
            <w:hideMark/>
            <w:tcPrChange w:id="154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91278E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218879</w:t>
            </w:r>
          </w:p>
        </w:tc>
        <w:tc>
          <w:tcPr>
            <w:tcW w:w="1070" w:type="dxa"/>
            <w:tcBorders>
              <w:top w:val="nil"/>
              <w:left w:val="nil"/>
              <w:bottom w:val="single" w:sz="8" w:space="0" w:color="E9EFF4"/>
              <w:right w:val="nil"/>
            </w:tcBorders>
            <w:shd w:val="clear" w:color="000000" w:fill="FFFFFF"/>
            <w:noWrap/>
            <w:vAlign w:val="center"/>
            <w:hideMark/>
            <w:tcPrChange w:id="154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4B4390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267519</w:t>
            </w:r>
          </w:p>
        </w:tc>
        <w:tc>
          <w:tcPr>
            <w:tcW w:w="1084" w:type="dxa"/>
            <w:tcBorders>
              <w:top w:val="nil"/>
              <w:left w:val="nil"/>
              <w:bottom w:val="single" w:sz="8" w:space="0" w:color="E9EFF4"/>
              <w:right w:val="nil"/>
            </w:tcBorders>
            <w:shd w:val="clear" w:color="000000" w:fill="FFFFFF"/>
            <w:noWrap/>
            <w:vAlign w:val="center"/>
            <w:hideMark/>
            <w:tcPrChange w:id="155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20FC09E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6234</w:t>
            </w:r>
          </w:p>
        </w:tc>
        <w:tc>
          <w:tcPr>
            <w:tcW w:w="1179" w:type="dxa"/>
            <w:tcBorders>
              <w:top w:val="nil"/>
              <w:left w:val="nil"/>
              <w:bottom w:val="single" w:sz="8" w:space="0" w:color="E9EFF4"/>
              <w:right w:val="nil"/>
            </w:tcBorders>
            <w:shd w:val="clear" w:color="000000" w:fill="FFFFFF"/>
            <w:noWrap/>
            <w:vAlign w:val="center"/>
            <w:hideMark/>
            <w:tcPrChange w:id="155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00138B6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280586</w:t>
            </w:r>
          </w:p>
        </w:tc>
        <w:tc>
          <w:tcPr>
            <w:tcW w:w="1230" w:type="dxa"/>
            <w:tcBorders>
              <w:top w:val="nil"/>
              <w:left w:val="nil"/>
              <w:bottom w:val="single" w:sz="8" w:space="0" w:color="E9EFF4"/>
              <w:right w:val="nil"/>
            </w:tcBorders>
            <w:shd w:val="clear" w:color="000000" w:fill="FFFFFF"/>
            <w:noWrap/>
            <w:vAlign w:val="center"/>
            <w:hideMark/>
            <w:tcPrChange w:id="155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08D89F2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0C07508E" w14:textId="77777777" w:rsidTr="00637CF7">
        <w:trPr>
          <w:trHeight w:val="315"/>
          <w:trPrChange w:id="155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55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3631DEC6"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1151" w:type="dxa"/>
            <w:tcBorders>
              <w:top w:val="nil"/>
              <w:left w:val="nil"/>
              <w:bottom w:val="single" w:sz="8" w:space="0" w:color="E9EFF4"/>
              <w:right w:val="nil"/>
            </w:tcBorders>
            <w:shd w:val="clear" w:color="000000" w:fill="FFFFFF"/>
            <w:noWrap/>
            <w:vAlign w:val="center"/>
            <w:hideMark/>
            <w:tcPrChange w:id="155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323C1AF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w:t>
            </w:r>
          </w:p>
        </w:tc>
        <w:tc>
          <w:tcPr>
            <w:tcW w:w="1854" w:type="dxa"/>
            <w:tcBorders>
              <w:top w:val="nil"/>
              <w:left w:val="nil"/>
              <w:bottom w:val="single" w:sz="8" w:space="0" w:color="E9EFF4"/>
              <w:right w:val="nil"/>
            </w:tcBorders>
            <w:shd w:val="clear" w:color="000000" w:fill="FFFFFF"/>
            <w:noWrap/>
            <w:vAlign w:val="center"/>
            <w:hideMark/>
            <w:tcPrChange w:id="155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46E4133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148512.71</w:t>
            </w:r>
          </w:p>
        </w:tc>
        <w:tc>
          <w:tcPr>
            <w:tcW w:w="1070" w:type="dxa"/>
            <w:tcBorders>
              <w:top w:val="nil"/>
              <w:left w:val="nil"/>
              <w:bottom w:val="single" w:sz="8" w:space="0" w:color="E9EFF4"/>
              <w:right w:val="nil"/>
            </w:tcBorders>
            <w:shd w:val="clear" w:color="000000" w:fill="FFFFFF"/>
            <w:noWrap/>
            <w:vAlign w:val="center"/>
            <w:hideMark/>
            <w:tcPrChange w:id="155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6C1B40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204927</w:t>
            </w:r>
          </w:p>
        </w:tc>
        <w:tc>
          <w:tcPr>
            <w:tcW w:w="1070" w:type="dxa"/>
            <w:tcBorders>
              <w:top w:val="nil"/>
              <w:left w:val="nil"/>
              <w:bottom w:val="single" w:sz="8" w:space="0" w:color="E9EFF4"/>
              <w:right w:val="nil"/>
            </w:tcBorders>
            <w:shd w:val="clear" w:color="000000" w:fill="FFFFFF"/>
            <w:noWrap/>
            <w:vAlign w:val="center"/>
            <w:hideMark/>
            <w:tcPrChange w:id="155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024D10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210047</w:t>
            </w:r>
          </w:p>
        </w:tc>
        <w:tc>
          <w:tcPr>
            <w:tcW w:w="1070" w:type="dxa"/>
            <w:tcBorders>
              <w:top w:val="nil"/>
              <w:left w:val="nil"/>
              <w:bottom w:val="single" w:sz="8" w:space="0" w:color="E9EFF4"/>
              <w:right w:val="nil"/>
            </w:tcBorders>
            <w:shd w:val="clear" w:color="000000" w:fill="FFFFFF"/>
            <w:noWrap/>
            <w:vAlign w:val="center"/>
            <w:hideMark/>
            <w:tcPrChange w:id="155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F73DAE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265215</w:t>
            </w:r>
          </w:p>
        </w:tc>
        <w:tc>
          <w:tcPr>
            <w:tcW w:w="1084" w:type="dxa"/>
            <w:tcBorders>
              <w:top w:val="nil"/>
              <w:left w:val="nil"/>
              <w:bottom w:val="single" w:sz="8" w:space="0" w:color="E9EFF4"/>
              <w:right w:val="nil"/>
            </w:tcBorders>
            <w:shd w:val="clear" w:color="000000" w:fill="FFFFFF"/>
            <w:noWrap/>
            <w:vAlign w:val="center"/>
            <w:hideMark/>
            <w:tcPrChange w:id="156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7AA09B5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40649</w:t>
            </w:r>
          </w:p>
        </w:tc>
        <w:tc>
          <w:tcPr>
            <w:tcW w:w="1179" w:type="dxa"/>
            <w:tcBorders>
              <w:top w:val="nil"/>
              <w:left w:val="nil"/>
              <w:bottom w:val="single" w:sz="8" w:space="0" w:color="E9EFF4"/>
              <w:right w:val="nil"/>
            </w:tcBorders>
            <w:shd w:val="clear" w:color="000000" w:fill="FFFFFF"/>
            <w:noWrap/>
            <w:vAlign w:val="center"/>
            <w:hideMark/>
            <w:tcPrChange w:id="156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7E743BE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269948</w:t>
            </w:r>
          </w:p>
        </w:tc>
        <w:tc>
          <w:tcPr>
            <w:tcW w:w="1230" w:type="dxa"/>
            <w:tcBorders>
              <w:top w:val="nil"/>
              <w:left w:val="nil"/>
              <w:bottom w:val="single" w:sz="8" w:space="0" w:color="E9EFF4"/>
              <w:right w:val="nil"/>
            </w:tcBorders>
            <w:shd w:val="clear" w:color="000000" w:fill="FFFFFF"/>
            <w:noWrap/>
            <w:vAlign w:val="center"/>
            <w:hideMark/>
            <w:tcPrChange w:id="156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4C2A40D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44307F7" w14:textId="77777777" w:rsidTr="00637CF7">
        <w:trPr>
          <w:trHeight w:val="315"/>
          <w:trPrChange w:id="156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56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0FAA0B24"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1151" w:type="dxa"/>
            <w:tcBorders>
              <w:top w:val="nil"/>
              <w:left w:val="nil"/>
              <w:bottom w:val="single" w:sz="8" w:space="0" w:color="E9EFF4"/>
              <w:right w:val="nil"/>
            </w:tcBorders>
            <w:shd w:val="clear" w:color="000000" w:fill="FFFFFF"/>
            <w:noWrap/>
            <w:vAlign w:val="center"/>
            <w:hideMark/>
            <w:tcPrChange w:id="156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097A165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w:t>
            </w:r>
          </w:p>
        </w:tc>
        <w:tc>
          <w:tcPr>
            <w:tcW w:w="1854" w:type="dxa"/>
            <w:tcBorders>
              <w:top w:val="nil"/>
              <w:left w:val="nil"/>
              <w:bottom w:val="single" w:sz="8" w:space="0" w:color="E9EFF4"/>
              <w:right w:val="nil"/>
            </w:tcBorders>
            <w:shd w:val="clear" w:color="000000" w:fill="FFFFFF"/>
            <w:noWrap/>
            <w:vAlign w:val="center"/>
            <w:hideMark/>
            <w:tcPrChange w:id="156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2BB8765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186662.33</w:t>
            </w:r>
          </w:p>
        </w:tc>
        <w:tc>
          <w:tcPr>
            <w:tcW w:w="1070" w:type="dxa"/>
            <w:tcBorders>
              <w:top w:val="nil"/>
              <w:left w:val="nil"/>
              <w:bottom w:val="single" w:sz="8" w:space="0" w:color="E9EFF4"/>
              <w:right w:val="nil"/>
            </w:tcBorders>
            <w:shd w:val="clear" w:color="000000" w:fill="FFFFFF"/>
            <w:noWrap/>
            <w:vAlign w:val="center"/>
            <w:hideMark/>
            <w:tcPrChange w:id="156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EA0431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233215</w:t>
            </w:r>
          </w:p>
        </w:tc>
        <w:tc>
          <w:tcPr>
            <w:tcW w:w="1070" w:type="dxa"/>
            <w:tcBorders>
              <w:top w:val="nil"/>
              <w:left w:val="nil"/>
              <w:bottom w:val="single" w:sz="8" w:space="0" w:color="E9EFF4"/>
              <w:right w:val="nil"/>
            </w:tcBorders>
            <w:shd w:val="clear" w:color="000000" w:fill="FFFFFF"/>
            <w:noWrap/>
            <w:vAlign w:val="center"/>
            <w:hideMark/>
            <w:tcPrChange w:id="156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53B9E2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264191</w:t>
            </w:r>
          </w:p>
        </w:tc>
        <w:tc>
          <w:tcPr>
            <w:tcW w:w="1070" w:type="dxa"/>
            <w:tcBorders>
              <w:top w:val="nil"/>
              <w:left w:val="nil"/>
              <w:bottom w:val="single" w:sz="8" w:space="0" w:color="E9EFF4"/>
              <w:right w:val="nil"/>
            </w:tcBorders>
            <w:shd w:val="clear" w:color="000000" w:fill="FFFFFF"/>
            <w:noWrap/>
            <w:vAlign w:val="center"/>
            <w:hideMark/>
            <w:tcPrChange w:id="156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B2E35B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279551</w:t>
            </w:r>
          </w:p>
        </w:tc>
        <w:tc>
          <w:tcPr>
            <w:tcW w:w="1084" w:type="dxa"/>
            <w:tcBorders>
              <w:top w:val="nil"/>
              <w:left w:val="nil"/>
              <w:bottom w:val="single" w:sz="8" w:space="0" w:color="E9EFF4"/>
              <w:right w:val="nil"/>
            </w:tcBorders>
            <w:shd w:val="clear" w:color="000000" w:fill="FFFFFF"/>
            <w:noWrap/>
            <w:vAlign w:val="center"/>
            <w:hideMark/>
            <w:tcPrChange w:id="157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56CFDCF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127577</w:t>
            </w:r>
          </w:p>
        </w:tc>
        <w:tc>
          <w:tcPr>
            <w:tcW w:w="1179" w:type="dxa"/>
            <w:tcBorders>
              <w:top w:val="nil"/>
              <w:left w:val="nil"/>
              <w:bottom w:val="single" w:sz="8" w:space="0" w:color="E9EFF4"/>
              <w:right w:val="nil"/>
            </w:tcBorders>
            <w:shd w:val="clear" w:color="000000" w:fill="FFFFFF"/>
            <w:noWrap/>
            <w:vAlign w:val="center"/>
            <w:hideMark/>
            <w:tcPrChange w:id="157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7F5CB2A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279536</w:t>
            </w:r>
          </w:p>
        </w:tc>
        <w:tc>
          <w:tcPr>
            <w:tcW w:w="1230" w:type="dxa"/>
            <w:tcBorders>
              <w:top w:val="nil"/>
              <w:left w:val="nil"/>
              <w:bottom w:val="single" w:sz="8" w:space="0" w:color="E9EFF4"/>
              <w:right w:val="nil"/>
            </w:tcBorders>
            <w:shd w:val="clear" w:color="000000" w:fill="FFFFFF"/>
            <w:noWrap/>
            <w:vAlign w:val="center"/>
            <w:hideMark/>
            <w:tcPrChange w:id="157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223E1F4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5994FF2F" w14:textId="77777777" w:rsidTr="00637CF7">
        <w:trPr>
          <w:trHeight w:val="315"/>
          <w:trPrChange w:id="157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57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5A955D67"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Click_Save_Note</w:t>
            </w:r>
          </w:p>
        </w:tc>
        <w:tc>
          <w:tcPr>
            <w:tcW w:w="1151" w:type="dxa"/>
            <w:tcBorders>
              <w:top w:val="nil"/>
              <w:left w:val="nil"/>
              <w:bottom w:val="single" w:sz="8" w:space="0" w:color="E9EFF4"/>
              <w:right w:val="nil"/>
            </w:tcBorders>
            <w:shd w:val="clear" w:color="000000" w:fill="FFFFFF"/>
            <w:noWrap/>
            <w:vAlign w:val="center"/>
            <w:hideMark/>
            <w:tcPrChange w:id="157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2F2D2DF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5684</w:t>
            </w:r>
          </w:p>
        </w:tc>
        <w:tc>
          <w:tcPr>
            <w:tcW w:w="1854" w:type="dxa"/>
            <w:tcBorders>
              <w:top w:val="nil"/>
              <w:left w:val="nil"/>
              <w:bottom w:val="single" w:sz="8" w:space="0" w:color="E9EFF4"/>
              <w:right w:val="nil"/>
            </w:tcBorders>
            <w:shd w:val="clear" w:color="000000" w:fill="FFFFFF"/>
            <w:noWrap/>
            <w:vAlign w:val="center"/>
            <w:hideMark/>
            <w:tcPrChange w:id="157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7349CFC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218794.11</w:t>
            </w:r>
          </w:p>
        </w:tc>
        <w:tc>
          <w:tcPr>
            <w:tcW w:w="1070" w:type="dxa"/>
            <w:tcBorders>
              <w:top w:val="nil"/>
              <w:left w:val="nil"/>
              <w:bottom w:val="single" w:sz="8" w:space="0" w:color="E9EFF4"/>
              <w:right w:val="nil"/>
            </w:tcBorders>
            <w:shd w:val="clear" w:color="000000" w:fill="FFFFFF"/>
            <w:noWrap/>
            <w:vAlign w:val="center"/>
            <w:hideMark/>
            <w:tcPrChange w:id="157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1B5A83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305100.6</w:t>
            </w:r>
          </w:p>
        </w:tc>
        <w:tc>
          <w:tcPr>
            <w:tcW w:w="1070" w:type="dxa"/>
            <w:tcBorders>
              <w:top w:val="nil"/>
              <w:left w:val="nil"/>
              <w:bottom w:val="single" w:sz="8" w:space="0" w:color="E9EFF4"/>
              <w:right w:val="nil"/>
            </w:tcBorders>
            <w:shd w:val="clear" w:color="000000" w:fill="FFFFFF"/>
            <w:noWrap/>
            <w:vAlign w:val="center"/>
            <w:hideMark/>
            <w:tcPrChange w:id="157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10411F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362032.4</w:t>
            </w:r>
          </w:p>
        </w:tc>
        <w:tc>
          <w:tcPr>
            <w:tcW w:w="1070" w:type="dxa"/>
            <w:tcBorders>
              <w:top w:val="nil"/>
              <w:left w:val="nil"/>
              <w:bottom w:val="single" w:sz="8" w:space="0" w:color="E9EFF4"/>
              <w:right w:val="nil"/>
            </w:tcBorders>
            <w:shd w:val="clear" w:color="000000" w:fill="FFFFFF"/>
            <w:noWrap/>
            <w:vAlign w:val="center"/>
            <w:hideMark/>
            <w:tcPrChange w:id="157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432EB0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883551</w:t>
            </w:r>
          </w:p>
        </w:tc>
        <w:tc>
          <w:tcPr>
            <w:tcW w:w="1084" w:type="dxa"/>
            <w:tcBorders>
              <w:top w:val="nil"/>
              <w:left w:val="nil"/>
              <w:bottom w:val="single" w:sz="8" w:space="0" w:color="E9EFF4"/>
              <w:right w:val="nil"/>
            </w:tcBorders>
            <w:shd w:val="clear" w:color="000000" w:fill="FFFFFF"/>
            <w:noWrap/>
            <w:vAlign w:val="center"/>
            <w:hideMark/>
            <w:tcPrChange w:id="158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6070514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Change w:id="158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4FE9E41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1606225</w:t>
            </w:r>
          </w:p>
        </w:tc>
        <w:tc>
          <w:tcPr>
            <w:tcW w:w="1230" w:type="dxa"/>
            <w:tcBorders>
              <w:top w:val="nil"/>
              <w:left w:val="nil"/>
              <w:bottom w:val="single" w:sz="8" w:space="0" w:color="E9EFF4"/>
              <w:right w:val="nil"/>
            </w:tcBorders>
            <w:shd w:val="clear" w:color="000000" w:fill="FFFFFF"/>
            <w:noWrap/>
            <w:vAlign w:val="center"/>
            <w:hideMark/>
            <w:tcPrChange w:id="158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5ADFDFA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10.01%</w:t>
            </w:r>
          </w:p>
        </w:tc>
      </w:tr>
      <w:tr w:rsidR="001A6FC7" w:rsidRPr="00C47FE2" w14:paraId="1324830B" w14:textId="77777777" w:rsidTr="00637CF7">
        <w:trPr>
          <w:trHeight w:val="315"/>
          <w:trPrChange w:id="158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58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440E9A45"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Click_Save_Project</w:t>
            </w:r>
          </w:p>
        </w:tc>
        <w:tc>
          <w:tcPr>
            <w:tcW w:w="1151" w:type="dxa"/>
            <w:tcBorders>
              <w:top w:val="nil"/>
              <w:left w:val="nil"/>
              <w:bottom w:val="single" w:sz="8" w:space="0" w:color="E9EFF4"/>
              <w:right w:val="nil"/>
            </w:tcBorders>
            <w:shd w:val="clear" w:color="000000" w:fill="FFFFFF"/>
            <w:noWrap/>
            <w:vAlign w:val="center"/>
            <w:hideMark/>
            <w:tcPrChange w:id="158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7F412DF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w:t>
            </w:r>
          </w:p>
        </w:tc>
        <w:tc>
          <w:tcPr>
            <w:tcW w:w="1854" w:type="dxa"/>
            <w:tcBorders>
              <w:top w:val="nil"/>
              <w:left w:val="nil"/>
              <w:bottom w:val="single" w:sz="8" w:space="0" w:color="E9EFF4"/>
              <w:right w:val="nil"/>
            </w:tcBorders>
            <w:shd w:val="clear" w:color="000000" w:fill="FFFFFF"/>
            <w:noWrap/>
            <w:vAlign w:val="center"/>
            <w:hideMark/>
            <w:tcPrChange w:id="158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028E5CD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277443.94</w:t>
            </w:r>
          </w:p>
        </w:tc>
        <w:tc>
          <w:tcPr>
            <w:tcW w:w="1070" w:type="dxa"/>
            <w:tcBorders>
              <w:top w:val="nil"/>
              <w:left w:val="nil"/>
              <w:bottom w:val="single" w:sz="8" w:space="0" w:color="E9EFF4"/>
              <w:right w:val="nil"/>
            </w:tcBorders>
            <w:shd w:val="clear" w:color="000000" w:fill="FFFFFF"/>
            <w:noWrap/>
            <w:vAlign w:val="center"/>
            <w:hideMark/>
            <w:tcPrChange w:id="158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A8B750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388607</w:t>
            </w:r>
          </w:p>
        </w:tc>
        <w:tc>
          <w:tcPr>
            <w:tcW w:w="1070" w:type="dxa"/>
            <w:tcBorders>
              <w:top w:val="nil"/>
              <w:left w:val="nil"/>
              <w:bottom w:val="single" w:sz="8" w:space="0" w:color="E9EFF4"/>
              <w:right w:val="nil"/>
            </w:tcBorders>
            <w:shd w:val="clear" w:color="000000" w:fill="FFFFFF"/>
            <w:noWrap/>
            <w:vAlign w:val="center"/>
            <w:hideMark/>
            <w:tcPrChange w:id="158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31447E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440319</w:t>
            </w:r>
          </w:p>
        </w:tc>
        <w:tc>
          <w:tcPr>
            <w:tcW w:w="1070" w:type="dxa"/>
            <w:tcBorders>
              <w:top w:val="nil"/>
              <w:left w:val="nil"/>
              <w:bottom w:val="single" w:sz="8" w:space="0" w:color="E9EFF4"/>
              <w:right w:val="nil"/>
            </w:tcBorders>
            <w:shd w:val="clear" w:color="000000" w:fill="FFFFFF"/>
            <w:noWrap/>
            <w:vAlign w:val="center"/>
            <w:hideMark/>
            <w:tcPrChange w:id="158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C16937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462847</w:t>
            </w:r>
          </w:p>
        </w:tc>
        <w:tc>
          <w:tcPr>
            <w:tcW w:w="1084" w:type="dxa"/>
            <w:tcBorders>
              <w:top w:val="nil"/>
              <w:left w:val="nil"/>
              <w:bottom w:val="single" w:sz="8" w:space="0" w:color="E9EFF4"/>
              <w:right w:val="nil"/>
            </w:tcBorders>
            <w:shd w:val="clear" w:color="000000" w:fill="FFFFFF"/>
            <w:noWrap/>
            <w:vAlign w:val="center"/>
            <w:hideMark/>
            <w:tcPrChange w:id="159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09256CA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25594</w:t>
            </w:r>
          </w:p>
        </w:tc>
        <w:tc>
          <w:tcPr>
            <w:tcW w:w="1179" w:type="dxa"/>
            <w:tcBorders>
              <w:top w:val="nil"/>
              <w:left w:val="nil"/>
              <w:bottom w:val="single" w:sz="8" w:space="0" w:color="E9EFF4"/>
              <w:right w:val="nil"/>
            </w:tcBorders>
            <w:shd w:val="clear" w:color="000000" w:fill="FFFFFF"/>
            <w:noWrap/>
            <w:vAlign w:val="center"/>
            <w:hideMark/>
            <w:tcPrChange w:id="159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7BC5B30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474535</w:t>
            </w:r>
          </w:p>
        </w:tc>
        <w:tc>
          <w:tcPr>
            <w:tcW w:w="1230" w:type="dxa"/>
            <w:tcBorders>
              <w:top w:val="nil"/>
              <w:left w:val="nil"/>
              <w:bottom w:val="single" w:sz="8" w:space="0" w:color="E9EFF4"/>
              <w:right w:val="nil"/>
            </w:tcBorders>
            <w:shd w:val="clear" w:color="000000" w:fill="FFFFFF"/>
            <w:noWrap/>
            <w:vAlign w:val="center"/>
            <w:hideMark/>
            <w:tcPrChange w:id="159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6A712EF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28194446" w14:textId="77777777" w:rsidTr="00637CF7">
        <w:trPr>
          <w:trHeight w:val="315"/>
          <w:trPrChange w:id="159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59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7AC3FC62"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1151" w:type="dxa"/>
            <w:tcBorders>
              <w:top w:val="nil"/>
              <w:left w:val="nil"/>
              <w:bottom w:val="single" w:sz="8" w:space="0" w:color="E9EFF4"/>
              <w:right w:val="nil"/>
            </w:tcBorders>
            <w:shd w:val="clear" w:color="000000" w:fill="FFFFFF"/>
            <w:noWrap/>
            <w:vAlign w:val="center"/>
            <w:hideMark/>
            <w:tcPrChange w:id="159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4BB62F1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398</w:t>
            </w:r>
          </w:p>
        </w:tc>
        <w:tc>
          <w:tcPr>
            <w:tcW w:w="1854" w:type="dxa"/>
            <w:tcBorders>
              <w:top w:val="nil"/>
              <w:left w:val="nil"/>
              <w:bottom w:val="single" w:sz="8" w:space="0" w:color="E9EFF4"/>
              <w:right w:val="nil"/>
            </w:tcBorders>
            <w:shd w:val="clear" w:color="000000" w:fill="FFFFFF"/>
            <w:noWrap/>
            <w:vAlign w:val="center"/>
            <w:hideMark/>
            <w:tcPrChange w:id="159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2738759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136043.65</w:t>
            </w:r>
          </w:p>
        </w:tc>
        <w:tc>
          <w:tcPr>
            <w:tcW w:w="1070" w:type="dxa"/>
            <w:tcBorders>
              <w:top w:val="nil"/>
              <w:left w:val="nil"/>
              <w:bottom w:val="single" w:sz="8" w:space="0" w:color="E9EFF4"/>
              <w:right w:val="nil"/>
            </w:tcBorders>
            <w:shd w:val="clear" w:color="000000" w:fill="FFFFFF"/>
            <w:noWrap/>
            <w:vAlign w:val="center"/>
            <w:hideMark/>
            <w:tcPrChange w:id="159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C03261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206207</w:t>
            </w:r>
          </w:p>
        </w:tc>
        <w:tc>
          <w:tcPr>
            <w:tcW w:w="1070" w:type="dxa"/>
            <w:tcBorders>
              <w:top w:val="nil"/>
              <w:left w:val="nil"/>
              <w:bottom w:val="single" w:sz="8" w:space="0" w:color="E9EFF4"/>
              <w:right w:val="nil"/>
            </w:tcBorders>
            <w:shd w:val="clear" w:color="000000" w:fill="FFFFFF"/>
            <w:noWrap/>
            <w:vAlign w:val="center"/>
            <w:hideMark/>
            <w:tcPrChange w:id="159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FD87E0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224895</w:t>
            </w:r>
          </w:p>
        </w:tc>
        <w:tc>
          <w:tcPr>
            <w:tcW w:w="1070" w:type="dxa"/>
            <w:tcBorders>
              <w:top w:val="nil"/>
              <w:left w:val="nil"/>
              <w:bottom w:val="single" w:sz="8" w:space="0" w:color="E9EFF4"/>
              <w:right w:val="nil"/>
            </w:tcBorders>
            <w:shd w:val="clear" w:color="000000" w:fill="FFFFFF"/>
            <w:noWrap/>
            <w:vAlign w:val="center"/>
            <w:hideMark/>
            <w:tcPrChange w:id="159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F684F5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269311</w:t>
            </w:r>
          </w:p>
        </w:tc>
        <w:tc>
          <w:tcPr>
            <w:tcW w:w="1084" w:type="dxa"/>
            <w:tcBorders>
              <w:top w:val="nil"/>
              <w:left w:val="nil"/>
              <w:bottom w:val="single" w:sz="8" w:space="0" w:color="E9EFF4"/>
              <w:right w:val="nil"/>
            </w:tcBorders>
            <w:shd w:val="clear" w:color="000000" w:fill="FFFFFF"/>
            <w:noWrap/>
            <w:vAlign w:val="center"/>
            <w:hideMark/>
            <w:tcPrChange w:id="160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2FB903F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657</w:t>
            </w:r>
          </w:p>
        </w:tc>
        <w:tc>
          <w:tcPr>
            <w:tcW w:w="1179" w:type="dxa"/>
            <w:tcBorders>
              <w:top w:val="nil"/>
              <w:left w:val="nil"/>
              <w:bottom w:val="single" w:sz="8" w:space="0" w:color="E9EFF4"/>
              <w:right w:val="nil"/>
            </w:tcBorders>
            <w:shd w:val="clear" w:color="000000" w:fill="FFFFFF"/>
            <w:noWrap/>
            <w:vAlign w:val="center"/>
            <w:hideMark/>
            <w:tcPrChange w:id="160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67DAE80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274528</w:t>
            </w:r>
          </w:p>
        </w:tc>
        <w:tc>
          <w:tcPr>
            <w:tcW w:w="1230" w:type="dxa"/>
            <w:tcBorders>
              <w:top w:val="nil"/>
              <w:left w:val="nil"/>
              <w:bottom w:val="single" w:sz="8" w:space="0" w:color="E9EFF4"/>
              <w:right w:val="nil"/>
            </w:tcBorders>
            <w:shd w:val="clear" w:color="000000" w:fill="FFFFFF"/>
            <w:noWrap/>
            <w:vAlign w:val="center"/>
            <w:hideMark/>
            <w:tcPrChange w:id="160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5403928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7487F9AB" w14:textId="77777777" w:rsidTr="00637CF7">
        <w:trPr>
          <w:trHeight w:val="315"/>
          <w:trPrChange w:id="160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60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6C5CF53D"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Click_Save_Reminder</w:t>
            </w:r>
          </w:p>
        </w:tc>
        <w:tc>
          <w:tcPr>
            <w:tcW w:w="1151" w:type="dxa"/>
            <w:tcBorders>
              <w:top w:val="nil"/>
              <w:left w:val="nil"/>
              <w:bottom w:val="single" w:sz="8" w:space="0" w:color="E9EFF4"/>
              <w:right w:val="nil"/>
            </w:tcBorders>
            <w:shd w:val="clear" w:color="000000" w:fill="FFFFFF"/>
            <w:noWrap/>
            <w:vAlign w:val="center"/>
            <w:hideMark/>
            <w:tcPrChange w:id="160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45390DC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5336</w:t>
            </w:r>
          </w:p>
        </w:tc>
        <w:tc>
          <w:tcPr>
            <w:tcW w:w="1854" w:type="dxa"/>
            <w:tcBorders>
              <w:top w:val="nil"/>
              <w:left w:val="nil"/>
              <w:bottom w:val="single" w:sz="8" w:space="0" w:color="E9EFF4"/>
              <w:right w:val="nil"/>
            </w:tcBorders>
            <w:shd w:val="clear" w:color="000000" w:fill="FFFFFF"/>
            <w:noWrap/>
            <w:vAlign w:val="center"/>
            <w:hideMark/>
            <w:tcPrChange w:id="160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38D1BB3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170039.82</w:t>
            </w:r>
          </w:p>
        </w:tc>
        <w:tc>
          <w:tcPr>
            <w:tcW w:w="1070" w:type="dxa"/>
            <w:tcBorders>
              <w:top w:val="nil"/>
              <w:left w:val="nil"/>
              <w:bottom w:val="single" w:sz="8" w:space="0" w:color="E9EFF4"/>
              <w:right w:val="nil"/>
            </w:tcBorders>
            <w:shd w:val="clear" w:color="000000" w:fill="FFFFFF"/>
            <w:noWrap/>
            <w:vAlign w:val="center"/>
            <w:hideMark/>
            <w:tcPrChange w:id="160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107405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336051.7</w:t>
            </w:r>
          </w:p>
        </w:tc>
        <w:tc>
          <w:tcPr>
            <w:tcW w:w="1070" w:type="dxa"/>
            <w:tcBorders>
              <w:top w:val="nil"/>
              <w:left w:val="nil"/>
              <w:bottom w:val="single" w:sz="8" w:space="0" w:color="E9EFF4"/>
              <w:right w:val="nil"/>
            </w:tcBorders>
            <w:shd w:val="clear" w:color="000000" w:fill="FFFFFF"/>
            <w:noWrap/>
            <w:vAlign w:val="center"/>
            <w:hideMark/>
            <w:tcPrChange w:id="160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E3BEE8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391354.8</w:t>
            </w:r>
          </w:p>
        </w:tc>
        <w:tc>
          <w:tcPr>
            <w:tcW w:w="1070" w:type="dxa"/>
            <w:tcBorders>
              <w:top w:val="nil"/>
              <w:left w:val="nil"/>
              <w:bottom w:val="single" w:sz="8" w:space="0" w:color="E9EFF4"/>
              <w:right w:val="nil"/>
            </w:tcBorders>
            <w:shd w:val="clear" w:color="000000" w:fill="FFFFFF"/>
            <w:noWrap/>
            <w:vAlign w:val="center"/>
            <w:hideMark/>
            <w:tcPrChange w:id="160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C3B396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509588.4</w:t>
            </w:r>
          </w:p>
        </w:tc>
        <w:tc>
          <w:tcPr>
            <w:tcW w:w="1084" w:type="dxa"/>
            <w:tcBorders>
              <w:top w:val="nil"/>
              <w:left w:val="nil"/>
              <w:bottom w:val="single" w:sz="8" w:space="0" w:color="E9EFF4"/>
              <w:right w:val="nil"/>
            </w:tcBorders>
            <w:shd w:val="clear" w:color="000000" w:fill="FFFFFF"/>
            <w:noWrap/>
            <w:vAlign w:val="center"/>
            <w:hideMark/>
            <w:tcPrChange w:id="161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5715849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Change w:id="161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6F8BCDA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1560215</w:t>
            </w:r>
          </w:p>
        </w:tc>
        <w:tc>
          <w:tcPr>
            <w:tcW w:w="1230" w:type="dxa"/>
            <w:tcBorders>
              <w:top w:val="nil"/>
              <w:left w:val="nil"/>
              <w:bottom w:val="single" w:sz="8" w:space="0" w:color="E9EFF4"/>
              <w:right w:val="nil"/>
            </w:tcBorders>
            <w:shd w:val="clear" w:color="000000" w:fill="FFFFFF"/>
            <w:noWrap/>
            <w:vAlign w:val="center"/>
            <w:hideMark/>
            <w:tcPrChange w:id="161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615E2A4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15.24%</w:t>
            </w:r>
          </w:p>
        </w:tc>
      </w:tr>
      <w:tr w:rsidR="001A6FC7" w:rsidRPr="00C47FE2" w14:paraId="454A5B09" w14:textId="77777777" w:rsidTr="00637CF7">
        <w:trPr>
          <w:trHeight w:val="315"/>
          <w:trPrChange w:id="161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61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1F821134"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Click_Save_Sale</w:t>
            </w:r>
          </w:p>
        </w:tc>
        <w:tc>
          <w:tcPr>
            <w:tcW w:w="1151" w:type="dxa"/>
            <w:tcBorders>
              <w:top w:val="nil"/>
              <w:left w:val="nil"/>
              <w:bottom w:val="single" w:sz="8" w:space="0" w:color="E9EFF4"/>
              <w:right w:val="nil"/>
            </w:tcBorders>
            <w:shd w:val="clear" w:color="000000" w:fill="FFFFFF"/>
            <w:noWrap/>
            <w:vAlign w:val="center"/>
            <w:hideMark/>
            <w:tcPrChange w:id="161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5BDAC9F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854" w:type="dxa"/>
            <w:tcBorders>
              <w:top w:val="nil"/>
              <w:left w:val="nil"/>
              <w:bottom w:val="single" w:sz="8" w:space="0" w:color="E9EFF4"/>
              <w:right w:val="nil"/>
            </w:tcBorders>
            <w:shd w:val="clear" w:color="000000" w:fill="FFFFFF"/>
            <w:noWrap/>
            <w:vAlign w:val="center"/>
            <w:hideMark/>
            <w:tcPrChange w:id="161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7381D20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116324.15</w:t>
            </w:r>
          </w:p>
        </w:tc>
        <w:tc>
          <w:tcPr>
            <w:tcW w:w="1070" w:type="dxa"/>
            <w:tcBorders>
              <w:top w:val="nil"/>
              <w:left w:val="nil"/>
              <w:bottom w:val="single" w:sz="8" w:space="0" w:color="E9EFF4"/>
              <w:right w:val="nil"/>
            </w:tcBorders>
            <w:shd w:val="clear" w:color="000000" w:fill="FFFFFF"/>
            <w:noWrap/>
            <w:vAlign w:val="center"/>
            <w:hideMark/>
            <w:tcPrChange w:id="161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664431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184703</w:t>
            </w:r>
          </w:p>
        </w:tc>
        <w:tc>
          <w:tcPr>
            <w:tcW w:w="1070" w:type="dxa"/>
            <w:tcBorders>
              <w:top w:val="nil"/>
              <w:left w:val="nil"/>
              <w:bottom w:val="single" w:sz="8" w:space="0" w:color="E9EFF4"/>
              <w:right w:val="nil"/>
            </w:tcBorders>
            <w:shd w:val="clear" w:color="000000" w:fill="FFFFFF"/>
            <w:noWrap/>
            <w:vAlign w:val="center"/>
            <w:hideMark/>
            <w:tcPrChange w:id="161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F6DD73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198911</w:t>
            </w:r>
          </w:p>
        </w:tc>
        <w:tc>
          <w:tcPr>
            <w:tcW w:w="1070" w:type="dxa"/>
            <w:tcBorders>
              <w:top w:val="nil"/>
              <w:left w:val="nil"/>
              <w:bottom w:val="single" w:sz="8" w:space="0" w:color="E9EFF4"/>
              <w:right w:val="nil"/>
            </w:tcBorders>
            <w:shd w:val="clear" w:color="000000" w:fill="FFFFFF"/>
            <w:noWrap/>
            <w:vAlign w:val="center"/>
            <w:hideMark/>
            <w:tcPrChange w:id="161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3E726D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206207</w:t>
            </w:r>
          </w:p>
        </w:tc>
        <w:tc>
          <w:tcPr>
            <w:tcW w:w="1084" w:type="dxa"/>
            <w:tcBorders>
              <w:top w:val="nil"/>
              <w:left w:val="nil"/>
              <w:bottom w:val="single" w:sz="8" w:space="0" w:color="E9EFF4"/>
              <w:right w:val="nil"/>
            </w:tcBorders>
            <w:shd w:val="clear" w:color="000000" w:fill="FFFFFF"/>
            <w:noWrap/>
            <w:vAlign w:val="center"/>
            <w:hideMark/>
            <w:tcPrChange w:id="162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25CAAEC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w:t>
            </w:r>
          </w:p>
        </w:tc>
        <w:tc>
          <w:tcPr>
            <w:tcW w:w="1179" w:type="dxa"/>
            <w:tcBorders>
              <w:top w:val="nil"/>
              <w:left w:val="nil"/>
              <w:bottom w:val="single" w:sz="8" w:space="0" w:color="E9EFF4"/>
              <w:right w:val="nil"/>
            </w:tcBorders>
            <w:shd w:val="clear" w:color="000000" w:fill="FFFFFF"/>
            <w:noWrap/>
            <w:vAlign w:val="center"/>
            <w:hideMark/>
            <w:tcPrChange w:id="162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6B9EB3A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219288</w:t>
            </w:r>
          </w:p>
        </w:tc>
        <w:tc>
          <w:tcPr>
            <w:tcW w:w="1230" w:type="dxa"/>
            <w:tcBorders>
              <w:top w:val="nil"/>
              <w:left w:val="nil"/>
              <w:bottom w:val="single" w:sz="8" w:space="0" w:color="E9EFF4"/>
              <w:right w:val="nil"/>
            </w:tcBorders>
            <w:shd w:val="clear" w:color="000000" w:fill="FFFFFF"/>
            <w:noWrap/>
            <w:vAlign w:val="center"/>
            <w:hideMark/>
            <w:tcPrChange w:id="162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425EAE1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087571E" w14:textId="77777777" w:rsidTr="00637CF7">
        <w:trPr>
          <w:trHeight w:val="315"/>
          <w:trPrChange w:id="162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62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50935391"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Click_Save_SaleProposal</w:t>
            </w:r>
          </w:p>
        </w:tc>
        <w:tc>
          <w:tcPr>
            <w:tcW w:w="1151" w:type="dxa"/>
            <w:tcBorders>
              <w:top w:val="nil"/>
              <w:left w:val="nil"/>
              <w:bottom w:val="single" w:sz="8" w:space="0" w:color="E9EFF4"/>
              <w:right w:val="nil"/>
            </w:tcBorders>
            <w:shd w:val="clear" w:color="000000" w:fill="FFFFFF"/>
            <w:noWrap/>
            <w:vAlign w:val="center"/>
            <w:hideMark/>
            <w:tcPrChange w:id="162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3EF9BFB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2227</w:t>
            </w:r>
          </w:p>
        </w:tc>
        <w:tc>
          <w:tcPr>
            <w:tcW w:w="1854" w:type="dxa"/>
            <w:tcBorders>
              <w:top w:val="nil"/>
              <w:left w:val="nil"/>
              <w:bottom w:val="single" w:sz="8" w:space="0" w:color="E9EFF4"/>
              <w:right w:val="nil"/>
            </w:tcBorders>
            <w:shd w:val="clear" w:color="000000" w:fill="FFFFFF"/>
            <w:noWrap/>
            <w:vAlign w:val="center"/>
            <w:hideMark/>
            <w:tcPrChange w:id="162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0E3C816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168673.08</w:t>
            </w:r>
          </w:p>
        </w:tc>
        <w:tc>
          <w:tcPr>
            <w:tcW w:w="1070" w:type="dxa"/>
            <w:tcBorders>
              <w:top w:val="nil"/>
              <w:left w:val="nil"/>
              <w:bottom w:val="single" w:sz="8" w:space="0" w:color="E9EFF4"/>
              <w:right w:val="nil"/>
            </w:tcBorders>
            <w:shd w:val="clear" w:color="000000" w:fill="FFFFFF"/>
            <w:noWrap/>
            <w:vAlign w:val="center"/>
            <w:hideMark/>
            <w:tcPrChange w:id="162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23C656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278888.1</w:t>
            </w:r>
          </w:p>
        </w:tc>
        <w:tc>
          <w:tcPr>
            <w:tcW w:w="1070" w:type="dxa"/>
            <w:tcBorders>
              <w:top w:val="nil"/>
              <w:left w:val="nil"/>
              <w:bottom w:val="single" w:sz="8" w:space="0" w:color="E9EFF4"/>
              <w:right w:val="nil"/>
            </w:tcBorders>
            <w:shd w:val="clear" w:color="000000" w:fill="FFFFFF"/>
            <w:noWrap/>
            <w:vAlign w:val="center"/>
            <w:hideMark/>
            <w:tcPrChange w:id="162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20A908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342681</w:t>
            </w:r>
          </w:p>
        </w:tc>
        <w:tc>
          <w:tcPr>
            <w:tcW w:w="1070" w:type="dxa"/>
            <w:tcBorders>
              <w:top w:val="nil"/>
              <w:left w:val="nil"/>
              <w:bottom w:val="single" w:sz="8" w:space="0" w:color="E9EFF4"/>
              <w:right w:val="nil"/>
            </w:tcBorders>
            <w:shd w:val="clear" w:color="000000" w:fill="FFFFFF"/>
            <w:noWrap/>
            <w:vAlign w:val="center"/>
            <w:hideMark/>
            <w:tcPrChange w:id="162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A579E2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453065.3</w:t>
            </w:r>
          </w:p>
        </w:tc>
        <w:tc>
          <w:tcPr>
            <w:tcW w:w="1084" w:type="dxa"/>
            <w:tcBorders>
              <w:top w:val="nil"/>
              <w:left w:val="nil"/>
              <w:bottom w:val="single" w:sz="8" w:space="0" w:color="E9EFF4"/>
              <w:right w:val="nil"/>
            </w:tcBorders>
            <w:shd w:val="clear" w:color="000000" w:fill="FFFFFF"/>
            <w:noWrap/>
            <w:vAlign w:val="center"/>
            <w:hideMark/>
            <w:tcPrChange w:id="163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5E5A20F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179" w:type="dxa"/>
            <w:tcBorders>
              <w:top w:val="nil"/>
              <w:left w:val="nil"/>
              <w:bottom w:val="single" w:sz="8" w:space="0" w:color="E9EFF4"/>
              <w:right w:val="nil"/>
            </w:tcBorders>
            <w:shd w:val="clear" w:color="000000" w:fill="FFFFFF"/>
            <w:noWrap/>
            <w:vAlign w:val="center"/>
            <w:hideMark/>
            <w:tcPrChange w:id="163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42AFA0C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1583619</w:t>
            </w:r>
          </w:p>
        </w:tc>
        <w:tc>
          <w:tcPr>
            <w:tcW w:w="1230" w:type="dxa"/>
            <w:tcBorders>
              <w:top w:val="nil"/>
              <w:left w:val="nil"/>
              <w:bottom w:val="single" w:sz="8" w:space="0" w:color="E9EFF4"/>
              <w:right w:val="nil"/>
            </w:tcBorders>
            <w:shd w:val="clear" w:color="000000" w:fill="FFFFFF"/>
            <w:noWrap/>
            <w:vAlign w:val="center"/>
            <w:hideMark/>
            <w:tcPrChange w:id="163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66B81EE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w:t>
            </w:r>
          </w:p>
        </w:tc>
      </w:tr>
      <w:tr w:rsidR="001A6FC7" w:rsidRPr="00C47FE2" w14:paraId="58781643" w14:textId="77777777" w:rsidTr="00637CF7">
        <w:trPr>
          <w:trHeight w:val="315"/>
          <w:trPrChange w:id="163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63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2325FEC1"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Click_Save_Task</w:t>
            </w:r>
          </w:p>
        </w:tc>
        <w:tc>
          <w:tcPr>
            <w:tcW w:w="1151" w:type="dxa"/>
            <w:tcBorders>
              <w:top w:val="nil"/>
              <w:left w:val="nil"/>
              <w:bottom w:val="single" w:sz="8" w:space="0" w:color="E9EFF4"/>
              <w:right w:val="nil"/>
            </w:tcBorders>
            <w:shd w:val="clear" w:color="000000" w:fill="FFFFFF"/>
            <w:noWrap/>
            <w:vAlign w:val="center"/>
            <w:hideMark/>
            <w:tcPrChange w:id="163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03AAF85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w:t>
            </w:r>
          </w:p>
        </w:tc>
        <w:tc>
          <w:tcPr>
            <w:tcW w:w="1854" w:type="dxa"/>
            <w:tcBorders>
              <w:top w:val="nil"/>
              <w:left w:val="nil"/>
              <w:bottom w:val="single" w:sz="8" w:space="0" w:color="E9EFF4"/>
              <w:right w:val="nil"/>
            </w:tcBorders>
            <w:shd w:val="clear" w:color="000000" w:fill="FFFFFF"/>
            <w:noWrap/>
            <w:vAlign w:val="center"/>
            <w:hideMark/>
            <w:tcPrChange w:id="163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5105433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150297.8</w:t>
            </w:r>
          </w:p>
        </w:tc>
        <w:tc>
          <w:tcPr>
            <w:tcW w:w="1070" w:type="dxa"/>
            <w:tcBorders>
              <w:top w:val="nil"/>
              <w:left w:val="nil"/>
              <w:bottom w:val="single" w:sz="8" w:space="0" w:color="E9EFF4"/>
              <w:right w:val="nil"/>
            </w:tcBorders>
            <w:shd w:val="clear" w:color="000000" w:fill="FFFFFF"/>
            <w:noWrap/>
            <w:vAlign w:val="center"/>
            <w:hideMark/>
            <w:tcPrChange w:id="163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1EFB41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209791</w:t>
            </w:r>
          </w:p>
        </w:tc>
        <w:tc>
          <w:tcPr>
            <w:tcW w:w="1070" w:type="dxa"/>
            <w:tcBorders>
              <w:top w:val="nil"/>
              <w:left w:val="nil"/>
              <w:bottom w:val="single" w:sz="8" w:space="0" w:color="E9EFF4"/>
              <w:right w:val="nil"/>
            </w:tcBorders>
            <w:shd w:val="clear" w:color="000000" w:fill="FFFFFF"/>
            <w:noWrap/>
            <w:vAlign w:val="center"/>
            <w:hideMark/>
            <w:tcPrChange w:id="163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3DD023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259839</w:t>
            </w:r>
          </w:p>
        </w:tc>
        <w:tc>
          <w:tcPr>
            <w:tcW w:w="1070" w:type="dxa"/>
            <w:tcBorders>
              <w:top w:val="nil"/>
              <w:left w:val="nil"/>
              <w:bottom w:val="single" w:sz="8" w:space="0" w:color="E9EFF4"/>
              <w:right w:val="nil"/>
            </w:tcBorders>
            <w:shd w:val="clear" w:color="000000" w:fill="FFFFFF"/>
            <w:noWrap/>
            <w:vAlign w:val="center"/>
            <w:hideMark/>
            <w:tcPrChange w:id="163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0ABD23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267519</w:t>
            </w:r>
          </w:p>
        </w:tc>
        <w:tc>
          <w:tcPr>
            <w:tcW w:w="1084" w:type="dxa"/>
            <w:tcBorders>
              <w:top w:val="nil"/>
              <w:left w:val="nil"/>
              <w:bottom w:val="single" w:sz="8" w:space="0" w:color="E9EFF4"/>
              <w:right w:val="nil"/>
            </w:tcBorders>
            <w:shd w:val="clear" w:color="000000" w:fill="FFFFFF"/>
            <w:noWrap/>
            <w:vAlign w:val="center"/>
            <w:hideMark/>
            <w:tcPrChange w:id="164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5AACBC7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32328</w:t>
            </w:r>
          </w:p>
        </w:tc>
        <w:tc>
          <w:tcPr>
            <w:tcW w:w="1179" w:type="dxa"/>
            <w:tcBorders>
              <w:top w:val="nil"/>
              <w:left w:val="nil"/>
              <w:bottom w:val="single" w:sz="8" w:space="0" w:color="E9EFF4"/>
              <w:right w:val="nil"/>
            </w:tcBorders>
            <w:shd w:val="clear" w:color="000000" w:fill="FFFFFF"/>
            <w:noWrap/>
            <w:vAlign w:val="center"/>
            <w:hideMark/>
            <w:tcPrChange w:id="164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2FC7AA7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269519</w:t>
            </w:r>
          </w:p>
        </w:tc>
        <w:tc>
          <w:tcPr>
            <w:tcW w:w="1230" w:type="dxa"/>
            <w:tcBorders>
              <w:top w:val="nil"/>
              <w:left w:val="nil"/>
              <w:bottom w:val="single" w:sz="8" w:space="0" w:color="E9EFF4"/>
              <w:right w:val="nil"/>
            </w:tcBorders>
            <w:shd w:val="clear" w:color="000000" w:fill="FFFFFF"/>
            <w:noWrap/>
            <w:vAlign w:val="center"/>
            <w:hideMark/>
            <w:tcPrChange w:id="164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19E3EFE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0E2813E3" w14:textId="77777777" w:rsidTr="00637CF7">
        <w:trPr>
          <w:trHeight w:val="315"/>
          <w:trPrChange w:id="164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64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11FAE6E7"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Click_Save_Timesheet</w:t>
            </w:r>
          </w:p>
        </w:tc>
        <w:tc>
          <w:tcPr>
            <w:tcW w:w="1151" w:type="dxa"/>
            <w:tcBorders>
              <w:top w:val="nil"/>
              <w:left w:val="nil"/>
              <w:bottom w:val="single" w:sz="8" w:space="0" w:color="E9EFF4"/>
              <w:right w:val="nil"/>
            </w:tcBorders>
            <w:shd w:val="clear" w:color="000000" w:fill="FFFFFF"/>
            <w:noWrap/>
            <w:vAlign w:val="center"/>
            <w:hideMark/>
            <w:tcPrChange w:id="164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6178E83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w:t>
            </w:r>
          </w:p>
        </w:tc>
        <w:tc>
          <w:tcPr>
            <w:tcW w:w="1854" w:type="dxa"/>
            <w:tcBorders>
              <w:top w:val="nil"/>
              <w:left w:val="nil"/>
              <w:bottom w:val="single" w:sz="8" w:space="0" w:color="E9EFF4"/>
              <w:right w:val="nil"/>
            </w:tcBorders>
            <w:shd w:val="clear" w:color="000000" w:fill="FFFFFF"/>
            <w:noWrap/>
            <w:vAlign w:val="center"/>
            <w:hideMark/>
            <w:tcPrChange w:id="164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7672281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170842.29</w:t>
            </w:r>
          </w:p>
        </w:tc>
        <w:tc>
          <w:tcPr>
            <w:tcW w:w="1070" w:type="dxa"/>
            <w:tcBorders>
              <w:top w:val="nil"/>
              <w:left w:val="nil"/>
              <w:bottom w:val="single" w:sz="8" w:space="0" w:color="E9EFF4"/>
              <w:right w:val="nil"/>
            </w:tcBorders>
            <w:shd w:val="clear" w:color="000000" w:fill="FFFFFF"/>
            <w:noWrap/>
            <w:vAlign w:val="center"/>
            <w:hideMark/>
            <w:tcPrChange w:id="164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479534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218879</w:t>
            </w:r>
          </w:p>
        </w:tc>
        <w:tc>
          <w:tcPr>
            <w:tcW w:w="1070" w:type="dxa"/>
            <w:tcBorders>
              <w:top w:val="nil"/>
              <w:left w:val="nil"/>
              <w:bottom w:val="single" w:sz="8" w:space="0" w:color="E9EFF4"/>
              <w:right w:val="nil"/>
            </w:tcBorders>
            <w:shd w:val="clear" w:color="000000" w:fill="FFFFFF"/>
            <w:noWrap/>
            <w:vAlign w:val="center"/>
            <w:hideMark/>
            <w:tcPrChange w:id="164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D7C789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235647</w:t>
            </w:r>
          </w:p>
        </w:tc>
        <w:tc>
          <w:tcPr>
            <w:tcW w:w="1070" w:type="dxa"/>
            <w:tcBorders>
              <w:top w:val="nil"/>
              <w:left w:val="nil"/>
              <w:bottom w:val="single" w:sz="8" w:space="0" w:color="E9EFF4"/>
              <w:right w:val="nil"/>
            </w:tcBorders>
            <w:shd w:val="clear" w:color="000000" w:fill="FFFFFF"/>
            <w:noWrap/>
            <w:vAlign w:val="center"/>
            <w:hideMark/>
            <w:tcPrChange w:id="164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B2A789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268799</w:t>
            </w:r>
          </w:p>
        </w:tc>
        <w:tc>
          <w:tcPr>
            <w:tcW w:w="1084" w:type="dxa"/>
            <w:tcBorders>
              <w:top w:val="nil"/>
              <w:left w:val="nil"/>
              <w:bottom w:val="single" w:sz="8" w:space="0" w:color="E9EFF4"/>
              <w:right w:val="nil"/>
            </w:tcBorders>
            <w:shd w:val="clear" w:color="000000" w:fill="FFFFFF"/>
            <w:noWrap/>
            <w:vAlign w:val="center"/>
            <w:hideMark/>
            <w:tcPrChange w:id="165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2760325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88034</w:t>
            </w:r>
          </w:p>
        </w:tc>
        <w:tc>
          <w:tcPr>
            <w:tcW w:w="1179" w:type="dxa"/>
            <w:tcBorders>
              <w:top w:val="nil"/>
              <w:left w:val="nil"/>
              <w:bottom w:val="single" w:sz="8" w:space="0" w:color="E9EFF4"/>
              <w:right w:val="nil"/>
            </w:tcBorders>
            <w:shd w:val="clear" w:color="000000" w:fill="FFFFFF"/>
            <w:noWrap/>
            <w:vAlign w:val="center"/>
            <w:hideMark/>
            <w:tcPrChange w:id="165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3078CB9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277561</w:t>
            </w:r>
          </w:p>
        </w:tc>
        <w:tc>
          <w:tcPr>
            <w:tcW w:w="1230" w:type="dxa"/>
            <w:tcBorders>
              <w:top w:val="nil"/>
              <w:left w:val="nil"/>
              <w:bottom w:val="single" w:sz="8" w:space="0" w:color="E9EFF4"/>
              <w:right w:val="nil"/>
            </w:tcBorders>
            <w:shd w:val="clear" w:color="000000" w:fill="FFFFFF"/>
            <w:noWrap/>
            <w:vAlign w:val="center"/>
            <w:hideMark/>
            <w:tcPrChange w:id="165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252817D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6A8B8E4A" w14:textId="77777777" w:rsidTr="00637CF7">
        <w:trPr>
          <w:trHeight w:val="315"/>
          <w:trPrChange w:id="165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65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328FB173"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Click_Save_TimeSheet</w:t>
            </w:r>
          </w:p>
        </w:tc>
        <w:tc>
          <w:tcPr>
            <w:tcW w:w="1151" w:type="dxa"/>
            <w:tcBorders>
              <w:top w:val="nil"/>
              <w:left w:val="nil"/>
              <w:bottom w:val="single" w:sz="8" w:space="0" w:color="E9EFF4"/>
              <w:right w:val="nil"/>
            </w:tcBorders>
            <w:shd w:val="clear" w:color="000000" w:fill="FFFFFF"/>
            <w:noWrap/>
            <w:vAlign w:val="center"/>
            <w:hideMark/>
            <w:tcPrChange w:id="165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4D97554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1072</w:t>
            </w:r>
          </w:p>
        </w:tc>
        <w:tc>
          <w:tcPr>
            <w:tcW w:w="1854" w:type="dxa"/>
            <w:tcBorders>
              <w:top w:val="nil"/>
              <w:left w:val="nil"/>
              <w:bottom w:val="single" w:sz="8" w:space="0" w:color="E9EFF4"/>
              <w:right w:val="nil"/>
            </w:tcBorders>
            <w:shd w:val="clear" w:color="000000" w:fill="FFFFFF"/>
            <w:noWrap/>
            <w:vAlign w:val="center"/>
            <w:hideMark/>
            <w:tcPrChange w:id="165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41AF701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385083.69</w:t>
            </w:r>
          </w:p>
        </w:tc>
        <w:tc>
          <w:tcPr>
            <w:tcW w:w="1070" w:type="dxa"/>
            <w:tcBorders>
              <w:top w:val="nil"/>
              <w:left w:val="nil"/>
              <w:bottom w:val="single" w:sz="8" w:space="0" w:color="E9EFF4"/>
              <w:right w:val="nil"/>
            </w:tcBorders>
            <w:shd w:val="clear" w:color="000000" w:fill="FFFFFF"/>
            <w:noWrap/>
            <w:vAlign w:val="center"/>
            <w:hideMark/>
            <w:tcPrChange w:id="165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26C006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420492.4</w:t>
            </w:r>
          </w:p>
        </w:tc>
        <w:tc>
          <w:tcPr>
            <w:tcW w:w="1070" w:type="dxa"/>
            <w:tcBorders>
              <w:top w:val="nil"/>
              <w:left w:val="nil"/>
              <w:bottom w:val="single" w:sz="8" w:space="0" w:color="E9EFF4"/>
              <w:right w:val="nil"/>
            </w:tcBorders>
            <w:shd w:val="clear" w:color="000000" w:fill="FFFFFF"/>
            <w:noWrap/>
            <w:vAlign w:val="center"/>
            <w:hideMark/>
            <w:tcPrChange w:id="165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457D49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504757.5</w:t>
            </w:r>
          </w:p>
        </w:tc>
        <w:tc>
          <w:tcPr>
            <w:tcW w:w="1070" w:type="dxa"/>
            <w:tcBorders>
              <w:top w:val="nil"/>
              <w:left w:val="nil"/>
              <w:bottom w:val="single" w:sz="8" w:space="0" w:color="E9EFF4"/>
              <w:right w:val="nil"/>
            </w:tcBorders>
            <w:shd w:val="clear" w:color="000000" w:fill="FFFFFF"/>
            <w:noWrap/>
            <w:vAlign w:val="center"/>
            <w:hideMark/>
            <w:tcPrChange w:id="165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883A40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822867.8</w:t>
            </w:r>
          </w:p>
        </w:tc>
        <w:tc>
          <w:tcPr>
            <w:tcW w:w="1084" w:type="dxa"/>
            <w:tcBorders>
              <w:top w:val="nil"/>
              <w:left w:val="nil"/>
              <w:bottom w:val="single" w:sz="8" w:space="0" w:color="E9EFF4"/>
              <w:right w:val="nil"/>
            </w:tcBorders>
            <w:shd w:val="clear" w:color="000000" w:fill="FFFFFF"/>
            <w:noWrap/>
            <w:vAlign w:val="center"/>
            <w:hideMark/>
            <w:tcPrChange w:id="166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2D37DAE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w:t>
            </w:r>
          </w:p>
        </w:tc>
        <w:tc>
          <w:tcPr>
            <w:tcW w:w="1179" w:type="dxa"/>
            <w:tcBorders>
              <w:top w:val="nil"/>
              <w:left w:val="nil"/>
              <w:bottom w:val="single" w:sz="8" w:space="0" w:color="E9EFF4"/>
              <w:right w:val="nil"/>
            </w:tcBorders>
            <w:shd w:val="clear" w:color="000000" w:fill="FFFFFF"/>
            <w:noWrap/>
            <w:vAlign w:val="center"/>
            <w:hideMark/>
            <w:tcPrChange w:id="166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2D68A7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1859449</w:t>
            </w:r>
          </w:p>
        </w:tc>
        <w:tc>
          <w:tcPr>
            <w:tcW w:w="1230" w:type="dxa"/>
            <w:tcBorders>
              <w:top w:val="nil"/>
              <w:left w:val="nil"/>
              <w:bottom w:val="single" w:sz="8" w:space="0" w:color="E9EFF4"/>
              <w:right w:val="nil"/>
            </w:tcBorders>
            <w:shd w:val="clear" w:color="000000" w:fill="FFFFFF"/>
            <w:noWrap/>
            <w:vAlign w:val="center"/>
            <w:hideMark/>
            <w:tcPrChange w:id="166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0B8AE54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21.08%</w:t>
            </w:r>
          </w:p>
        </w:tc>
      </w:tr>
      <w:tr w:rsidR="001A6FC7" w:rsidRPr="00C47FE2" w14:paraId="4731849D" w14:textId="77777777" w:rsidTr="00637CF7">
        <w:trPr>
          <w:trHeight w:val="315"/>
          <w:trPrChange w:id="166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66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06DEAC7D"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Click_Tasks_button</w:t>
            </w:r>
          </w:p>
        </w:tc>
        <w:tc>
          <w:tcPr>
            <w:tcW w:w="1151" w:type="dxa"/>
            <w:tcBorders>
              <w:top w:val="nil"/>
              <w:left w:val="nil"/>
              <w:bottom w:val="single" w:sz="8" w:space="0" w:color="E9EFF4"/>
              <w:right w:val="nil"/>
            </w:tcBorders>
            <w:shd w:val="clear" w:color="000000" w:fill="FFFFFF"/>
            <w:noWrap/>
            <w:vAlign w:val="center"/>
            <w:hideMark/>
            <w:tcPrChange w:id="166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278BF7B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627</w:t>
            </w:r>
          </w:p>
        </w:tc>
        <w:tc>
          <w:tcPr>
            <w:tcW w:w="1854" w:type="dxa"/>
            <w:tcBorders>
              <w:top w:val="nil"/>
              <w:left w:val="nil"/>
              <w:bottom w:val="single" w:sz="8" w:space="0" w:color="E9EFF4"/>
              <w:right w:val="nil"/>
            </w:tcBorders>
            <w:shd w:val="clear" w:color="000000" w:fill="FFFFFF"/>
            <w:noWrap/>
            <w:vAlign w:val="center"/>
            <w:hideMark/>
            <w:tcPrChange w:id="166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3FAA620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173.44</w:t>
            </w:r>
          </w:p>
        </w:tc>
        <w:tc>
          <w:tcPr>
            <w:tcW w:w="1070" w:type="dxa"/>
            <w:tcBorders>
              <w:top w:val="nil"/>
              <w:left w:val="nil"/>
              <w:bottom w:val="single" w:sz="8" w:space="0" w:color="E9EFF4"/>
              <w:right w:val="nil"/>
            </w:tcBorders>
            <w:shd w:val="clear" w:color="000000" w:fill="FFFFFF"/>
            <w:noWrap/>
            <w:vAlign w:val="center"/>
            <w:hideMark/>
            <w:tcPrChange w:id="166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67F4B6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428</w:t>
            </w:r>
          </w:p>
        </w:tc>
        <w:tc>
          <w:tcPr>
            <w:tcW w:w="1070" w:type="dxa"/>
            <w:tcBorders>
              <w:top w:val="nil"/>
              <w:left w:val="nil"/>
              <w:bottom w:val="single" w:sz="8" w:space="0" w:color="E9EFF4"/>
              <w:right w:val="nil"/>
            </w:tcBorders>
            <w:shd w:val="clear" w:color="000000" w:fill="FFFFFF"/>
            <w:noWrap/>
            <w:vAlign w:val="center"/>
            <w:hideMark/>
            <w:tcPrChange w:id="166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C7CBCB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w:t>
            </w:r>
          </w:p>
        </w:tc>
        <w:tc>
          <w:tcPr>
            <w:tcW w:w="1070" w:type="dxa"/>
            <w:tcBorders>
              <w:top w:val="nil"/>
              <w:left w:val="nil"/>
              <w:bottom w:val="single" w:sz="8" w:space="0" w:color="E9EFF4"/>
              <w:right w:val="nil"/>
            </w:tcBorders>
            <w:shd w:val="clear" w:color="000000" w:fill="FFFFFF"/>
            <w:noWrap/>
            <w:vAlign w:val="center"/>
            <w:hideMark/>
            <w:tcPrChange w:id="166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860431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995</w:t>
            </w:r>
          </w:p>
        </w:tc>
        <w:tc>
          <w:tcPr>
            <w:tcW w:w="1084" w:type="dxa"/>
            <w:tcBorders>
              <w:top w:val="nil"/>
              <w:left w:val="nil"/>
              <w:bottom w:val="single" w:sz="8" w:space="0" w:color="E9EFF4"/>
              <w:right w:val="nil"/>
            </w:tcBorders>
            <w:shd w:val="clear" w:color="000000" w:fill="FFFFFF"/>
            <w:noWrap/>
            <w:vAlign w:val="center"/>
            <w:hideMark/>
            <w:tcPrChange w:id="167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5FFBCE2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Change w:id="167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A20C2D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1292</w:t>
            </w:r>
          </w:p>
        </w:tc>
        <w:tc>
          <w:tcPr>
            <w:tcW w:w="1230" w:type="dxa"/>
            <w:tcBorders>
              <w:top w:val="nil"/>
              <w:left w:val="nil"/>
              <w:bottom w:val="single" w:sz="8" w:space="0" w:color="E9EFF4"/>
              <w:right w:val="nil"/>
            </w:tcBorders>
            <w:shd w:val="clear" w:color="000000" w:fill="FFFFFF"/>
            <w:noWrap/>
            <w:vAlign w:val="center"/>
            <w:hideMark/>
            <w:tcPrChange w:id="167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35DF00E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5B54567A" w14:textId="77777777" w:rsidTr="00637CF7">
        <w:trPr>
          <w:trHeight w:val="315"/>
          <w:trPrChange w:id="167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67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51B962CF"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Default Project Task 02</w:t>
            </w:r>
          </w:p>
        </w:tc>
        <w:tc>
          <w:tcPr>
            <w:tcW w:w="1151" w:type="dxa"/>
            <w:tcBorders>
              <w:top w:val="nil"/>
              <w:left w:val="nil"/>
              <w:bottom w:val="single" w:sz="8" w:space="0" w:color="E9EFF4"/>
              <w:right w:val="nil"/>
            </w:tcBorders>
            <w:shd w:val="clear" w:color="000000" w:fill="FFFFFF"/>
            <w:noWrap/>
            <w:vAlign w:val="center"/>
            <w:hideMark/>
            <w:tcPrChange w:id="167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50108EF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854" w:type="dxa"/>
            <w:tcBorders>
              <w:top w:val="nil"/>
              <w:left w:val="nil"/>
              <w:bottom w:val="single" w:sz="8" w:space="0" w:color="E9EFF4"/>
              <w:right w:val="nil"/>
            </w:tcBorders>
            <w:shd w:val="clear" w:color="000000" w:fill="FFFFFF"/>
            <w:noWrap/>
            <w:vAlign w:val="center"/>
            <w:hideMark/>
            <w:tcPrChange w:id="167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264A806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196285</w:t>
            </w:r>
          </w:p>
        </w:tc>
        <w:tc>
          <w:tcPr>
            <w:tcW w:w="1070" w:type="dxa"/>
            <w:tcBorders>
              <w:top w:val="nil"/>
              <w:left w:val="nil"/>
              <w:bottom w:val="single" w:sz="8" w:space="0" w:color="E9EFF4"/>
              <w:right w:val="nil"/>
            </w:tcBorders>
            <w:shd w:val="clear" w:color="000000" w:fill="FFFFFF"/>
            <w:noWrap/>
            <w:vAlign w:val="center"/>
            <w:hideMark/>
            <w:tcPrChange w:id="167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32D29B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196351</w:t>
            </w:r>
          </w:p>
        </w:tc>
        <w:tc>
          <w:tcPr>
            <w:tcW w:w="1070" w:type="dxa"/>
            <w:tcBorders>
              <w:top w:val="nil"/>
              <w:left w:val="nil"/>
              <w:bottom w:val="single" w:sz="8" w:space="0" w:color="E9EFF4"/>
              <w:right w:val="nil"/>
            </w:tcBorders>
            <w:shd w:val="clear" w:color="000000" w:fill="FFFFFF"/>
            <w:noWrap/>
            <w:vAlign w:val="center"/>
            <w:hideMark/>
            <w:tcPrChange w:id="167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6A5343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196351</w:t>
            </w:r>
          </w:p>
        </w:tc>
        <w:tc>
          <w:tcPr>
            <w:tcW w:w="1070" w:type="dxa"/>
            <w:tcBorders>
              <w:top w:val="nil"/>
              <w:left w:val="nil"/>
              <w:bottom w:val="single" w:sz="8" w:space="0" w:color="E9EFF4"/>
              <w:right w:val="nil"/>
            </w:tcBorders>
            <w:shd w:val="clear" w:color="000000" w:fill="FFFFFF"/>
            <w:noWrap/>
            <w:vAlign w:val="center"/>
            <w:hideMark/>
            <w:tcPrChange w:id="167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AD0A4F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196351</w:t>
            </w:r>
          </w:p>
        </w:tc>
        <w:tc>
          <w:tcPr>
            <w:tcW w:w="1084" w:type="dxa"/>
            <w:tcBorders>
              <w:top w:val="nil"/>
              <w:left w:val="nil"/>
              <w:bottom w:val="single" w:sz="8" w:space="0" w:color="E9EFF4"/>
              <w:right w:val="nil"/>
            </w:tcBorders>
            <w:shd w:val="clear" w:color="000000" w:fill="FFFFFF"/>
            <w:noWrap/>
            <w:vAlign w:val="center"/>
            <w:hideMark/>
            <w:tcPrChange w:id="168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4155EED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196285</w:t>
            </w:r>
          </w:p>
        </w:tc>
        <w:tc>
          <w:tcPr>
            <w:tcW w:w="1179" w:type="dxa"/>
            <w:tcBorders>
              <w:top w:val="nil"/>
              <w:left w:val="nil"/>
              <w:bottom w:val="single" w:sz="8" w:space="0" w:color="E9EFF4"/>
              <w:right w:val="nil"/>
            </w:tcBorders>
            <w:shd w:val="clear" w:color="000000" w:fill="FFFFFF"/>
            <w:noWrap/>
            <w:vAlign w:val="center"/>
            <w:hideMark/>
            <w:tcPrChange w:id="168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18B8E77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196285</w:t>
            </w:r>
          </w:p>
        </w:tc>
        <w:tc>
          <w:tcPr>
            <w:tcW w:w="1230" w:type="dxa"/>
            <w:tcBorders>
              <w:top w:val="nil"/>
              <w:left w:val="nil"/>
              <w:bottom w:val="single" w:sz="8" w:space="0" w:color="E9EFF4"/>
              <w:right w:val="nil"/>
            </w:tcBorders>
            <w:shd w:val="clear" w:color="000000" w:fill="FFFFFF"/>
            <w:noWrap/>
            <w:vAlign w:val="center"/>
            <w:hideMark/>
            <w:tcPrChange w:id="168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08951BB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5F382C32" w14:textId="77777777" w:rsidTr="00637CF7">
        <w:trPr>
          <w:trHeight w:val="315"/>
          <w:trPrChange w:id="168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68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4D8665DA"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Empty project</w:t>
            </w:r>
          </w:p>
        </w:tc>
        <w:tc>
          <w:tcPr>
            <w:tcW w:w="1151" w:type="dxa"/>
            <w:tcBorders>
              <w:top w:val="nil"/>
              <w:left w:val="nil"/>
              <w:bottom w:val="single" w:sz="8" w:space="0" w:color="E9EFF4"/>
              <w:right w:val="nil"/>
            </w:tcBorders>
            <w:shd w:val="clear" w:color="000000" w:fill="FFFFFF"/>
            <w:noWrap/>
            <w:vAlign w:val="center"/>
            <w:hideMark/>
            <w:tcPrChange w:id="168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37FE4CB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854" w:type="dxa"/>
            <w:tcBorders>
              <w:top w:val="nil"/>
              <w:left w:val="nil"/>
              <w:bottom w:val="single" w:sz="8" w:space="0" w:color="E9EFF4"/>
              <w:right w:val="nil"/>
            </w:tcBorders>
            <w:shd w:val="clear" w:color="000000" w:fill="FFFFFF"/>
            <w:noWrap/>
            <w:vAlign w:val="center"/>
            <w:hideMark/>
            <w:tcPrChange w:id="168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31D2C1C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218839.83</w:t>
            </w:r>
          </w:p>
        </w:tc>
        <w:tc>
          <w:tcPr>
            <w:tcW w:w="1070" w:type="dxa"/>
            <w:tcBorders>
              <w:top w:val="nil"/>
              <w:left w:val="nil"/>
              <w:bottom w:val="single" w:sz="8" w:space="0" w:color="E9EFF4"/>
              <w:right w:val="nil"/>
            </w:tcBorders>
            <w:shd w:val="clear" w:color="000000" w:fill="FFFFFF"/>
            <w:noWrap/>
            <w:vAlign w:val="center"/>
            <w:hideMark/>
            <w:tcPrChange w:id="168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D5FF3C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239103</w:t>
            </w:r>
          </w:p>
        </w:tc>
        <w:tc>
          <w:tcPr>
            <w:tcW w:w="1070" w:type="dxa"/>
            <w:tcBorders>
              <w:top w:val="nil"/>
              <w:left w:val="nil"/>
              <w:bottom w:val="single" w:sz="8" w:space="0" w:color="E9EFF4"/>
              <w:right w:val="nil"/>
            </w:tcBorders>
            <w:shd w:val="clear" w:color="000000" w:fill="FFFFFF"/>
            <w:noWrap/>
            <w:vAlign w:val="center"/>
            <w:hideMark/>
            <w:tcPrChange w:id="168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5193F3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253951</w:t>
            </w:r>
          </w:p>
        </w:tc>
        <w:tc>
          <w:tcPr>
            <w:tcW w:w="1070" w:type="dxa"/>
            <w:tcBorders>
              <w:top w:val="nil"/>
              <w:left w:val="nil"/>
              <w:bottom w:val="single" w:sz="8" w:space="0" w:color="E9EFF4"/>
              <w:right w:val="nil"/>
            </w:tcBorders>
            <w:shd w:val="clear" w:color="000000" w:fill="FFFFFF"/>
            <w:noWrap/>
            <w:vAlign w:val="center"/>
            <w:hideMark/>
            <w:tcPrChange w:id="168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49AF3E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253951</w:t>
            </w:r>
          </w:p>
        </w:tc>
        <w:tc>
          <w:tcPr>
            <w:tcW w:w="1084" w:type="dxa"/>
            <w:tcBorders>
              <w:top w:val="nil"/>
              <w:left w:val="nil"/>
              <w:bottom w:val="single" w:sz="8" w:space="0" w:color="E9EFF4"/>
              <w:right w:val="nil"/>
            </w:tcBorders>
            <w:shd w:val="clear" w:color="000000" w:fill="FFFFFF"/>
            <w:noWrap/>
            <w:vAlign w:val="center"/>
            <w:hideMark/>
            <w:tcPrChange w:id="169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178CA7D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170695</w:t>
            </w:r>
          </w:p>
        </w:tc>
        <w:tc>
          <w:tcPr>
            <w:tcW w:w="1179" w:type="dxa"/>
            <w:tcBorders>
              <w:top w:val="nil"/>
              <w:left w:val="nil"/>
              <w:bottom w:val="single" w:sz="8" w:space="0" w:color="E9EFF4"/>
              <w:right w:val="nil"/>
            </w:tcBorders>
            <w:shd w:val="clear" w:color="000000" w:fill="FFFFFF"/>
            <w:noWrap/>
            <w:vAlign w:val="center"/>
            <w:hideMark/>
            <w:tcPrChange w:id="169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0A1077D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253870</w:t>
            </w:r>
          </w:p>
        </w:tc>
        <w:tc>
          <w:tcPr>
            <w:tcW w:w="1230" w:type="dxa"/>
            <w:tcBorders>
              <w:top w:val="nil"/>
              <w:left w:val="nil"/>
              <w:bottom w:val="single" w:sz="8" w:space="0" w:color="E9EFF4"/>
              <w:right w:val="nil"/>
            </w:tcBorders>
            <w:shd w:val="clear" w:color="000000" w:fill="FFFFFF"/>
            <w:noWrap/>
            <w:vAlign w:val="center"/>
            <w:hideMark/>
            <w:tcPrChange w:id="169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34D15F0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0D7BC4E9" w14:textId="77777777" w:rsidTr="00637CF7">
        <w:trPr>
          <w:trHeight w:val="315"/>
          <w:trPrChange w:id="169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69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09045608"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CompanyContact</w:t>
            </w:r>
          </w:p>
        </w:tc>
        <w:tc>
          <w:tcPr>
            <w:tcW w:w="1151" w:type="dxa"/>
            <w:tcBorders>
              <w:top w:val="nil"/>
              <w:left w:val="nil"/>
              <w:bottom w:val="single" w:sz="8" w:space="0" w:color="E9EFF4"/>
              <w:right w:val="nil"/>
            </w:tcBorders>
            <w:shd w:val="clear" w:color="000000" w:fill="FFFFFF"/>
            <w:noWrap/>
            <w:vAlign w:val="center"/>
            <w:hideMark/>
            <w:tcPrChange w:id="169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0665188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803</w:t>
            </w:r>
          </w:p>
        </w:tc>
        <w:tc>
          <w:tcPr>
            <w:tcW w:w="1854" w:type="dxa"/>
            <w:tcBorders>
              <w:top w:val="nil"/>
              <w:left w:val="nil"/>
              <w:bottom w:val="single" w:sz="8" w:space="0" w:color="E9EFF4"/>
              <w:right w:val="nil"/>
            </w:tcBorders>
            <w:shd w:val="clear" w:color="000000" w:fill="FFFFFF"/>
            <w:noWrap/>
            <w:vAlign w:val="center"/>
            <w:hideMark/>
            <w:tcPrChange w:id="169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6F6B69B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373788.04</w:t>
            </w:r>
          </w:p>
        </w:tc>
        <w:tc>
          <w:tcPr>
            <w:tcW w:w="1070" w:type="dxa"/>
            <w:tcBorders>
              <w:top w:val="nil"/>
              <w:left w:val="nil"/>
              <w:bottom w:val="single" w:sz="8" w:space="0" w:color="E9EFF4"/>
              <w:right w:val="nil"/>
            </w:tcBorders>
            <w:shd w:val="clear" w:color="000000" w:fill="FFFFFF"/>
            <w:noWrap/>
            <w:vAlign w:val="center"/>
            <w:hideMark/>
            <w:tcPrChange w:id="169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6C31D1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493985.6</w:t>
            </w:r>
          </w:p>
        </w:tc>
        <w:tc>
          <w:tcPr>
            <w:tcW w:w="1070" w:type="dxa"/>
            <w:tcBorders>
              <w:top w:val="nil"/>
              <w:left w:val="nil"/>
              <w:bottom w:val="single" w:sz="8" w:space="0" w:color="E9EFF4"/>
              <w:right w:val="nil"/>
            </w:tcBorders>
            <w:shd w:val="clear" w:color="000000" w:fill="FFFFFF"/>
            <w:noWrap/>
            <w:vAlign w:val="center"/>
            <w:hideMark/>
            <w:tcPrChange w:id="169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640018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735067.8</w:t>
            </w:r>
          </w:p>
        </w:tc>
        <w:tc>
          <w:tcPr>
            <w:tcW w:w="1070" w:type="dxa"/>
            <w:tcBorders>
              <w:top w:val="nil"/>
              <w:left w:val="nil"/>
              <w:bottom w:val="single" w:sz="8" w:space="0" w:color="E9EFF4"/>
              <w:right w:val="nil"/>
            </w:tcBorders>
            <w:shd w:val="clear" w:color="000000" w:fill="FFFFFF"/>
            <w:noWrap/>
            <w:vAlign w:val="center"/>
            <w:hideMark/>
            <w:tcPrChange w:id="169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088644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937698.6</w:t>
            </w:r>
          </w:p>
        </w:tc>
        <w:tc>
          <w:tcPr>
            <w:tcW w:w="1084" w:type="dxa"/>
            <w:tcBorders>
              <w:top w:val="nil"/>
              <w:left w:val="nil"/>
              <w:bottom w:val="single" w:sz="8" w:space="0" w:color="E9EFF4"/>
              <w:right w:val="nil"/>
            </w:tcBorders>
            <w:shd w:val="clear" w:color="000000" w:fill="FFFFFF"/>
            <w:noWrap/>
            <w:vAlign w:val="center"/>
            <w:hideMark/>
            <w:tcPrChange w:id="170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6B7BBA6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Change w:id="170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04AAED9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1557568</w:t>
            </w:r>
          </w:p>
        </w:tc>
        <w:tc>
          <w:tcPr>
            <w:tcW w:w="1230" w:type="dxa"/>
            <w:tcBorders>
              <w:top w:val="nil"/>
              <w:left w:val="nil"/>
              <w:bottom w:val="single" w:sz="8" w:space="0" w:color="E9EFF4"/>
              <w:right w:val="nil"/>
            </w:tcBorders>
            <w:shd w:val="clear" w:color="000000" w:fill="FFFFFF"/>
            <w:noWrap/>
            <w:vAlign w:val="center"/>
            <w:hideMark/>
            <w:tcPrChange w:id="170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2C6A84F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8.10%</w:t>
            </w:r>
          </w:p>
        </w:tc>
      </w:tr>
      <w:tr w:rsidR="001A6FC7" w:rsidRPr="00C47FE2" w14:paraId="582413AE" w14:textId="77777777" w:rsidTr="00637CF7">
        <w:trPr>
          <w:trHeight w:val="315"/>
          <w:trPrChange w:id="170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70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603DD591"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Expenses</w:t>
            </w:r>
          </w:p>
        </w:tc>
        <w:tc>
          <w:tcPr>
            <w:tcW w:w="1151" w:type="dxa"/>
            <w:tcBorders>
              <w:top w:val="nil"/>
              <w:left w:val="nil"/>
              <w:bottom w:val="single" w:sz="8" w:space="0" w:color="E9EFF4"/>
              <w:right w:val="nil"/>
            </w:tcBorders>
            <w:shd w:val="clear" w:color="000000" w:fill="FFFFFF"/>
            <w:noWrap/>
            <w:vAlign w:val="center"/>
            <w:hideMark/>
            <w:tcPrChange w:id="170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3F36FAF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630</w:t>
            </w:r>
          </w:p>
        </w:tc>
        <w:tc>
          <w:tcPr>
            <w:tcW w:w="1854" w:type="dxa"/>
            <w:tcBorders>
              <w:top w:val="nil"/>
              <w:left w:val="nil"/>
              <w:bottom w:val="single" w:sz="8" w:space="0" w:color="E9EFF4"/>
              <w:right w:val="nil"/>
            </w:tcBorders>
            <w:shd w:val="clear" w:color="000000" w:fill="FFFFFF"/>
            <w:noWrap/>
            <w:vAlign w:val="center"/>
            <w:hideMark/>
            <w:tcPrChange w:id="170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3B47712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137901.74</w:t>
            </w:r>
          </w:p>
        </w:tc>
        <w:tc>
          <w:tcPr>
            <w:tcW w:w="1070" w:type="dxa"/>
            <w:tcBorders>
              <w:top w:val="nil"/>
              <w:left w:val="nil"/>
              <w:bottom w:val="single" w:sz="8" w:space="0" w:color="E9EFF4"/>
              <w:right w:val="nil"/>
            </w:tcBorders>
            <w:shd w:val="clear" w:color="000000" w:fill="FFFFFF"/>
            <w:noWrap/>
            <w:vAlign w:val="center"/>
            <w:hideMark/>
            <w:tcPrChange w:id="170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ECDF78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263572.1</w:t>
            </w:r>
          </w:p>
        </w:tc>
        <w:tc>
          <w:tcPr>
            <w:tcW w:w="1070" w:type="dxa"/>
            <w:tcBorders>
              <w:top w:val="nil"/>
              <w:left w:val="nil"/>
              <w:bottom w:val="single" w:sz="8" w:space="0" w:color="E9EFF4"/>
              <w:right w:val="nil"/>
            </w:tcBorders>
            <w:shd w:val="clear" w:color="000000" w:fill="FFFFFF"/>
            <w:noWrap/>
            <w:vAlign w:val="center"/>
            <w:hideMark/>
            <w:tcPrChange w:id="170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E9E05F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333617.4</w:t>
            </w:r>
          </w:p>
        </w:tc>
        <w:tc>
          <w:tcPr>
            <w:tcW w:w="1070" w:type="dxa"/>
            <w:tcBorders>
              <w:top w:val="nil"/>
              <w:left w:val="nil"/>
              <w:bottom w:val="single" w:sz="8" w:space="0" w:color="E9EFF4"/>
              <w:right w:val="nil"/>
            </w:tcBorders>
            <w:shd w:val="clear" w:color="000000" w:fill="FFFFFF"/>
            <w:noWrap/>
            <w:vAlign w:val="center"/>
            <w:hideMark/>
            <w:tcPrChange w:id="170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F58456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471568.1</w:t>
            </w:r>
          </w:p>
        </w:tc>
        <w:tc>
          <w:tcPr>
            <w:tcW w:w="1084" w:type="dxa"/>
            <w:tcBorders>
              <w:top w:val="nil"/>
              <w:left w:val="nil"/>
              <w:bottom w:val="single" w:sz="8" w:space="0" w:color="E9EFF4"/>
              <w:right w:val="nil"/>
            </w:tcBorders>
            <w:shd w:val="clear" w:color="000000" w:fill="FFFFFF"/>
            <w:noWrap/>
            <w:vAlign w:val="center"/>
            <w:hideMark/>
            <w:tcPrChange w:id="171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486B446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Change w:id="171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62B0D6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1557137</w:t>
            </w:r>
          </w:p>
        </w:tc>
        <w:tc>
          <w:tcPr>
            <w:tcW w:w="1230" w:type="dxa"/>
            <w:tcBorders>
              <w:top w:val="nil"/>
              <w:left w:val="nil"/>
              <w:bottom w:val="single" w:sz="8" w:space="0" w:color="E9EFF4"/>
              <w:right w:val="nil"/>
            </w:tcBorders>
            <w:shd w:val="clear" w:color="000000" w:fill="FFFFFF"/>
            <w:noWrap/>
            <w:vAlign w:val="center"/>
            <w:hideMark/>
            <w:tcPrChange w:id="171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4CAE5C9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31.27%</w:t>
            </w:r>
          </w:p>
        </w:tc>
      </w:tr>
      <w:tr w:rsidR="001A6FC7" w:rsidRPr="00C47FE2" w14:paraId="0A5E1AAB" w14:textId="77777777" w:rsidTr="00637CF7">
        <w:trPr>
          <w:trHeight w:val="315"/>
          <w:trPrChange w:id="171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71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7B13E4D5"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DELETE Invoice for Contact</w:t>
            </w:r>
          </w:p>
        </w:tc>
        <w:tc>
          <w:tcPr>
            <w:tcW w:w="1151" w:type="dxa"/>
            <w:tcBorders>
              <w:top w:val="nil"/>
              <w:left w:val="nil"/>
              <w:bottom w:val="single" w:sz="8" w:space="0" w:color="E9EFF4"/>
              <w:right w:val="nil"/>
            </w:tcBorders>
            <w:shd w:val="clear" w:color="000000" w:fill="FFFFFF"/>
            <w:noWrap/>
            <w:vAlign w:val="center"/>
            <w:hideMark/>
            <w:tcPrChange w:id="171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453EAB6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w:t>
            </w:r>
          </w:p>
        </w:tc>
        <w:tc>
          <w:tcPr>
            <w:tcW w:w="1854" w:type="dxa"/>
            <w:tcBorders>
              <w:top w:val="nil"/>
              <w:left w:val="nil"/>
              <w:bottom w:val="single" w:sz="8" w:space="0" w:color="E9EFF4"/>
              <w:right w:val="nil"/>
            </w:tcBorders>
            <w:shd w:val="clear" w:color="000000" w:fill="FFFFFF"/>
            <w:noWrap/>
            <w:vAlign w:val="center"/>
            <w:hideMark/>
            <w:tcPrChange w:id="171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10434BB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173476.5</w:t>
            </w:r>
          </w:p>
        </w:tc>
        <w:tc>
          <w:tcPr>
            <w:tcW w:w="1070" w:type="dxa"/>
            <w:tcBorders>
              <w:top w:val="nil"/>
              <w:left w:val="nil"/>
              <w:bottom w:val="single" w:sz="8" w:space="0" w:color="E9EFF4"/>
              <w:right w:val="nil"/>
            </w:tcBorders>
            <w:shd w:val="clear" w:color="000000" w:fill="FFFFFF"/>
            <w:noWrap/>
            <w:vAlign w:val="center"/>
            <w:hideMark/>
            <w:tcPrChange w:id="171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0BD750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222463</w:t>
            </w:r>
          </w:p>
        </w:tc>
        <w:tc>
          <w:tcPr>
            <w:tcW w:w="1070" w:type="dxa"/>
            <w:tcBorders>
              <w:top w:val="nil"/>
              <w:left w:val="nil"/>
              <w:bottom w:val="single" w:sz="8" w:space="0" w:color="E9EFF4"/>
              <w:right w:val="nil"/>
            </w:tcBorders>
            <w:shd w:val="clear" w:color="000000" w:fill="FFFFFF"/>
            <w:noWrap/>
            <w:vAlign w:val="center"/>
            <w:hideMark/>
            <w:tcPrChange w:id="171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F3EEEB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256255</w:t>
            </w:r>
          </w:p>
        </w:tc>
        <w:tc>
          <w:tcPr>
            <w:tcW w:w="1070" w:type="dxa"/>
            <w:tcBorders>
              <w:top w:val="nil"/>
              <w:left w:val="nil"/>
              <w:bottom w:val="single" w:sz="8" w:space="0" w:color="E9EFF4"/>
              <w:right w:val="nil"/>
            </w:tcBorders>
            <w:shd w:val="clear" w:color="000000" w:fill="FFFFFF"/>
            <w:noWrap/>
            <w:vAlign w:val="center"/>
            <w:hideMark/>
            <w:tcPrChange w:id="171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C59FC7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258175</w:t>
            </w:r>
          </w:p>
        </w:tc>
        <w:tc>
          <w:tcPr>
            <w:tcW w:w="1084" w:type="dxa"/>
            <w:tcBorders>
              <w:top w:val="nil"/>
              <w:left w:val="nil"/>
              <w:bottom w:val="single" w:sz="8" w:space="0" w:color="E9EFF4"/>
              <w:right w:val="nil"/>
            </w:tcBorders>
            <w:shd w:val="clear" w:color="000000" w:fill="FFFFFF"/>
            <w:noWrap/>
            <w:vAlign w:val="center"/>
            <w:hideMark/>
            <w:tcPrChange w:id="172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13382A6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106517</w:t>
            </w:r>
          </w:p>
        </w:tc>
        <w:tc>
          <w:tcPr>
            <w:tcW w:w="1179" w:type="dxa"/>
            <w:tcBorders>
              <w:top w:val="nil"/>
              <w:left w:val="nil"/>
              <w:bottom w:val="single" w:sz="8" w:space="0" w:color="E9EFF4"/>
              <w:right w:val="nil"/>
            </w:tcBorders>
            <w:shd w:val="clear" w:color="000000" w:fill="FFFFFF"/>
            <w:noWrap/>
            <w:vAlign w:val="center"/>
            <w:hideMark/>
            <w:tcPrChange w:id="172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6CBF162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258096</w:t>
            </w:r>
          </w:p>
        </w:tc>
        <w:tc>
          <w:tcPr>
            <w:tcW w:w="1230" w:type="dxa"/>
            <w:tcBorders>
              <w:top w:val="nil"/>
              <w:left w:val="nil"/>
              <w:bottom w:val="single" w:sz="8" w:space="0" w:color="E9EFF4"/>
              <w:right w:val="nil"/>
            </w:tcBorders>
            <w:shd w:val="clear" w:color="000000" w:fill="FFFFFF"/>
            <w:noWrap/>
            <w:vAlign w:val="center"/>
            <w:hideMark/>
            <w:tcPrChange w:id="172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79C15EC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226CD272" w14:textId="77777777" w:rsidTr="00637CF7">
        <w:trPr>
          <w:trHeight w:val="315"/>
          <w:trPrChange w:id="172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72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5731B6E9"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Empty project</w:t>
            </w:r>
          </w:p>
        </w:tc>
        <w:tc>
          <w:tcPr>
            <w:tcW w:w="1151" w:type="dxa"/>
            <w:tcBorders>
              <w:top w:val="nil"/>
              <w:left w:val="nil"/>
              <w:bottom w:val="single" w:sz="8" w:space="0" w:color="E9EFF4"/>
              <w:right w:val="nil"/>
            </w:tcBorders>
            <w:shd w:val="clear" w:color="000000" w:fill="FFFFFF"/>
            <w:noWrap/>
            <w:vAlign w:val="center"/>
            <w:hideMark/>
            <w:tcPrChange w:id="172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2942E99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854" w:type="dxa"/>
            <w:tcBorders>
              <w:top w:val="nil"/>
              <w:left w:val="nil"/>
              <w:bottom w:val="single" w:sz="8" w:space="0" w:color="E9EFF4"/>
              <w:right w:val="nil"/>
            </w:tcBorders>
            <w:shd w:val="clear" w:color="000000" w:fill="FFFFFF"/>
            <w:noWrap/>
            <w:vAlign w:val="center"/>
            <w:hideMark/>
            <w:tcPrChange w:id="172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0708947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188778.27</w:t>
            </w:r>
          </w:p>
        </w:tc>
        <w:tc>
          <w:tcPr>
            <w:tcW w:w="1070" w:type="dxa"/>
            <w:tcBorders>
              <w:top w:val="nil"/>
              <w:left w:val="nil"/>
              <w:bottom w:val="single" w:sz="8" w:space="0" w:color="E9EFF4"/>
              <w:right w:val="nil"/>
            </w:tcBorders>
            <w:shd w:val="clear" w:color="000000" w:fill="FFFFFF"/>
            <w:noWrap/>
            <w:vAlign w:val="center"/>
            <w:hideMark/>
            <w:tcPrChange w:id="172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F3337D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248319</w:t>
            </w:r>
          </w:p>
        </w:tc>
        <w:tc>
          <w:tcPr>
            <w:tcW w:w="1070" w:type="dxa"/>
            <w:tcBorders>
              <w:top w:val="nil"/>
              <w:left w:val="nil"/>
              <w:bottom w:val="single" w:sz="8" w:space="0" w:color="E9EFF4"/>
              <w:right w:val="nil"/>
            </w:tcBorders>
            <w:shd w:val="clear" w:color="000000" w:fill="FFFFFF"/>
            <w:noWrap/>
            <w:vAlign w:val="center"/>
            <w:hideMark/>
            <w:tcPrChange w:id="172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AF24B4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248319</w:t>
            </w:r>
          </w:p>
        </w:tc>
        <w:tc>
          <w:tcPr>
            <w:tcW w:w="1070" w:type="dxa"/>
            <w:tcBorders>
              <w:top w:val="nil"/>
              <w:left w:val="nil"/>
              <w:bottom w:val="single" w:sz="8" w:space="0" w:color="E9EFF4"/>
              <w:right w:val="nil"/>
            </w:tcBorders>
            <w:shd w:val="clear" w:color="000000" w:fill="FFFFFF"/>
            <w:noWrap/>
            <w:vAlign w:val="center"/>
            <w:hideMark/>
            <w:tcPrChange w:id="172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C3F060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258559</w:t>
            </w:r>
          </w:p>
        </w:tc>
        <w:tc>
          <w:tcPr>
            <w:tcW w:w="1084" w:type="dxa"/>
            <w:tcBorders>
              <w:top w:val="nil"/>
              <w:left w:val="nil"/>
              <w:bottom w:val="single" w:sz="8" w:space="0" w:color="E9EFF4"/>
              <w:right w:val="nil"/>
            </w:tcBorders>
            <w:shd w:val="clear" w:color="000000" w:fill="FFFFFF"/>
            <w:noWrap/>
            <w:vAlign w:val="center"/>
            <w:hideMark/>
            <w:tcPrChange w:id="173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78D865C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151065</w:t>
            </w:r>
          </w:p>
        </w:tc>
        <w:tc>
          <w:tcPr>
            <w:tcW w:w="1179" w:type="dxa"/>
            <w:tcBorders>
              <w:top w:val="nil"/>
              <w:left w:val="nil"/>
              <w:bottom w:val="single" w:sz="8" w:space="0" w:color="E9EFF4"/>
              <w:right w:val="nil"/>
            </w:tcBorders>
            <w:shd w:val="clear" w:color="000000" w:fill="FFFFFF"/>
            <w:noWrap/>
            <w:vAlign w:val="center"/>
            <w:hideMark/>
            <w:tcPrChange w:id="173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20C59EE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258528</w:t>
            </w:r>
          </w:p>
        </w:tc>
        <w:tc>
          <w:tcPr>
            <w:tcW w:w="1230" w:type="dxa"/>
            <w:tcBorders>
              <w:top w:val="nil"/>
              <w:left w:val="nil"/>
              <w:bottom w:val="single" w:sz="8" w:space="0" w:color="E9EFF4"/>
              <w:right w:val="nil"/>
            </w:tcBorders>
            <w:shd w:val="clear" w:color="000000" w:fill="FFFFFF"/>
            <w:noWrap/>
            <w:vAlign w:val="center"/>
            <w:hideMark/>
            <w:tcPrChange w:id="173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586E818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04E8C619" w14:textId="77777777" w:rsidTr="00637CF7">
        <w:trPr>
          <w:trHeight w:val="315"/>
          <w:trPrChange w:id="173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73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43D2192F"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Project 02</w:t>
            </w:r>
          </w:p>
        </w:tc>
        <w:tc>
          <w:tcPr>
            <w:tcW w:w="1151" w:type="dxa"/>
            <w:tcBorders>
              <w:top w:val="nil"/>
              <w:left w:val="nil"/>
              <w:bottom w:val="single" w:sz="8" w:space="0" w:color="E9EFF4"/>
              <w:right w:val="nil"/>
            </w:tcBorders>
            <w:shd w:val="clear" w:color="000000" w:fill="FFFFFF"/>
            <w:noWrap/>
            <w:vAlign w:val="center"/>
            <w:hideMark/>
            <w:tcPrChange w:id="173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6E1CFBA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854" w:type="dxa"/>
            <w:tcBorders>
              <w:top w:val="nil"/>
              <w:left w:val="nil"/>
              <w:bottom w:val="single" w:sz="8" w:space="0" w:color="E9EFF4"/>
              <w:right w:val="nil"/>
            </w:tcBorders>
            <w:shd w:val="clear" w:color="000000" w:fill="FFFFFF"/>
            <w:noWrap/>
            <w:vAlign w:val="center"/>
            <w:hideMark/>
            <w:tcPrChange w:id="173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68EE74B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181228</w:t>
            </w:r>
          </w:p>
        </w:tc>
        <w:tc>
          <w:tcPr>
            <w:tcW w:w="1070" w:type="dxa"/>
            <w:tcBorders>
              <w:top w:val="nil"/>
              <w:left w:val="nil"/>
              <w:bottom w:val="single" w:sz="8" w:space="0" w:color="E9EFF4"/>
              <w:right w:val="nil"/>
            </w:tcBorders>
            <w:shd w:val="clear" w:color="000000" w:fill="FFFFFF"/>
            <w:noWrap/>
            <w:vAlign w:val="center"/>
            <w:hideMark/>
            <w:tcPrChange w:id="173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F000B2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181247</w:t>
            </w:r>
          </w:p>
        </w:tc>
        <w:tc>
          <w:tcPr>
            <w:tcW w:w="1070" w:type="dxa"/>
            <w:tcBorders>
              <w:top w:val="nil"/>
              <w:left w:val="nil"/>
              <w:bottom w:val="single" w:sz="8" w:space="0" w:color="E9EFF4"/>
              <w:right w:val="nil"/>
            </w:tcBorders>
            <w:shd w:val="clear" w:color="000000" w:fill="FFFFFF"/>
            <w:noWrap/>
            <w:vAlign w:val="center"/>
            <w:hideMark/>
            <w:tcPrChange w:id="173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FB901B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181247</w:t>
            </w:r>
          </w:p>
        </w:tc>
        <w:tc>
          <w:tcPr>
            <w:tcW w:w="1070" w:type="dxa"/>
            <w:tcBorders>
              <w:top w:val="nil"/>
              <w:left w:val="nil"/>
              <w:bottom w:val="single" w:sz="8" w:space="0" w:color="E9EFF4"/>
              <w:right w:val="nil"/>
            </w:tcBorders>
            <w:shd w:val="clear" w:color="000000" w:fill="FFFFFF"/>
            <w:noWrap/>
            <w:vAlign w:val="center"/>
            <w:hideMark/>
            <w:tcPrChange w:id="173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783401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181247</w:t>
            </w:r>
          </w:p>
        </w:tc>
        <w:tc>
          <w:tcPr>
            <w:tcW w:w="1084" w:type="dxa"/>
            <w:tcBorders>
              <w:top w:val="nil"/>
              <w:left w:val="nil"/>
              <w:bottom w:val="single" w:sz="8" w:space="0" w:color="E9EFF4"/>
              <w:right w:val="nil"/>
            </w:tcBorders>
            <w:shd w:val="clear" w:color="000000" w:fill="FFFFFF"/>
            <w:noWrap/>
            <w:vAlign w:val="center"/>
            <w:hideMark/>
            <w:tcPrChange w:id="174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613F7DB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181228</w:t>
            </w:r>
          </w:p>
        </w:tc>
        <w:tc>
          <w:tcPr>
            <w:tcW w:w="1179" w:type="dxa"/>
            <w:tcBorders>
              <w:top w:val="nil"/>
              <w:left w:val="nil"/>
              <w:bottom w:val="single" w:sz="8" w:space="0" w:color="E9EFF4"/>
              <w:right w:val="nil"/>
            </w:tcBorders>
            <w:shd w:val="clear" w:color="000000" w:fill="FFFFFF"/>
            <w:noWrap/>
            <w:vAlign w:val="center"/>
            <w:hideMark/>
            <w:tcPrChange w:id="174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BC5AB0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181228</w:t>
            </w:r>
          </w:p>
        </w:tc>
        <w:tc>
          <w:tcPr>
            <w:tcW w:w="1230" w:type="dxa"/>
            <w:tcBorders>
              <w:top w:val="nil"/>
              <w:left w:val="nil"/>
              <w:bottom w:val="single" w:sz="8" w:space="0" w:color="E9EFF4"/>
              <w:right w:val="nil"/>
            </w:tcBorders>
            <w:shd w:val="clear" w:color="000000" w:fill="FFFFFF"/>
            <w:noWrap/>
            <w:vAlign w:val="center"/>
            <w:hideMark/>
            <w:tcPrChange w:id="174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493EAFB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6969BCD" w14:textId="77777777" w:rsidTr="00637CF7">
        <w:trPr>
          <w:trHeight w:val="315"/>
          <w:trPrChange w:id="174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74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710457CA"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Sale</w:t>
            </w:r>
          </w:p>
        </w:tc>
        <w:tc>
          <w:tcPr>
            <w:tcW w:w="1151" w:type="dxa"/>
            <w:tcBorders>
              <w:top w:val="nil"/>
              <w:left w:val="nil"/>
              <w:bottom w:val="single" w:sz="8" w:space="0" w:color="E9EFF4"/>
              <w:right w:val="nil"/>
            </w:tcBorders>
            <w:shd w:val="clear" w:color="000000" w:fill="FFFFFF"/>
            <w:noWrap/>
            <w:vAlign w:val="center"/>
            <w:hideMark/>
            <w:tcPrChange w:id="174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4EA8CEC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w:t>
            </w:r>
          </w:p>
        </w:tc>
        <w:tc>
          <w:tcPr>
            <w:tcW w:w="1854" w:type="dxa"/>
            <w:tcBorders>
              <w:top w:val="nil"/>
              <w:left w:val="nil"/>
              <w:bottom w:val="single" w:sz="8" w:space="0" w:color="E9EFF4"/>
              <w:right w:val="nil"/>
            </w:tcBorders>
            <w:shd w:val="clear" w:color="000000" w:fill="FFFFFF"/>
            <w:noWrap/>
            <w:vAlign w:val="center"/>
            <w:hideMark/>
            <w:tcPrChange w:id="174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3D108B0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177002.14</w:t>
            </w:r>
          </w:p>
        </w:tc>
        <w:tc>
          <w:tcPr>
            <w:tcW w:w="1070" w:type="dxa"/>
            <w:tcBorders>
              <w:top w:val="nil"/>
              <w:left w:val="nil"/>
              <w:bottom w:val="single" w:sz="8" w:space="0" w:color="E9EFF4"/>
              <w:right w:val="nil"/>
            </w:tcBorders>
            <w:shd w:val="clear" w:color="000000" w:fill="FFFFFF"/>
            <w:noWrap/>
            <w:vAlign w:val="center"/>
            <w:hideMark/>
            <w:tcPrChange w:id="174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EB20E8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199039</w:t>
            </w:r>
          </w:p>
        </w:tc>
        <w:tc>
          <w:tcPr>
            <w:tcW w:w="1070" w:type="dxa"/>
            <w:tcBorders>
              <w:top w:val="nil"/>
              <w:left w:val="nil"/>
              <w:bottom w:val="single" w:sz="8" w:space="0" w:color="E9EFF4"/>
              <w:right w:val="nil"/>
            </w:tcBorders>
            <w:shd w:val="clear" w:color="000000" w:fill="FFFFFF"/>
            <w:noWrap/>
            <w:vAlign w:val="center"/>
            <w:hideMark/>
            <w:tcPrChange w:id="174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FE4A82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245503</w:t>
            </w:r>
          </w:p>
        </w:tc>
        <w:tc>
          <w:tcPr>
            <w:tcW w:w="1070" w:type="dxa"/>
            <w:tcBorders>
              <w:top w:val="nil"/>
              <w:left w:val="nil"/>
              <w:bottom w:val="single" w:sz="8" w:space="0" w:color="E9EFF4"/>
              <w:right w:val="nil"/>
            </w:tcBorders>
            <w:shd w:val="clear" w:color="000000" w:fill="FFFFFF"/>
            <w:noWrap/>
            <w:vAlign w:val="center"/>
            <w:hideMark/>
            <w:tcPrChange w:id="174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214198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254463</w:t>
            </w:r>
          </w:p>
        </w:tc>
        <w:tc>
          <w:tcPr>
            <w:tcW w:w="1084" w:type="dxa"/>
            <w:tcBorders>
              <w:top w:val="nil"/>
              <w:left w:val="nil"/>
              <w:bottom w:val="single" w:sz="8" w:space="0" w:color="E9EFF4"/>
              <w:right w:val="nil"/>
            </w:tcBorders>
            <w:shd w:val="clear" w:color="000000" w:fill="FFFFFF"/>
            <w:noWrap/>
            <w:vAlign w:val="center"/>
            <w:hideMark/>
            <w:tcPrChange w:id="175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2824AB8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129326</w:t>
            </w:r>
          </w:p>
        </w:tc>
        <w:tc>
          <w:tcPr>
            <w:tcW w:w="1179" w:type="dxa"/>
            <w:tcBorders>
              <w:top w:val="nil"/>
              <w:left w:val="nil"/>
              <w:bottom w:val="single" w:sz="8" w:space="0" w:color="E9EFF4"/>
              <w:right w:val="nil"/>
            </w:tcBorders>
            <w:shd w:val="clear" w:color="000000" w:fill="FFFFFF"/>
            <w:noWrap/>
            <w:vAlign w:val="center"/>
            <w:hideMark/>
            <w:tcPrChange w:id="175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21D4750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254341</w:t>
            </w:r>
          </w:p>
        </w:tc>
        <w:tc>
          <w:tcPr>
            <w:tcW w:w="1230" w:type="dxa"/>
            <w:tcBorders>
              <w:top w:val="nil"/>
              <w:left w:val="nil"/>
              <w:bottom w:val="single" w:sz="8" w:space="0" w:color="E9EFF4"/>
              <w:right w:val="nil"/>
            </w:tcBorders>
            <w:shd w:val="clear" w:color="000000" w:fill="FFFFFF"/>
            <w:noWrap/>
            <w:vAlign w:val="center"/>
            <w:hideMark/>
            <w:tcPrChange w:id="175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6E9AE02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40C8EE7" w14:textId="77777777" w:rsidTr="00637CF7">
        <w:trPr>
          <w:trHeight w:val="315"/>
          <w:trPrChange w:id="175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75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1AE3DAB8"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1151" w:type="dxa"/>
            <w:tcBorders>
              <w:top w:val="nil"/>
              <w:left w:val="nil"/>
              <w:bottom w:val="single" w:sz="8" w:space="0" w:color="E9EFF4"/>
              <w:right w:val="nil"/>
            </w:tcBorders>
            <w:shd w:val="clear" w:color="000000" w:fill="FFFFFF"/>
            <w:noWrap/>
            <w:vAlign w:val="center"/>
            <w:hideMark/>
            <w:tcPrChange w:id="175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324A971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2143</w:t>
            </w:r>
          </w:p>
        </w:tc>
        <w:tc>
          <w:tcPr>
            <w:tcW w:w="1854" w:type="dxa"/>
            <w:tcBorders>
              <w:top w:val="nil"/>
              <w:left w:val="nil"/>
              <w:bottom w:val="single" w:sz="8" w:space="0" w:color="E9EFF4"/>
              <w:right w:val="nil"/>
            </w:tcBorders>
            <w:shd w:val="clear" w:color="000000" w:fill="FFFFFF"/>
            <w:noWrap/>
            <w:vAlign w:val="center"/>
            <w:hideMark/>
            <w:tcPrChange w:id="175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72941E4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180900.12</w:t>
            </w:r>
          </w:p>
        </w:tc>
        <w:tc>
          <w:tcPr>
            <w:tcW w:w="1070" w:type="dxa"/>
            <w:tcBorders>
              <w:top w:val="nil"/>
              <w:left w:val="nil"/>
              <w:bottom w:val="single" w:sz="8" w:space="0" w:color="E9EFF4"/>
              <w:right w:val="nil"/>
            </w:tcBorders>
            <w:shd w:val="clear" w:color="000000" w:fill="FFFFFF"/>
            <w:noWrap/>
            <w:vAlign w:val="center"/>
            <w:hideMark/>
            <w:tcPrChange w:id="175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75B905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325313.7</w:t>
            </w:r>
          </w:p>
        </w:tc>
        <w:tc>
          <w:tcPr>
            <w:tcW w:w="1070" w:type="dxa"/>
            <w:tcBorders>
              <w:top w:val="nil"/>
              <w:left w:val="nil"/>
              <w:bottom w:val="single" w:sz="8" w:space="0" w:color="E9EFF4"/>
              <w:right w:val="nil"/>
            </w:tcBorders>
            <w:shd w:val="clear" w:color="000000" w:fill="FFFFFF"/>
            <w:noWrap/>
            <w:vAlign w:val="center"/>
            <w:hideMark/>
            <w:tcPrChange w:id="175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EBC688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360504.2</w:t>
            </w:r>
          </w:p>
        </w:tc>
        <w:tc>
          <w:tcPr>
            <w:tcW w:w="1070" w:type="dxa"/>
            <w:tcBorders>
              <w:top w:val="nil"/>
              <w:left w:val="nil"/>
              <w:bottom w:val="single" w:sz="8" w:space="0" w:color="E9EFF4"/>
              <w:right w:val="nil"/>
            </w:tcBorders>
            <w:shd w:val="clear" w:color="000000" w:fill="FFFFFF"/>
            <w:noWrap/>
            <w:vAlign w:val="center"/>
            <w:hideMark/>
            <w:tcPrChange w:id="175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D034C4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480814</w:t>
            </w:r>
          </w:p>
        </w:tc>
        <w:tc>
          <w:tcPr>
            <w:tcW w:w="1084" w:type="dxa"/>
            <w:tcBorders>
              <w:top w:val="nil"/>
              <w:left w:val="nil"/>
              <w:bottom w:val="single" w:sz="8" w:space="0" w:color="E9EFF4"/>
              <w:right w:val="nil"/>
            </w:tcBorders>
            <w:shd w:val="clear" w:color="000000" w:fill="FFFFFF"/>
            <w:noWrap/>
            <w:vAlign w:val="center"/>
            <w:hideMark/>
            <w:tcPrChange w:id="176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7292FB7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9" w:type="dxa"/>
            <w:tcBorders>
              <w:top w:val="nil"/>
              <w:left w:val="nil"/>
              <w:bottom w:val="single" w:sz="8" w:space="0" w:color="E9EFF4"/>
              <w:right w:val="nil"/>
            </w:tcBorders>
            <w:shd w:val="clear" w:color="000000" w:fill="FFFFFF"/>
            <w:noWrap/>
            <w:vAlign w:val="center"/>
            <w:hideMark/>
            <w:tcPrChange w:id="176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0BC5E7B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1552325</w:t>
            </w:r>
          </w:p>
        </w:tc>
        <w:tc>
          <w:tcPr>
            <w:tcW w:w="1230" w:type="dxa"/>
            <w:tcBorders>
              <w:top w:val="nil"/>
              <w:left w:val="nil"/>
              <w:bottom w:val="single" w:sz="8" w:space="0" w:color="E9EFF4"/>
              <w:right w:val="nil"/>
            </w:tcBorders>
            <w:shd w:val="clear" w:color="000000" w:fill="FFFFFF"/>
            <w:noWrap/>
            <w:vAlign w:val="center"/>
            <w:hideMark/>
            <w:tcPrChange w:id="176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4257F98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14.14%</w:t>
            </w:r>
          </w:p>
        </w:tc>
      </w:tr>
      <w:tr w:rsidR="001A6FC7" w:rsidRPr="00C47FE2" w14:paraId="499013FC" w14:textId="77777777" w:rsidTr="00637CF7">
        <w:trPr>
          <w:trHeight w:val="315"/>
          <w:trPrChange w:id="176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76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30D30C1C"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an expense</w:t>
            </w:r>
          </w:p>
        </w:tc>
        <w:tc>
          <w:tcPr>
            <w:tcW w:w="1151" w:type="dxa"/>
            <w:tcBorders>
              <w:top w:val="nil"/>
              <w:left w:val="nil"/>
              <w:bottom w:val="single" w:sz="8" w:space="0" w:color="E9EFF4"/>
              <w:right w:val="nil"/>
            </w:tcBorders>
            <w:shd w:val="clear" w:color="000000" w:fill="FFFFFF"/>
            <w:noWrap/>
            <w:vAlign w:val="center"/>
            <w:hideMark/>
            <w:tcPrChange w:id="176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2B845FF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916</w:t>
            </w:r>
          </w:p>
        </w:tc>
        <w:tc>
          <w:tcPr>
            <w:tcW w:w="1854" w:type="dxa"/>
            <w:tcBorders>
              <w:top w:val="nil"/>
              <w:left w:val="nil"/>
              <w:bottom w:val="single" w:sz="8" w:space="0" w:color="E9EFF4"/>
              <w:right w:val="nil"/>
            </w:tcBorders>
            <w:shd w:val="clear" w:color="000000" w:fill="FFFFFF"/>
            <w:noWrap/>
            <w:vAlign w:val="center"/>
            <w:hideMark/>
            <w:tcPrChange w:id="176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10637A9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333027.02</w:t>
            </w:r>
          </w:p>
        </w:tc>
        <w:tc>
          <w:tcPr>
            <w:tcW w:w="1070" w:type="dxa"/>
            <w:tcBorders>
              <w:top w:val="nil"/>
              <w:left w:val="nil"/>
              <w:bottom w:val="single" w:sz="8" w:space="0" w:color="E9EFF4"/>
              <w:right w:val="nil"/>
            </w:tcBorders>
            <w:shd w:val="clear" w:color="000000" w:fill="FFFFFF"/>
            <w:noWrap/>
            <w:vAlign w:val="center"/>
            <w:hideMark/>
            <w:tcPrChange w:id="176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3632BE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687930.3</w:t>
            </w:r>
          </w:p>
        </w:tc>
        <w:tc>
          <w:tcPr>
            <w:tcW w:w="1070" w:type="dxa"/>
            <w:tcBorders>
              <w:top w:val="nil"/>
              <w:left w:val="nil"/>
              <w:bottom w:val="single" w:sz="8" w:space="0" w:color="E9EFF4"/>
              <w:right w:val="nil"/>
            </w:tcBorders>
            <w:shd w:val="clear" w:color="000000" w:fill="FFFFFF"/>
            <w:noWrap/>
            <w:vAlign w:val="center"/>
            <w:hideMark/>
            <w:tcPrChange w:id="176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E9915F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728249.1</w:t>
            </w:r>
          </w:p>
        </w:tc>
        <w:tc>
          <w:tcPr>
            <w:tcW w:w="1070" w:type="dxa"/>
            <w:tcBorders>
              <w:top w:val="nil"/>
              <w:left w:val="nil"/>
              <w:bottom w:val="single" w:sz="8" w:space="0" w:color="E9EFF4"/>
              <w:right w:val="nil"/>
            </w:tcBorders>
            <w:shd w:val="clear" w:color="000000" w:fill="FFFFFF"/>
            <w:noWrap/>
            <w:vAlign w:val="center"/>
            <w:hideMark/>
            <w:tcPrChange w:id="176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1EC69A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829460.8</w:t>
            </w:r>
          </w:p>
        </w:tc>
        <w:tc>
          <w:tcPr>
            <w:tcW w:w="1084" w:type="dxa"/>
            <w:tcBorders>
              <w:top w:val="nil"/>
              <w:left w:val="nil"/>
              <w:bottom w:val="single" w:sz="8" w:space="0" w:color="E9EFF4"/>
              <w:right w:val="nil"/>
            </w:tcBorders>
            <w:shd w:val="clear" w:color="000000" w:fill="FFFFFF"/>
            <w:noWrap/>
            <w:vAlign w:val="center"/>
            <w:hideMark/>
            <w:tcPrChange w:id="177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159E7CC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Change w:id="177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7C26501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1567856</w:t>
            </w:r>
          </w:p>
        </w:tc>
        <w:tc>
          <w:tcPr>
            <w:tcW w:w="1230" w:type="dxa"/>
            <w:tcBorders>
              <w:top w:val="nil"/>
              <w:left w:val="nil"/>
              <w:bottom w:val="single" w:sz="8" w:space="0" w:color="E9EFF4"/>
              <w:right w:val="nil"/>
            </w:tcBorders>
            <w:shd w:val="clear" w:color="000000" w:fill="FFFFFF"/>
            <w:noWrap/>
            <w:vAlign w:val="center"/>
            <w:hideMark/>
            <w:tcPrChange w:id="177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64DB3BC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53.28%</w:t>
            </w:r>
          </w:p>
        </w:tc>
      </w:tr>
      <w:tr w:rsidR="001A6FC7" w:rsidRPr="00C47FE2" w14:paraId="67AE8428" w14:textId="77777777" w:rsidTr="00637CF7">
        <w:trPr>
          <w:trHeight w:val="315"/>
          <w:trPrChange w:id="177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77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375B7F37"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 Sale</w:t>
            </w:r>
          </w:p>
        </w:tc>
        <w:tc>
          <w:tcPr>
            <w:tcW w:w="1151" w:type="dxa"/>
            <w:tcBorders>
              <w:top w:val="nil"/>
              <w:left w:val="nil"/>
              <w:bottom w:val="single" w:sz="8" w:space="0" w:color="E9EFF4"/>
              <w:right w:val="nil"/>
            </w:tcBorders>
            <w:shd w:val="clear" w:color="000000" w:fill="FFFFFF"/>
            <w:noWrap/>
            <w:vAlign w:val="center"/>
            <w:hideMark/>
            <w:tcPrChange w:id="177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4C2C448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2115</w:t>
            </w:r>
          </w:p>
        </w:tc>
        <w:tc>
          <w:tcPr>
            <w:tcW w:w="1854" w:type="dxa"/>
            <w:tcBorders>
              <w:top w:val="nil"/>
              <w:left w:val="nil"/>
              <w:bottom w:val="single" w:sz="8" w:space="0" w:color="E9EFF4"/>
              <w:right w:val="nil"/>
            </w:tcBorders>
            <w:shd w:val="clear" w:color="000000" w:fill="FFFFFF"/>
            <w:noWrap/>
            <w:vAlign w:val="center"/>
            <w:hideMark/>
            <w:tcPrChange w:id="177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594F0B2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171630.24</w:t>
            </w:r>
          </w:p>
        </w:tc>
        <w:tc>
          <w:tcPr>
            <w:tcW w:w="1070" w:type="dxa"/>
            <w:tcBorders>
              <w:top w:val="nil"/>
              <w:left w:val="nil"/>
              <w:bottom w:val="single" w:sz="8" w:space="0" w:color="E9EFF4"/>
              <w:right w:val="nil"/>
            </w:tcBorders>
            <w:shd w:val="clear" w:color="000000" w:fill="FFFFFF"/>
            <w:noWrap/>
            <w:vAlign w:val="center"/>
            <w:hideMark/>
            <w:tcPrChange w:id="177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86B8B8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320275.2</w:t>
            </w:r>
          </w:p>
        </w:tc>
        <w:tc>
          <w:tcPr>
            <w:tcW w:w="1070" w:type="dxa"/>
            <w:tcBorders>
              <w:top w:val="nil"/>
              <w:left w:val="nil"/>
              <w:bottom w:val="single" w:sz="8" w:space="0" w:color="E9EFF4"/>
              <w:right w:val="nil"/>
            </w:tcBorders>
            <w:shd w:val="clear" w:color="000000" w:fill="FFFFFF"/>
            <w:noWrap/>
            <w:vAlign w:val="center"/>
            <w:hideMark/>
            <w:tcPrChange w:id="177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0D52C0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367425.8</w:t>
            </w:r>
          </w:p>
        </w:tc>
        <w:tc>
          <w:tcPr>
            <w:tcW w:w="1070" w:type="dxa"/>
            <w:tcBorders>
              <w:top w:val="nil"/>
              <w:left w:val="nil"/>
              <w:bottom w:val="single" w:sz="8" w:space="0" w:color="E9EFF4"/>
              <w:right w:val="nil"/>
            </w:tcBorders>
            <w:shd w:val="clear" w:color="000000" w:fill="FFFFFF"/>
            <w:noWrap/>
            <w:vAlign w:val="center"/>
            <w:hideMark/>
            <w:tcPrChange w:id="177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D08301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454476.6</w:t>
            </w:r>
          </w:p>
        </w:tc>
        <w:tc>
          <w:tcPr>
            <w:tcW w:w="1084" w:type="dxa"/>
            <w:tcBorders>
              <w:top w:val="nil"/>
              <w:left w:val="nil"/>
              <w:bottom w:val="single" w:sz="8" w:space="0" w:color="E9EFF4"/>
              <w:right w:val="nil"/>
            </w:tcBorders>
            <w:shd w:val="clear" w:color="000000" w:fill="FFFFFF"/>
            <w:noWrap/>
            <w:vAlign w:val="center"/>
            <w:hideMark/>
            <w:tcPrChange w:id="178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6E2A9B4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Change w:id="178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7392FAD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1553165</w:t>
            </w:r>
          </w:p>
        </w:tc>
        <w:tc>
          <w:tcPr>
            <w:tcW w:w="1230" w:type="dxa"/>
            <w:tcBorders>
              <w:top w:val="nil"/>
              <w:left w:val="nil"/>
              <w:bottom w:val="single" w:sz="8" w:space="0" w:color="E9EFF4"/>
              <w:right w:val="nil"/>
            </w:tcBorders>
            <w:shd w:val="clear" w:color="000000" w:fill="FFFFFF"/>
            <w:noWrap/>
            <w:vAlign w:val="center"/>
            <w:hideMark/>
            <w:tcPrChange w:id="178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68AD9EB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24.44%</w:t>
            </w:r>
          </w:p>
        </w:tc>
      </w:tr>
      <w:tr w:rsidR="001A6FC7" w:rsidRPr="00C47FE2" w14:paraId="0F53C362" w14:textId="77777777" w:rsidTr="00637CF7">
        <w:trPr>
          <w:trHeight w:val="315"/>
          <w:trPrChange w:id="178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78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2D10DCC8"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1151" w:type="dxa"/>
            <w:tcBorders>
              <w:top w:val="nil"/>
              <w:left w:val="nil"/>
              <w:bottom w:val="single" w:sz="8" w:space="0" w:color="E9EFF4"/>
              <w:right w:val="nil"/>
            </w:tcBorders>
            <w:shd w:val="clear" w:color="000000" w:fill="FFFFFF"/>
            <w:noWrap/>
            <w:vAlign w:val="center"/>
            <w:hideMark/>
            <w:tcPrChange w:id="178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7AF2ADD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912</w:t>
            </w:r>
          </w:p>
        </w:tc>
        <w:tc>
          <w:tcPr>
            <w:tcW w:w="1854" w:type="dxa"/>
            <w:tcBorders>
              <w:top w:val="nil"/>
              <w:left w:val="nil"/>
              <w:bottom w:val="single" w:sz="8" w:space="0" w:color="E9EFF4"/>
              <w:right w:val="nil"/>
            </w:tcBorders>
            <w:shd w:val="clear" w:color="000000" w:fill="FFFFFF"/>
            <w:noWrap/>
            <w:vAlign w:val="center"/>
            <w:hideMark/>
            <w:tcPrChange w:id="178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4B04BC8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595230.18</w:t>
            </w:r>
          </w:p>
        </w:tc>
        <w:tc>
          <w:tcPr>
            <w:tcW w:w="1070" w:type="dxa"/>
            <w:tcBorders>
              <w:top w:val="nil"/>
              <w:left w:val="nil"/>
              <w:bottom w:val="single" w:sz="8" w:space="0" w:color="E9EFF4"/>
              <w:right w:val="nil"/>
            </w:tcBorders>
            <w:shd w:val="clear" w:color="000000" w:fill="FFFFFF"/>
            <w:noWrap/>
            <w:vAlign w:val="center"/>
            <w:hideMark/>
            <w:tcPrChange w:id="178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FC10DD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339591.7</w:t>
            </w:r>
          </w:p>
        </w:tc>
        <w:tc>
          <w:tcPr>
            <w:tcW w:w="1070" w:type="dxa"/>
            <w:tcBorders>
              <w:top w:val="nil"/>
              <w:left w:val="nil"/>
              <w:bottom w:val="single" w:sz="8" w:space="0" w:color="E9EFF4"/>
              <w:right w:val="nil"/>
            </w:tcBorders>
            <w:shd w:val="clear" w:color="000000" w:fill="FFFFFF"/>
            <w:noWrap/>
            <w:vAlign w:val="center"/>
            <w:hideMark/>
            <w:tcPrChange w:id="178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C3D9F1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396071.1</w:t>
            </w:r>
          </w:p>
        </w:tc>
        <w:tc>
          <w:tcPr>
            <w:tcW w:w="1070" w:type="dxa"/>
            <w:tcBorders>
              <w:top w:val="nil"/>
              <w:left w:val="nil"/>
              <w:bottom w:val="single" w:sz="8" w:space="0" w:color="E9EFF4"/>
              <w:right w:val="nil"/>
            </w:tcBorders>
            <w:shd w:val="clear" w:color="000000" w:fill="FFFFFF"/>
            <w:noWrap/>
            <w:vAlign w:val="center"/>
            <w:hideMark/>
            <w:tcPrChange w:id="178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30C297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519153.8</w:t>
            </w:r>
          </w:p>
        </w:tc>
        <w:tc>
          <w:tcPr>
            <w:tcW w:w="1084" w:type="dxa"/>
            <w:tcBorders>
              <w:top w:val="nil"/>
              <w:left w:val="nil"/>
              <w:bottom w:val="single" w:sz="8" w:space="0" w:color="E9EFF4"/>
              <w:right w:val="nil"/>
            </w:tcBorders>
            <w:shd w:val="clear" w:color="000000" w:fill="FFFFFF"/>
            <w:noWrap/>
            <w:vAlign w:val="center"/>
            <w:hideMark/>
            <w:tcPrChange w:id="179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649F8F6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Change w:id="179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84E103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1551394</w:t>
            </w:r>
          </w:p>
        </w:tc>
        <w:tc>
          <w:tcPr>
            <w:tcW w:w="1230" w:type="dxa"/>
            <w:tcBorders>
              <w:top w:val="nil"/>
              <w:left w:val="nil"/>
              <w:bottom w:val="single" w:sz="8" w:space="0" w:color="E9EFF4"/>
              <w:right w:val="nil"/>
            </w:tcBorders>
            <w:shd w:val="clear" w:color="000000" w:fill="FFFFFF"/>
            <w:noWrap/>
            <w:vAlign w:val="center"/>
            <w:hideMark/>
            <w:tcPrChange w:id="179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45D173C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58.77%</w:t>
            </w:r>
          </w:p>
        </w:tc>
      </w:tr>
      <w:tr w:rsidR="001A6FC7" w:rsidRPr="00C47FE2" w14:paraId="0628275D" w14:textId="77777777" w:rsidTr="00637CF7">
        <w:trPr>
          <w:trHeight w:val="315"/>
          <w:trPrChange w:id="179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79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1B7B4685"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SaleProposal</w:t>
            </w:r>
          </w:p>
        </w:tc>
        <w:tc>
          <w:tcPr>
            <w:tcW w:w="1151" w:type="dxa"/>
            <w:tcBorders>
              <w:top w:val="nil"/>
              <w:left w:val="nil"/>
              <w:bottom w:val="single" w:sz="8" w:space="0" w:color="E9EFF4"/>
              <w:right w:val="nil"/>
            </w:tcBorders>
            <w:shd w:val="clear" w:color="000000" w:fill="FFFFFF"/>
            <w:noWrap/>
            <w:vAlign w:val="center"/>
            <w:hideMark/>
            <w:tcPrChange w:id="179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634D0D7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2130</w:t>
            </w:r>
          </w:p>
        </w:tc>
        <w:tc>
          <w:tcPr>
            <w:tcW w:w="1854" w:type="dxa"/>
            <w:tcBorders>
              <w:top w:val="nil"/>
              <w:left w:val="nil"/>
              <w:bottom w:val="single" w:sz="8" w:space="0" w:color="E9EFF4"/>
              <w:right w:val="nil"/>
            </w:tcBorders>
            <w:shd w:val="clear" w:color="000000" w:fill="FFFFFF"/>
            <w:noWrap/>
            <w:vAlign w:val="center"/>
            <w:hideMark/>
            <w:tcPrChange w:id="179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1E0A946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176840.28</w:t>
            </w:r>
          </w:p>
        </w:tc>
        <w:tc>
          <w:tcPr>
            <w:tcW w:w="1070" w:type="dxa"/>
            <w:tcBorders>
              <w:top w:val="nil"/>
              <w:left w:val="nil"/>
              <w:bottom w:val="single" w:sz="8" w:space="0" w:color="E9EFF4"/>
              <w:right w:val="nil"/>
            </w:tcBorders>
            <w:shd w:val="clear" w:color="000000" w:fill="FFFFFF"/>
            <w:noWrap/>
            <w:vAlign w:val="center"/>
            <w:hideMark/>
            <w:tcPrChange w:id="179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6ECFFA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327761.8</w:t>
            </w:r>
          </w:p>
        </w:tc>
        <w:tc>
          <w:tcPr>
            <w:tcW w:w="1070" w:type="dxa"/>
            <w:tcBorders>
              <w:top w:val="nil"/>
              <w:left w:val="nil"/>
              <w:bottom w:val="single" w:sz="8" w:space="0" w:color="E9EFF4"/>
              <w:right w:val="nil"/>
            </w:tcBorders>
            <w:shd w:val="clear" w:color="000000" w:fill="FFFFFF"/>
            <w:noWrap/>
            <w:vAlign w:val="center"/>
            <w:hideMark/>
            <w:tcPrChange w:id="179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D186C4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382581.2</w:t>
            </w:r>
          </w:p>
        </w:tc>
        <w:tc>
          <w:tcPr>
            <w:tcW w:w="1070" w:type="dxa"/>
            <w:tcBorders>
              <w:top w:val="nil"/>
              <w:left w:val="nil"/>
              <w:bottom w:val="single" w:sz="8" w:space="0" w:color="E9EFF4"/>
              <w:right w:val="nil"/>
            </w:tcBorders>
            <w:shd w:val="clear" w:color="000000" w:fill="FFFFFF"/>
            <w:noWrap/>
            <w:vAlign w:val="center"/>
            <w:hideMark/>
            <w:tcPrChange w:id="179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CFECBF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483532.3</w:t>
            </w:r>
          </w:p>
        </w:tc>
        <w:tc>
          <w:tcPr>
            <w:tcW w:w="1084" w:type="dxa"/>
            <w:tcBorders>
              <w:top w:val="nil"/>
              <w:left w:val="nil"/>
              <w:bottom w:val="single" w:sz="8" w:space="0" w:color="E9EFF4"/>
              <w:right w:val="nil"/>
            </w:tcBorders>
            <w:shd w:val="clear" w:color="000000" w:fill="FFFFFF"/>
            <w:noWrap/>
            <w:vAlign w:val="center"/>
            <w:hideMark/>
            <w:tcPrChange w:id="180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65E48DD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Change w:id="180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0C223E4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1441155</w:t>
            </w:r>
          </w:p>
        </w:tc>
        <w:tc>
          <w:tcPr>
            <w:tcW w:w="1230" w:type="dxa"/>
            <w:tcBorders>
              <w:top w:val="nil"/>
              <w:left w:val="nil"/>
              <w:bottom w:val="single" w:sz="8" w:space="0" w:color="E9EFF4"/>
              <w:right w:val="nil"/>
            </w:tcBorders>
            <w:shd w:val="clear" w:color="000000" w:fill="FFFFFF"/>
            <w:noWrap/>
            <w:vAlign w:val="center"/>
            <w:hideMark/>
            <w:tcPrChange w:id="180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18BC2D7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14.23%</w:t>
            </w:r>
          </w:p>
        </w:tc>
      </w:tr>
      <w:tr w:rsidR="001A6FC7" w:rsidRPr="00C47FE2" w14:paraId="3F5DBEF5" w14:textId="77777777" w:rsidTr="00637CF7">
        <w:trPr>
          <w:trHeight w:val="315"/>
          <w:trPrChange w:id="180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80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4D7AD00F"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DELETE_Note_for_a _Contact</w:t>
            </w:r>
          </w:p>
        </w:tc>
        <w:tc>
          <w:tcPr>
            <w:tcW w:w="1151" w:type="dxa"/>
            <w:tcBorders>
              <w:top w:val="nil"/>
              <w:left w:val="nil"/>
              <w:bottom w:val="single" w:sz="8" w:space="0" w:color="E9EFF4"/>
              <w:right w:val="nil"/>
            </w:tcBorders>
            <w:shd w:val="clear" w:color="000000" w:fill="FFFFFF"/>
            <w:noWrap/>
            <w:vAlign w:val="center"/>
            <w:hideMark/>
            <w:tcPrChange w:id="180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7B8CAEE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2227</w:t>
            </w:r>
          </w:p>
        </w:tc>
        <w:tc>
          <w:tcPr>
            <w:tcW w:w="1854" w:type="dxa"/>
            <w:tcBorders>
              <w:top w:val="nil"/>
              <w:left w:val="nil"/>
              <w:bottom w:val="single" w:sz="8" w:space="0" w:color="E9EFF4"/>
              <w:right w:val="nil"/>
            </w:tcBorders>
            <w:shd w:val="clear" w:color="000000" w:fill="FFFFFF"/>
            <w:noWrap/>
            <w:vAlign w:val="center"/>
            <w:hideMark/>
            <w:tcPrChange w:id="180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5F1EE3D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135894.37</w:t>
            </w:r>
          </w:p>
        </w:tc>
        <w:tc>
          <w:tcPr>
            <w:tcW w:w="1070" w:type="dxa"/>
            <w:tcBorders>
              <w:top w:val="nil"/>
              <w:left w:val="nil"/>
              <w:bottom w:val="single" w:sz="8" w:space="0" w:color="E9EFF4"/>
              <w:right w:val="nil"/>
            </w:tcBorders>
            <w:shd w:val="clear" w:color="000000" w:fill="FFFFFF"/>
            <w:noWrap/>
            <w:vAlign w:val="center"/>
            <w:hideMark/>
            <w:tcPrChange w:id="180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F181FD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212197</w:t>
            </w:r>
          </w:p>
        </w:tc>
        <w:tc>
          <w:tcPr>
            <w:tcW w:w="1070" w:type="dxa"/>
            <w:tcBorders>
              <w:top w:val="nil"/>
              <w:left w:val="nil"/>
              <w:bottom w:val="single" w:sz="8" w:space="0" w:color="E9EFF4"/>
              <w:right w:val="nil"/>
            </w:tcBorders>
            <w:shd w:val="clear" w:color="000000" w:fill="FFFFFF"/>
            <w:noWrap/>
            <w:vAlign w:val="center"/>
            <w:hideMark/>
            <w:tcPrChange w:id="180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B8AB92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245118.7</w:t>
            </w:r>
          </w:p>
        </w:tc>
        <w:tc>
          <w:tcPr>
            <w:tcW w:w="1070" w:type="dxa"/>
            <w:tcBorders>
              <w:top w:val="nil"/>
              <w:left w:val="nil"/>
              <w:bottom w:val="single" w:sz="8" w:space="0" w:color="E9EFF4"/>
              <w:right w:val="nil"/>
            </w:tcBorders>
            <w:shd w:val="clear" w:color="000000" w:fill="FFFFFF"/>
            <w:noWrap/>
            <w:vAlign w:val="center"/>
            <w:hideMark/>
            <w:tcPrChange w:id="180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3ECCCA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292787.9</w:t>
            </w:r>
          </w:p>
        </w:tc>
        <w:tc>
          <w:tcPr>
            <w:tcW w:w="1084" w:type="dxa"/>
            <w:tcBorders>
              <w:top w:val="nil"/>
              <w:left w:val="nil"/>
              <w:bottom w:val="single" w:sz="8" w:space="0" w:color="E9EFF4"/>
              <w:right w:val="nil"/>
            </w:tcBorders>
            <w:shd w:val="clear" w:color="000000" w:fill="FFFFFF"/>
            <w:noWrap/>
            <w:vAlign w:val="center"/>
            <w:hideMark/>
            <w:tcPrChange w:id="181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1E74F0B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179" w:type="dxa"/>
            <w:tcBorders>
              <w:top w:val="nil"/>
              <w:left w:val="nil"/>
              <w:bottom w:val="single" w:sz="8" w:space="0" w:color="E9EFF4"/>
              <w:right w:val="nil"/>
            </w:tcBorders>
            <w:shd w:val="clear" w:color="000000" w:fill="FFFFFF"/>
            <w:noWrap/>
            <w:vAlign w:val="center"/>
            <w:hideMark/>
            <w:tcPrChange w:id="181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0742D36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1561529</w:t>
            </w:r>
          </w:p>
        </w:tc>
        <w:tc>
          <w:tcPr>
            <w:tcW w:w="1230" w:type="dxa"/>
            <w:tcBorders>
              <w:top w:val="nil"/>
              <w:left w:val="nil"/>
              <w:bottom w:val="single" w:sz="8" w:space="0" w:color="E9EFF4"/>
              <w:right w:val="nil"/>
            </w:tcBorders>
            <w:shd w:val="clear" w:color="000000" w:fill="FFFFFF"/>
            <w:noWrap/>
            <w:vAlign w:val="center"/>
            <w:hideMark/>
            <w:tcPrChange w:id="181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29B5D29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w:t>
            </w:r>
          </w:p>
        </w:tc>
      </w:tr>
      <w:tr w:rsidR="001A6FC7" w:rsidRPr="00C47FE2" w14:paraId="62022E5B" w14:textId="77777777" w:rsidTr="00637CF7">
        <w:trPr>
          <w:trHeight w:val="315"/>
          <w:trPrChange w:id="181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81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0A738264"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DELETE_Reminder_for_a_Contact</w:t>
            </w:r>
          </w:p>
        </w:tc>
        <w:tc>
          <w:tcPr>
            <w:tcW w:w="1151" w:type="dxa"/>
            <w:tcBorders>
              <w:top w:val="nil"/>
              <w:left w:val="nil"/>
              <w:bottom w:val="single" w:sz="8" w:space="0" w:color="E9EFF4"/>
              <w:right w:val="nil"/>
            </w:tcBorders>
            <w:shd w:val="clear" w:color="000000" w:fill="FFFFFF"/>
            <w:noWrap/>
            <w:vAlign w:val="center"/>
            <w:hideMark/>
            <w:tcPrChange w:id="181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0C5DF17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2227</w:t>
            </w:r>
          </w:p>
        </w:tc>
        <w:tc>
          <w:tcPr>
            <w:tcW w:w="1854" w:type="dxa"/>
            <w:tcBorders>
              <w:top w:val="nil"/>
              <w:left w:val="nil"/>
              <w:bottom w:val="single" w:sz="8" w:space="0" w:color="E9EFF4"/>
              <w:right w:val="nil"/>
            </w:tcBorders>
            <w:shd w:val="clear" w:color="000000" w:fill="FFFFFF"/>
            <w:noWrap/>
            <w:vAlign w:val="center"/>
            <w:hideMark/>
            <w:tcPrChange w:id="181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0B04885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119992.12</w:t>
            </w:r>
          </w:p>
        </w:tc>
        <w:tc>
          <w:tcPr>
            <w:tcW w:w="1070" w:type="dxa"/>
            <w:tcBorders>
              <w:top w:val="nil"/>
              <w:left w:val="nil"/>
              <w:bottom w:val="single" w:sz="8" w:space="0" w:color="E9EFF4"/>
              <w:right w:val="nil"/>
            </w:tcBorders>
            <w:shd w:val="clear" w:color="000000" w:fill="FFFFFF"/>
            <w:noWrap/>
            <w:vAlign w:val="center"/>
            <w:hideMark/>
            <w:tcPrChange w:id="181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7EE667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192315.7</w:t>
            </w:r>
          </w:p>
        </w:tc>
        <w:tc>
          <w:tcPr>
            <w:tcW w:w="1070" w:type="dxa"/>
            <w:tcBorders>
              <w:top w:val="nil"/>
              <w:left w:val="nil"/>
              <w:bottom w:val="single" w:sz="8" w:space="0" w:color="E9EFF4"/>
              <w:right w:val="nil"/>
            </w:tcBorders>
            <w:shd w:val="clear" w:color="000000" w:fill="FFFFFF"/>
            <w:noWrap/>
            <w:vAlign w:val="center"/>
            <w:hideMark/>
            <w:tcPrChange w:id="181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FDDB14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204246.7</w:t>
            </w:r>
          </w:p>
        </w:tc>
        <w:tc>
          <w:tcPr>
            <w:tcW w:w="1070" w:type="dxa"/>
            <w:tcBorders>
              <w:top w:val="nil"/>
              <w:left w:val="nil"/>
              <w:bottom w:val="single" w:sz="8" w:space="0" w:color="E9EFF4"/>
              <w:right w:val="nil"/>
            </w:tcBorders>
            <w:shd w:val="clear" w:color="000000" w:fill="FFFFFF"/>
            <w:noWrap/>
            <w:vAlign w:val="center"/>
            <w:hideMark/>
            <w:tcPrChange w:id="181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6E7E18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366304.5</w:t>
            </w:r>
          </w:p>
        </w:tc>
        <w:tc>
          <w:tcPr>
            <w:tcW w:w="1084" w:type="dxa"/>
            <w:tcBorders>
              <w:top w:val="nil"/>
              <w:left w:val="nil"/>
              <w:bottom w:val="single" w:sz="8" w:space="0" w:color="E9EFF4"/>
              <w:right w:val="nil"/>
            </w:tcBorders>
            <w:shd w:val="clear" w:color="000000" w:fill="FFFFFF"/>
            <w:noWrap/>
            <w:vAlign w:val="center"/>
            <w:hideMark/>
            <w:tcPrChange w:id="182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58C3592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179" w:type="dxa"/>
            <w:tcBorders>
              <w:top w:val="nil"/>
              <w:left w:val="nil"/>
              <w:bottom w:val="single" w:sz="8" w:space="0" w:color="E9EFF4"/>
              <w:right w:val="nil"/>
            </w:tcBorders>
            <w:shd w:val="clear" w:color="000000" w:fill="FFFFFF"/>
            <w:noWrap/>
            <w:vAlign w:val="center"/>
            <w:hideMark/>
            <w:tcPrChange w:id="182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940CD1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672703</w:t>
            </w:r>
          </w:p>
        </w:tc>
        <w:tc>
          <w:tcPr>
            <w:tcW w:w="1230" w:type="dxa"/>
            <w:tcBorders>
              <w:top w:val="nil"/>
              <w:left w:val="nil"/>
              <w:bottom w:val="single" w:sz="8" w:space="0" w:color="E9EFF4"/>
              <w:right w:val="nil"/>
            </w:tcBorders>
            <w:shd w:val="clear" w:color="000000" w:fill="FFFFFF"/>
            <w:noWrap/>
            <w:vAlign w:val="center"/>
            <w:hideMark/>
            <w:tcPrChange w:id="182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2609D37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1.89%</w:t>
            </w:r>
          </w:p>
        </w:tc>
      </w:tr>
      <w:tr w:rsidR="001A6FC7" w:rsidRPr="00C47FE2" w14:paraId="1AF9B92B" w14:textId="77777777" w:rsidTr="00637CF7">
        <w:trPr>
          <w:trHeight w:val="315"/>
          <w:trPrChange w:id="182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82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08B946C2"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EDIT Empty Project</w:t>
            </w:r>
          </w:p>
        </w:tc>
        <w:tc>
          <w:tcPr>
            <w:tcW w:w="1151" w:type="dxa"/>
            <w:tcBorders>
              <w:top w:val="nil"/>
              <w:left w:val="nil"/>
              <w:bottom w:val="single" w:sz="8" w:space="0" w:color="E9EFF4"/>
              <w:right w:val="nil"/>
            </w:tcBorders>
            <w:shd w:val="clear" w:color="000000" w:fill="FFFFFF"/>
            <w:noWrap/>
            <w:vAlign w:val="center"/>
            <w:hideMark/>
            <w:tcPrChange w:id="182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46DC30F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854" w:type="dxa"/>
            <w:tcBorders>
              <w:top w:val="nil"/>
              <w:left w:val="nil"/>
              <w:bottom w:val="single" w:sz="8" w:space="0" w:color="E9EFF4"/>
              <w:right w:val="nil"/>
            </w:tcBorders>
            <w:shd w:val="clear" w:color="000000" w:fill="FFFFFF"/>
            <w:noWrap/>
            <w:vAlign w:val="center"/>
            <w:hideMark/>
            <w:tcPrChange w:id="182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084EEE7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714</w:t>
            </w:r>
          </w:p>
        </w:tc>
        <w:tc>
          <w:tcPr>
            <w:tcW w:w="1070" w:type="dxa"/>
            <w:tcBorders>
              <w:top w:val="nil"/>
              <w:left w:val="nil"/>
              <w:bottom w:val="single" w:sz="8" w:space="0" w:color="E9EFF4"/>
              <w:right w:val="nil"/>
            </w:tcBorders>
            <w:shd w:val="clear" w:color="000000" w:fill="FFFFFF"/>
            <w:noWrap/>
            <w:vAlign w:val="center"/>
            <w:hideMark/>
            <w:tcPrChange w:id="182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71FEFD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951</w:t>
            </w:r>
          </w:p>
        </w:tc>
        <w:tc>
          <w:tcPr>
            <w:tcW w:w="1070" w:type="dxa"/>
            <w:tcBorders>
              <w:top w:val="nil"/>
              <w:left w:val="nil"/>
              <w:bottom w:val="single" w:sz="8" w:space="0" w:color="E9EFF4"/>
              <w:right w:val="nil"/>
            </w:tcBorders>
            <w:shd w:val="clear" w:color="000000" w:fill="FFFFFF"/>
            <w:noWrap/>
            <w:vAlign w:val="center"/>
            <w:hideMark/>
            <w:tcPrChange w:id="182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F40574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w:t>
            </w:r>
          </w:p>
        </w:tc>
        <w:tc>
          <w:tcPr>
            <w:tcW w:w="1070" w:type="dxa"/>
            <w:tcBorders>
              <w:top w:val="nil"/>
              <w:left w:val="nil"/>
              <w:bottom w:val="single" w:sz="8" w:space="0" w:color="E9EFF4"/>
              <w:right w:val="nil"/>
            </w:tcBorders>
            <w:shd w:val="clear" w:color="000000" w:fill="FFFFFF"/>
            <w:noWrap/>
            <w:vAlign w:val="center"/>
            <w:hideMark/>
            <w:tcPrChange w:id="182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2603E2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w:t>
            </w:r>
          </w:p>
        </w:tc>
        <w:tc>
          <w:tcPr>
            <w:tcW w:w="1084" w:type="dxa"/>
            <w:tcBorders>
              <w:top w:val="nil"/>
              <w:left w:val="nil"/>
              <w:bottom w:val="single" w:sz="8" w:space="0" w:color="E9EFF4"/>
              <w:right w:val="nil"/>
            </w:tcBorders>
            <w:shd w:val="clear" w:color="000000" w:fill="FFFFFF"/>
            <w:noWrap/>
            <w:vAlign w:val="center"/>
            <w:hideMark/>
            <w:tcPrChange w:id="183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213CC9B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w:t>
            </w:r>
          </w:p>
        </w:tc>
        <w:tc>
          <w:tcPr>
            <w:tcW w:w="1179" w:type="dxa"/>
            <w:tcBorders>
              <w:top w:val="nil"/>
              <w:left w:val="nil"/>
              <w:bottom w:val="single" w:sz="8" w:space="0" w:color="E9EFF4"/>
              <w:right w:val="nil"/>
            </w:tcBorders>
            <w:shd w:val="clear" w:color="000000" w:fill="FFFFFF"/>
            <w:noWrap/>
            <w:vAlign w:val="center"/>
            <w:hideMark/>
            <w:tcPrChange w:id="183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341334C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w:t>
            </w:r>
          </w:p>
        </w:tc>
        <w:tc>
          <w:tcPr>
            <w:tcW w:w="1230" w:type="dxa"/>
            <w:tcBorders>
              <w:top w:val="nil"/>
              <w:left w:val="nil"/>
              <w:bottom w:val="single" w:sz="8" w:space="0" w:color="E9EFF4"/>
              <w:right w:val="nil"/>
            </w:tcBorders>
            <w:shd w:val="clear" w:color="000000" w:fill="FFFFFF"/>
            <w:noWrap/>
            <w:vAlign w:val="center"/>
            <w:hideMark/>
            <w:tcPrChange w:id="183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5FDC216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10E3B6F4" w14:textId="77777777" w:rsidTr="00637CF7">
        <w:trPr>
          <w:trHeight w:val="315"/>
          <w:trPrChange w:id="183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83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7941772A"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Get_CompanyContactSalesLifeCycle Id</w:t>
            </w:r>
          </w:p>
        </w:tc>
        <w:tc>
          <w:tcPr>
            <w:tcW w:w="1151" w:type="dxa"/>
            <w:tcBorders>
              <w:top w:val="nil"/>
              <w:left w:val="nil"/>
              <w:bottom w:val="single" w:sz="8" w:space="0" w:color="E9EFF4"/>
              <w:right w:val="nil"/>
            </w:tcBorders>
            <w:shd w:val="clear" w:color="000000" w:fill="FFFFFF"/>
            <w:noWrap/>
            <w:vAlign w:val="center"/>
            <w:hideMark/>
            <w:tcPrChange w:id="183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5F85909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2732</w:t>
            </w:r>
          </w:p>
        </w:tc>
        <w:tc>
          <w:tcPr>
            <w:tcW w:w="1854" w:type="dxa"/>
            <w:tcBorders>
              <w:top w:val="nil"/>
              <w:left w:val="nil"/>
              <w:bottom w:val="single" w:sz="8" w:space="0" w:color="E9EFF4"/>
              <w:right w:val="nil"/>
            </w:tcBorders>
            <w:shd w:val="clear" w:color="000000" w:fill="FFFFFF"/>
            <w:noWrap/>
            <w:vAlign w:val="center"/>
            <w:hideMark/>
            <w:tcPrChange w:id="183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22083D3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145021.79</w:t>
            </w:r>
          </w:p>
        </w:tc>
        <w:tc>
          <w:tcPr>
            <w:tcW w:w="1070" w:type="dxa"/>
            <w:tcBorders>
              <w:top w:val="nil"/>
              <w:left w:val="nil"/>
              <w:bottom w:val="single" w:sz="8" w:space="0" w:color="E9EFF4"/>
              <w:right w:val="nil"/>
            </w:tcBorders>
            <w:shd w:val="clear" w:color="000000" w:fill="FFFFFF"/>
            <w:noWrap/>
            <w:vAlign w:val="center"/>
            <w:hideMark/>
            <w:tcPrChange w:id="183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121D48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238384.5</w:t>
            </w:r>
          </w:p>
        </w:tc>
        <w:tc>
          <w:tcPr>
            <w:tcW w:w="1070" w:type="dxa"/>
            <w:tcBorders>
              <w:top w:val="nil"/>
              <w:left w:val="nil"/>
              <w:bottom w:val="single" w:sz="8" w:space="0" w:color="E9EFF4"/>
              <w:right w:val="nil"/>
            </w:tcBorders>
            <w:shd w:val="clear" w:color="000000" w:fill="FFFFFF"/>
            <w:noWrap/>
            <w:vAlign w:val="center"/>
            <w:hideMark/>
            <w:tcPrChange w:id="183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9E22B0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252191.8</w:t>
            </w:r>
          </w:p>
        </w:tc>
        <w:tc>
          <w:tcPr>
            <w:tcW w:w="1070" w:type="dxa"/>
            <w:tcBorders>
              <w:top w:val="nil"/>
              <w:left w:val="nil"/>
              <w:bottom w:val="single" w:sz="8" w:space="0" w:color="E9EFF4"/>
              <w:right w:val="nil"/>
            </w:tcBorders>
            <w:shd w:val="clear" w:color="000000" w:fill="FFFFFF"/>
            <w:noWrap/>
            <w:vAlign w:val="center"/>
            <w:hideMark/>
            <w:tcPrChange w:id="183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49AC24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326944.4</w:t>
            </w:r>
          </w:p>
        </w:tc>
        <w:tc>
          <w:tcPr>
            <w:tcW w:w="1084" w:type="dxa"/>
            <w:tcBorders>
              <w:top w:val="nil"/>
              <w:left w:val="nil"/>
              <w:bottom w:val="single" w:sz="8" w:space="0" w:color="E9EFF4"/>
              <w:right w:val="nil"/>
            </w:tcBorders>
            <w:shd w:val="clear" w:color="000000" w:fill="FFFFFF"/>
            <w:noWrap/>
            <w:vAlign w:val="center"/>
            <w:hideMark/>
            <w:tcPrChange w:id="184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701B0F5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Change w:id="184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928E48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1543234</w:t>
            </w:r>
          </w:p>
        </w:tc>
        <w:tc>
          <w:tcPr>
            <w:tcW w:w="1230" w:type="dxa"/>
            <w:tcBorders>
              <w:top w:val="nil"/>
              <w:left w:val="nil"/>
              <w:bottom w:val="single" w:sz="8" w:space="0" w:color="E9EFF4"/>
              <w:right w:val="nil"/>
            </w:tcBorders>
            <w:shd w:val="clear" w:color="000000" w:fill="FFFFFF"/>
            <w:noWrap/>
            <w:vAlign w:val="center"/>
            <w:hideMark/>
            <w:tcPrChange w:id="184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10D32FF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0.73%</w:t>
            </w:r>
          </w:p>
        </w:tc>
      </w:tr>
      <w:tr w:rsidR="001A6FC7" w:rsidRPr="00C47FE2" w14:paraId="6500D276" w14:textId="77777777" w:rsidTr="00637CF7">
        <w:trPr>
          <w:trHeight w:val="315"/>
          <w:trPrChange w:id="184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84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0AEE662B"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Get_Expense_information</w:t>
            </w:r>
          </w:p>
        </w:tc>
        <w:tc>
          <w:tcPr>
            <w:tcW w:w="1151" w:type="dxa"/>
            <w:tcBorders>
              <w:top w:val="nil"/>
              <w:left w:val="nil"/>
              <w:bottom w:val="single" w:sz="8" w:space="0" w:color="E9EFF4"/>
              <w:right w:val="nil"/>
            </w:tcBorders>
            <w:shd w:val="clear" w:color="000000" w:fill="FFFFFF"/>
            <w:noWrap/>
            <w:vAlign w:val="center"/>
            <w:hideMark/>
            <w:tcPrChange w:id="184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76D2239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w:t>
            </w:r>
          </w:p>
        </w:tc>
        <w:tc>
          <w:tcPr>
            <w:tcW w:w="1854" w:type="dxa"/>
            <w:tcBorders>
              <w:top w:val="nil"/>
              <w:left w:val="nil"/>
              <w:bottom w:val="single" w:sz="8" w:space="0" w:color="E9EFF4"/>
              <w:right w:val="nil"/>
            </w:tcBorders>
            <w:shd w:val="clear" w:color="000000" w:fill="FFFFFF"/>
            <w:noWrap/>
            <w:vAlign w:val="center"/>
            <w:hideMark/>
            <w:tcPrChange w:id="184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76AC128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151910.07</w:t>
            </w:r>
          </w:p>
        </w:tc>
        <w:tc>
          <w:tcPr>
            <w:tcW w:w="1070" w:type="dxa"/>
            <w:tcBorders>
              <w:top w:val="nil"/>
              <w:left w:val="nil"/>
              <w:bottom w:val="single" w:sz="8" w:space="0" w:color="E9EFF4"/>
              <w:right w:val="nil"/>
            </w:tcBorders>
            <w:shd w:val="clear" w:color="000000" w:fill="FFFFFF"/>
            <w:noWrap/>
            <w:vAlign w:val="center"/>
            <w:hideMark/>
            <w:tcPrChange w:id="184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24F813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205311</w:t>
            </w:r>
          </w:p>
        </w:tc>
        <w:tc>
          <w:tcPr>
            <w:tcW w:w="1070" w:type="dxa"/>
            <w:tcBorders>
              <w:top w:val="nil"/>
              <w:left w:val="nil"/>
              <w:bottom w:val="single" w:sz="8" w:space="0" w:color="E9EFF4"/>
              <w:right w:val="nil"/>
            </w:tcBorders>
            <w:shd w:val="clear" w:color="000000" w:fill="FFFFFF"/>
            <w:noWrap/>
            <w:vAlign w:val="center"/>
            <w:hideMark/>
            <w:tcPrChange w:id="184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F1CC90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259327</w:t>
            </w:r>
          </w:p>
        </w:tc>
        <w:tc>
          <w:tcPr>
            <w:tcW w:w="1070" w:type="dxa"/>
            <w:tcBorders>
              <w:top w:val="nil"/>
              <w:left w:val="nil"/>
              <w:bottom w:val="single" w:sz="8" w:space="0" w:color="E9EFF4"/>
              <w:right w:val="nil"/>
            </w:tcBorders>
            <w:shd w:val="clear" w:color="000000" w:fill="FFFFFF"/>
            <w:noWrap/>
            <w:vAlign w:val="center"/>
            <w:hideMark/>
            <w:tcPrChange w:id="184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E5A397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274431</w:t>
            </w:r>
          </w:p>
        </w:tc>
        <w:tc>
          <w:tcPr>
            <w:tcW w:w="1084" w:type="dxa"/>
            <w:tcBorders>
              <w:top w:val="nil"/>
              <w:left w:val="nil"/>
              <w:bottom w:val="single" w:sz="8" w:space="0" w:color="E9EFF4"/>
              <w:right w:val="nil"/>
            </w:tcBorders>
            <w:shd w:val="clear" w:color="000000" w:fill="FFFFFF"/>
            <w:noWrap/>
            <w:vAlign w:val="center"/>
            <w:hideMark/>
            <w:tcPrChange w:id="185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365C3FC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63751</w:t>
            </w:r>
          </w:p>
        </w:tc>
        <w:tc>
          <w:tcPr>
            <w:tcW w:w="1179" w:type="dxa"/>
            <w:tcBorders>
              <w:top w:val="nil"/>
              <w:left w:val="nil"/>
              <w:bottom w:val="single" w:sz="8" w:space="0" w:color="E9EFF4"/>
              <w:right w:val="nil"/>
            </w:tcBorders>
            <w:shd w:val="clear" w:color="000000" w:fill="FFFFFF"/>
            <w:noWrap/>
            <w:vAlign w:val="center"/>
            <w:hideMark/>
            <w:tcPrChange w:id="185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0C06DD0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276957</w:t>
            </w:r>
          </w:p>
        </w:tc>
        <w:tc>
          <w:tcPr>
            <w:tcW w:w="1230" w:type="dxa"/>
            <w:tcBorders>
              <w:top w:val="nil"/>
              <w:left w:val="nil"/>
              <w:bottom w:val="single" w:sz="8" w:space="0" w:color="E9EFF4"/>
              <w:right w:val="nil"/>
            </w:tcBorders>
            <w:shd w:val="clear" w:color="000000" w:fill="FFFFFF"/>
            <w:noWrap/>
            <w:vAlign w:val="center"/>
            <w:hideMark/>
            <w:tcPrChange w:id="1852"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7E5A306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Del="002327DA" w14:paraId="79731ECD" w14:textId="77777777" w:rsidTr="00637CF7">
        <w:trPr>
          <w:trHeight w:val="315"/>
          <w:del w:id="1853" w:author="khanguyen" w:date="2017-03-17T22:52:00Z"/>
          <w:trPrChange w:id="1854"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855"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6B96E549" w14:textId="77777777" w:rsidR="001A6FC7" w:rsidRPr="00C47FE2" w:rsidDel="002327DA" w:rsidRDefault="001A6FC7" w:rsidP="001A6FC7">
            <w:pPr>
              <w:spacing w:before="0" w:after="0" w:line="240" w:lineRule="auto"/>
              <w:rPr>
                <w:del w:id="1856" w:author="khanguyen" w:date="2017-03-17T22:52:00Z"/>
                <w:rFonts w:eastAsia="Times New Roman" w:cs="Arial"/>
                <w:color w:val="4B4B63"/>
                <w:sz w:val="20"/>
                <w:szCs w:val="20"/>
                <w:lang w:val="en-US"/>
              </w:rPr>
            </w:pPr>
            <w:del w:id="1857" w:author="khanguyen" w:date="2017-03-17T22:52:00Z">
              <w:r w:rsidRPr="00C47FE2" w:rsidDel="002327DA">
                <w:rPr>
                  <w:rFonts w:eastAsia="Times New Roman" w:cs="Arial"/>
                  <w:color w:val="4B4B63"/>
                  <w:sz w:val="20"/>
                  <w:szCs w:val="20"/>
                  <w:lang w:val="en-US"/>
                </w:rPr>
                <w:delText>Get_Expense_Information</w:delText>
              </w:r>
            </w:del>
          </w:p>
        </w:tc>
        <w:tc>
          <w:tcPr>
            <w:tcW w:w="1151" w:type="dxa"/>
            <w:tcBorders>
              <w:top w:val="nil"/>
              <w:left w:val="nil"/>
              <w:bottom w:val="single" w:sz="8" w:space="0" w:color="E9EFF4"/>
              <w:right w:val="nil"/>
            </w:tcBorders>
            <w:shd w:val="clear" w:color="000000" w:fill="FFFFFF"/>
            <w:noWrap/>
            <w:vAlign w:val="center"/>
            <w:hideMark/>
            <w:tcPrChange w:id="1858"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16E71B5B" w14:textId="77777777" w:rsidR="001A6FC7" w:rsidRPr="00C47FE2" w:rsidDel="002327DA" w:rsidRDefault="001A6FC7" w:rsidP="001A6FC7">
            <w:pPr>
              <w:spacing w:before="0" w:after="0" w:line="240" w:lineRule="auto"/>
              <w:jc w:val="right"/>
              <w:rPr>
                <w:del w:id="1859" w:author="khanguyen" w:date="2017-03-17T22:52:00Z"/>
                <w:rFonts w:eastAsia="Times New Roman" w:cs="Arial"/>
                <w:color w:val="4B4B63"/>
                <w:sz w:val="20"/>
                <w:szCs w:val="20"/>
                <w:lang w:val="en-US"/>
              </w:rPr>
            </w:pPr>
            <w:del w:id="1860" w:author="khanguyen" w:date="2017-03-17T22:52:00Z">
              <w:r w:rsidRPr="00C47FE2" w:rsidDel="002327DA">
                <w:rPr>
                  <w:rFonts w:eastAsia="Times New Roman" w:cs="Arial"/>
                  <w:color w:val="4B4B63"/>
                  <w:sz w:val="20"/>
                  <w:szCs w:val="20"/>
                  <w:lang w:val="en-US"/>
                </w:rPr>
                <w:delText>1599</w:delText>
              </w:r>
            </w:del>
          </w:p>
        </w:tc>
        <w:tc>
          <w:tcPr>
            <w:tcW w:w="1854" w:type="dxa"/>
            <w:tcBorders>
              <w:top w:val="nil"/>
              <w:left w:val="nil"/>
              <w:bottom w:val="single" w:sz="8" w:space="0" w:color="E9EFF4"/>
              <w:right w:val="nil"/>
            </w:tcBorders>
            <w:shd w:val="clear" w:color="000000" w:fill="FFFFFF"/>
            <w:noWrap/>
            <w:vAlign w:val="center"/>
            <w:hideMark/>
            <w:tcPrChange w:id="1861"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3B113306" w14:textId="77777777" w:rsidR="001A6FC7" w:rsidRPr="00C47FE2" w:rsidDel="002327DA" w:rsidRDefault="001A6FC7" w:rsidP="001A6FC7">
            <w:pPr>
              <w:spacing w:before="0" w:after="0" w:line="240" w:lineRule="auto"/>
              <w:jc w:val="right"/>
              <w:rPr>
                <w:del w:id="1862" w:author="khanguyen" w:date="2017-03-17T22:52:00Z"/>
                <w:rFonts w:eastAsia="Times New Roman" w:cs="Arial"/>
                <w:color w:val="4B4B63"/>
                <w:sz w:val="20"/>
                <w:szCs w:val="20"/>
                <w:lang w:val="en-US"/>
              </w:rPr>
            </w:pPr>
            <w:del w:id="1863" w:author="khanguyen" w:date="2017-03-17T22:52:00Z">
              <w:r w:rsidRPr="00C47FE2" w:rsidDel="002327DA">
                <w:rPr>
                  <w:rFonts w:eastAsia="Times New Roman" w:cs="Arial"/>
                  <w:color w:val="4B4B63"/>
                  <w:sz w:val="20"/>
                  <w:szCs w:val="20"/>
                  <w:lang w:val="en-US"/>
                </w:rPr>
                <w:delText>590938.6</w:delText>
              </w:r>
            </w:del>
          </w:p>
        </w:tc>
        <w:tc>
          <w:tcPr>
            <w:tcW w:w="1070" w:type="dxa"/>
            <w:tcBorders>
              <w:top w:val="nil"/>
              <w:left w:val="nil"/>
              <w:bottom w:val="single" w:sz="8" w:space="0" w:color="E9EFF4"/>
              <w:right w:val="nil"/>
            </w:tcBorders>
            <w:shd w:val="clear" w:color="000000" w:fill="FFFFFF"/>
            <w:noWrap/>
            <w:vAlign w:val="center"/>
            <w:hideMark/>
            <w:tcPrChange w:id="1864"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DDF332A" w14:textId="77777777" w:rsidR="001A6FC7" w:rsidRPr="00C47FE2" w:rsidDel="002327DA" w:rsidRDefault="001A6FC7" w:rsidP="001A6FC7">
            <w:pPr>
              <w:spacing w:before="0" w:after="0" w:line="240" w:lineRule="auto"/>
              <w:jc w:val="right"/>
              <w:rPr>
                <w:del w:id="1865" w:author="khanguyen" w:date="2017-03-17T22:52:00Z"/>
                <w:rFonts w:eastAsia="Times New Roman" w:cs="Arial"/>
                <w:color w:val="4B4B63"/>
                <w:sz w:val="20"/>
                <w:szCs w:val="20"/>
                <w:lang w:val="en-US"/>
              </w:rPr>
            </w:pPr>
            <w:del w:id="1866" w:author="khanguyen" w:date="2017-03-17T22:52:00Z">
              <w:r w:rsidRPr="00C47FE2" w:rsidDel="002327DA">
                <w:rPr>
                  <w:rFonts w:eastAsia="Times New Roman" w:cs="Arial"/>
                  <w:color w:val="4B4B63"/>
                  <w:sz w:val="20"/>
                  <w:szCs w:val="20"/>
                  <w:lang w:val="en-US"/>
                </w:rPr>
                <w:delText>699222.9</w:delText>
              </w:r>
            </w:del>
          </w:p>
        </w:tc>
        <w:tc>
          <w:tcPr>
            <w:tcW w:w="1070" w:type="dxa"/>
            <w:tcBorders>
              <w:top w:val="nil"/>
              <w:left w:val="nil"/>
              <w:bottom w:val="single" w:sz="8" w:space="0" w:color="E9EFF4"/>
              <w:right w:val="nil"/>
            </w:tcBorders>
            <w:shd w:val="clear" w:color="000000" w:fill="FFFFFF"/>
            <w:noWrap/>
            <w:vAlign w:val="center"/>
            <w:hideMark/>
            <w:tcPrChange w:id="186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6BA9EC3" w14:textId="77777777" w:rsidR="001A6FC7" w:rsidRPr="00C47FE2" w:rsidDel="002327DA" w:rsidRDefault="001A6FC7" w:rsidP="001A6FC7">
            <w:pPr>
              <w:spacing w:before="0" w:after="0" w:line="240" w:lineRule="auto"/>
              <w:jc w:val="right"/>
              <w:rPr>
                <w:del w:id="1868" w:author="khanguyen" w:date="2017-03-17T22:52:00Z"/>
                <w:rFonts w:eastAsia="Times New Roman" w:cs="Arial"/>
                <w:color w:val="4B4B63"/>
                <w:sz w:val="20"/>
                <w:szCs w:val="20"/>
                <w:lang w:val="en-US"/>
              </w:rPr>
            </w:pPr>
            <w:del w:id="1869" w:author="khanguyen" w:date="2017-03-17T22:52:00Z">
              <w:r w:rsidRPr="00C47FE2" w:rsidDel="002327DA">
                <w:rPr>
                  <w:rFonts w:eastAsia="Times New Roman" w:cs="Arial"/>
                  <w:color w:val="4B4B63"/>
                  <w:sz w:val="20"/>
                  <w:szCs w:val="20"/>
                  <w:lang w:val="en-US"/>
                </w:rPr>
                <w:delText>762339.8</w:delText>
              </w:r>
            </w:del>
          </w:p>
        </w:tc>
        <w:tc>
          <w:tcPr>
            <w:tcW w:w="1070" w:type="dxa"/>
            <w:tcBorders>
              <w:top w:val="nil"/>
              <w:left w:val="nil"/>
              <w:bottom w:val="single" w:sz="8" w:space="0" w:color="E9EFF4"/>
              <w:right w:val="nil"/>
            </w:tcBorders>
            <w:shd w:val="clear" w:color="000000" w:fill="FFFFFF"/>
            <w:noWrap/>
            <w:vAlign w:val="center"/>
            <w:hideMark/>
            <w:tcPrChange w:id="1870"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06963C7" w14:textId="77777777" w:rsidR="001A6FC7" w:rsidRPr="00C47FE2" w:rsidDel="002327DA" w:rsidRDefault="001A6FC7" w:rsidP="001A6FC7">
            <w:pPr>
              <w:spacing w:before="0" w:after="0" w:line="240" w:lineRule="auto"/>
              <w:jc w:val="right"/>
              <w:rPr>
                <w:del w:id="1871" w:author="khanguyen" w:date="2017-03-17T22:52:00Z"/>
                <w:rFonts w:eastAsia="Times New Roman" w:cs="Arial"/>
                <w:color w:val="4B4B63"/>
                <w:sz w:val="20"/>
                <w:szCs w:val="20"/>
                <w:lang w:val="en-US"/>
              </w:rPr>
            </w:pPr>
            <w:del w:id="1872" w:author="khanguyen" w:date="2017-03-17T22:52:00Z">
              <w:r w:rsidRPr="00C47FE2" w:rsidDel="002327DA">
                <w:rPr>
                  <w:rFonts w:eastAsia="Times New Roman" w:cs="Arial"/>
                  <w:color w:val="4B4B63"/>
                  <w:sz w:val="20"/>
                  <w:szCs w:val="20"/>
                  <w:lang w:val="en-US"/>
                </w:rPr>
                <w:delText>879404.6</w:delText>
              </w:r>
            </w:del>
          </w:p>
        </w:tc>
        <w:tc>
          <w:tcPr>
            <w:tcW w:w="1084" w:type="dxa"/>
            <w:tcBorders>
              <w:top w:val="nil"/>
              <w:left w:val="nil"/>
              <w:bottom w:val="single" w:sz="8" w:space="0" w:color="E9EFF4"/>
              <w:right w:val="nil"/>
            </w:tcBorders>
            <w:shd w:val="clear" w:color="000000" w:fill="FFFFFF"/>
            <w:noWrap/>
            <w:vAlign w:val="center"/>
            <w:hideMark/>
            <w:tcPrChange w:id="1873"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362580F7" w14:textId="77777777" w:rsidR="001A6FC7" w:rsidRPr="00C47FE2" w:rsidDel="002327DA" w:rsidRDefault="001A6FC7" w:rsidP="001A6FC7">
            <w:pPr>
              <w:spacing w:before="0" w:after="0" w:line="240" w:lineRule="auto"/>
              <w:jc w:val="right"/>
              <w:rPr>
                <w:del w:id="1874" w:author="khanguyen" w:date="2017-03-17T22:52:00Z"/>
                <w:rFonts w:eastAsia="Times New Roman" w:cs="Arial"/>
                <w:color w:val="4B4B63"/>
                <w:sz w:val="20"/>
                <w:szCs w:val="20"/>
                <w:lang w:val="en-US"/>
              </w:rPr>
            </w:pPr>
            <w:del w:id="1875" w:author="khanguyen" w:date="2017-03-17T22:52:00Z">
              <w:r w:rsidRPr="00C47FE2" w:rsidDel="002327DA">
                <w:rPr>
                  <w:rFonts w:eastAsia="Times New Roman" w:cs="Arial"/>
                  <w:color w:val="4B4B63"/>
                  <w:sz w:val="20"/>
                  <w:szCs w:val="20"/>
                  <w:lang w:val="en-US"/>
                </w:rPr>
                <w:delText>7</w:delText>
              </w:r>
            </w:del>
          </w:p>
        </w:tc>
        <w:tc>
          <w:tcPr>
            <w:tcW w:w="1179" w:type="dxa"/>
            <w:tcBorders>
              <w:top w:val="nil"/>
              <w:left w:val="nil"/>
              <w:bottom w:val="single" w:sz="8" w:space="0" w:color="E9EFF4"/>
              <w:right w:val="nil"/>
            </w:tcBorders>
            <w:shd w:val="clear" w:color="000000" w:fill="FFFFFF"/>
            <w:noWrap/>
            <w:vAlign w:val="center"/>
            <w:hideMark/>
            <w:tcPrChange w:id="1876"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7D15BFF" w14:textId="77777777" w:rsidR="001A6FC7" w:rsidRPr="00C47FE2" w:rsidDel="002327DA" w:rsidRDefault="001A6FC7" w:rsidP="001A6FC7">
            <w:pPr>
              <w:spacing w:before="0" w:after="0" w:line="240" w:lineRule="auto"/>
              <w:jc w:val="right"/>
              <w:rPr>
                <w:del w:id="1877" w:author="khanguyen" w:date="2017-03-17T22:52:00Z"/>
                <w:rFonts w:eastAsia="Times New Roman" w:cs="Arial"/>
                <w:color w:val="4B4B63"/>
                <w:sz w:val="20"/>
                <w:szCs w:val="20"/>
                <w:lang w:val="en-US"/>
              </w:rPr>
            </w:pPr>
            <w:del w:id="1878" w:author="khanguyen" w:date="2017-03-17T22:52:00Z">
              <w:r w:rsidRPr="00C47FE2" w:rsidDel="002327DA">
                <w:rPr>
                  <w:rFonts w:eastAsia="Times New Roman" w:cs="Arial"/>
                  <w:color w:val="4B4B63"/>
                  <w:sz w:val="20"/>
                  <w:szCs w:val="20"/>
                  <w:lang w:val="en-US"/>
                </w:rPr>
                <w:delText>2568679</w:delText>
              </w:r>
            </w:del>
          </w:p>
        </w:tc>
        <w:tc>
          <w:tcPr>
            <w:tcW w:w="1230" w:type="dxa"/>
            <w:tcBorders>
              <w:top w:val="nil"/>
              <w:left w:val="nil"/>
              <w:bottom w:val="single" w:sz="8" w:space="0" w:color="E9EFF4"/>
              <w:right w:val="nil"/>
            </w:tcBorders>
            <w:shd w:val="clear" w:color="000000" w:fill="FFFFFF"/>
            <w:noWrap/>
            <w:vAlign w:val="center"/>
            <w:hideMark/>
            <w:tcPrChange w:id="1879"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15C31E6E" w14:textId="77777777" w:rsidR="001A6FC7" w:rsidRPr="00C47FE2" w:rsidDel="002327DA" w:rsidRDefault="001A6FC7" w:rsidP="001A6FC7">
            <w:pPr>
              <w:spacing w:before="0" w:after="0" w:line="240" w:lineRule="auto"/>
              <w:jc w:val="right"/>
              <w:rPr>
                <w:del w:id="1880" w:author="khanguyen" w:date="2017-03-17T22:52:00Z"/>
                <w:rFonts w:eastAsia="Times New Roman" w:cs="Arial"/>
                <w:color w:val="4B4B63"/>
                <w:sz w:val="20"/>
                <w:szCs w:val="20"/>
                <w:lang w:val="en-US"/>
              </w:rPr>
            </w:pPr>
            <w:del w:id="1881" w:author="khanguyen" w:date="2017-03-17T22:52:00Z">
              <w:r w:rsidRPr="00C47FE2" w:rsidDel="002327DA">
                <w:rPr>
                  <w:rFonts w:eastAsia="Times New Roman" w:cs="Arial"/>
                  <w:color w:val="4B4B63"/>
                  <w:sz w:val="20"/>
                  <w:szCs w:val="20"/>
                  <w:lang w:val="en-US"/>
                </w:rPr>
                <w:delText>26.20%</w:delText>
              </w:r>
            </w:del>
          </w:p>
        </w:tc>
      </w:tr>
      <w:tr w:rsidR="001A6FC7" w:rsidRPr="00C47FE2" w14:paraId="7122A135" w14:textId="77777777" w:rsidTr="00637CF7">
        <w:trPr>
          <w:trHeight w:val="315"/>
          <w:trPrChange w:id="1882"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883"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50718B31"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Get_Expense_Type_ID</w:t>
            </w:r>
          </w:p>
        </w:tc>
        <w:tc>
          <w:tcPr>
            <w:tcW w:w="1151" w:type="dxa"/>
            <w:tcBorders>
              <w:top w:val="nil"/>
              <w:left w:val="nil"/>
              <w:bottom w:val="single" w:sz="8" w:space="0" w:color="E9EFF4"/>
              <w:right w:val="nil"/>
            </w:tcBorders>
            <w:shd w:val="clear" w:color="000000" w:fill="FFFFFF"/>
            <w:noWrap/>
            <w:vAlign w:val="center"/>
            <w:hideMark/>
            <w:tcPrChange w:id="1884"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2EF5C63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1623</w:t>
            </w:r>
          </w:p>
        </w:tc>
        <w:tc>
          <w:tcPr>
            <w:tcW w:w="1854" w:type="dxa"/>
            <w:tcBorders>
              <w:top w:val="nil"/>
              <w:left w:val="nil"/>
              <w:bottom w:val="single" w:sz="8" w:space="0" w:color="E9EFF4"/>
              <w:right w:val="nil"/>
            </w:tcBorders>
            <w:shd w:val="clear" w:color="000000" w:fill="FFFFFF"/>
            <w:noWrap/>
            <w:vAlign w:val="center"/>
            <w:hideMark/>
            <w:tcPrChange w:id="1885"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25C2300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216404.53</w:t>
            </w:r>
          </w:p>
        </w:tc>
        <w:tc>
          <w:tcPr>
            <w:tcW w:w="1070" w:type="dxa"/>
            <w:tcBorders>
              <w:top w:val="nil"/>
              <w:left w:val="nil"/>
              <w:bottom w:val="single" w:sz="8" w:space="0" w:color="E9EFF4"/>
              <w:right w:val="nil"/>
            </w:tcBorders>
            <w:shd w:val="clear" w:color="000000" w:fill="FFFFFF"/>
            <w:noWrap/>
            <w:vAlign w:val="center"/>
            <w:hideMark/>
            <w:tcPrChange w:id="188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5B8722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432039.5</w:t>
            </w:r>
          </w:p>
        </w:tc>
        <w:tc>
          <w:tcPr>
            <w:tcW w:w="1070" w:type="dxa"/>
            <w:tcBorders>
              <w:top w:val="nil"/>
              <w:left w:val="nil"/>
              <w:bottom w:val="single" w:sz="8" w:space="0" w:color="E9EFF4"/>
              <w:right w:val="nil"/>
            </w:tcBorders>
            <w:shd w:val="clear" w:color="000000" w:fill="FFFFFF"/>
            <w:noWrap/>
            <w:vAlign w:val="center"/>
            <w:hideMark/>
            <w:tcPrChange w:id="188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000093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480361</w:t>
            </w:r>
          </w:p>
        </w:tc>
        <w:tc>
          <w:tcPr>
            <w:tcW w:w="1070" w:type="dxa"/>
            <w:tcBorders>
              <w:top w:val="nil"/>
              <w:left w:val="nil"/>
              <w:bottom w:val="single" w:sz="8" w:space="0" w:color="E9EFF4"/>
              <w:right w:val="nil"/>
            </w:tcBorders>
            <w:shd w:val="clear" w:color="000000" w:fill="FFFFFF"/>
            <w:noWrap/>
            <w:vAlign w:val="center"/>
            <w:hideMark/>
            <w:tcPrChange w:id="188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C6DCAD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728789.8</w:t>
            </w:r>
          </w:p>
        </w:tc>
        <w:tc>
          <w:tcPr>
            <w:tcW w:w="1084" w:type="dxa"/>
            <w:tcBorders>
              <w:top w:val="nil"/>
              <w:left w:val="nil"/>
              <w:bottom w:val="single" w:sz="8" w:space="0" w:color="E9EFF4"/>
              <w:right w:val="nil"/>
            </w:tcBorders>
            <w:shd w:val="clear" w:color="000000" w:fill="FFFFFF"/>
            <w:noWrap/>
            <w:vAlign w:val="center"/>
            <w:hideMark/>
            <w:tcPrChange w:id="1889"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6B0C31E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179" w:type="dxa"/>
            <w:tcBorders>
              <w:top w:val="nil"/>
              <w:left w:val="nil"/>
              <w:bottom w:val="single" w:sz="8" w:space="0" w:color="E9EFF4"/>
              <w:right w:val="nil"/>
            </w:tcBorders>
            <w:shd w:val="clear" w:color="000000" w:fill="FFFFFF"/>
            <w:noWrap/>
            <w:vAlign w:val="center"/>
            <w:hideMark/>
            <w:tcPrChange w:id="1890"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4DE2B4B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1535644</w:t>
            </w:r>
          </w:p>
        </w:tc>
        <w:tc>
          <w:tcPr>
            <w:tcW w:w="1230" w:type="dxa"/>
            <w:tcBorders>
              <w:top w:val="nil"/>
              <w:left w:val="nil"/>
              <w:bottom w:val="single" w:sz="8" w:space="0" w:color="E9EFF4"/>
              <w:right w:val="nil"/>
            </w:tcBorders>
            <w:shd w:val="clear" w:color="000000" w:fill="FFFFFF"/>
            <w:noWrap/>
            <w:vAlign w:val="center"/>
            <w:hideMark/>
            <w:tcPrChange w:id="1891"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0D3CD0C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19.41%</w:t>
            </w:r>
          </w:p>
        </w:tc>
      </w:tr>
      <w:tr w:rsidR="001A6FC7" w:rsidRPr="00C47FE2" w14:paraId="4B6FF9A5" w14:textId="77777777" w:rsidTr="00637CF7">
        <w:trPr>
          <w:trHeight w:val="315"/>
          <w:trPrChange w:id="1892"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893"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588F6790"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Get_ExpenseTypeId</w:t>
            </w:r>
          </w:p>
        </w:tc>
        <w:tc>
          <w:tcPr>
            <w:tcW w:w="1151" w:type="dxa"/>
            <w:tcBorders>
              <w:top w:val="nil"/>
              <w:left w:val="nil"/>
              <w:bottom w:val="single" w:sz="8" w:space="0" w:color="E9EFF4"/>
              <w:right w:val="nil"/>
            </w:tcBorders>
            <w:shd w:val="clear" w:color="000000" w:fill="FFFFFF"/>
            <w:noWrap/>
            <w:vAlign w:val="center"/>
            <w:hideMark/>
            <w:tcPrChange w:id="1894"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1084DC2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w:t>
            </w:r>
          </w:p>
        </w:tc>
        <w:tc>
          <w:tcPr>
            <w:tcW w:w="1854" w:type="dxa"/>
            <w:tcBorders>
              <w:top w:val="nil"/>
              <w:left w:val="nil"/>
              <w:bottom w:val="single" w:sz="8" w:space="0" w:color="E9EFF4"/>
              <w:right w:val="nil"/>
            </w:tcBorders>
            <w:shd w:val="clear" w:color="000000" w:fill="FFFFFF"/>
            <w:noWrap/>
            <w:vAlign w:val="center"/>
            <w:hideMark/>
            <w:tcPrChange w:id="1895"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53FE79A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151910.07</w:t>
            </w:r>
          </w:p>
        </w:tc>
        <w:tc>
          <w:tcPr>
            <w:tcW w:w="1070" w:type="dxa"/>
            <w:tcBorders>
              <w:top w:val="nil"/>
              <w:left w:val="nil"/>
              <w:bottom w:val="single" w:sz="8" w:space="0" w:color="E9EFF4"/>
              <w:right w:val="nil"/>
            </w:tcBorders>
            <w:shd w:val="clear" w:color="000000" w:fill="FFFFFF"/>
            <w:noWrap/>
            <w:vAlign w:val="center"/>
            <w:hideMark/>
            <w:tcPrChange w:id="189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48E631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205311</w:t>
            </w:r>
          </w:p>
        </w:tc>
        <w:tc>
          <w:tcPr>
            <w:tcW w:w="1070" w:type="dxa"/>
            <w:tcBorders>
              <w:top w:val="nil"/>
              <w:left w:val="nil"/>
              <w:bottom w:val="single" w:sz="8" w:space="0" w:color="E9EFF4"/>
              <w:right w:val="nil"/>
            </w:tcBorders>
            <w:shd w:val="clear" w:color="000000" w:fill="FFFFFF"/>
            <w:noWrap/>
            <w:vAlign w:val="center"/>
            <w:hideMark/>
            <w:tcPrChange w:id="189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57D797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259327</w:t>
            </w:r>
          </w:p>
        </w:tc>
        <w:tc>
          <w:tcPr>
            <w:tcW w:w="1070" w:type="dxa"/>
            <w:tcBorders>
              <w:top w:val="nil"/>
              <w:left w:val="nil"/>
              <w:bottom w:val="single" w:sz="8" w:space="0" w:color="E9EFF4"/>
              <w:right w:val="nil"/>
            </w:tcBorders>
            <w:shd w:val="clear" w:color="000000" w:fill="FFFFFF"/>
            <w:noWrap/>
            <w:vAlign w:val="center"/>
            <w:hideMark/>
            <w:tcPrChange w:id="189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9A9EF4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274431</w:t>
            </w:r>
          </w:p>
        </w:tc>
        <w:tc>
          <w:tcPr>
            <w:tcW w:w="1084" w:type="dxa"/>
            <w:tcBorders>
              <w:top w:val="nil"/>
              <w:left w:val="nil"/>
              <w:bottom w:val="single" w:sz="8" w:space="0" w:color="E9EFF4"/>
              <w:right w:val="nil"/>
            </w:tcBorders>
            <w:shd w:val="clear" w:color="000000" w:fill="FFFFFF"/>
            <w:noWrap/>
            <w:vAlign w:val="center"/>
            <w:hideMark/>
            <w:tcPrChange w:id="1899"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074E165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63751</w:t>
            </w:r>
          </w:p>
        </w:tc>
        <w:tc>
          <w:tcPr>
            <w:tcW w:w="1179" w:type="dxa"/>
            <w:tcBorders>
              <w:top w:val="nil"/>
              <w:left w:val="nil"/>
              <w:bottom w:val="single" w:sz="8" w:space="0" w:color="E9EFF4"/>
              <w:right w:val="nil"/>
            </w:tcBorders>
            <w:shd w:val="clear" w:color="000000" w:fill="FFFFFF"/>
            <w:noWrap/>
            <w:vAlign w:val="center"/>
            <w:hideMark/>
            <w:tcPrChange w:id="1900"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9BCF36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276957</w:t>
            </w:r>
          </w:p>
        </w:tc>
        <w:tc>
          <w:tcPr>
            <w:tcW w:w="1230" w:type="dxa"/>
            <w:tcBorders>
              <w:top w:val="nil"/>
              <w:left w:val="nil"/>
              <w:bottom w:val="single" w:sz="8" w:space="0" w:color="E9EFF4"/>
              <w:right w:val="nil"/>
            </w:tcBorders>
            <w:shd w:val="clear" w:color="000000" w:fill="FFFFFF"/>
            <w:noWrap/>
            <w:vAlign w:val="center"/>
            <w:hideMark/>
            <w:tcPrChange w:id="1901"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40D1CB4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1D0E801" w14:textId="77777777" w:rsidTr="00637CF7">
        <w:trPr>
          <w:trHeight w:val="315"/>
          <w:trPrChange w:id="1902"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903"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21C91825"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Get_ProjectBasicInformation</w:t>
            </w:r>
          </w:p>
        </w:tc>
        <w:tc>
          <w:tcPr>
            <w:tcW w:w="1151" w:type="dxa"/>
            <w:tcBorders>
              <w:top w:val="nil"/>
              <w:left w:val="nil"/>
              <w:bottom w:val="single" w:sz="8" w:space="0" w:color="E9EFF4"/>
              <w:right w:val="nil"/>
            </w:tcBorders>
            <w:shd w:val="clear" w:color="000000" w:fill="FFFFFF"/>
            <w:noWrap/>
            <w:vAlign w:val="center"/>
            <w:hideMark/>
            <w:tcPrChange w:id="1904"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3AAFF7D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w:t>
            </w:r>
          </w:p>
        </w:tc>
        <w:tc>
          <w:tcPr>
            <w:tcW w:w="1854" w:type="dxa"/>
            <w:tcBorders>
              <w:top w:val="nil"/>
              <w:left w:val="nil"/>
              <w:bottom w:val="single" w:sz="8" w:space="0" w:color="E9EFF4"/>
              <w:right w:val="nil"/>
            </w:tcBorders>
            <w:shd w:val="clear" w:color="000000" w:fill="FFFFFF"/>
            <w:noWrap/>
            <w:vAlign w:val="center"/>
            <w:hideMark/>
            <w:tcPrChange w:id="1905"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0BC2E57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136615.17</w:t>
            </w:r>
          </w:p>
        </w:tc>
        <w:tc>
          <w:tcPr>
            <w:tcW w:w="1070" w:type="dxa"/>
            <w:tcBorders>
              <w:top w:val="nil"/>
              <w:left w:val="nil"/>
              <w:bottom w:val="single" w:sz="8" w:space="0" w:color="E9EFF4"/>
              <w:right w:val="nil"/>
            </w:tcBorders>
            <w:shd w:val="clear" w:color="000000" w:fill="FFFFFF"/>
            <w:noWrap/>
            <w:vAlign w:val="center"/>
            <w:hideMark/>
            <w:tcPrChange w:id="190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EEAE11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222719</w:t>
            </w:r>
          </w:p>
        </w:tc>
        <w:tc>
          <w:tcPr>
            <w:tcW w:w="1070" w:type="dxa"/>
            <w:tcBorders>
              <w:top w:val="nil"/>
              <w:left w:val="nil"/>
              <w:bottom w:val="single" w:sz="8" w:space="0" w:color="E9EFF4"/>
              <w:right w:val="nil"/>
            </w:tcBorders>
            <w:shd w:val="clear" w:color="000000" w:fill="FFFFFF"/>
            <w:noWrap/>
            <w:vAlign w:val="center"/>
            <w:hideMark/>
            <w:tcPrChange w:id="190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3C968A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239487</w:t>
            </w:r>
          </w:p>
        </w:tc>
        <w:tc>
          <w:tcPr>
            <w:tcW w:w="1070" w:type="dxa"/>
            <w:tcBorders>
              <w:top w:val="nil"/>
              <w:left w:val="nil"/>
              <w:bottom w:val="single" w:sz="8" w:space="0" w:color="E9EFF4"/>
              <w:right w:val="nil"/>
            </w:tcBorders>
            <w:shd w:val="clear" w:color="000000" w:fill="FFFFFF"/>
            <w:noWrap/>
            <w:vAlign w:val="center"/>
            <w:hideMark/>
            <w:tcPrChange w:id="190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0BF89F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281855</w:t>
            </w:r>
          </w:p>
        </w:tc>
        <w:tc>
          <w:tcPr>
            <w:tcW w:w="1084" w:type="dxa"/>
            <w:tcBorders>
              <w:top w:val="nil"/>
              <w:left w:val="nil"/>
              <w:bottom w:val="single" w:sz="8" w:space="0" w:color="E9EFF4"/>
              <w:right w:val="nil"/>
            </w:tcBorders>
            <w:shd w:val="clear" w:color="000000" w:fill="FFFFFF"/>
            <w:noWrap/>
            <w:vAlign w:val="center"/>
            <w:hideMark/>
            <w:tcPrChange w:id="1909"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4F1D437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w:t>
            </w:r>
          </w:p>
        </w:tc>
        <w:tc>
          <w:tcPr>
            <w:tcW w:w="1179" w:type="dxa"/>
            <w:tcBorders>
              <w:top w:val="nil"/>
              <w:left w:val="nil"/>
              <w:bottom w:val="single" w:sz="8" w:space="0" w:color="E9EFF4"/>
              <w:right w:val="nil"/>
            </w:tcBorders>
            <w:shd w:val="clear" w:color="000000" w:fill="FFFFFF"/>
            <w:noWrap/>
            <w:vAlign w:val="center"/>
            <w:hideMark/>
            <w:tcPrChange w:id="1910"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30B1170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291639</w:t>
            </w:r>
          </w:p>
        </w:tc>
        <w:tc>
          <w:tcPr>
            <w:tcW w:w="1230" w:type="dxa"/>
            <w:tcBorders>
              <w:top w:val="nil"/>
              <w:left w:val="nil"/>
              <w:bottom w:val="single" w:sz="8" w:space="0" w:color="E9EFF4"/>
              <w:right w:val="nil"/>
            </w:tcBorders>
            <w:shd w:val="clear" w:color="000000" w:fill="FFFFFF"/>
            <w:noWrap/>
            <w:vAlign w:val="center"/>
            <w:hideMark/>
            <w:tcPrChange w:id="1911"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14CE1A3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266D118" w14:textId="77777777" w:rsidTr="00637CF7">
        <w:trPr>
          <w:trHeight w:val="315"/>
          <w:trPrChange w:id="1912"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913"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06614C67"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Get_ProjectTaskInformation</w:t>
            </w:r>
          </w:p>
        </w:tc>
        <w:tc>
          <w:tcPr>
            <w:tcW w:w="1151" w:type="dxa"/>
            <w:tcBorders>
              <w:top w:val="nil"/>
              <w:left w:val="nil"/>
              <w:bottom w:val="single" w:sz="8" w:space="0" w:color="E9EFF4"/>
              <w:right w:val="nil"/>
            </w:tcBorders>
            <w:shd w:val="clear" w:color="000000" w:fill="FFFFFF"/>
            <w:noWrap/>
            <w:vAlign w:val="center"/>
            <w:hideMark/>
            <w:tcPrChange w:id="1914"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5DBCBD5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1599</w:t>
            </w:r>
          </w:p>
        </w:tc>
        <w:tc>
          <w:tcPr>
            <w:tcW w:w="1854" w:type="dxa"/>
            <w:tcBorders>
              <w:top w:val="nil"/>
              <w:left w:val="nil"/>
              <w:bottom w:val="single" w:sz="8" w:space="0" w:color="E9EFF4"/>
              <w:right w:val="nil"/>
            </w:tcBorders>
            <w:shd w:val="clear" w:color="000000" w:fill="FFFFFF"/>
            <w:noWrap/>
            <w:vAlign w:val="center"/>
            <w:hideMark/>
            <w:tcPrChange w:id="1915"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2CB7CB9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387541.6</w:t>
            </w:r>
          </w:p>
        </w:tc>
        <w:tc>
          <w:tcPr>
            <w:tcW w:w="1070" w:type="dxa"/>
            <w:tcBorders>
              <w:top w:val="nil"/>
              <w:left w:val="nil"/>
              <w:bottom w:val="single" w:sz="8" w:space="0" w:color="E9EFF4"/>
              <w:right w:val="nil"/>
            </w:tcBorders>
            <w:shd w:val="clear" w:color="000000" w:fill="FFFFFF"/>
            <w:noWrap/>
            <w:vAlign w:val="center"/>
            <w:hideMark/>
            <w:tcPrChange w:id="191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209CFF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442242.6</w:t>
            </w:r>
          </w:p>
        </w:tc>
        <w:tc>
          <w:tcPr>
            <w:tcW w:w="1070" w:type="dxa"/>
            <w:tcBorders>
              <w:top w:val="nil"/>
              <w:left w:val="nil"/>
              <w:bottom w:val="single" w:sz="8" w:space="0" w:color="E9EFF4"/>
              <w:right w:val="nil"/>
            </w:tcBorders>
            <w:shd w:val="clear" w:color="000000" w:fill="FFFFFF"/>
            <w:noWrap/>
            <w:vAlign w:val="center"/>
            <w:hideMark/>
            <w:tcPrChange w:id="191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D7C49D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500145.7</w:t>
            </w:r>
          </w:p>
        </w:tc>
        <w:tc>
          <w:tcPr>
            <w:tcW w:w="1070" w:type="dxa"/>
            <w:tcBorders>
              <w:top w:val="nil"/>
              <w:left w:val="nil"/>
              <w:bottom w:val="single" w:sz="8" w:space="0" w:color="E9EFF4"/>
              <w:right w:val="nil"/>
            </w:tcBorders>
            <w:shd w:val="clear" w:color="000000" w:fill="FFFFFF"/>
            <w:noWrap/>
            <w:vAlign w:val="center"/>
            <w:hideMark/>
            <w:tcPrChange w:id="191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4289FE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636213.6</w:t>
            </w:r>
          </w:p>
        </w:tc>
        <w:tc>
          <w:tcPr>
            <w:tcW w:w="1084" w:type="dxa"/>
            <w:tcBorders>
              <w:top w:val="nil"/>
              <w:left w:val="nil"/>
              <w:bottom w:val="single" w:sz="8" w:space="0" w:color="E9EFF4"/>
              <w:right w:val="nil"/>
            </w:tcBorders>
            <w:shd w:val="clear" w:color="000000" w:fill="FFFFFF"/>
            <w:noWrap/>
            <w:vAlign w:val="center"/>
            <w:hideMark/>
            <w:tcPrChange w:id="1919"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358B5E2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179" w:type="dxa"/>
            <w:tcBorders>
              <w:top w:val="nil"/>
              <w:left w:val="nil"/>
              <w:bottom w:val="single" w:sz="8" w:space="0" w:color="E9EFF4"/>
              <w:right w:val="nil"/>
            </w:tcBorders>
            <w:shd w:val="clear" w:color="000000" w:fill="FFFFFF"/>
            <w:noWrap/>
            <w:vAlign w:val="center"/>
            <w:hideMark/>
            <w:tcPrChange w:id="1920"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3EA6B91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1822264</w:t>
            </w:r>
          </w:p>
        </w:tc>
        <w:tc>
          <w:tcPr>
            <w:tcW w:w="1230" w:type="dxa"/>
            <w:tcBorders>
              <w:top w:val="nil"/>
              <w:left w:val="nil"/>
              <w:bottom w:val="single" w:sz="8" w:space="0" w:color="E9EFF4"/>
              <w:right w:val="nil"/>
            </w:tcBorders>
            <w:shd w:val="clear" w:color="000000" w:fill="FFFFFF"/>
            <w:noWrap/>
            <w:vAlign w:val="center"/>
            <w:hideMark/>
            <w:tcPrChange w:id="1921"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1D18259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8.01%</w:t>
            </w:r>
          </w:p>
        </w:tc>
      </w:tr>
      <w:tr w:rsidR="001A6FC7" w:rsidRPr="00C47FE2" w:rsidDel="002327DA" w14:paraId="22754367" w14:textId="77777777" w:rsidTr="00637CF7">
        <w:trPr>
          <w:trHeight w:val="315"/>
          <w:del w:id="1922" w:author="khanguyen" w:date="2017-03-17T22:50:00Z"/>
          <w:trPrChange w:id="1923"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924"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7D706B3E" w14:textId="77777777" w:rsidR="001A6FC7" w:rsidRPr="00C47FE2" w:rsidDel="002327DA" w:rsidRDefault="001A6FC7" w:rsidP="001A6FC7">
            <w:pPr>
              <w:spacing w:before="0" w:after="0" w:line="240" w:lineRule="auto"/>
              <w:rPr>
                <w:del w:id="1925" w:author="khanguyen" w:date="2017-03-17T22:50:00Z"/>
                <w:rFonts w:eastAsia="Times New Roman" w:cs="Arial"/>
                <w:color w:val="4B4B63"/>
                <w:sz w:val="20"/>
                <w:szCs w:val="20"/>
                <w:lang w:val="en-US"/>
              </w:rPr>
            </w:pPr>
            <w:del w:id="1926" w:author="khanguyen" w:date="2017-03-17T22:50:00Z">
              <w:r w:rsidRPr="00C47FE2" w:rsidDel="002327DA">
                <w:rPr>
                  <w:rFonts w:eastAsia="Times New Roman" w:cs="Arial"/>
                  <w:color w:val="4B4B63"/>
                  <w:sz w:val="20"/>
                  <w:szCs w:val="20"/>
                  <w:lang w:val="en-US"/>
                </w:rPr>
                <w:delText>Get_Timesheet_information</w:delText>
              </w:r>
            </w:del>
          </w:p>
        </w:tc>
        <w:tc>
          <w:tcPr>
            <w:tcW w:w="1151" w:type="dxa"/>
            <w:tcBorders>
              <w:top w:val="nil"/>
              <w:left w:val="nil"/>
              <w:bottom w:val="single" w:sz="8" w:space="0" w:color="E9EFF4"/>
              <w:right w:val="nil"/>
            </w:tcBorders>
            <w:shd w:val="clear" w:color="000000" w:fill="FFFFFF"/>
            <w:noWrap/>
            <w:vAlign w:val="center"/>
            <w:hideMark/>
            <w:tcPrChange w:id="1927"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5CCF2E72" w14:textId="77777777" w:rsidR="001A6FC7" w:rsidRPr="00C47FE2" w:rsidDel="002327DA" w:rsidRDefault="001A6FC7" w:rsidP="001A6FC7">
            <w:pPr>
              <w:spacing w:before="0" w:after="0" w:line="240" w:lineRule="auto"/>
              <w:jc w:val="right"/>
              <w:rPr>
                <w:del w:id="1928" w:author="khanguyen" w:date="2017-03-17T22:50:00Z"/>
                <w:rFonts w:eastAsia="Times New Roman" w:cs="Arial"/>
                <w:color w:val="4B4B63"/>
                <w:sz w:val="20"/>
                <w:szCs w:val="20"/>
                <w:lang w:val="en-US"/>
              </w:rPr>
            </w:pPr>
            <w:del w:id="1929" w:author="khanguyen" w:date="2017-03-17T22:50:00Z">
              <w:r w:rsidRPr="00C47FE2" w:rsidDel="002327DA">
                <w:rPr>
                  <w:rFonts w:eastAsia="Times New Roman" w:cs="Arial"/>
                  <w:color w:val="4B4B63"/>
                  <w:sz w:val="20"/>
                  <w:szCs w:val="20"/>
                  <w:lang w:val="en-US"/>
                </w:rPr>
                <w:delText>1880</w:delText>
              </w:r>
            </w:del>
          </w:p>
        </w:tc>
        <w:tc>
          <w:tcPr>
            <w:tcW w:w="1854" w:type="dxa"/>
            <w:tcBorders>
              <w:top w:val="nil"/>
              <w:left w:val="nil"/>
              <w:bottom w:val="single" w:sz="8" w:space="0" w:color="E9EFF4"/>
              <w:right w:val="nil"/>
            </w:tcBorders>
            <w:shd w:val="clear" w:color="000000" w:fill="FFFFFF"/>
            <w:noWrap/>
            <w:vAlign w:val="center"/>
            <w:hideMark/>
            <w:tcPrChange w:id="1930"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1335AE3F" w14:textId="77777777" w:rsidR="001A6FC7" w:rsidRPr="00C47FE2" w:rsidDel="002327DA" w:rsidRDefault="001A6FC7" w:rsidP="001A6FC7">
            <w:pPr>
              <w:spacing w:before="0" w:after="0" w:line="240" w:lineRule="auto"/>
              <w:jc w:val="right"/>
              <w:rPr>
                <w:del w:id="1931" w:author="khanguyen" w:date="2017-03-17T22:50:00Z"/>
                <w:rFonts w:eastAsia="Times New Roman" w:cs="Arial"/>
                <w:color w:val="4B4B63"/>
                <w:sz w:val="20"/>
                <w:szCs w:val="20"/>
                <w:lang w:val="en-US"/>
              </w:rPr>
            </w:pPr>
            <w:del w:id="1932" w:author="khanguyen" w:date="2017-03-17T22:50:00Z">
              <w:r w:rsidRPr="00C47FE2" w:rsidDel="002327DA">
                <w:rPr>
                  <w:rFonts w:eastAsia="Times New Roman" w:cs="Arial"/>
                  <w:color w:val="4B4B63"/>
                  <w:sz w:val="20"/>
                  <w:szCs w:val="20"/>
                  <w:lang w:val="en-US"/>
                </w:rPr>
                <w:delText>714890.14</w:delText>
              </w:r>
            </w:del>
          </w:p>
        </w:tc>
        <w:tc>
          <w:tcPr>
            <w:tcW w:w="1070" w:type="dxa"/>
            <w:tcBorders>
              <w:top w:val="nil"/>
              <w:left w:val="nil"/>
              <w:bottom w:val="single" w:sz="8" w:space="0" w:color="E9EFF4"/>
              <w:right w:val="nil"/>
            </w:tcBorders>
            <w:shd w:val="clear" w:color="000000" w:fill="FFFFFF"/>
            <w:noWrap/>
            <w:vAlign w:val="center"/>
            <w:hideMark/>
            <w:tcPrChange w:id="1933"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D6A70C5" w14:textId="77777777" w:rsidR="001A6FC7" w:rsidRPr="00C47FE2" w:rsidDel="002327DA" w:rsidRDefault="001A6FC7" w:rsidP="001A6FC7">
            <w:pPr>
              <w:spacing w:before="0" w:after="0" w:line="240" w:lineRule="auto"/>
              <w:jc w:val="right"/>
              <w:rPr>
                <w:del w:id="1934" w:author="khanguyen" w:date="2017-03-17T22:50:00Z"/>
                <w:rFonts w:eastAsia="Times New Roman" w:cs="Arial"/>
                <w:color w:val="4B4B63"/>
                <w:sz w:val="20"/>
                <w:szCs w:val="20"/>
                <w:lang w:val="en-US"/>
              </w:rPr>
            </w:pPr>
            <w:del w:id="1935" w:author="khanguyen" w:date="2017-03-17T22:50:00Z">
              <w:r w:rsidRPr="00C47FE2" w:rsidDel="002327DA">
                <w:rPr>
                  <w:rFonts w:eastAsia="Times New Roman" w:cs="Arial"/>
                  <w:color w:val="4B4B63"/>
                  <w:sz w:val="20"/>
                  <w:szCs w:val="20"/>
                  <w:lang w:val="en-US"/>
                </w:rPr>
                <w:delText>934003.3</w:delText>
              </w:r>
            </w:del>
          </w:p>
        </w:tc>
        <w:tc>
          <w:tcPr>
            <w:tcW w:w="1070" w:type="dxa"/>
            <w:tcBorders>
              <w:top w:val="nil"/>
              <w:left w:val="nil"/>
              <w:bottom w:val="single" w:sz="8" w:space="0" w:color="E9EFF4"/>
              <w:right w:val="nil"/>
            </w:tcBorders>
            <w:shd w:val="clear" w:color="000000" w:fill="FFFFFF"/>
            <w:noWrap/>
            <w:vAlign w:val="center"/>
            <w:hideMark/>
            <w:tcPrChange w:id="193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774ECCA" w14:textId="77777777" w:rsidR="001A6FC7" w:rsidRPr="00C47FE2" w:rsidDel="002327DA" w:rsidRDefault="001A6FC7" w:rsidP="001A6FC7">
            <w:pPr>
              <w:spacing w:before="0" w:after="0" w:line="240" w:lineRule="auto"/>
              <w:jc w:val="right"/>
              <w:rPr>
                <w:del w:id="1937" w:author="khanguyen" w:date="2017-03-17T22:50:00Z"/>
                <w:rFonts w:eastAsia="Times New Roman" w:cs="Arial"/>
                <w:color w:val="4B4B63"/>
                <w:sz w:val="20"/>
                <w:szCs w:val="20"/>
                <w:lang w:val="en-US"/>
              </w:rPr>
            </w:pPr>
            <w:del w:id="1938" w:author="khanguyen" w:date="2017-03-17T22:50:00Z">
              <w:r w:rsidRPr="00C47FE2" w:rsidDel="002327DA">
                <w:rPr>
                  <w:rFonts w:eastAsia="Times New Roman" w:cs="Arial"/>
                  <w:color w:val="4B4B63"/>
                  <w:sz w:val="20"/>
                  <w:szCs w:val="20"/>
                  <w:lang w:val="en-US"/>
                </w:rPr>
                <w:delText>968438.8</w:delText>
              </w:r>
            </w:del>
          </w:p>
        </w:tc>
        <w:tc>
          <w:tcPr>
            <w:tcW w:w="1070" w:type="dxa"/>
            <w:tcBorders>
              <w:top w:val="nil"/>
              <w:left w:val="nil"/>
              <w:bottom w:val="single" w:sz="8" w:space="0" w:color="E9EFF4"/>
              <w:right w:val="nil"/>
            </w:tcBorders>
            <w:shd w:val="clear" w:color="000000" w:fill="FFFFFF"/>
            <w:noWrap/>
            <w:vAlign w:val="center"/>
            <w:hideMark/>
            <w:tcPrChange w:id="193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BACD633" w14:textId="77777777" w:rsidR="001A6FC7" w:rsidRPr="00C47FE2" w:rsidDel="002327DA" w:rsidRDefault="001A6FC7" w:rsidP="001A6FC7">
            <w:pPr>
              <w:spacing w:before="0" w:after="0" w:line="240" w:lineRule="auto"/>
              <w:jc w:val="right"/>
              <w:rPr>
                <w:del w:id="1940" w:author="khanguyen" w:date="2017-03-17T22:50:00Z"/>
                <w:rFonts w:eastAsia="Times New Roman" w:cs="Arial"/>
                <w:color w:val="4B4B63"/>
                <w:sz w:val="20"/>
                <w:szCs w:val="20"/>
                <w:lang w:val="en-US"/>
              </w:rPr>
            </w:pPr>
            <w:del w:id="1941" w:author="khanguyen" w:date="2017-03-17T22:50:00Z">
              <w:r w:rsidRPr="00C47FE2" w:rsidDel="002327DA">
                <w:rPr>
                  <w:rFonts w:eastAsia="Times New Roman" w:cs="Arial"/>
                  <w:color w:val="4B4B63"/>
                  <w:sz w:val="20"/>
                  <w:szCs w:val="20"/>
                  <w:lang w:val="en-US"/>
                </w:rPr>
                <w:delText>1003149</w:delText>
              </w:r>
            </w:del>
          </w:p>
        </w:tc>
        <w:tc>
          <w:tcPr>
            <w:tcW w:w="1084" w:type="dxa"/>
            <w:tcBorders>
              <w:top w:val="nil"/>
              <w:left w:val="nil"/>
              <w:bottom w:val="single" w:sz="8" w:space="0" w:color="E9EFF4"/>
              <w:right w:val="nil"/>
            </w:tcBorders>
            <w:shd w:val="clear" w:color="000000" w:fill="FFFFFF"/>
            <w:noWrap/>
            <w:vAlign w:val="center"/>
            <w:hideMark/>
            <w:tcPrChange w:id="1942"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60A2540B" w14:textId="77777777" w:rsidR="001A6FC7" w:rsidRPr="00C47FE2" w:rsidDel="002327DA" w:rsidRDefault="001A6FC7" w:rsidP="001A6FC7">
            <w:pPr>
              <w:spacing w:before="0" w:after="0" w:line="240" w:lineRule="auto"/>
              <w:jc w:val="right"/>
              <w:rPr>
                <w:del w:id="1943" w:author="khanguyen" w:date="2017-03-17T22:50:00Z"/>
                <w:rFonts w:eastAsia="Times New Roman" w:cs="Arial"/>
                <w:color w:val="4B4B63"/>
                <w:sz w:val="20"/>
                <w:szCs w:val="20"/>
                <w:lang w:val="en-US"/>
              </w:rPr>
            </w:pPr>
            <w:del w:id="1944" w:author="khanguyen" w:date="2017-03-17T22:50:00Z">
              <w:r w:rsidRPr="00C47FE2" w:rsidDel="002327DA">
                <w:rPr>
                  <w:rFonts w:eastAsia="Times New Roman" w:cs="Arial"/>
                  <w:color w:val="4B4B63"/>
                  <w:sz w:val="20"/>
                  <w:szCs w:val="20"/>
                  <w:lang w:val="en-US"/>
                </w:rPr>
                <w:delText>29</w:delText>
              </w:r>
            </w:del>
          </w:p>
        </w:tc>
        <w:tc>
          <w:tcPr>
            <w:tcW w:w="1179" w:type="dxa"/>
            <w:tcBorders>
              <w:top w:val="nil"/>
              <w:left w:val="nil"/>
              <w:bottom w:val="single" w:sz="8" w:space="0" w:color="E9EFF4"/>
              <w:right w:val="nil"/>
            </w:tcBorders>
            <w:shd w:val="clear" w:color="000000" w:fill="FFFFFF"/>
            <w:noWrap/>
            <w:vAlign w:val="center"/>
            <w:hideMark/>
            <w:tcPrChange w:id="1945"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4E7F0B07" w14:textId="77777777" w:rsidR="001A6FC7" w:rsidRPr="00C47FE2" w:rsidDel="002327DA" w:rsidRDefault="001A6FC7" w:rsidP="001A6FC7">
            <w:pPr>
              <w:spacing w:before="0" w:after="0" w:line="240" w:lineRule="auto"/>
              <w:jc w:val="right"/>
              <w:rPr>
                <w:del w:id="1946" w:author="khanguyen" w:date="2017-03-17T22:50:00Z"/>
                <w:rFonts w:eastAsia="Times New Roman" w:cs="Arial"/>
                <w:color w:val="4B4B63"/>
                <w:sz w:val="20"/>
                <w:szCs w:val="20"/>
                <w:lang w:val="en-US"/>
              </w:rPr>
            </w:pPr>
            <w:del w:id="1947" w:author="khanguyen" w:date="2017-03-17T22:50:00Z">
              <w:r w:rsidRPr="00C47FE2" w:rsidDel="002327DA">
                <w:rPr>
                  <w:rFonts w:eastAsia="Times New Roman" w:cs="Arial"/>
                  <w:color w:val="4B4B63"/>
                  <w:sz w:val="20"/>
                  <w:szCs w:val="20"/>
                  <w:lang w:val="en-US"/>
                </w:rPr>
                <w:delText>2454395</w:delText>
              </w:r>
            </w:del>
          </w:p>
        </w:tc>
        <w:tc>
          <w:tcPr>
            <w:tcW w:w="1230" w:type="dxa"/>
            <w:tcBorders>
              <w:top w:val="nil"/>
              <w:left w:val="nil"/>
              <w:bottom w:val="single" w:sz="8" w:space="0" w:color="E9EFF4"/>
              <w:right w:val="nil"/>
            </w:tcBorders>
            <w:shd w:val="clear" w:color="000000" w:fill="FFFFFF"/>
            <w:noWrap/>
            <w:vAlign w:val="center"/>
            <w:hideMark/>
            <w:tcPrChange w:id="1948"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7AD6EDFF" w14:textId="77777777" w:rsidR="001A6FC7" w:rsidRPr="00C47FE2" w:rsidDel="002327DA" w:rsidRDefault="001A6FC7" w:rsidP="001A6FC7">
            <w:pPr>
              <w:spacing w:before="0" w:after="0" w:line="240" w:lineRule="auto"/>
              <w:jc w:val="right"/>
              <w:rPr>
                <w:del w:id="1949" w:author="khanguyen" w:date="2017-03-17T22:50:00Z"/>
                <w:rFonts w:eastAsia="Times New Roman" w:cs="Arial"/>
                <w:color w:val="4B4B63"/>
                <w:sz w:val="20"/>
                <w:szCs w:val="20"/>
                <w:lang w:val="en-US"/>
              </w:rPr>
            </w:pPr>
            <w:del w:id="1950" w:author="khanguyen" w:date="2017-03-17T22:50:00Z">
              <w:r w:rsidRPr="00C47FE2" w:rsidDel="002327DA">
                <w:rPr>
                  <w:rFonts w:eastAsia="Times New Roman" w:cs="Arial"/>
                  <w:color w:val="4B4B63"/>
                  <w:sz w:val="20"/>
                  <w:szCs w:val="20"/>
                  <w:lang w:val="en-US"/>
                </w:rPr>
                <w:delText>36.86%</w:delText>
              </w:r>
            </w:del>
          </w:p>
        </w:tc>
      </w:tr>
      <w:tr w:rsidR="001A6FC7" w:rsidRPr="00C47FE2" w14:paraId="2AC2347A" w14:textId="77777777" w:rsidTr="00637CF7">
        <w:trPr>
          <w:trHeight w:val="315"/>
          <w:trPrChange w:id="1951"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952"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07A79253"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Get_userCostAmtId Default</w:t>
            </w:r>
          </w:p>
        </w:tc>
        <w:tc>
          <w:tcPr>
            <w:tcW w:w="1151" w:type="dxa"/>
            <w:tcBorders>
              <w:top w:val="nil"/>
              <w:left w:val="nil"/>
              <w:bottom w:val="single" w:sz="8" w:space="0" w:color="E9EFF4"/>
              <w:right w:val="nil"/>
            </w:tcBorders>
            <w:shd w:val="clear" w:color="000000" w:fill="FFFFFF"/>
            <w:noWrap/>
            <w:vAlign w:val="center"/>
            <w:hideMark/>
            <w:tcPrChange w:id="1953"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42A52DB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w:t>
            </w:r>
          </w:p>
        </w:tc>
        <w:tc>
          <w:tcPr>
            <w:tcW w:w="1854" w:type="dxa"/>
            <w:tcBorders>
              <w:top w:val="nil"/>
              <w:left w:val="nil"/>
              <w:bottom w:val="single" w:sz="8" w:space="0" w:color="E9EFF4"/>
              <w:right w:val="nil"/>
            </w:tcBorders>
            <w:shd w:val="clear" w:color="000000" w:fill="FFFFFF"/>
            <w:noWrap/>
            <w:vAlign w:val="center"/>
            <w:hideMark/>
            <w:tcPrChange w:id="1954"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55D72B0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144006.25</w:t>
            </w:r>
          </w:p>
        </w:tc>
        <w:tc>
          <w:tcPr>
            <w:tcW w:w="1070" w:type="dxa"/>
            <w:tcBorders>
              <w:top w:val="nil"/>
              <w:left w:val="nil"/>
              <w:bottom w:val="single" w:sz="8" w:space="0" w:color="E9EFF4"/>
              <w:right w:val="nil"/>
            </w:tcBorders>
            <w:shd w:val="clear" w:color="000000" w:fill="FFFFFF"/>
            <w:noWrap/>
            <w:vAlign w:val="center"/>
            <w:hideMark/>
            <w:tcPrChange w:id="1955"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A9AA72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201343</w:t>
            </w:r>
          </w:p>
        </w:tc>
        <w:tc>
          <w:tcPr>
            <w:tcW w:w="1070" w:type="dxa"/>
            <w:tcBorders>
              <w:top w:val="nil"/>
              <w:left w:val="nil"/>
              <w:bottom w:val="single" w:sz="8" w:space="0" w:color="E9EFF4"/>
              <w:right w:val="nil"/>
            </w:tcBorders>
            <w:shd w:val="clear" w:color="000000" w:fill="FFFFFF"/>
            <w:noWrap/>
            <w:vAlign w:val="center"/>
            <w:hideMark/>
            <w:tcPrChange w:id="195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A0C37F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219775</w:t>
            </w:r>
          </w:p>
        </w:tc>
        <w:tc>
          <w:tcPr>
            <w:tcW w:w="1070" w:type="dxa"/>
            <w:tcBorders>
              <w:top w:val="nil"/>
              <w:left w:val="nil"/>
              <w:bottom w:val="single" w:sz="8" w:space="0" w:color="E9EFF4"/>
              <w:right w:val="nil"/>
            </w:tcBorders>
            <w:shd w:val="clear" w:color="000000" w:fill="FFFFFF"/>
            <w:noWrap/>
            <w:vAlign w:val="center"/>
            <w:hideMark/>
            <w:tcPrChange w:id="195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1CB2D8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260479</w:t>
            </w:r>
          </w:p>
        </w:tc>
        <w:tc>
          <w:tcPr>
            <w:tcW w:w="1084" w:type="dxa"/>
            <w:tcBorders>
              <w:top w:val="nil"/>
              <w:left w:val="nil"/>
              <w:bottom w:val="single" w:sz="8" w:space="0" w:color="E9EFF4"/>
              <w:right w:val="nil"/>
            </w:tcBorders>
            <w:shd w:val="clear" w:color="000000" w:fill="FFFFFF"/>
            <w:noWrap/>
            <w:vAlign w:val="center"/>
            <w:hideMark/>
            <w:tcPrChange w:id="1958"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0A9DB1F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44235</w:t>
            </w:r>
          </w:p>
        </w:tc>
        <w:tc>
          <w:tcPr>
            <w:tcW w:w="1179" w:type="dxa"/>
            <w:tcBorders>
              <w:top w:val="nil"/>
              <w:left w:val="nil"/>
              <w:bottom w:val="single" w:sz="8" w:space="0" w:color="E9EFF4"/>
              <w:right w:val="nil"/>
            </w:tcBorders>
            <w:shd w:val="clear" w:color="000000" w:fill="FFFFFF"/>
            <w:noWrap/>
            <w:vAlign w:val="center"/>
            <w:hideMark/>
            <w:tcPrChange w:id="1959"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EC10D1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260755</w:t>
            </w:r>
          </w:p>
        </w:tc>
        <w:tc>
          <w:tcPr>
            <w:tcW w:w="1230" w:type="dxa"/>
            <w:tcBorders>
              <w:top w:val="nil"/>
              <w:left w:val="nil"/>
              <w:bottom w:val="single" w:sz="8" w:space="0" w:color="E9EFF4"/>
              <w:right w:val="nil"/>
            </w:tcBorders>
            <w:shd w:val="clear" w:color="000000" w:fill="FFFFFF"/>
            <w:noWrap/>
            <w:vAlign w:val="center"/>
            <w:hideMark/>
            <w:tcPrChange w:id="1960"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2F21478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616E864F" w14:textId="77777777" w:rsidTr="00637CF7">
        <w:trPr>
          <w:trHeight w:val="315"/>
          <w:trPrChange w:id="1961"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962"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776400C3"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Get_userCostCodeId Default</w:t>
            </w:r>
          </w:p>
        </w:tc>
        <w:tc>
          <w:tcPr>
            <w:tcW w:w="1151" w:type="dxa"/>
            <w:tcBorders>
              <w:top w:val="nil"/>
              <w:left w:val="nil"/>
              <w:bottom w:val="single" w:sz="8" w:space="0" w:color="E9EFF4"/>
              <w:right w:val="nil"/>
            </w:tcBorders>
            <w:shd w:val="clear" w:color="000000" w:fill="FFFFFF"/>
            <w:noWrap/>
            <w:vAlign w:val="center"/>
            <w:hideMark/>
            <w:tcPrChange w:id="1963"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527E2DE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w:t>
            </w:r>
          </w:p>
        </w:tc>
        <w:tc>
          <w:tcPr>
            <w:tcW w:w="1854" w:type="dxa"/>
            <w:tcBorders>
              <w:top w:val="nil"/>
              <w:left w:val="nil"/>
              <w:bottom w:val="single" w:sz="8" w:space="0" w:color="E9EFF4"/>
              <w:right w:val="nil"/>
            </w:tcBorders>
            <w:shd w:val="clear" w:color="000000" w:fill="FFFFFF"/>
            <w:noWrap/>
            <w:vAlign w:val="center"/>
            <w:hideMark/>
            <w:tcPrChange w:id="1964"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4DB2E01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147968.96</w:t>
            </w:r>
          </w:p>
        </w:tc>
        <w:tc>
          <w:tcPr>
            <w:tcW w:w="1070" w:type="dxa"/>
            <w:tcBorders>
              <w:top w:val="nil"/>
              <w:left w:val="nil"/>
              <w:bottom w:val="single" w:sz="8" w:space="0" w:color="E9EFF4"/>
              <w:right w:val="nil"/>
            </w:tcBorders>
            <w:shd w:val="clear" w:color="000000" w:fill="FFFFFF"/>
            <w:noWrap/>
            <w:vAlign w:val="center"/>
            <w:hideMark/>
            <w:tcPrChange w:id="1965"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24B938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223103</w:t>
            </w:r>
          </w:p>
        </w:tc>
        <w:tc>
          <w:tcPr>
            <w:tcW w:w="1070" w:type="dxa"/>
            <w:tcBorders>
              <w:top w:val="nil"/>
              <w:left w:val="nil"/>
              <w:bottom w:val="single" w:sz="8" w:space="0" w:color="E9EFF4"/>
              <w:right w:val="nil"/>
            </w:tcBorders>
            <w:shd w:val="clear" w:color="000000" w:fill="FFFFFF"/>
            <w:noWrap/>
            <w:vAlign w:val="center"/>
            <w:hideMark/>
            <w:tcPrChange w:id="196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868166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250495</w:t>
            </w:r>
          </w:p>
        </w:tc>
        <w:tc>
          <w:tcPr>
            <w:tcW w:w="1070" w:type="dxa"/>
            <w:tcBorders>
              <w:top w:val="nil"/>
              <w:left w:val="nil"/>
              <w:bottom w:val="single" w:sz="8" w:space="0" w:color="E9EFF4"/>
              <w:right w:val="nil"/>
            </w:tcBorders>
            <w:shd w:val="clear" w:color="000000" w:fill="FFFFFF"/>
            <w:noWrap/>
            <w:vAlign w:val="center"/>
            <w:hideMark/>
            <w:tcPrChange w:id="196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C2F941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255871</w:t>
            </w:r>
          </w:p>
        </w:tc>
        <w:tc>
          <w:tcPr>
            <w:tcW w:w="1084" w:type="dxa"/>
            <w:tcBorders>
              <w:top w:val="nil"/>
              <w:left w:val="nil"/>
              <w:bottom w:val="single" w:sz="8" w:space="0" w:color="E9EFF4"/>
              <w:right w:val="nil"/>
            </w:tcBorders>
            <w:shd w:val="clear" w:color="000000" w:fill="FFFFFF"/>
            <w:noWrap/>
            <w:vAlign w:val="center"/>
            <w:hideMark/>
            <w:tcPrChange w:id="1968"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685195D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44339</w:t>
            </w:r>
          </w:p>
        </w:tc>
        <w:tc>
          <w:tcPr>
            <w:tcW w:w="1179" w:type="dxa"/>
            <w:tcBorders>
              <w:top w:val="nil"/>
              <w:left w:val="nil"/>
              <w:bottom w:val="single" w:sz="8" w:space="0" w:color="E9EFF4"/>
              <w:right w:val="nil"/>
            </w:tcBorders>
            <w:shd w:val="clear" w:color="000000" w:fill="FFFFFF"/>
            <w:noWrap/>
            <w:vAlign w:val="center"/>
            <w:hideMark/>
            <w:tcPrChange w:id="1969"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1CEF391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265556</w:t>
            </w:r>
          </w:p>
        </w:tc>
        <w:tc>
          <w:tcPr>
            <w:tcW w:w="1230" w:type="dxa"/>
            <w:tcBorders>
              <w:top w:val="nil"/>
              <w:left w:val="nil"/>
              <w:bottom w:val="single" w:sz="8" w:space="0" w:color="E9EFF4"/>
              <w:right w:val="nil"/>
            </w:tcBorders>
            <w:shd w:val="clear" w:color="000000" w:fill="FFFFFF"/>
            <w:noWrap/>
            <w:vAlign w:val="center"/>
            <w:hideMark/>
            <w:tcPrChange w:id="1970"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206F1B1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6A2A1123" w14:textId="77777777" w:rsidTr="00637CF7">
        <w:trPr>
          <w:trHeight w:val="315"/>
          <w:trPrChange w:id="1971"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972"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68237FCE"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Get_UserProfiles</w:t>
            </w:r>
          </w:p>
        </w:tc>
        <w:tc>
          <w:tcPr>
            <w:tcW w:w="1151" w:type="dxa"/>
            <w:tcBorders>
              <w:top w:val="nil"/>
              <w:left w:val="nil"/>
              <w:bottom w:val="single" w:sz="8" w:space="0" w:color="E9EFF4"/>
              <w:right w:val="nil"/>
            </w:tcBorders>
            <w:shd w:val="clear" w:color="000000" w:fill="FFFFFF"/>
            <w:noWrap/>
            <w:vAlign w:val="center"/>
            <w:hideMark/>
            <w:tcPrChange w:id="1973"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34EAEC6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2532</w:t>
            </w:r>
          </w:p>
        </w:tc>
        <w:tc>
          <w:tcPr>
            <w:tcW w:w="1854" w:type="dxa"/>
            <w:tcBorders>
              <w:top w:val="nil"/>
              <w:left w:val="nil"/>
              <w:bottom w:val="single" w:sz="8" w:space="0" w:color="E9EFF4"/>
              <w:right w:val="nil"/>
            </w:tcBorders>
            <w:shd w:val="clear" w:color="000000" w:fill="FFFFFF"/>
            <w:noWrap/>
            <w:vAlign w:val="center"/>
            <w:hideMark/>
            <w:tcPrChange w:id="1974"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337B50A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162182.71</w:t>
            </w:r>
          </w:p>
        </w:tc>
        <w:tc>
          <w:tcPr>
            <w:tcW w:w="1070" w:type="dxa"/>
            <w:tcBorders>
              <w:top w:val="nil"/>
              <w:left w:val="nil"/>
              <w:bottom w:val="single" w:sz="8" w:space="0" w:color="E9EFF4"/>
              <w:right w:val="nil"/>
            </w:tcBorders>
            <w:shd w:val="clear" w:color="000000" w:fill="FFFFFF"/>
            <w:noWrap/>
            <w:vAlign w:val="center"/>
            <w:hideMark/>
            <w:tcPrChange w:id="1975"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CD2FE5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298401.5</w:t>
            </w:r>
          </w:p>
        </w:tc>
        <w:tc>
          <w:tcPr>
            <w:tcW w:w="1070" w:type="dxa"/>
            <w:tcBorders>
              <w:top w:val="nil"/>
              <w:left w:val="nil"/>
              <w:bottom w:val="single" w:sz="8" w:space="0" w:color="E9EFF4"/>
              <w:right w:val="nil"/>
            </w:tcBorders>
            <w:shd w:val="clear" w:color="000000" w:fill="FFFFFF"/>
            <w:noWrap/>
            <w:vAlign w:val="center"/>
            <w:hideMark/>
            <w:tcPrChange w:id="197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5738B3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415084</w:t>
            </w:r>
          </w:p>
        </w:tc>
        <w:tc>
          <w:tcPr>
            <w:tcW w:w="1070" w:type="dxa"/>
            <w:tcBorders>
              <w:top w:val="nil"/>
              <w:left w:val="nil"/>
              <w:bottom w:val="single" w:sz="8" w:space="0" w:color="E9EFF4"/>
              <w:right w:val="nil"/>
            </w:tcBorders>
            <w:shd w:val="clear" w:color="000000" w:fill="FFFFFF"/>
            <w:noWrap/>
            <w:vAlign w:val="center"/>
            <w:hideMark/>
            <w:tcPrChange w:id="197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CAFDD3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658665.6</w:t>
            </w:r>
          </w:p>
        </w:tc>
        <w:tc>
          <w:tcPr>
            <w:tcW w:w="1084" w:type="dxa"/>
            <w:tcBorders>
              <w:top w:val="nil"/>
              <w:left w:val="nil"/>
              <w:bottom w:val="single" w:sz="8" w:space="0" w:color="E9EFF4"/>
              <w:right w:val="nil"/>
            </w:tcBorders>
            <w:shd w:val="clear" w:color="000000" w:fill="FFFFFF"/>
            <w:noWrap/>
            <w:vAlign w:val="center"/>
            <w:hideMark/>
            <w:tcPrChange w:id="1978"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21C6A84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w:t>
            </w:r>
          </w:p>
        </w:tc>
        <w:tc>
          <w:tcPr>
            <w:tcW w:w="1179" w:type="dxa"/>
            <w:tcBorders>
              <w:top w:val="nil"/>
              <w:left w:val="nil"/>
              <w:bottom w:val="single" w:sz="8" w:space="0" w:color="E9EFF4"/>
              <w:right w:val="nil"/>
            </w:tcBorders>
            <w:shd w:val="clear" w:color="000000" w:fill="FFFFFF"/>
            <w:noWrap/>
            <w:vAlign w:val="center"/>
            <w:hideMark/>
            <w:tcPrChange w:id="1979"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D336E9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1590861</w:t>
            </w:r>
          </w:p>
        </w:tc>
        <w:tc>
          <w:tcPr>
            <w:tcW w:w="1230" w:type="dxa"/>
            <w:tcBorders>
              <w:top w:val="nil"/>
              <w:left w:val="nil"/>
              <w:bottom w:val="single" w:sz="8" w:space="0" w:color="E9EFF4"/>
              <w:right w:val="nil"/>
            </w:tcBorders>
            <w:shd w:val="clear" w:color="000000" w:fill="FFFFFF"/>
            <w:noWrap/>
            <w:vAlign w:val="center"/>
            <w:hideMark/>
            <w:tcPrChange w:id="1980"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1926377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0.59%</w:t>
            </w:r>
          </w:p>
        </w:tc>
      </w:tr>
      <w:tr w:rsidR="001A6FC7" w:rsidRPr="00C47FE2" w14:paraId="4F46AAE7" w14:textId="77777777" w:rsidTr="00637CF7">
        <w:trPr>
          <w:trHeight w:val="315"/>
          <w:trPrChange w:id="1981"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982"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6AE06E2A"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Login_authentication</w:t>
            </w:r>
          </w:p>
        </w:tc>
        <w:tc>
          <w:tcPr>
            <w:tcW w:w="1151" w:type="dxa"/>
            <w:tcBorders>
              <w:top w:val="nil"/>
              <w:left w:val="nil"/>
              <w:bottom w:val="single" w:sz="8" w:space="0" w:color="E9EFF4"/>
              <w:right w:val="nil"/>
            </w:tcBorders>
            <w:shd w:val="clear" w:color="000000" w:fill="FFFFFF"/>
            <w:noWrap/>
            <w:vAlign w:val="center"/>
            <w:hideMark/>
            <w:tcPrChange w:id="1983"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3EEF242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3126</w:t>
            </w:r>
          </w:p>
        </w:tc>
        <w:tc>
          <w:tcPr>
            <w:tcW w:w="1854" w:type="dxa"/>
            <w:tcBorders>
              <w:top w:val="nil"/>
              <w:left w:val="nil"/>
              <w:bottom w:val="single" w:sz="8" w:space="0" w:color="E9EFF4"/>
              <w:right w:val="nil"/>
            </w:tcBorders>
            <w:shd w:val="clear" w:color="000000" w:fill="FFFFFF"/>
            <w:noWrap/>
            <w:vAlign w:val="center"/>
            <w:hideMark/>
            <w:tcPrChange w:id="1984"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774B301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149884.59</w:t>
            </w:r>
          </w:p>
        </w:tc>
        <w:tc>
          <w:tcPr>
            <w:tcW w:w="1070" w:type="dxa"/>
            <w:tcBorders>
              <w:top w:val="nil"/>
              <w:left w:val="nil"/>
              <w:bottom w:val="single" w:sz="8" w:space="0" w:color="E9EFF4"/>
              <w:right w:val="nil"/>
            </w:tcBorders>
            <w:shd w:val="clear" w:color="000000" w:fill="FFFFFF"/>
            <w:noWrap/>
            <w:vAlign w:val="center"/>
            <w:hideMark/>
            <w:tcPrChange w:id="1985"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A81554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220281.2</w:t>
            </w:r>
          </w:p>
        </w:tc>
        <w:tc>
          <w:tcPr>
            <w:tcW w:w="1070" w:type="dxa"/>
            <w:tcBorders>
              <w:top w:val="nil"/>
              <w:left w:val="nil"/>
              <w:bottom w:val="single" w:sz="8" w:space="0" w:color="E9EFF4"/>
              <w:right w:val="nil"/>
            </w:tcBorders>
            <w:shd w:val="clear" w:color="000000" w:fill="FFFFFF"/>
            <w:noWrap/>
            <w:vAlign w:val="center"/>
            <w:hideMark/>
            <w:tcPrChange w:id="198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EB133C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266937.2</w:t>
            </w:r>
          </w:p>
        </w:tc>
        <w:tc>
          <w:tcPr>
            <w:tcW w:w="1070" w:type="dxa"/>
            <w:tcBorders>
              <w:top w:val="nil"/>
              <w:left w:val="nil"/>
              <w:bottom w:val="single" w:sz="8" w:space="0" w:color="E9EFF4"/>
              <w:right w:val="nil"/>
            </w:tcBorders>
            <w:shd w:val="clear" w:color="000000" w:fill="FFFFFF"/>
            <w:noWrap/>
            <w:vAlign w:val="center"/>
            <w:hideMark/>
            <w:tcPrChange w:id="198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F1C088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691646</w:t>
            </w:r>
          </w:p>
        </w:tc>
        <w:tc>
          <w:tcPr>
            <w:tcW w:w="1084" w:type="dxa"/>
            <w:tcBorders>
              <w:top w:val="nil"/>
              <w:left w:val="nil"/>
              <w:bottom w:val="single" w:sz="8" w:space="0" w:color="E9EFF4"/>
              <w:right w:val="nil"/>
            </w:tcBorders>
            <w:shd w:val="clear" w:color="000000" w:fill="FFFFFF"/>
            <w:noWrap/>
            <w:vAlign w:val="center"/>
            <w:hideMark/>
            <w:tcPrChange w:id="1988"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117EDAC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w:t>
            </w:r>
          </w:p>
        </w:tc>
        <w:tc>
          <w:tcPr>
            <w:tcW w:w="1179" w:type="dxa"/>
            <w:tcBorders>
              <w:top w:val="nil"/>
              <w:left w:val="nil"/>
              <w:bottom w:val="single" w:sz="8" w:space="0" w:color="E9EFF4"/>
              <w:right w:val="nil"/>
            </w:tcBorders>
            <w:shd w:val="clear" w:color="000000" w:fill="FFFFFF"/>
            <w:noWrap/>
            <w:vAlign w:val="center"/>
            <w:hideMark/>
            <w:tcPrChange w:id="1989"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4A9B308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1585958</w:t>
            </w:r>
          </w:p>
        </w:tc>
        <w:tc>
          <w:tcPr>
            <w:tcW w:w="1230" w:type="dxa"/>
            <w:tcBorders>
              <w:top w:val="nil"/>
              <w:left w:val="nil"/>
              <w:bottom w:val="single" w:sz="8" w:space="0" w:color="E9EFF4"/>
              <w:right w:val="nil"/>
            </w:tcBorders>
            <w:shd w:val="clear" w:color="000000" w:fill="FFFFFF"/>
            <w:noWrap/>
            <w:vAlign w:val="center"/>
            <w:hideMark/>
            <w:tcPrChange w:id="1990"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3EA15BA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0.38%</w:t>
            </w:r>
          </w:p>
        </w:tc>
      </w:tr>
      <w:tr w:rsidR="001A6FC7" w:rsidRPr="00C47FE2" w14:paraId="5E7F7984" w14:textId="77777777" w:rsidTr="00637CF7">
        <w:trPr>
          <w:trHeight w:val="315"/>
          <w:trPrChange w:id="1991"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1992"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65173C74"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Open_Default_Task_Detail</w:t>
            </w:r>
          </w:p>
        </w:tc>
        <w:tc>
          <w:tcPr>
            <w:tcW w:w="1151" w:type="dxa"/>
            <w:tcBorders>
              <w:top w:val="nil"/>
              <w:left w:val="nil"/>
              <w:bottom w:val="single" w:sz="8" w:space="0" w:color="E9EFF4"/>
              <w:right w:val="nil"/>
            </w:tcBorders>
            <w:shd w:val="clear" w:color="000000" w:fill="FFFFFF"/>
            <w:noWrap/>
            <w:vAlign w:val="center"/>
            <w:hideMark/>
            <w:tcPrChange w:id="1993"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4777147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357</w:t>
            </w:r>
          </w:p>
        </w:tc>
        <w:tc>
          <w:tcPr>
            <w:tcW w:w="1854" w:type="dxa"/>
            <w:tcBorders>
              <w:top w:val="nil"/>
              <w:left w:val="nil"/>
              <w:bottom w:val="single" w:sz="8" w:space="0" w:color="E9EFF4"/>
              <w:right w:val="nil"/>
            </w:tcBorders>
            <w:shd w:val="clear" w:color="000000" w:fill="FFFFFF"/>
            <w:noWrap/>
            <w:vAlign w:val="center"/>
            <w:hideMark/>
            <w:tcPrChange w:id="1994"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3E5A044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168.28</w:t>
            </w:r>
          </w:p>
        </w:tc>
        <w:tc>
          <w:tcPr>
            <w:tcW w:w="1070" w:type="dxa"/>
            <w:tcBorders>
              <w:top w:val="nil"/>
              <w:left w:val="nil"/>
              <w:bottom w:val="single" w:sz="8" w:space="0" w:color="E9EFF4"/>
              <w:right w:val="nil"/>
            </w:tcBorders>
            <w:shd w:val="clear" w:color="000000" w:fill="FFFFFF"/>
            <w:noWrap/>
            <w:vAlign w:val="center"/>
            <w:hideMark/>
            <w:tcPrChange w:id="1995"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E6233B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401</w:t>
            </w:r>
          </w:p>
        </w:tc>
        <w:tc>
          <w:tcPr>
            <w:tcW w:w="1070" w:type="dxa"/>
            <w:tcBorders>
              <w:top w:val="nil"/>
              <w:left w:val="nil"/>
              <w:bottom w:val="single" w:sz="8" w:space="0" w:color="E9EFF4"/>
              <w:right w:val="nil"/>
            </w:tcBorders>
            <w:shd w:val="clear" w:color="000000" w:fill="FFFFFF"/>
            <w:noWrap/>
            <w:vAlign w:val="center"/>
            <w:hideMark/>
            <w:tcPrChange w:id="199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865CD5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490</w:t>
            </w:r>
          </w:p>
        </w:tc>
        <w:tc>
          <w:tcPr>
            <w:tcW w:w="1070" w:type="dxa"/>
            <w:tcBorders>
              <w:top w:val="nil"/>
              <w:left w:val="nil"/>
              <w:bottom w:val="single" w:sz="8" w:space="0" w:color="E9EFF4"/>
              <w:right w:val="nil"/>
            </w:tcBorders>
            <w:shd w:val="clear" w:color="000000" w:fill="FFFFFF"/>
            <w:noWrap/>
            <w:vAlign w:val="center"/>
            <w:hideMark/>
            <w:tcPrChange w:id="199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4844E3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833</w:t>
            </w:r>
          </w:p>
        </w:tc>
        <w:tc>
          <w:tcPr>
            <w:tcW w:w="1084" w:type="dxa"/>
            <w:tcBorders>
              <w:top w:val="nil"/>
              <w:left w:val="nil"/>
              <w:bottom w:val="single" w:sz="8" w:space="0" w:color="E9EFF4"/>
              <w:right w:val="nil"/>
            </w:tcBorders>
            <w:shd w:val="clear" w:color="000000" w:fill="FFFFFF"/>
            <w:noWrap/>
            <w:vAlign w:val="center"/>
            <w:hideMark/>
            <w:tcPrChange w:id="1998"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52BA51C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Change w:id="1999"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0DF198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1273</w:t>
            </w:r>
          </w:p>
        </w:tc>
        <w:tc>
          <w:tcPr>
            <w:tcW w:w="1230" w:type="dxa"/>
            <w:tcBorders>
              <w:top w:val="nil"/>
              <w:left w:val="nil"/>
              <w:bottom w:val="single" w:sz="8" w:space="0" w:color="E9EFF4"/>
              <w:right w:val="nil"/>
            </w:tcBorders>
            <w:shd w:val="clear" w:color="000000" w:fill="FFFFFF"/>
            <w:noWrap/>
            <w:vAlign w:val="center"/>
            <w:hideMark/>
            <w:tcPrChange w:id="2000"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19E4182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224063AC" w14:textId="77777777" w:rsidTr="00637CF7">
        <w:trPr>
          <w:trHeight w:val="315"/>
          <w:trPrChange w:id="2001"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2002"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5B65A5A0"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 Empty Project</w:t>
            </w:r>
          </w:p>
        </w:tc>
        <w:tc>
          <w:tcPr>
            <w:tcW w:w="1151" w:type="dxa"/>
            <w:tcBorders>
              <w:top w:val="nil"/>
              <w:left w:val="nil"/>
              <w:bottom w:val="single" w:sz="8" w:space="0" w:color="E9EFF4"/>
              <w:right w:val="nil"/>
            </w:tcBorders>
            <w:shd w:val="clear" w:color="000000" w:fill="FFFFFF"/>
            <w:noWrap/>
            <w:vAlign w:val="center"/>
            <w:hideMark/>
            <w:tcPrChange w:id="2003"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658FE1C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854" w:type="dxa"/>
            <w:tcBorders>
              <w:top w:val="nil"/>
              <w:left w:val="nil"/>
              <w:bottom w:val="single" w:sz="8" w:space="0" w:color="E9EFF4"/>
              <w:right w:val="nil"/>
            </w:tcBorders>
            <w:shd w:val="clear" w:color="000000" w:fill="FFFFFF"/>
            <w:noWrap/>
            <w:vAlign w:val="center"/>
            <w:hideMark/>
            <w:tcPrChange w:id="2004"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5BD6B79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207276.75</w:t>
            </w:r>
          </w:p>
        </w:tc>
        <w:tc>
          <w:tcPr>
            <w:tcW w:w="1070" w:type="dxa"/>
            <w:tcBorders>
              <w:top w:val="nil"/>
              <w:left w:val="nil"/>
              <w:bottom w:val="single" w:sz="8" w:space="0" w:color="E9EFF4"/>
              <w:right w:val="nil"/>
            </w:tcBorders>
            <w:shd w:val="clear" w:color="000000" w:fill="FFFFFF"/>
            <w:noWrap/>
            <w:vAlign w:val="center"/>
            <w:hideMark/>
            <w:tcPrChange w:id="2005"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74ECDB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253055</w:t>
            </w:r>
          </w:p>
        </w:tc>
        <w:tc>
          <w:tcPr>
            <w:tcW w:w="1070" w:type="dxa"/>
            <w:tcBorders>
              <w:top w:val="nil"/>
              <w:left w:val="nil"/>
              <w:bottom w:val="single" w:sz="8" w:space="0" w:color="E9EFF4"/>
              <w:right w:val="nil"/>
            </w:tcBorders>
            <w:shd w:val="clear" w:color="000000" w:fill="FFFFFF"/>
            <w:noWrap/>
            <w:vAlign w:val="center"/>
            <w:hideMark/>
            <w:tcPrChange w:id="200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536AA7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264959</w:t>
            </w:r>
          </w:p>
        </w:tc>
        <w:tc>
          <w:tcPr>
            <w:tcW w:w="1070" w:type="dxa"/>
            <w:tcBorders>
              <w:top w:val="nil"/>
              <w:left w:val="nil"/>
              <w:bottom w:val="single" w:sz="8" w:space="0" w:color="E9EFF4"/>
              <w:right w:val="nil"/>
            </w:tcBorders>
            <w:shd w:val="clear" w:color="000000" w:fill="FFFFFF"/>
            <w:noWrap/>
            <w:vAlign w:val="center"/>
            <w:hideMark/>
            <w:tcPrChange w:id="200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D37626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264959</w:t>
            </w:r>
          </w:p>
        </w:tc>
        <w:tc>
          <w:tcPr>
            <w:tcW w:w="1084" w:type="dxa"/>
            <w:tcBorders>
              <w:top w:val="nil"/>
              <w:left w:val="nil"/>
              <w:bottom w:val="single" w:sz="8" w:space="0" w:color="E9EFF4"/>
              <w:right w:val="nil"/>
            </w:tcBorders>
            <w:shd w:val="clear" w:color="000000" w:fill="FFFFFF"/>
            <w:noWrap/>
            <w:vAlign w:val="center"/>
            <w:hideMark/>
            <w:tcPrChange w:id="2008"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70C750A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153867</w:t>
            </w:r>
          </w:p>
        </w:tc>
        <w:tc>
          <w:tcPr>
            <w:tcW w:w="1179" w:type="dxa"/>
            <w:tcBorders>
              <w:top w:val="nil"/>
              <w:left w:val="nil"/>
              <w:bottom w:val="single" w:sz="8" w:space="0" w:color="E9EFF4"/>
              <w:right w:val="nil"/>
            </w:tcBorders>
            <w:shd w:val="clear" w:color="000000" w:fill="FFFFFF"/>
            <w:noWrap/>
            <w:vAlign w:val="center"/>
            <w:hideMark/>
            <w:tcPrChange w:id="2009"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296DEFD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264953</w:t>
            </w:r>
          </w:p>
        </w:tc>
        <w:tc>
          <w:tcPr>
            <w:tcW w:w="1230" w:type="dxa"/>
            <w:tcBorders>
              <w:top w:val="nil"/>
              <w:left w:val="nil"/>
              <w:bottom w:val="single" w:sz="8" w:space="0" w:color="E9EFF4"/>
              <w:right w:val="nil"/>
            </w:tcBorders>
            <w:shd w:val="clear" w:color="000000" w:fill="FFFFFF"/>
            <w:noWrap/>
            <w:vAlign w:val="center"/>
            <w:hideMark/>
            <w:tcPrChange w:id="2010"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79969E3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5013DEE" w14:textId="77777777" w:rsidTr="00637CF7">
        <w:trPr>
          <w:trHeight w:val="315"/>
          <w:trPrChange w:id="2011"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2012"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1B3C8040"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Select_Default_Task</w:t>
            </w:r>
          </w:p>
        </w:tc>
        <w:tc>
          <w:tcPr>
            <w:tcW w:w="1151" w:type="dxa"/>
            <w:tcBorders>
              <w:top w:val="nil"/>
              <w:left w:val="nil"/>
              <w:bottom w:val="single" w:sz="8" w:space="0" w:color="E9EFF4"/>
              <w:right w:val="nil"/>
            </w:tcBorders>
            <w:shd w:val="clear" w:color="000000" w:fill="FFFFFF"/>
            <w:noWrap/>
            <w:vAlign w:val="center"/>
            <w:hideMark/>
            <w:tcPrChange w:id="2013"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7B10C4A7"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716</w:t>
            </w:r>
          </w:p>
        </w:tc>
        <w:tc>
          <w:tcPr>
            <w:tcW w:w="1854" w:type="dxa"/>
            <w:tcBorders>
              <w:top w:val="nil"/>
              <w:left w:val="nil"/>
              <w:bottom w:val="single" w:sz="8" w:space="0" w:color="E9EFF4"/>
              <w:right w:val="nil"/>
            </w:tcBorders>
            <w:shd w:val="clear" w:color="000000" w:fill="FFFFFF"/>
            <w:noWrap/>
            <w:vAlign w:val="center"/>
            <w:hideMark/>
            <w:tcPrChange w:id="2014"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4D553DB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126269.77</w:t>
            </w:r>
          </w:p>
        </w:tc>
        <w:tc>
          <w:tcPr>
            <w:tcW w:w="1070" w:type="dxa"/>
            <w:tcBorders>
              <w:top w:val="nil"/>
              <w:left w:val="nil"/>
              <w:bottom w:val="single" w:sz="8" w:space="0" w:color="E9EFF4"/>
              <w:right w:val="nil"/>
            </w:tcBorders>
            <w:shd w:val="clear" w:color="000000" w:fill="FFFFFF"/>
            <w:noWrap/>
            <w:vAlign w:val="center"/>
            <w:hideMark/>
            <w:tcPrChange w:id="2015"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A2D89D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194559</w:t>
            </w:r>
          </w:p>
        </w:tc>
        <w:tc>
          <w:tcPr>
            <w:tcW w:w="1070" w:type="dxa"/>
            <w:tcBorders>
              <w:top w:val="nil"/>
              <w:left w:val="nil"/>
              <w:bottom w:val="single" w:sz="8" w:space="0" w:color="E9EFF4"/>
              <w:right w:val="nil"/>
            </w:tcBorders>
            <w:shd w:val="clear" w:color="000000" w:fill="FFFFFF"/>
            <w:noWrap/>
            <w:vAlign w:val="center"/>
            <w:hideMark/>
            <w:tcPrChange w:id="201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00E00A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220543</w:t>
            </w:r>
          </w:p>
        </w:tc>
        <w:tc>
          <w:tcPr>
            <w:tcW w:w="1070" w:type="dxa"/>
            <w:tcBorders>
              <w:top w:val="nil"/>
              <w:left w:val="nil"/>
              <w:bottom w:val="single" w:sz="8" w:space="0" w:color="E9EFF4"/>
              <w:right w:val="nil"/>
            </w:tcBorders>
            <w:shd w:val="clear" w:color="000000" w:fill="FFFFFF"/>
            <w:noWrap/>
            <w:vAlign w:val="center"/>
            <w:hideMark/>
            <w:tcPrChange w:id="201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43CEB8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256383</w:t>
            </w:r>
          </w:p>
        </w:tc>
        <w:tc>
          <w:tcPr>
            <w:tcW w:w="1084" w:type="dxa"/>
            <w:tcBorders>
              <w:top w:val="nil"/>
              <w:left w:val="nil"/>
              <w:bottom w:val="single" w:sz="8" w:space="0" w:color="E9EFF4"/>
              <w:right w:val="nil"/>
            </w:tcBorders>
            <w:shd w:val="clear" w:color="000000" w:fill="FFFFFF"/>
            <w:noWrap/>
            <w:vAlign w:val="center"/>
            <w:hideMark/>
            <w:tcPrChange w:id="2018"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40255FF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w:t>
            </w:r>
          </w:p>
        </w:tc>
        <w:tc>
          <w:tcPr>
            <w:tcW w:w="1179" w:type="dxa"/>
            <w:tcBorders>
              <w:top w:val="nil"/>
              <w:left w:val="nil"/>
              <w:bottom w:val="single" w:sz="8" w:space="0" w:color="E9EFF4"/>
              <w:right w:val="nil"/>
            </w:tcBorders>
            <w:shd w:val="clear" w:color="000000" w:fill="FFFFFF"/>
            <w:noWrap/>
            <w:vAlign w:val="center"/>
            <w:hideMark/>
            <w:tcPrChange w:id="2019"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74DFFF4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258808</w:t>
            </w:r>
          </w:p>
        </w:tc>
        <w:tc>
          <w:tcPr>
            <w:tcW w:w="1230" w:type="dxa"/>
            <w:tcBorders>
              <w:top w:val="nil"/>
              <w:left w:val="nil"/>
              <w:bottom w:val="single" w:sz="8" w:space="0" w:color="E9EFF4"/>
              <w:right w:val="nil"/>
            </w:tcBorders>
            <w:shd w:val="clear" w:color="000000" w:fill="FFFFFF"/>
            <w:noWrap/>
            <w:vAlign w:val="center"/>
            <w:hideMark/>
            <w:tcPrChange w:id="2020"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5050C0C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54416BFA" w14:textId="77777777" w:rsidTr="00637CF7">
        <w:trPr>
          <w:trHeight w:val="315"/>
          <w:trPrChange w:id="2021"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2022"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5BB1BBE9"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1151" w:type="dxa"/>
            <w:tcBorders>
              <w:top w:val="nil"/>
              <w:left w:val="nil"/>
              <w:bottom w:val="single" w:sz="8" w:space="0" w:color="E9EFF4"/>
              <w:right w:val="nil"/>
            </w:tcBorders>
            <w:shd w:val="clear" w:color="000000" w:fill="FFFFFF"/>
            <w:noWrap/>
            <w:vAlign w:val="center"/>
            <w:hideMark/>
            <w:tcPrChange w:id="2023"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4C82BB6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w:t>
            </w:r>
          </w:p>
        </w:tc>
        <w:tc>
          <w:tcPr>
            <w:tcW w:w="1854" w:type="dxa"/>
            <w:tcBorders>
              <w:top w:val="nil"/>
              <w:left w:val="nil"/>
              <w:bottom w:val="single" w:sz="8" w:space="0" w:color="E9EFF4"/>
              <w:right w:val="nil"/>
            </w:tcBorders>
            <w:shd w:val="clear" w:color="000000" w:fill="FFFFFF"/>
            <w:noWrap/>
            <w:vAlign w:val="center"/>
            <w:hideMark/>
            <w:tcPrChange w:id="2024"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4E5D200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149105.22</w:t>
            </w:r>
          </w:p>
        </w:tc>
        <w:tc>
          <w:tcPr>
            <w:tcW w:w="1070" w:type="dxa"/>
            <w:tcBorders>
              <w:top w:val="nil"/>
              <w:left w:val="nil"/>
              <w:bottom w:val="single" w:sz="8" w:space="0" w:color="E9EFF4"/>
              <w:right w:val="nil"/>
            </w:tcBorders>
            <w:shd w:val="clear" w:color="000000" w:fill="FFFFFF"/>
            <w:noWrap/>
            <w:vAlign w:val="center"/>
            <w:hideMark/>
            <w:tcPrChange w:id="2025"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5A1DDA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209663</w:t>
            </w:r>
          </w:p>
        </w:tc>
        <w:tc>
          <w:tcPr>
            <w:tcW w:w="1070" w:type="dxa"/>
            <w:tcBorders>
              <w:top w:val="nil"/>
              <w:left w:val="nil"/>
              <w:bottom w:val="single" w:sz="8" w:space="0" w:color="E9EFF4"/>
              <w:right w:val="nil"/>
            </w:tcBorders>
            <w:shd w:val="clear" w:color="000000" w:fill="FFFFFF"/>
            <w:noWrap/>
            <w:vAlign w:val="center"/>
            <w:hideMark/>
            <w:tcPrChange w:id="202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DC0D28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243455</w:t>
            </w:r>
          </w:p>
        </w:tc>
        <w:tc>
          <w:tcPr>
            <w:tcW w:w="1070" w:type="dxa"/>
            <w:tcBorders>
              <w:top w:val="nil"/>
              <w:left w:val="nil"/>
              <w:bottom w:val="single" w:sz="8" w:space="0" w:color="E9EFF4"/>
              <w:right w:val="nil"/>
            </w:tcBorders>
            <w:shd w:val="clear" w:color="000000" w:fill="FFFFFF"/>
            <w:noWrap/>
            <w:vAlign w:val="center"/>
            <w:hideMark/>
            <w:tcPrChange w:id="202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958E80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272895</w:t>
            </w:r>
          </w:p>
        </w:tc>
        <w:tc>
          <w:tcPr>
            <w:tcW w:w="1084" w:type="dxa"/>
            <w:tcBorders>
              <w:top w:val="nil"/>
              <w:left w:val="nil"/>
              <w:bottom w:val="single" w:sz="8" w:space="0" w:color="E9EFF4"/>
              <w:right w:val="nil"/>
            </w:tcBorders>
            <w:shd w:val="clear" w:color="000000" w:fill="FFFFFF"/>
            <w:noWrap/>
            <w:vAlign w:val="center"/>
            <w:hideMark/>
            <w:tcPrChange w:id="2028"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22CAE2E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29499</w:t>
            </w:r>
          </w:p>
        </w:tc>
        <w:tc>
          <w:tcPr>
            <w:tcW w:w="1179" w:type="dxa"/>
            <w:tcBorders>
              <w:top w:val="nil"/>
              <w:left w:val="nil"/>
              <w:bottom w:val="single" w:sz="8" w:space="0" w:color="E9EFF4"/>
              <w:right w:val="nil"/>
            </w:tcBorders>
            <w:shd w:val="clear" w:color="000000" w:fill="FFFFFF"/>
            <w:noWrap/>
            <w:vAlign w:val="center"/>
            <w:hideMark/>
            <w:tcPrChange w:id="2029"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C6EDFB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281181</w:t>
            </w:r>
          </w:p>
        </w:tc>
        <w:tc>
          <w:tcPr>
            <w:tcW w:w="1230" w:type="dxa"/>
            <w:tcBorders>
              <w:top w:val="nil"/>
              <w:left w:val="nil"/>
              <w:bottom w:val="single" w:sz="8" w:space="0" w:color="E9EFF4"/>
              <w:right w:val="nil"/>
            </w:tcBorders>
            <w:shd w:val="clear" w:color="000000" w:fill="FFFFFF"/>
            <w:noWrap/>
            <w:vAlign w:val="center"/>
            <w:hideMark/>
            <w:tcPrChange w:id="2030"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2489C46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5745B365" w14:textId="77777777" w:rsidTr="00637CF7">
        <w:trPr>
          <w:trHeight w:val="315"/>
          <w:trPrChange w:id="2031"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2032"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6CD8429D"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Select_Project03</w:t>
            </w:r>
          </w:p>
        </w:tc>
        <w:tc>
          <w:tcPr>
            <w:tcW w:w="1151" w:type="dxa"/>
            <w:tcBorders>
              <w:top w:val="nil"/>
              <w:left w:val="nil"/>
              <w:bottom w:val="single" w:sz="8" w:space="0" w:color="E9EFF4"/>
              <w:right w:val="nil"/>
            </w:tcBorders>
            <w:shd w:val="clear" w:color="000000" w:fill="FFFFFF"/>
            <w:noWrap/>
            <w:vAlign w:val="center"/>
            <w:hideMark/>
            <w:tcPrChange w:id="2033"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3F80775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w:t>
            </w:r>
          </w:p>
        </w:tc>
        <w:tc>
          <w:tcPr>
            <w:tcW w:w="1854" w:type="dxa"/>
            <w:tcBorders>
              <w:top w:val="nil"/>
              <w:left w:val="nil"/>
              <w:bottom w:val="single" w:sz="8" w:space="0" w:color="E9EFF4"/>
              <w:right w:val="nil"/>
            </w:tcBorders>
            <w:shd w:val="clear" w:color="000000" w:fill="FFFFFF"/>
            <w:noWrap/>
            <w:vAlign w:val="center"/>
            <w:hideMark/>
            <w:tcPrChange w:id="2034"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3E6F63F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162740.68</w:t>
            </w:r>
          </w:p>
        </w:tc>
        <w:tc>
          <w:tcPr>
            <w:tcW w:w="1070" w:type="dxa"/>
            <w:tcBorders>
              <w:top w:val="nil"/>
              <w:left w:val="nil"/>
              <w:bottom w:val="single" w:sz="8" w:space="0" w:color="E9EFF4"/>
              <w:right w:val="nil"/>
            </w:tcBorders>
            <w:shd w:val="clear" w:color="000000" w:fill="FFFFFF"/>
            <w:noWrap/>
            <w:vAlign w:val="center"/>
            <w:hideMark/>
            <w:tcPrChange w:id="2035"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25B551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196607</w:t>
            </w:r>
          </w:p>
        </w:tc>
        <w:tc>
          <w:tcPr>
            <w:tcW w:w="1070" w:type="dxa"/>
            <w:tcBorders>
              <w:top w:val="nil"/>
              <w:left w:val="nil"/>
              <w:bottom w:val="single" w:sz="8" w:space="0" w:color="E9EFF4"/>
              <w:right w:val="nil"/>
            </w:tcBorders>
            <w:shd w:val="clear" w:color="000000" w:fill="FFFFFF"/>
            <w:noWrap/>
            <w:vAlign w:val="center"/>
            <w:hideMark/>
            <w:tcPrChange w:id="203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4DB78E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241023</w:t>
            </w:r>
          </w:p>
        </w:tc>
        <w:tc>
          <w:tcPr>
            <w:tcW w:w="1070" w:type="dxa"/>
            <w:tcBorders>
              <w:top w:val="nil"/>
              <w:left w:val="nil"/>
              <w:bottom w:val="single" w:sz="8" w:space="0" w:color="E9EFF4"/>
              <w:right w:val="nil"/>
            </w:tcBorders>
            <w:shd w:val="clear" w:color="000000" w:fill="FFFFFF"/>
            <w:noWrap/>
            <w:vAlign w:val="center"/>
            <w:hideMark/>
            <w:tcPrChange w:id="203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2BA9FF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253567</w:t>
            </w:r>
          </w:p>
        </w:tc>
        <w:tc>
          <w:tcPr>
            <w:tcW w:w="1084" w:type="dxa"/>
            <w:tcBorders>
              <w:top w:val="nil"/>
              <w:left w:val="nil"/>
              <w:bottom w:val="single" w:sz="8" w:space="0" w:color="E9EFF4"/>
              <w:right w:val="nil"/>
            </w:tcBorders>
            <w:shd w:val="clear" w:color="000000" w:fill="FFFFFF"/>
            <w:noWrap/>
            <w:vAlign w:val="center"/>
            <w:hideMark/>
            <w:tcPrChange w:id="2038"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0C98BE3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108527</w:t>
            </w:r>
          </w:p>
        </w:tc>
        <w:tc>
          <w:tcPr>
            <w:tcW w:w="1179" w:type="dxa"/>
            <w:tcBorders>
              <w:top w:val="nil"/>
              <w:left w:val="nil"/>
              <w:bottom w:val="single" w:sz="8" w:space="0" w:color="E9EFF4"/>
              <w:right w:val="nil"/>
            </w:tcBorders>
            <w:shd w:val="clear" w:color="000000" w:fill="FFFFFF"/>
            <w:noWrap/>
            <w:vAlign w:val="center"/>
            <w:hideMark/>
            <w:tcPrChange w:id="2039"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AC565B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253553</w:t>
            </w:r>
          </w:p>
        </w:tc>
        <w:tc>
          <w:tcPr>
            <w:tcW w:w="1230" w:type="dxa"/>
            <w:tcBorders>
              <w:top w:val="nil"/>
              <w:left w:val="nil"/>
              <w:bottom w:val="single" w:sz="8" w:space="0" w:color="E9EFF4"/>
              <w:right w:val="nil"/>
            </w:tcBorders>
            <w:shd w:val="clear" w:color="000000" w:fill="FFFFFF"/>
            <w:noWrap/>
            <w:vAlign w:val="center"/>
            <w:hideMark/>
            <w:tcPrChange w:id="2040"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61DC30B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Del="00875EA5" w14:paraId="3A28593B" w14:textId="77777777" w:rsidTr="00637CF7">
        <w:trPr>
          <w:trHeight w:val="315"/>
          <w:del w:id="2041" w:author="khanguyen" w:date="2017-03-17T22:41:00Z"/>
          <w:trPrChange w:id="2042"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2043"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28001E82" w14:textId="77777777" w:rsidR="001A6FC7" w:rsidRPr="00C47FE2" w:rsidDel="00875EA5" w:rsidRDefault="001A6FC7" w:rsidP="001A6FC7">
            <w:pPr>
              <w:spacing w:before="0" w:after="0" w:line="240" w:lineRule="auto"/>
              <w:rPr>
                <w:del w:id="2044" w:author="khanguyen" w:date="2017-03-17T22:41:00Z"/>
                <w:rFonts w:eastAsia="Times New Roman" w:cs="Arial"/>
                <w:color w:val="4B4B63"/>
                <w:sz w:val="20"/>
                <w:szCs w:val="20"/>
                <w:lang w:val="en-US"/>
              </w:rPr>
            </w:pPr>
            <w:del w:id="2045" w:author="khanguyen" w:date="2017-03-17T22:41:00Z">
              <w:r w:rsidRPr="00C47FE2" w:rsidDel="00875EA5">
                <w:rPr>
                  <w:rFonts w:eastAsia="Times New Roman" w:cs="Arial"/>
                  <w:color w:val="4B4B63"/>
                  <w:sz w:val="20"/>
                  <w:szCs w:val="20"/>
                  <w:lang w:val="en-US"/>
                </w:rPr>
                <w:delText>Transaction Contact</w:delText>
              </w:r>
            </w:del>
          </w:p>
        </w:tc>
        <w:tc>
          <w:tcPr>
            <w:tcW w:w="1151" w:type="dxa"/>
            <w:tcBorders>
              <w:top w:val="nil"/>
              <w:left w:val="nil"/>
              <w:bottom w:val="single" w:sz="8" w:space="0" w:color="E9EFF4"/>
              <w:right w:val="nil"/>
            </w:tcBorders>
            <w:shd w:val="clear" w:color="000000" w:fill="FFFFFF"/>
            <w:noWrap/>
            <w:vAlign w:val="center"/>
            <w:hideMark/>
            <w:tcPrChange w:id="2046"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279F1B86" w14:textId="77777777" w:rsidR="001A6FC7" w:rsidRPr="00C47FE2" w:rsidDel="00875EA5" w:rsidRDefault="001A6FC7" w:rsidP="001A6FC7">
            <w:pPr>
              <w:spacing w:before="0" w:after="0" w:line="240" w:lineRule="auto"/>
              <w:jc w:val="right"/>
              <w:rPr>
                <w:del w:id="2047" w:author="khanguyen" w:date="2017-03-17T22:41:00Z"/>
                <w:rFonts w:eastAsia="Times New Roman" w:cs="Arial"/>
                <w:color w:val="4B4B63"/>
                <w:sz w:val="20"/>
                <w:szCs w:val="20"/>
                <w:lang w:val="en-US"/>
              </w:rPr>
            </w:pPr>
            <w:del w:id="2048" w:author="khanguyen" w:date="2017-03-17T22:41:00Z">
              <w:r w:rsidRPr="00C47FE2" w:rsidDel="00875EA5">
                <w:rPr>
                  <w:rFonts w:eastAsia="Times New Roman" w:cs="Arial"/>
                  <w:color w:val="4B4B63"/>
                  <w:sz w:val="20"/>
                  <w:szCs w:val="20"/>
                  <w:lang w:val="en-US"/>
                </w:rPr>
                <w:delText>2242</w:delText>
              </w:r>
            </w:del>
          </w:p>
        </w:tc>
        <w:tc>
          <w:tcPr>
            <w:tcW w:w="1854" w:type="dxa"/>
            <w:tcBorders>
              <w:top w:val="nil"/>
              <w:left w:val="nil"/>
              <w:bottom w:val="single" w:sz="8" w:space="0" w:color="E9EFF4"/>
              <w:right w:val="nil"/>
            </w:tcBorders>
            <w:shd w:val="clear" w:color="000000" w:fill="FFFFFF"/>
            <w:noWrap/>
            <w:vAlign w:val="center"/>
            <w:hideMark/>
            <w:tcPrChange w:id="2049"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1DEFA34C" w14:textId="77777777" w:rsidR="001A6FC7" w:rsidRPr="00C47FE2" w:rsidDel="00875EA5" w:rsidRDefault="001A6FC7" w:rsidP="001A6FC7">
            <w:pPr>
              <w:spacing w:before="0" w:after="0" w:line="240" w:lineRule="auto"/>
              <w:jc w:val="right"/>
              <w:rPr>
                <w:del w:id="2050" w:author="khanguyen" w:date="2017-03-17T22:41:00Z"/>
                <w:rFonts w:eastAsia="Times New Roman" w:cs="Arial"/>
                <w:color w:val="4B4B63"/>
                <w:sz w:val="20"/>
                <w:szCs w:val="20"/>
                <w:lang w:val="en-US"/>
              </w:rPr>
            </w:pPr>
            <w:del w:id="2051" w:author="khanguyen" w:date="2017-03-17T22:41:00Z">
              <w:r w:rsidRPr="00C47FE2" w:rsidDel="00875EA5">
                <w:rPr>
                  <w:rFonts w:eastAsia="Times New Roman" w:cs="Arial"/>
                  <w:color w:val="4B4B63"/>
                  <w:sz w:val="20"/>
                  <w:szCs w:val="20"/>
                  <w:lang w:val="en-US"/>
                </w:rPr>
                <w:delText>568423.06</w:delText>
              </w:r>
            </w:del>
          </w:p>
        </w:tc>
        <w:tc>
          <w:tcPr>
            <w:tcW w:w="1070" w:type="dxa"/>
            <w:tcBorders>
              <w:top w:val="nil"/>
              <w:left w:val="nil"/>
              <w:bottom w:val="single" w:sz="8" w:space="0" w:color="E9EFF4"/>
              <w:right w:val="nil"/>
            </w:tcBorders>
            <w:shd w:val="clear" w:color="000000" w:fill="FFFFFF"/>
            <w:noWrap/>
            <w:vAlign w:val="center"/>
            <w:hideMark/>
            <w:tcPrChange w:id="2052"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D585641" w14:textId="77777777" w:rsidR="001A6FC7" w:rsidRPr="00C47FE2" w:rsidDel="00875EA5" w:rsidRDefault="001A6FC7" w:rsidP="001A6FC7">
            <w:pPr>
              <w:spacing w:before="0" w:after="0" w:line="240" w:lineRule="auto"/>
              <w:jc w:val="right"/>
              <w:rPr>
                <w:del w:id="2053" w:author="khanguyen" w:date="2017-03-17T22:41:00Z"/>
                <w:rFonts w:eastAsia="Times New Roman" w:cs="Arial"/>
                <w:color w:val="4B4B63"/>
                <w:sz w:val="20"/>
                <w:szCs w:val="20"/>
                <w:lang w:val="en-US"/>
              </w:rPr>
            </w:pPr>
            <w:del w:id="2054" w:author="khanguyen" w:date="2017-03-17T22:41:00Z">
              <w:r w:rsidRPr="00C47FE2" w:rsidDel="00875EA5">
                <w:rPr>
                  <w:rFonts w:eastAsia="Times New Roman" w:cs="Arial"/>
                  <w:color w:val="4B4B63"/>
                  <w:sz w:val="20"/>
                  <w:szCs w:val="20"/>
                  <w:lang w:val="en-US"/>
                </w:rPr>
                <w:delText>857817.3</w:delText>
              </w:r>
            </w:del>
          </w:p>
        </w:tc>
        <w:tc>
          <w:tcPr>
            <w:tcW w:w="1070" w:type="dxa"/>
            <w:tcBorders>
              <w:top w:val="nil"/>
              <w:left w:val="nil"/>
              <w:bottom w:val="single" w:sz="8" w:space="0" w:color="E9EFF4"/>
              <w:right w:val="nil"/>
            </w:tcBorders>
            <w:shd w:val="clear" w:color="000000" w:fill="FFFFFF"/>
            <w:noWrap/>
            <w:vAlign w:val="center"/>
            <w:hideMark/>
            <w:tcPrChange w:id="2055"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0F1C592" w14:textId="77777777" w:rsidR="001A6FC7" w:rsidRPr="00C47FE2" w:rsidDel="00875EA5" w:rsidRDefault="001A6FC7" w:rsidP="001A6FC7">
            <w:pPr>
              <w:spacing w:before="0" w:after="0" w:line="240" w:lineRule="auto"/>
              <w:jc w:val="right"/>
              <w:rPr>
                <w:del w:id="2056" w:author="khanguyen" w:date="2017-03-17T22:41:00Z"/>
                <w:rFonts w:eastAsia="Times New Roman" w:cs="Arial"/>
                <w:color w:val="4B4B63"/>
                <w:sz w:val="20"/>
                <w:szCs w:val="20"/>
                <w:lang w:val="en-US"/>
              </w:rPr>
            </w:pPr>
            <w:del w:id="2057" w:author="khanguyen" w:date="2017-03-17T22:41:00Z">
              <w:r w:rsidRPr="00C47FE2" w:rsidDel="00875EA5">
                <w:rPr>
                  <w:rFonts w:eastAsia="Times New Roman" w:cs="Arial"/>
                  <w:color w:val="4B4B63"/>
                  <w:sz w:val="20"/>
                  <w:szCs w:val="20"/>
                  <w:lang w:val="en-US"/>
                </w:rPr>
                <w:delText>941399.2</w:delText>
              </w:r>
            </w:del>
          </w:p>
        </w:tc>
        <w:tc>
          <w:tcPr>
            <w:tcW w:w="1070" w:type="dxa"/>
            <w:tcBorders>
              <w:top w:val="nil"/>
              <w:left w:val="nil"/>
              <w:bottom w:val="single" w:sz="8" w:space="0" w:color="E9EFF4"/>
              <w:right w:val="nil"/>
            </w:tcBorders>
            <w:shd w:val="clear" w:color="000000" w:fill="FFFFFF"/>
            <w:noWrap/>
            <w:vAlign w:val="center"/>
            <w:hideMark/>
            <w:tcPrChange w:id="205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635303B" w14:textId="77777777" w:rsidR="001A6FC7" w:rsidRPr="00C47FE2" w:rsidDel="00875EA5" w:rsidRDefault="001A6FC7" w:rsidP="001A6FC7">
            <w:pPr>
              <w:spacing w:before="0" w:after="0" w:line="240" w:lineRule="auto"/>
              <w:jc w:val="right"/>
              <w:rPr>
                <w:del w:id="2059" w:author="khanguyen" w:date="2017-03-17T22:41:00Z"/>
                <w:rFonts w:eastAsia="Times New Roman" w:cs="Arial"/>
                <w:color w:val="4B4B63"/>
                <w:sz w:val="20"/>
                <w:szCs w:val="20"/>
                <w:lang w:val="en-US"/>
              </w:rPr>
            </w:pPr>
            <w:del w:id="2060" w:author="khanguyen" w:date="2017-03-17T22:41:00Z">
              <w:r w:rsidRPr="00C47FE2" w:rsidDel="00875EA5">
                <w:rPr>
                  <w:rFonts w:eastAsia="Times New Roman" w:cs="Arial"/>
                  <w:color w:val="4B4B63"/>
                  <w:sz w:val="20"/>
                  <w:szCs w:val="20"/>
                  <w:lang w:val="en-US"/>
                </w:rPr>
                <w:delText>964352.6</w:delText>
              </w:r>
            </w:del>
          </w:p>
        </w:tc>
        <w:tc>
          <w:tcPr>
            <w:tcW w:w="1084" w:type="dxa"/>
            <w:tcBorders>
              <w:top w:val="nil"/>
              <w:left w:val="nil"/>
              <w:bottom w:val="single" w:sz="8" w:space="0" w:color="E9EFF4"/>
              <w:right w:val="nil"/>
            </w:tcBorders>
            <w:shd w:val="clear" w:color="000000" w:fill="FFFFFF"/>
            <w:noWrap/>
            <w:vAlign w:val="center"/>
            <w:hideMark/>
            <w:tcPrChange w:id="2061"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61881821" w14:textId="77777777" w:rsidR="001A6FC7" w:rsidRPr="00C47FE2" w:rsidDel="00875EA5" w:rsidRDefault="001A6FC7" w:rsidP="001A6FC7">
            <w:pPr>
              <w:spacing w:before="0" w:after="0" w:line="240" w:lineRule="auto"/>
              <w:jc w:val="right"/>
              <w:rPr>
                <w:del w:id="2062" w:author="khanguyen" w:date="2017-03-17T22:41:00Z"/>
                <w:rFonts w:eastAsia="Times New Roman" w:cs="Arial"/>
                <w:color w:val="4B4B63"/>
                <w:sz w:val="20"/>
                <w:szCs w:val="20"/>
                <w:lang w:val="en-US"/>
              </w:rPr>
            </w:pPr>
            <w:del w:id="2063" w:author="khanguyen" w:date="2017-03-17T22:41:00Z">
              <w:r w:rsidRPr="00C47FE2" w:rsidDel="00875EA5">
                <w:rPr>
                  <w:rFonts w:eastAsia="Times New Roman" w:cs="Arial"/>
                  <w:color w:val="4B4B63"/>
                  <w:sz w:val="20"/>
                  <w:szCs w:val="20"/>
                  <w:lang w:val="en-US"/>
                </w:rPr>
                <w:delText>438</w:delText>
              </w:r>
            </w:del>
          </w:p>
        </w:tc>
        <w:tc>
          <w:tcPr>
            <w:tcW w:w="1179" w:type="dxa"/>
            <w:tcBorders>
              <w:top w:val="nil"/>
              <w:left w:val="nil"/>
              <w:bottom w:val="single" w:sz="8" w:space="0" w:color="E9EFF4"/>
              <w:right w:val="nil"/>
            </w:tcBorders>
            <w:shd w:val="clear" w:color="000000" w:fill="FFFFFF"/>
            <w:noWrap/>
            <w:vAlign w:val="center"/>
            <w:hideMark/>
            <w:tcPrChange w:id="2064"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3D129BE1" w14:textId="77777777" w:rsidR="001A6FC7" w:rsidRPr="00C47FE2" w:rsidDel="00875EA5" w:rsidRDefault="001A6FC7" w:rsidP="001A6FC7">
            <w:pPr>
              <w:spacing w:before="0" w:after="0" w:line="240" w:lineRule="auto"/>
              <w:jc w:val="right"/>
              <w:rPr>
                <w:del w:id="2065" w:author="khanguyen" w:date="2017-03-17T22:41:00Z"/>
                <w:rFonts w:eastAsia="Times New Roman" w:cs="Arial"/>
                <w:color w:val="4B4B63"/>
                <w:sz w:val="20"/>
                <w:szCs w:val="20"/>
                <w:lang w:val="en-US"/>
              </w:rPr>
            </w:pPr>
            <w:del w:id="2066" w:author="khanguyen" w:date="2017-03-17T22:41:00Z">
              <w:r w:rsidRPr="00C47FE2" w:rsidDel="00875EA5">
                <w:rPr>
                  <w:rFonts w:eastAsia="Times New Roman" w:cs="Arial"/>
                  <w:color w:val="4B4B63"/>
                  <w:sz w:val="20"/>
                  <w:szCs w:val="20"/>
                  <w:lang w:val="en-US"/>
                </w:rPr>
                <w:delText>2970218</w:delText>
              </w:r>
            </w:del>
          </w:p>
        </w:tc>
        <w:tc>
          <w:tcPr>
            <w:tcW w:w="1230" w:type="dxa"/>
            <w:tcBorders>
              <w:top w:val="nil"/>
              <w:left w:val="nil"/>
              <w:bottom w:val="single" w:sz="8" w:space="0" w:color="E9EFF4"/>
              <w:right w:val="nil"/>
            </w:tcBorders>
            <w:shd w:val="clear" w:color="000000" w:fill="FFFFFF"/>
            <w:noWrap/>
            <w:vAlign w:val="center"/>
            <w:hideMark/>
            <w:tcPrChange w:id="2067"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0DF2E42D" w14:textId="77777777" w:rsidR="001A6FC7" w:rsidRPr="00C47FE2" w:rsidDel="00875EA5" w:rsidRDefault="001A6FC7" w:rsidP="001A6FC7">
            <w:pPr>
              <w:spacing w:before="0" w:after="0" w:line="240" w:lineRule="auto"/>
              <w:jc w:val="right"/>
              <w:rPr>
                <w:del w:id="2068" w:author="khanguyen" w:date="2017-03-17T22:41:00Z"/>
                <w:rFonts w:eastAsia="Times New Roman" w:cs="Arial"/>
                <w:color w:val="4B4B63"/>
                <w:sz w:val="20"/>
                <w:szCs w:val="20"/>
                <w:lang w:val="en-US"/>
              </w:rPr>
            </w:pPr>
            <w:del w:id="2069" w:author="khanguyen" w:date="2017-03-17T22:41:00Z">
              <w:r w:rsidRPr="00C47FE2" w:rsidDel="00875EA5">
                <w:rPr>
                  <w:rFonts w:eastAsia="Times New Roman" w:cs="Arial"/>
                  <w:color w:val="4B4B63"/>
                  <w:sz w:val="20"/>
                  <w:szCs w:val="20"/>
                  <w:lang w:val="en-US"/>
                </w:rPr>
                <w:delText>3.03%</w:delText>
              </w:r>
            </w:del>
          </w:p>
        </w:tc>
      </w:tr>
      <w:tr w:rsidR="001A6FC7" w:rsidRPr="00C47FE2" w:rsidDel="00875EA5" w14:paraId="6EBD93A2" w14:textId="77777777" w:rsidTr="00637CF7">
        <w:trPr>
          <w:trHeight w:val="315"/>
          <w:del w:id="2070" w:author="khanguyen" w:date="2017-03-17T22:41:00Z"/>
          <w:trPrChange w:id="2071"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2072"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38F3FFD4" w14:textId="77777777" w:rsidR="001A6FC7" w:rsidRPr="00C47FE2" w:rsidDel="00875EA5" w:rsidRDefault="001A6FC7" w:rsidP="001A6FC7">
            <w:pPr>
              <w:spacing w:before="0" w:after="0" w:line="240" w:lineRule="auto"/>
              <w:rPr>
                <w:del w:id="2073" w:author="khanguyen" w:date="2017-03-17T22:41:00Z"/>
                <w:rFonts w:eastAsia="Times New Roman" w:cs="Arial"/>
                <w:color w:val="4B4B63"/>
                <w:sz w:val="20"/>
                <w:szCs w:val="20"/>
                <w:lang w:val="en-US"/>
              </w:rPr>
            </w:pPr>
            <w:del w:id="2074" w:author="khanguyen" w:date="2017-03-17T22:41:00Z">
              <w:r w:rsidRPr="00C47FE2" w:rsidDel="00875EA5">
                <w:rPr>
                  <w:rFonts w:eastAsia="Times New Roman" w:cs="Arial"/>
                  <w:color w:val="4B4B63"/>
                  <w:sz w:val="20"/>
                  <w:szCs w:val="20"/>
                  <w:lang w:val="en-US"/>
                </w:rPr>
                <w:delText>Transaction Expense</w:delText>
              </w:r>
            </w:del>
          </w:p>
        </w:tc>
        <w:tc>
          <w:tcPr>
            <w:tcW w:w="1151" w:type="dxa"/>
            <w:tcBorders>
              <w:top w:val="nil"/>
              <w:left w:val="nil"/>
              <w:bottom w:val="single" w:sz="8" w:space="0" w:color="E9EFF4"/>
              <w:right w:val="nil"/>
            </w:tcBorders>
            <w:shd w:val="clear" w:color="000000" w:fill="FFFFFF"/>
            <w:noWrap/>
            <w:vAlign w:val="center"/>
            <w:hideMark/>
            <w:tcPrChange w:id="2075"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03AA483A" w14:textId="77777777" w:rsidR="001A6FC7" w:rsidRPr="00C47FE2" w:rsidDel="00875EA5" w:rsidRDefault="001A6FC7" w:rsidP="001A6FC7">
            <w:pPr>
              <w:spacing w:before="0" w:after="0" w:line="240" w:lineRule="auto"/>
              <w:jc w:val="right"/>
              <w:rPr>
                <w:del w:id="2076" w:author="khanguyen" w:date="2017-03-17T22:41:00Z"/>
                <w:rFonts w:eastAsia="Times New Roman" w:cs="Arial"/>
                <w:color w:val="4B4B63"/>
                <w:sz w:val="20"/>
                <w:szCs w:val="20"/>
                <w:lang w:val="en-US"/>
              </w:rPr>
            </w:pPr>
            <w:del w:id="2077" w:author="khanguyen" w:date="2017-03-17T22:41:00Z">
              <w:r w:rsidRPr="00C47FE2" w:rsidDel="00875EA5">
                <w:rPr>
                  <w:rFonts w:eastAsia="Times New Roman" w:cs="Arial"/>
                  <w:color w:val="4B4B63"/>
                  <w:sz w:val="20"/>
                  <w:szCs w:val="20"/>
                  <w:lang w:val="en-US"/>
                </w:rPr>
                <w:delText>895</w:delText>
              </w:r>
            </w:del>
          </w:p>
        </w:tc>
        <w:tc>
          <w:tcPr>
            <w:tcW w:w="1854" w:type="dxa"/>
            <w:tcBorders>
              <w:top w:val="nil"/>
              <w:left w:val="nil"/>
              <w:bottom w:val="single" w:sz="8" w:space="0" w:color="E9EFF4"/>
              <w:right w:val="nil"/>
            </w:tcBorders>
            <w:shd w:val="clear" w:color="000000" w:fill="FFFFFF"/>
            <w:noWrap/>
            <w:vAlign w:val="center"/>
            <w:hideMark/>
            <w:tcPrChange w:id="2078"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36A1953D" w14:textId="77777777" w:rsidR="001A6FC7" w:rsidRPr="00C47FE2" w:rsidDel="00875EA5" w:rsidRDefault="001A6FC7" w:rsidP="001A6FC7">
            <w:pPr>
              <w:spacing w:before="0" w:after="0" w:line="240" w:lineRule="auto"/>
              <w:jc w:val="right"/>
              <w:rPr>
                <w:del w:id="2079" w:author="khanguyen" w:date="2017-03-17T22:41:00Z"/>
                <w:rFonts w:eastAsia="Times New Roman" w:cs="Arial"/>
                <w:color w:val="4B4B63"/>
                <w:sz w:val="20"/>
                <w:szCs w:val="20"/>
                <w:lang w:val="en-US"/>
              </w:rPr>
            </w:pPr>
            <w:del w:id="2080" w:author="khanguyen" w:date="2017-03-17T22:41:00Z">
              <w:r w:rsidRPr="00C47FE2" w:rsidDel="00875EA5">
                <w:rPr>
                  <w:rFonts w:eastAsia="Times New Roman" w:cs="Arial"/>
                  <w:color w:val="4B4B63"/>
                  <w:sz w:val="20"/>
                  <w:szCs w:val="20"/>
                  <w:lang w:val="en-US"/>
                </w:rPr>
                <w:delText>1442699.69</w:delText>
              </w:r>
            </w:del>
          </w:p>
        </w:tc>
        <w:tc>
          <w:tcPr>
            <w:tcW w:w="1070" w:type="dxa"/>
            <w:tcBorders>
              <w:top w:val="nil"/>
              <w:left w:val="nil"/>
              <w:bottom w:val="single" w:sz="8" w:space="0" w:color="E9EFF4"/>
              <w:right w:val="nil"/>
            </w:tcBorders>
            <w:shd w:val="clear" w:color="000000" w:fill="FFFFFF"/>
            <w:noWrap/>
            <w:vAlign w:val="center"/>
            <w:hideMark/>
            <w:tcPrChange w:id="2081"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FE71987" w14:textId="77777777" w:rsidR="001A6FC7" w:rsidRPr="00C47FE2" w:rsidDel="00875EA5" w:rsidRDefault="001A6FC7" w:rsidP="001A6FC7">
            <w:pPr>
              <w:spacing w:before="0" w:after="0" w:line="240" w:lineRule="auto"/>
              <w:jc w:val="right"/>
              <w:rPr>
                <w:del w:id="2082" w:author="khanguyen" w:date="2017-03-17T22:41:00Z"/>
                <w:rFonts w:eastAsia="Times New Roman" w:cs="Arial"/>
                <w:color w:val="4B4B63"/>
                <w:sz w:val="20"/>
                <w:szCs w:val="20"/>
                <w:lang w:val="en-US"/>
              </w:rPr>
            </w:pPr>
            <w:del w:id="2083" w:author="khanguyen" w:date="2017-03-17T22:41:00Z">
              <w:r w:rsidRPr="00C47FE2" w:rsidDel="00875EA5">
                <w:rPr>
                  <w:rFonts w:eastAsia="Times New Roman" w:cs="Arial"/>
                  <w:color w:val="4B4B63"/>
                  <w:sz w:val="20"/>
                  <w:szCs w:val="20"/>
                  <w:lang w:val="en-US"/>
                </w:rPr>
                <w:delText>1018850</w:delText>
              </w:r>
            </w:del>
          </w:p>
        </w:tc>
        <w:tc>
          <w:tcPr>
            <w:tcW w:w="1070" w:type="dxa"/>
            <w:tcBorders>
              <w:top w:val="nil"/>
              <w:left w:val="nil"/>
              <w:bottom w:val="single" w:sz="8" w:space="0" w:color="E9EFF4"/>
              <w:right w:val="nil"/>
            </w:tcBorders>
            <w:shd w:val="clear" w:color="000000" w:fill="FFFFFF"/>
            <w:noWrap/>
            <w:vAlign w:val="center"/>
            <w:hideMark/>
            <w:tcPrChange w:id="2084"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FCB3E1E" w14:textId="77777777" w:rsidR="001A6FC7" w:rsidRPr="00C47FE2" w:rsidDel="00875EA5" w:rsidRDefault="001A6FC7" w:rsidP="001A6FC7">
            <w:pPr>
              <w:spacing w:before="0" w:after="0" w:line="240" w:lineRule="auto"/>
              <w:jc w:val="right"/>
              <w:rPr>
                <w:del w:id="2085" w:author="khanguyen" w:date="2017-03-17T22:41:00Z"/>
                <w:rFonts w:eastAsia="Times New Roman" w:cs="Arial"/>
                <w:color w:val="4B4B63"/>
                <w:sz w:val="20"/>
                <w:szCs w:val="20"/>
                <w:lang w:val="en-US"/>
              </w:rPr>
            </w:pPr>
            <w:del w:id="2086" w:author="khanguyen" w:date="2017-03-17T22:41:00Z">
              <w:r w:rsidRPr="00C47FE2" w:rsidDel="00875EA5">
                <w:rPr>
                  <w:rFonts w:eastAsia="Times New Roman" w:cs="Arial"/>
                  <w:color w:val="4B4B63"/>
                  <w:sz w:val="20"/>
                  <w:szCs w:val="20"/>
                  <w:lang w:val="en-US"/>
                </w:rPr>
                <w:delText>1032948</w:delText>
              </w:r>
            </w:del>
          </w:p>
        </w:tc>
        <w:tc>
          <w:tcPr>
            <w:tcW w:w="1070" w:type="dxa"/>
            <w:tcBorders>
              <w:top w:val="nil"/>
              <w:left w:val="nil"/>
              <w:bottom w:val="single" w:sz="8" w:space="0" w:color="E9EFF4"/>
              <w:right w:val="nil"/>
            </w:tcBorders>
            <w:shd w:val="clear" w:color="000000" w:fill="FFFFFF"/>
            <w:noWrap/>
            <w:vAlign w:val="center"/>
            <w:hideMark/>
            <w:tcPrChange w:id="2087"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31AB1EF" w14:textId="77777777" w:rsidR="001A6FC7" w:rsidRPr="00C47FE2" w:rsidDel="00875EA5" w:rsidRDefault="001A6FC7" w:rsidP="001A6FC7">
            <w:pPr>
              <w:spacing w:before="0" w:after="0" w:line="240" w:lineRule="auto"/>
              <w:jc w:val="right"/>
              <w:rPr>
                <w:del w:id="2088" w:author="khanguyen" w:date="2017-03-17T22:41:00Z"/>
                <w:rFonts w:eastAsia="Times New Roman" w:cs="Arial"/>
                <w:color w:val="4B4B63"/>
                <w:sz w:val="20"/>
                <w:szCs w:val="20"/>
                <w:lang w:val="en-US"/>
              </w:rPr>
            </w:pPr>
            <w:del w:id="2089" w:author="khanguyen" w:date="2017-03-17T22:41:00Z">
              <w:r w:rsidRPr="00C47FE2" w:rsidDel="00875EA5">
                <w:rPr>
                  <w:rFonts w:eastAsia="Times New Roman" w:cs="Arial"/>
                  <w:color w:val="4B4B63"/>
                  <w:sz w:val="20"/>
                  <w:szCs w:val="20"/>
                  <w:lang w:val="en-US"/>
                </w:rPr>
                <w:delText>1044332</w:delText>
              </w:r>
            </w:del>
          </w:p>
        </w:tc>
        <w:tc>
          <w:tcPr>
            <w:tcW w:w="1084" w:type="dxa"/>
            <w:tcBorders>
              <w:top w:val="nil"/>
              <w:left w:val="nil"/>
              <w:bottom w:val="single" w:sz="8" w:space="0" w:color="E9EFF4"/>
              <w:right w:val="nil"/>
            </w:tcBorders>
            <w:shd w:val="clear" w:color="000000" w:fill="FFFFFF"/>
            <w:noWrap/>
            <w:vAlign w:val="center"/>
            <w:hideMark/>
            <w:tcPrChange w:id="2090"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3228D7AC" w14:textId="77777777" w:rsidR="001A6FC7" w:rsidRPr="00C47FE2" w:rsidDel="00875EA5" w:rsidRDefault="001A6FC7" w:rsidP="001A6FC7">
            <w:pPr>
              <w:spacing w:before="0" w:after="0" w:line="240" w:lineRule="auto"/>
              <w:jc w:val="right"/>
              <w:rPr>
                <w:del w:id="2091" w:author="khanguyen" w:date="2017-03-17T22:41:00Z"/>
                <w:rFonts w:eastAsia="Times New Roman" w:cs="Arial"/>
                <w:color w:val="4B4B63"/>
                <w:sz w:val="20"/>
                <w:szCs w:val="20"/>
                <w:lang w:val="en-US"/>
              </w:rPr>
            </w:pPr>
            <w:del w:id="2092" w:author="khanguyen" w:date="2017-03-17T22:41:00Z">
              <w:r w:rsidRPr="00C47FE2" w:rsidDel="00875EA5">
                <w:rPr>
                  <w:rFonts w:eastAsia="Times New Roman" w:cs="Arial"/>
                  <w:color w:val="4B4B63"/>
                  <w:sz w:val="20"/>
                  <w:szCs w:val="20"/>
                  <w:lang w:val="en-US"/>
                </w:rPr>
                <w:delText>173570</w:delText>
              </w:r>
            </w:del>
          </w:p>
        </w:tc>
        <w:tc>
          <w:tcPr>
            <w:tcW w:w="1179" w:type="dxa"/>
            <w:tcBorders>
              <w:top w:val="nil"/>
              <w:left w:val="nil"/>
              <w:bottom w:val="single" w:sz="8" w:space="0" w:color="E9EFF4"/>
              <w:right w:val="nil"/>
            </w:tcBorders>
            <w:shd w:val="clear" w:color="000000" w:fill="FFFFFF"/>
            <w:noWrap/>
            <w:vAlign w:val="center"/>
            <w:hideMark/>
            <w:tcPrChange w:id="2093"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63E69DA7" w14:textId="77777777" w:rsidR="001A6FC7" w:rsidRPr="00C47FE2" w:rsidDel="00875EA5" w:rsidRDefault="001A6FC7" w:rsidP="001A6FC7">
            <w:pPr>
              <w:spacing w:before="0" w:after="0" w:line="240" w:lineRule="auto"/>
              <w:jc w:val="right"/>
              <w:rPr>
                <w:del w:id="2094" w:author="khanguyen" w:date="2017-03-17T22:41:00Z"/>
                <w:rFonts w:eastAsia="Times New Roman" w:cs="Arial"/>
                <w:color w:val="4B4B63"/>
                <w:sz w:val="20"/>
                <w:szCs w:val="20"/>
                <w:lang w:val="en-US"/>
              </w:rPr>
            </w:pPr>
            <w:del w:id="2095" w:author="khanguyen" w:date="2017-03-17T22:41:00Z">
              <w:r w:rsidRPr="00C47FE2" w:rsidDel="00875EA5">
                <w:rPr>
                  <w:rFonts w:eastAsia="Times New Roman" w:cs="Arial"/>
                  <w:color w:val="4B4B63"/>
                  <w:sz w:val="20"/>
                  <w:szCs w:val="20"/>
                  <w:lang w:val="en-US"/>
                </w:rPr>
                <w:delText>4495004</w:delText>
              </w:r>
            </w:del>
          </w:p>
        </w:tc>
        <w:tc>
          <w:tcPr>
            <w:tcW w:w="1230" w:type="dxa"/>
            <w:tcBorders>
              <w:top w:val="nil"/>
              <w:left w:val="nil"/>
              <w:bottom w:val="single" w:sz="8" w:space="0" w:color="E9EFF4"/>
              <w:right w:val="nil"/>
            </w:tcBorders>
            <w:shd w:val="clear" w:color="000000" w:fill="FFFFFF"/>
            <w:noWrap/>
            <w:vAlign w:val="center"/>
            <w:hideMark/>
            <w:tcPrChange w:id="2096"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213AFB0B" w14:textId="77777777" w:rsidR="001A6FC7" w:rsidRPr="00C47FE2" w:rsidDel="00875EA5" w:rsidRDefault="001A6FC7" w:rsidP="001A6FC7">
            <w:pPr>
              <w:spacing w:before="0" w:after="0" w:line="240" w:lineRule="auto"/>
              <w:jc w:val="right"/>
              <w:rPr>
                <w:del w:id="2097" w:author="khanguyen" w:date="2017-03-17T22:41:00Z"/>
                <w:rFonts w:eastAsia="Times New Roman" w:cs="Arial"/>
                <w:color w:val="4B4B63"/>
                <w:sz w:val="20"/>
                <w:szCs w:val="20"/>
                <w:lang w:val="en-US"/>
              </w:rPr>
            </w:pPr>
            <w:del w:id="2098" w:author="khanguyen" w:date="2017-03-17T22:41:00Z">
              <w:r w:rsidRPr="00C47FE2" w:rsidDel="00875EA5">
                <w:rPr>
                  <w:rFonts w:eastAsia="Times New Roman" w:cs="Arial"/>
                  <w:color w:val="4B4B63"/>
                  <w:sz w:val="20"/>
                  <w:szCs w:val="20"/>
                  <w:lang w:val="en-US"/>
                </w:rPr>
                <w:delText>64.25%</w:delText>
              </w:r>
            </w:del>
          </w:p>
        </w:tc>
      </w:tr>
      <w:tr w:rsidR="001A6FC7" w:rsidRPr="00C47FE2" w:rsidDel="00875EA5" w14:paraId="5A58E9FE" w14:textId="77777777" w:rsidTr="00637CF7">
        <w:trPr>
          <w:trHeight w:val="315"/>
          <w:del w:id="2099" w:author="khanguyen" w:date="2017-03-17T22:41:00Z"/>
          <w:trPrChange w:id="2100"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2101"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79D5A85B" w14:textId="77777777" w:rsidR="001A6FC7" w:rsidRPr="00C47FE2" w:rsidDel="00875EA5" w:rsidRDefault="001A6FC7" w:rsidP="001A6FC7">
            <w:pPr>
              <w:spacing w:before="0" w:after="0" w:line="240" w:lineRule="auto"/>
              <w:rPr>
                <w:del w:id="2102" w:author="khanguyen" w:date="2017-03-17T22:41:00Z"/>
                <w:rFonts w:eastAsia="Times New Roman" w:cs="Arial"/>
                <w:color w:val="4B4B63"/>
                <w:sz w:val="20"/>
                <w:szCs w:val="20"/>
                <w:lang w:val="en-US"/>
              </w:rPr>
            </w:pPr>
            <w:del w:id="2103" w:author="khanguyen" w:date="2017-03-17T22:41:00Z">
              <w:r w:rsidRPr="00C47FE2" w:rsidDel="00875EA5">
                <w:rPr>
                  <w:rFonts w:eastAsia="Times New Roman" w:cs="Arial"/>
                  <w:color w:val="4B4B63"/>
                  <w:sz w:val="20"/>
                  <w:szCs w:val="20"/>
                  <w:lang w:val="en-US"/>
                </w:rPr>
                <w:delText>Transaction Sale Proposal</w:delText>
              </w:r>
            </w:del>
          </w:p>
        </w:tc>
        <w:tc>
          <w:tcPr>
            <w:tcW w:w="1151" w:type="dxa"/>
            <w:tcBorders>
              <w:top w:val="nil"/>
              <w:left w:val="nil"/>
              <w:bottom w:val="single" w:sz="8" w:space="0" w:color="E9EFF4"/>
              <w:right w:val="nil"/>
            </w:tcBorders>
            <w:shd w:val="clear" w:color="000000" w:fill="FFFFFF"/>
            <w:noWrap/>
            <w:vAlign w:val="center"/>
            <w:hideMark/>
            <w:tcPrChange w:id="2104"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14A8AAAA" w14:textId="77777777" w:rsidR="001A6FC7" w:rsidRPr="00C47FE2" w:rsidDel="00875EA5" w:rsidRDefault="001A6FC7" w:rsidP="001A6FC7">
            <w:pPr>
              <w:spacing w:before="0" w:after="0" w:line="240" w:lineRule="auto"/>
              <w:jc w:val="right"/>
              <w:rPr>
                <w:del w:id="2105" w:author="khanguyen" w:date="2017-03-17T22:41:00Z"/>
                <w:rFonts w:eastAsia="Times New Roman" w:cs="Arial"/>
                <w:color w:val="4B4B63"/>
                <w:sz w:val="20"/>
                <w:szCs w:val="20"/>
                <w:lang w:val="en-US"/>
              </w:rPr>
            </w:pPr>
            <w:del w:id="2106" w:author="khanguyen" w:date="2017-03-17T22:41:00Z">
              <w:r w:rsidRPr="00C47FE2" w:rsidDel="00875EA5">
                <w:rPr>
                  <w:rFonts w:eastAsia="Times New Roman" w:cs="Arial"/>
                  <w:color w:val="4B4B63"/>
                  <w:sz w:val="20"/>
                  <w:szCs w:val="20"/>
                  <w:lang w:val="en-US"/>
                </w:rPr>
                <w:delText>2163</w:delText>
              </w:r>
            </w:del>
          </w:p>
        </w:tc>
        <w:tc>
          <w:tcPr>
            <w:tcW w:w="1854" w:type="dxa"/>
            <w:tcBorders>
              <w:top w:val="nil"/>
              <w:left w:val="nil"/>
              <w:bottom w:val="single" w:sz="8" w:space="0" w:color="E9EFF4"/>
              <w:right w:val="nil"/>
            </w:tcBorders>
            <w:shd w:val="clear" w:color="000000" w:fill="FFFFFF"/>
            <w:noWrap/>
            <w:vAlign w:val="center"/>
            <w:hideMark/>
            <w:tcPrChange w:id="2107"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25A7FC20" w14:textId="77777777" w:rsidR="001A6FC7" w:rsidRPr="00C47FE2" w:rsidDel="00875EA5" w:rsidRDefault="001A6FC7" w:rsidP="001A6FC7">
            <w:pPr>
              <w:spacing w:before="0" w:after="0" w:line="240" w:lineRule="auto"/>
              <w:jc w:val="right"/>
              <w:rPr>
                <w:del w:id="2108" w:author="khanguyen" w:date="2017-03-17T22:41:00Z"/>
                <w:rFonts w:eastAsia="Times New Roman" w:cs="Arial"/>
                <w:color w:val="4B4B63"/>
                <w:sz w:val="20"/>
                <w:szCs w:val="20"/>
                <w:lang w:val="en-US"/>
              </w:rPr>
            </w:pPr>
            <w:del w:id="2109" w:author="khanguyen" w:date="2017-03-17T22:41:00Z">
              <w:r w:rsidRPr="00C47FE2" w:rsidDel="00875EA5">
                <w:rPr>
                  <w:rFonts w:eastAsia="Times New Roman" w:cs="Arial"/>
                  <w:color w:val="4B4B63"/>
                  <w:sz w:val="20"/>
                  <w:szCs w:val="20"/>
                  <w:lang w:val="en-US"/>
                </w:rPr>
                <w:delText>1145269.19</w:delText>
              </w:r>
            </w:del>
          </w:p>
        </w:tc>
        <w:tc>
          <w:tcPr>
            <w:tcW w:w="1070" w:type="dxa"/>
            <w:tcBorders>
              <w:top w:val="nil"/>
              <w:left w:val="nil"/>
              <w:bottom w:val="single" w:sz="8" w:space="0" w:color="E9EFF4"/>
              <w:right w:val="nil"/>
            </w:tcBorders>
            <w:shd w:val="clear" w:color="000000" w:fill="FFFFFF"/>
            <w:noWrap/>
            <w:vAlign w:val="center"/>
            <w:hideMark/>
            <w:tcPrChange w:id="2110"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8800C3A" w14:textId="77777777" w:rsidR="001A6FC7" w:rsidRPr="00C47FE2" w:rsidDel="00875EA5" w:rsidRDefault="001A6FC7" w:rsidP="001A6FC7">
            <w:pPr>
              <w:spacing w:before="0" w:after="0" w:line="240" w:lineRule="auto"/>
              <w:jc w:val="right"/>
              <w:rPr>
                <w:del w:id="2111" w:author="khanguyen" w:date="2017-03-17T22:41:00Z"/>
                <w:rFonts w:eastAsia="Times New Roman" w:cs="Arial"/>
                <w:color w:val="4B4B63"/>
                <w:sz w:val="20"/>
                <w:szCs w:val="20"/>
                <w:lang w:val="en-US"/>
              </w:rPr>
            </w:pPr>
            <w:del w:id="2112" w:author="khanguyen" w:date="2017-03-17T22:41:00Z">
              <w:r w:rsidRPr="00C47FE2" w:rsidDel="00875EA5">
                <w:rPr>
                  <w:rFonts w:eastAsia="Times New Roman" w:cs="Arial"/>
                  <w:color w:val="4B4B63"/>
                  <w:sz w:val="20"/>
                  <w:szCs w:val="20"/>
                  <w:lang w:val="en-US"/>
                </w:rPr>
                <w:delText>993051.3</w:delText>
              </w:r>
            </w:del>
          </w:p>
        </w:tc>
        <w:tc>
          <w:tcPr>
            <w:tcW w:w="1070" w:type="dxa"/>
            <w:tcBorders>
              <w:top w:val="nil"/>
              <w:left w:val="nil"/>
              <w:bottom w:val="single" w:sz="8" w:space="0" w:color="E9EFF4"/>
              <w:right w:val="nil"/>
            </w:tcBorders>
            <w:shd w:val="clear" w:color="000000" w:fill="FFFFFF"/>
            <w:noWrap/>
            <w:vAlign w:val="center"/>
            <w:hideMark/>
            <w:tcPrChange w:id="2113"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361D42E" w14:textId="77777777" w:rsidR="001A6FC7" w:rsidRPr="00C47FE2" w:rsidDel="00875EA5" w:rsidRDefault="001A6FC7" w:rsidP="001A6FC7">
            <w:pPr>
              <w:spacing w:before="0" w:after="0" w:line="240" w:lineRule="auto"/>
              <w:jc w:val="right"/>
              <w:rPr>
                <w:del w:id="2114" w:author="khanguyen" w:date="2017-03-17T22:41:00Z"/>
                <w:rFonts w:eastAsia="Times New Roman" w:cs="Arial"/>
                <w:color w:val="4B4B63"/>
                <w:sz w:val="20"/>
                <w:szCs w:val="20"/>
                <w:lang w:val="en-US"/>
              </w:rPr>
            </w:pPr>
            <w:del w:id="2115" w:author="khanguyen" w:date="2017-03-17T22:41:00Z">
              <w:r w:rsidRPr="00C47FE2" w:rsidDel="00875EA5">
                <w:rPr>
                  <w:rFonts w:eastAsia="Times New Roman" w:cs="Arial"/>
                  <w:color w:val="4B4B63"/>
                  <w:sz w:val="20"/>
                  <w:szCs w:val="20"/>
                  <w:lang w:val="en-US"/>
                </w:rPr>
                <w:delText>1022386</w:delText>
              </w:r>
            </w:del>
          </w:p>
        </w:tc>
        <w:tc>
          <w:tcPr>
            <w:tcW w:w="1070" w:type="dxa"/>
            <w:tcBorders>
              <w:top w:val="nil"/>
              <w:left w:val="nil"/>
              <w:bottom w:val="single" w:sz="8" w:space="0" w:color="E9EFF4"/>
              <w:right w:val="nil"/>
            </w:tcBorders>
            <w:shd w:val="clear" w:color="000000" w:fill="FFFFFF"/>
            <w:noWrap/>
            <w:vAlign w:val="center"/>
            <w:hideMark/>
            <w:tcPrChange w:id="2116"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B15AAA5" w14:textId="77777777" w:rsidR="001A6FC7" w:rsidRPr="00C47FE2" w:rsidDel="00875EA5" w:rsidRDefault="001A6FC7" w:rsidP="001A6FC7">
            <w:pPr>
              <w:spacing w:before="0" w:after="0" w:line="240" w:lineRule="auto"/>
              <w:jc w:val="right"/>
              <w:rPr>
                <w:del w:id="2117" w:author="khanguyen" w:date="2017-03-17T22:41:00Z"/>
                <w:rFonts w:eastAsia="Times New Roman" w:cs="Arial"/>
                <w:color w:val="4B4B63"/>
                <w:sz w:val="20"/>
                <w:szCs w:val="20"/>
                <w:lang w:val="en-US"/>
              </w:rPr>
            </w:pPr>
            <w:del w:id="2118" w:author="khanguyen" w:date="2017-03-17T22:41:00Z">
              <w:r w:rsidRPr="00C47FE2" w:rsidDel="00875EA5">
                <w:rPr>
                  <w:rFonts w:eastAsia="Times New Roman" w:cs="Arial"/>
                  <w:color w:val="4B4B63"/>
                  <w:sz w:val="20"/>
                  <w:szCs w:val="20"/>
                  <w:lang w:val="en-US"/>
                </w:rPr>
                <w:delText>1043460</w:delText>
              </w:r>
            </w:del>
          </w:p>
        </w:tc>
        <w:tc>
          <w:tcPr>
            <w:tcW w:w="1084" w:type="dxa"/>
            <w:tcBorders>
              <w:top w:val="nil"/>
              <w:left w:val="nil"/>
              <w:bottom w:val="single" w:sz="8" w:space="0" w:color="E9EFF4"/>
              <w:right w:val="nil"/>
            </w:tcBorders>
            <w:shd w:val="clear" w:color="000000" w:fill="FFFFFF"/>
            <w:noWrap/>
            <w:vAlign w:val="center"/>
            <w:hideMark/>
            <w:tcPrChange w:id="2119"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09407627" w14:textId="77777777" w:rsidR="001A6FC7" w:rsidRPr="00C47FE2" w:rsidDel="00875EA5" w:rsidRDefault="001A6FC7" w:rsidP="001A6FC7">
            <w:pPr>
              <w:spacing w:before="0" w:after="0" w:line="240" w:lineRule="auto"/>
              <w:jc w:val="right"/>
              <w:rPr>
                <w:del w:id="2120" w:author="khanguyen" w:date="2017-03-17T22:41:00Z"/>
                <w:rFonts w:eastAsia="Times New Roman" w:cs="Arial"/>
                <w:color w:val="4B4B63"/>
                <w:sz w:val="20"/>
                <w:szCs w:val="20"/>
                <w:lang w:val="en-US"/>
              </w:rPr>
            </w:pPr>
            <w:del w:id="2121" w:author="khanguyen" w:date="2017-03-17T22:41:00Z">
              <w:r w:rsidRPr="00C47FE2" w:rsidDel="00875EA5">
                <w:rPr>
                  <w:rFonts w:eastAsia="Times New Roman" w:cs="Arial"/>
                  <w:color w:val="4B4B63"/>
                  <w:sz w:val="20"/>
                  <w:szCs w:val="20"/>
                  <w:lang w:val="en-US"/>
                </w:rPr>
                <w:delText>629</w:delText>
              </w:r>
            </w:del>
          </w:p>
        </w:tc>
        <w:tc>
          <w:tcPr>
            <w:tcW w:w="1179" w:type="dxa"/>
            <w:tcBorders>
              <w:top w:val="nil"/>
              <w:left w:val="nil"/>
              <w:bottom w:val="single" w:sz="8" w:space="0" w:color="E9EFF4"/>
              <w:right w:val="nil"/>
            </w:tcBorders>
            <w:shd w:val="clear" w:color="000000" w:fill="FFFFFF"/>
            <w:noWrap/>
            <w:vAlign w:val="center"/>
            <w:hideMark/>
            <w:tcPrChange w:id="2122"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0901738A" w14:textId="77777777" w:rsidR="001A6FC7" w:rsidRPr="00C47FE2" w:rsidDel="00875EA5" w:rsidRDefault="001A6FC7" w:rsidP="001A6FC7">
            <w:pPr>
              <w:spacing w:before="0" w:after="0" w:line="240" w:lineRule="auto"/>
              <w:jc w:val="right"/>
              <w:rPr>
                <w:del w:id="2123" w:author="khanguyen" w:date="2017-03-17T22:41:00Z"/>
                <w:rFonts w:eastAsia="Times New Roman" w:cs="Arial"/>
                <w:color w:val="4B4B63"/>
                <w:sz w:val="20"/>
                <w:szCs w:val="20"/>
                <w:lang w:val="en-US"/>
              </w:rPr>
            </w:pPr>
            <w:del w:id="2124" w:author="khanguyen" w:date="2017-03-17T22:41:00Z">
              <w:r w:rsidRPr="00C47FE2" w:rsidDel="00875EA5">
                <w:rPr>
                  <w:rFonts w:eastAsia="Times New Roman" w:cs="Arial"/>
                  <w:color w:val="4B4B63"/>
                  <w:sz w:val="20"/>
                  <w:szCs w:val="20"/>
                  <w:lang w:val="en-US"/>
                </w:rPr>
                <w:delText>3825728</w:delText>
              </w:r>
            </w:del>
          </w:p>
        </w:tc>
        <w:tc>
          <w:tcPr>
            <w:tcW w:w="1230" w:type="dxa"/>
            <w:tcBorders>
              <w:top w:val="nil"/>
              <w:left w:val="nil"/>
              <w:bottom w:val="single" w:sz="8" w:space="0" w:color="E9EFF4"/>
              <w:right w:val="nil"/>
            </w:tcBorders>
            <w:shd w:val="clear" w:color="000000" w:fill="FFFFFF"/>
            <w:noWrap/>
            <w:vAlign w:val="center"/>
            <w:hideMark/>
            <w:tcPrChange w:id="2125"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17BA1F8C" w14:textId="77777777" w:rsidR="001A6FC7" w:rsidRPr="00C47FE2" w:rsidDel="00875EA5" w:rsidRDefault="001A6FC7" w:rsidP="001A6FC7">
            <w:pPr>
              <w:spacing w:before="0" w:after="0" w:line="240" w:lineRule="auto"/>
              <w:jc w:val="right"/>
              <w:rPr>
                <w:del w:id="2126" w:author="khanguyen" w:date="2017-03-17T22:41:00Z"/>
                <w:rFonts w:eastAsia="Times New Roman" w:cs="Arial"/>
                <w:color w:val="4B4B63"/>
                <w:sz w:val="20"/>
                <w:szCs w:val="20"/>
                <w:lang w:val="en-US"/>
              </w:rPr>
            </w:pPr>
            <w:del w:id="2127" w:author="khanguyen" w:date="2017-03-17T22:41:00Z">
              <w:r w:rsidRPr="00C47FE2" w:rsidDel="00875EA5">
                <w:rPr>
                  <w:rFonts w:eastAsia="Times New Roman" w:cs="Arial"/>
                  <w:color w:val="4B4B63"/>
                  <w:sz w:val="20"/>
                  <w:szCs w:val="20"/>
                  <w:lang w:val="en-US"/>
                </w:rPr>
                <w:delText>34.81%</w:delText>
              </w:r>
            </w:del>
          </w:p>
        </w:tc>
      </w:tr>
      <w:tr w:rsidR="001A6FC7" w:rsidRPr="00C47FE2" w:rsidDel="00875EA5" w14:paraId="0359F0C9" w14:textId="77777777" w:rsidTr="00637CF7">
        <w:trPr>
          <w:trHeight w:val="315"/>
          <w:del w:id="2128" w:author="khanguyen" w:date="2017-03-17T22:41:00Z"/>
          <w:trPrChange w:id="2129"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2130"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20158E97" w14:textId="77777777" w:rsidR="001A6FC7" w:rsidRPr="00C47FE2" w:rsidDel="00875EA5" w:rsidRDefault="001A6FC7" w:rsidP="001A6FC7">
            <w:pPr>
              <w:spacing w:before="0" w:after="0" w:line="240" w:lineRule="auto"/>
              <w:rPr>
                <w:del w:id="2131" w:author="khanguyen" w:date="2017-03-17T22:41:00Z"/>
                <w:rFonts w:eastAsia="Times New Roman" w:cs="Arial"/>
                <w:color w:val="4B4B63"/>
                <w:sz w:val="20"/>
                <w:szCs w:val="20"/>
                <w:lang w:val="en-US"/>
              </w:rPr>
            </w:pPr>
            <w:del w:id="2132" w:author="khanguyen" w:date="2017-03-17T22:41:00Z">
              <w:r w:rsidRPr="00C47FE2" w:rsidDel="00875EA5">
                <w:rPr>
                  <w:rFonts w:eastAsia="Times New Roman" w:cs="Arial"/>
                  <w:color w:val="4B4B63"/>
                  <w:sz w:val="20"/>
                  <w:szCs w:val="20"/>
                  <w:lang w:val="en-US"/>
                </w:rPr>
                <w:delText>Transaction Timesheet</w:delText>
              </w:r>
            </w:del>
          </w:p>
        </w:tc>
        <w:tc>
          <w:tcPr>
            <w:tcW w:w="1151" w:type="dxa"/>
            <w:tcBorders>
              <w:top w:val="nil"/>
              <w:left w:val="nil"/>
              <w:bottom w:val="single" w:sz="8" w:space="0" w:color="E9EFF4"/>
              <w:right w:val="nil"/>
            </w:tcBorders>
            <w:shd w:val="clear" w:color="000000" w:fill="FFFFFF"/>
            <w:noWrap/>
            <w:vAlign w:val="center"/>
            <w:hideMark/>
            <w:tcPrChange w:id="2133"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760BFE1C" w14:textId="77777777" w:rsidR="001A6FC7" w:rsidRPr="00C47FE2" w:rsidDel="00875EA5" w:rsidRDefault="001A6FC7" w:rsidP="001A6FC7">
            <w:pPr>
              <w:spacing w:before="0" w:after="0" w:line="240" w:lineRule="auto"/>
              <w:jc w:val="right"/>
              <w:rPr>
                <w:del w:id="2134" w:author="khanguyen" w:date="2017-03-17T22:41:00Z"/>
                <w:rFonts w:eastAsia="Times New Roman" w:cs="Arial"/>
                <w:color w:val="4B4B63"/>
                <w:sz w:val="20"/>
                <w:szCs w:val="20"/>
                <w:lang w:val="en-US"/>
              </w:rPr>
            </w:pPr>
            <w:del w:id="2135" w:author="khanguyen" w:date="2017-03-17T22:41:00Z">
              <w:r w:rsidRPr="00C47FE2" w:rsidDel="00875EA5">
                <w:rPr>
                  <w:rFonts w:eastAsia="Times New Roman" w:cs="Arial"/>
                  <w:color w:val="4B4B63"/>
                  <w:sz w:val="20"/>
                  <w:szCs w:val="20"/>
                  <w:lang w:val="en-US"/>
                </w:rPr>
                <w:delText>1765</w:delText>
              </w:r>
            </w:del>
          </w:p>
        </w:tc>
        <w:tc>
          <w:tcPr>
            <w:tcW w:w="1854" w:type="dxa"/>
            <w:tcBorders>
              <w:top w:val="nil"/>
              <w:left w:val="nil"/>
              <w:bottom w:val="single" w:sz="8" w:space="0" w:color="E9EFF4"/>
              <w:right w:val="nil"/>
            </w:tcBorders>
            <w:shd w:val="clear" w:color="000000" w:fill="FFFFFF"/>
            <w:noWrap/>
            <w:vAlign w:val="center"/>
            <w:hideMark/>
            <w:tcPrChange w:id="2136"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45206E69" w14:textId="77777777" w:rsidR="001A6FC7" w:rsidRPr="00C47FE2" w:rsidDel="00875EA5" w:rsidRDefault="001A6FC7" w:rsidP="001A6FC7">
            <w:pPr>
              <w:spacing w:before="0" w:after="0" w:line="240" w:lineRule="auto"/>
              <w:jc w:val="right"/>
              <w:rPr>
                <w:del w:id="2137" w:author="khanguyen" w:date="2017-03-17T22:41:00Z"/>
                <w:rFonts w:eastAsia="Times New Roman" w:cs="Arial"/>
                <w:color w:val="4B4B63"/>
                <w:sz w:val="20"/>
                <w:szCs w:val="20"/>
                <w:lang w:val="en-US"/>
              </w:rPr>
            </w:pPr>
            <w:del w:id="2138" w:author="khanguyen" w:date="2017-03-17T22:41:00Z">
              <w:r w:rsidRPr="00C47FE2" w:rsidDel="00875EA5">
                <w:rPr>
                  <w:rFonts w:eastAsia="Times New Roman" w:cs="Arial"/>
                  <w:color w:val="4B4B63"/>
                  <w:sz w:val="20"/>
                  <w:szCs w:val="20"/>
                  <w:lang w:val="en-US"/>
                </w:rPr>
                <w:delText>981511.2</w:delText>
              </w:r>
            </w:del>
          </w:p>
        </w:tc>
        <w:tc>
          <w:tcPr>
            <w:tcW w:w="1070" w:type="dxa"/>
            <w:tcBorders>
              <w:top w:val="nil"/>
              <w:left w:val="nil"/>
              <w:bottom w:val="single" w:sz="8" w:space="0" w:color="E9EFF4"/>
              <w:right w:val="nil"/>
            </w:tcBorders>
            <w:shd w:val="clear" w:color="000000" w:fill="FFFFFF"/>
            <w:noWrap/>
            <w:vAlign w:val="center"/>
            <w:hideMark/>
            <w:tcPrChange w:id="2139"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8387DE7" w14:textId="77777777" w:rsidR="001A6FC7" w:rsidRPr="00C47FE2" w:rsidDel="00875EA5" w:rsidRDefault="001A6FC7" w:rsidP="001A6FC7">
            <w:pPr>
              <w:spacing w:before="0" w:after="0" w:line="240" w:lineRule="auto"/>
              <w:jc w:val="right"/>
              <w:rPr>
                <w:del w:id="2140" w:author="khanguyen" w:date="2017-03-17T22:41:00Z"/>
                <w:rFonts w:eastAsia="Times New Roman" w:cs="Arial"/>
                <w:color w:val="4B4B63"/>
                <w:sz w:val="20"/>
                <w:szCs w:val="20"/>
                <w:lang w:val="en-US"/>
              </w:rPr>
            </w:pPr>
            <w:del w:id="2141" w:author="khanguyen" w:date="2017-03-17T22:41:00Z">
              <w:r w:rsidRPr="00C47FE2" w:rsidDel="00875EA5">
                <w:rPr>
                  <w:rFonts w:eastAsia="Times New Roman" w:cs="Arial"/>
                  <w:color w:val="4B4B63"/>
                  <w:sz w:val="20"/>
                  <w:szCs w:val="20"/>
                  <w:lang w:val="en-US"/>
                </w:rPr>
                <w:delText>991627.8</w:delText>
              </w:r>
            </w:del>
          </w:p>
        </w:tc>
        <w:tc>
          <w:tcPr>
            <w:tcW w:w="1070" w:type="dxa"/>
            <w:tcBorders>
              <w:top w:val="nil"/>
              <w:left w:val="nil"/>
              <w:bottom w:val="single" w:sz="8" w:space="0" w:color="E9EFF4"/>
              <w:right w:val="nil"/>
            </w:tcBorders>
            <w:shd w:val="clear" w:color="000000" w:fill="FFFFFF"/>
            <w:noWrap/>
            <w:vAlign w:val="center"/>
            <w:hideMark/>
            <w:tcPrChange w:id="2142"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A42AC87" w14:textId="77777777" w:rsidR="001A6FC7" w:rsidRPr="00C47FE2" w:rsidDel="00875EA5" w:rsidRDefault="001A6FC7" w:rsidP="001A6FC7">
            <w:pPr>
              <w:spacing w:before="0" w:after="0" w:line="240" w:lineRule="auto"/>
              <w:jc w:val="right"/>
              <w:rPr>
                <w:del w:id="2143" w:author="khanguyen" w:date="2017-03-17T22:41:00Z"/>
                <w:rFonts w:eastAsia="Times New Roman" w:cs="Arial"/>
                <w:color w:val="4B4B63"/>
                <w:sz w:val="20"/>
                <w:szCs w:val="20"/>
                <w:lang w:val="en-US"/>
              </w:rPr>
            </w:pPr>
            <w:del w:id="2144" w:author="khanguyen" w:date="2017-03-17T22:41:00Z">
              <w:r w:rsidRPr="00C47FE2" w:rsidDel="00875EA5">
                <w:rPr>
                  <w:rFonts w:eastAsia="Times New Roman" w:cs="Arial"/>
                  <w:color w:val="4B4B63"/>
                  <w:sz w:val="20"/>
                  <w:szCs w:val="20"/>
                  <w:lang w:val="en-US"/>
                </w:rPr>
                <w:delText>1013281</w:delText>
              </w:r>
            </w:del>
          </w:p>
        </w:tc>
        <w:tc>
          <w:tcPr>
            <w:tcW w:w="1070" w:type="dxa"/>
            <w:tcBorders>
              <w:top w:val="nil"/>
              <w:left w:val="nil"/>
              <w:bottom w:val="single" w:sz="8" w:space="0" w:color="E9EFF4"/>
              <w:right w:val="nil"/>
            </w:tcBorders>
            <w:shd w:val="clear" w:color="000000" w:fill="FFFFFF"/>
            <w:noWrap/>
            <w:vAlign w:val="center"/>
            <w:hideMark/>
            <w:tcPrChange w:id="2145"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AE1BE49" w14:textId="77777777" w:rsidR="001A6FC7" w:rsidRPr="00C47FE2" w:rsidDel="00875EA5" w:rsidRDefault="001A6FC7" w:rsidP="001A6FC7">
            <w:pPr>
              <w:spacing w:before="0" w:after="0" w:line="240" w:lineRule="auto"/>
              <w:jc w:val="right"/>
              <w:rPr>
                <w:del w:id="2146" w:author="khanguyen" w:date="2017-03-17T22:41:00Z"/>
                <w:rFonts w:eastAsia="Times New Roman" w:cs="Arial"/>
                <w:color w:val="4B4B63"/>
                <w:sz w:val="20"/>
                <w:szCs w:val="20"/>
                <w:lang w:val="en-US"/>
              </w:rPr>
            </w:pPr>
            <w:del w:id="2147" w:author="khanguyen" w:date="2017-03-17T22:41:00Z">
              <w:r w:rsidRPr="00C47FE2" w:rsidDel="00875EA5">
                <w:rPr>
                  <w:rFonts w:eastAsia="Times New Roman" w:cs="Arial"/>
                  <w:color w:val="4B4B63"/>
                  <w:sz w:val="20"/>
                  <w:szCs w:val="20"/>
                  <w:lang w:val="en-US"/>
                </w:rPr>
                <w:delText>1037060</w:delText>
              </w:r>
            </w:del>
          </w:p>
        </w:tc>
        <w:tc>
          <w:tcPr>
            <w:tcW w:w="1084" w:type="dxa"/>
            <w:tcBorders>
              <w:top w:val="nil"/>
              <w:left w:val="nil"/>
              <w:bottom w:val="single" w:sz="8" w:space="0" w:color="E9EFF4"/>
              <w:right w:val="nil"/>
            </w:tcBorders>
            <w:shd w:val="clear" w:color="000000" w:fill="FFFFFF"/>
            <w:noWrap/>
            <w:vAlign w:val="center"/>
            <w:hideMark/>
            <w:tcPrChange w:id="2148"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714DF179" w14:textId="77777777" w:rsidR="001A6FC7" w:rsidRPr="00C47FE2" w:rsidDel="00875EA5" w:rsidRDefault="001A6FC7" w:rsidP="001A6FC7">
            <w:pPr>
              <w:spacing w:before="0" w:after="0" w:line="240" w:lineRule="auto"/>
              <w:jc w:val="right"/>
              <w:rPr>
                <w:del w:id="2149" w:author="khanguyen" w:date="2017-03-17T22:41:00Z"/>
                <w:rFonts w:eastAsia="Times New Roman" w:cs="Arial"/>
                <w:color w:val="4B4B63"/>
                <w:sz w:val="20"/>
                <w:szCs w:val="20"/>
                <w:lang w:val="en-US"/>
              </w:rPr>
            </w:pPr>
            <w:del w:id="2150" w:author="khanguyen" w:date="2017-03-17T22:41:00Z">
              <w:r w:rsidRPr="00C47FE2" w:rsidDel="00875EA5">
                <w:rPr>
                  <w:rFonts w:eastAsia="Times New Roman" w:cs="Arial"/>
                  <w:color w:val="4B4B63"/>
                  <w:sz w:val="20"/>
                  <w:szCs w:val="20"/>
                  <w:lang w:val="en-US"/>
                </w:rPr>
                <w:delText>331</w:delText>
              </w:r>
            </w:del>
          </w:p>
        </w:tc>
        <w:tc>
          <w:tcPr>
            <w:tcW w:w="1179" w:type="dxa"/>
            <w:tcBorders>
              <w:top w:val="nil"/>
              <w:left w:val="nil"/>
              <w:bottom w:val="single" w:sz="8" w:space="0" w:color="E9EFF4"/>
              <w:right w:val="nil"/>
            </w:tcBorders>
            <w:shd w:val="clear" w:color="000000" w:fill="FFFFFF"/>
            <w:noWrap/>
            <w:vAlign w:val="center"/>
            <w:hideMark/>
            <w:tcPrChange w:id="2151"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635B201" w14:textId="77777777" w:rsidR="001A6FC7" w:rsidRPr="00C47FE2" w:rsidDel="00875EA5" w:rsidRDefault="001A6FC7" w:rsidP="001A6FC7">
            <w:pPr>
              <w:spacing w:before="0" w:after="0" w:line="240" w:lineRule="auto"/>
              <w:jc w:val="right"/>
              <w:rPr>
                <w:del w:id="2152" w:author="khanguyen" w:date="2017-03-17T22:41:00Z"/>
                <w:rFonts w:eastAsia="Times New Roman" w:cs="Arial"/>
                <w:color w:val="4B4B63"/>
                <w:sz w:val="20"/>
                <w:szCs w:val="20"/>
                <w:lang w:val="en-US"/>
              </w:rPr>
            </w:pPr>
            <w:del w:id="2153" w:author="khanguyen" w:date="2017-03-17T22:41:00Z">
              <w:r w:rsidRPr="00C47FE2" w:rsidDel="00875EA5">
                <w:rPr>
                  <w:rFonts w:eastAsia="Times New Roman" w:cs="Arial"/>
                  <w:color w:val="4B4B63"/>
                  <w:sz w:val="20"/>
                  <w:szCs w:val="20"/>
                  <w:lang w:val="en-US"/>
                </w:rPr>
                <w:delText>3552270</w:delText>
              </w:r>
            </w:del>
          </w:p>
        </w:tc>
        <w:tc>
          <w:tcPr>
            <w:tcW w:w="1230" w:type="dxa"/>
            <w:tcBorders>
              <w:top w:val="nil"/>
              <w:left w:val="nil"/>
              <w:bottom w:val="single" w:sz="8" w:space="0" w:color="E9EFF4"/>
              <w:right w:val="nil"/>
            </w:tcBorders>
            <w:shd w:val="clear" w:color="000000" w:fill="FFFFFF"/>
            <w:noWrap/>
            <w:vAlign w:val="center"/>
            <w:hideMark/>
            <w:tcPrChange w:id="2154"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64FAC4BA" w14:textId="77777777" w:rsidR="001A6FC7" w:rsidRPr="00C47FE2" w:rsidDel="00875EA5" w:rsidRDefault="001A6FC7" w:rsidP="001A6FC7">
            <w:pPr>
              <w:spacing w:before="0" w:after="0" w:line="240" w:lineRule="auto"/>
              <w:jc w:val="right"/>
              <w:rPr>
                <w:del w:id="2155" w:author="khanguyen" w:date="2017-03-17T22:41:00Z"/>
                <w:rFonts w:eastAsia="Times New Roman" w:cs="Arial"/>
                <w:color w:val="4B4B63"/>
                <w:sz w:val="20"/>
                <w:szCs w:val="20"/>
                <w:lang w:val="en-US"/>
              </w:rPr>
            </w:pPr>
            <w:del w:id="2156" w:author="khanguyen" w:date="2017-03-17T22:41:00Z">
              <w:r w:rsidRPr="00C47FE2" w:rsidDel="00875EA5">
                <w:rPr>
                  <w:rFonts w:eastAsia="Times New Roman" w:cs="Arial"/>
                  <w:color w:val="4B4B63"/>
                  <w:sz w:val="20"/>
                  <w:szCs w:val="20"/>
                  <w:lang w:val="en-US"/>
                </w:rPr>
                <w:delText>52.07%</w:delText>
              </w:r>
            </w:del>
          </w:p>
        </w:tc>
      </w:tr>
      <w:tr w:rsidR="001A6FC7" w:rsidRPr="00C47FE2" w14:paraId="7D53BB55" w14:textId="77777777" w:rsidTr="00637CF7">
        <w:trPr>
          <w:trHeight w:val="315"/>
          <w:trPrChange w:id="2157"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2158"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2C770100"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Visit_Contact_page</w:t>
            </w:r>
          </w:p>
        </w:tc>
        <w:tc>
          <w:tcPr>
            <w:tcW w:w="1151" w:type="dxa"/>
            <w:tcBorders>
              <w:top w:val="nil"/>
              <w:left w:val="nil"/>
              <w:bottom w:val="single" w:sz="8" w:space="0" w:color="E9EFF4"/>
              <w:right w:val="nil"/>
            </w:tcBorders>
            <w:shd w:val="clear" w:color="000000" w:fill="FFFFFF"/>
            <w:noWrap/>
            <w:vAlign w:val="center"/>
            <w:hideMark/>
            <w:tcPrChange w:id="2159"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6C6E166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2976</w:t>
            </w:r>
          </w:p>
        </w:tc>
        <w:tc>
          <w:tcPr>
            <w:tcW w:w="1854" w:type="dxa"/>
            <w:tcBorders>
              <w:top w:val="nil"/>
              <w:left w:val="nil"/>
              <w:bottom w:val="single" w:sz="8" w:space="0" w:color="E9EFF4"/>
              <w:right w:val="nil"/>
            </w:tcBorders>
            <w:shd w:val="clear" w:color="000000" w:fill="FFFFFF"/>
            <w:noWrap/>
            <w:vAlign w:val="center"/>
            <w:hideMark/>
            <w:tcPrChange w:id="2160"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565DFFC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1355.36</w:t>
            </w:r>
          </w:p>
        </w:tc>
        <w:tc>
          <w:tcPr>
            <w:tcW w:w="1070" w:type="dxa"/>
            <w:tcBorders>
              <w:top w:val="nil"/>
              <w:left w:val="nil"/>
              <w:bottom w:val="single" w:sz="8" w:space="0" w:color="E9EFF4"/>
              <w:right w:val="nil"/>
            </w:tcBorders>
            <w:shd w:val="clear" w:color="000000" w:fill="FFFFFF"/>
            <w:noWrap/>
            <w:vAlign w:val="center"/>
            <w:hideMark/>
            <w:tcPrChange w:id="2161"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F2A3C1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2811.05</w:t>
            </w:r>
          </w:p>
        </w:tc>
        <w:tc>
          <w:tcPr>
            <w:tcW w:w="1070" w:type="dxa"/>
            <w:tcBorders>
              <w:top w:val="nil"/>
              <w:left w:val="nil"/>
              <w:bottom w:val="single" w:sz="8" w:space="0" w:color="E9EFF4"/>
              <w:right w:val="nil"/>
            </w:tcBorders>
            <w:shd w:val="clear" w:color="000000" w:fill="FFFFFF"/>
            <w:noWrap/>
            <w:vAlign w:val="center"/>
            <w:hideMark/>
            <w:tcPrChange w:id="2162"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42507DD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4166.56</w:t>
            </w:r>
          </w:p>
        </w:tc>
        <w:tc>
          <w:tcPr>
            <w:tcW w:w="1070" w:type="dxa"/>
            <w:tcBorders>
              <w:top w:val="nil"/>
              <w:left w:val="nil"/>
              <w:bottom w:val="single" w:sz="8" w:space="0" w:color="E9EFF4"/>
              <w:right w:val="nil"/>
            </w:tcBorders>
            <w:shd w:val="clear" w:color="000000" w:fill="FFFFFF"/>
            <w:noWrap/>
            <w:vAlign w:val="center"/>
            <w:hideMark/>
            <w:tcPrChange w:id="2163"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24F9B85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8354.98</w:t>
            </w:r>
          </w:p>
        </w:tc>
        <w:tc>
          <w:tcPr>
            <w:tcW w:w="1084" w:type="dxa"/>
            <w:tcBorders>
              <w:top w:val="nil"/>
              <w:left w:val="nil"/>
              <w:bottom w:val="single" w:sz="8" w:space="0" w:color="E9EFF4"/>
              <w:right w:val="nil"/>
            </w:tcBorders>
            <w:shd w:val="clear" w:color="000000" w:fill="FFFFFF"/>
            <w:noWrap/>
            <w:vAlign w:val="center"/>
            <w:hideMark/>
            <w:tcPrChange w:id="2164"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1B21C3C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w:t>
            </w:r>
          </w:p>
        </w:tc>
        <w:tc>
          <w:tcPr>
            <w:tcW w:w="1179" w:type="dxa"/>
            <w:tcBorders>
              <w:top w:val="nil"/>
              <w:left w:val="nil"/>
              <w:bottom w:val="single" w:sz="8" w:space="0" w:color="E9EFF4"/>
              <w:right w:val="nil"/>
            </w:tcBorders>
            <w:shd w:val="clear" w:color="000000" w:fill="FFFFFF"/>
            <w:noWrap/>
            <w:vAlign w:val="center"/>
            <w:hideMark/>
            <w:tcPrChange w:id="2165"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795FE7B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31312</w:t>
            </w:r>
          </w:p>
        </w:tc>
        <w:tc>
          <w:tcPr>
            <w:tcW w:w="1230" w:type="dxa"/>
            <w:tcBorders>
              <w:top w:val="nil"/>
              <w:left w:val="nil"/>
              <w:bottom w:val="single" w:sz="8" w:space="0" w:color="E9EFF4"/>
              <w:right w:val="nil"/>
            </w:tcBorders>
            <w:shd w:val="clear" w:color="000000" w:fill="FFFFFF"/>
            <w:noWrap/>
            <w:vAlign w:val="center"/>
            <w:hideMark/>
            <w:tcPrChange w:id="2166"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6F49CD3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0C6510C3" w14:textId="77777777" w:rsidTr="00637CF7">
        <w:trPr>
          <w:trHeight w:val="315"/>
          <w:trPrChange w:id="2167"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2168"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104696CE"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Visit_Expense_page</w:t>
            </w:r>
          </w:p>
        </w:tc>
        <w:tc>
          <w:tcPr>
            <w:tcW w:w="1151" w:type="dxa"/>
            <w:tcBorders>
              <w:top w:val="nil"/>
              <w:left w:val="nil"/>
              <w:bottom w:val="single" w:sz="8" w:space="0" w:color="E9EFF4"/>
              <w:right w:val="nil"/>
            </w:tcBorders>
            <w:shd w:val="clear" w:color="000000" w:fill="FFFFFF"/>
            <w:noWrap/>
            <w:vAlign w:val="center"/>
            <w:hideMark/>
            <w:tcPrChange w:id="2169"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7F14181A"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1685</w:t>
            </w:r>
          </w:p>
        </w:tc>
        <w:tc>
          <w:tcPr>
            <w:tcW w:w="1854" w:type="dxa"/>
            <w:tcBorders>
              <w:top w:val="nil"/>
              <w:left w:val="nil"/>
              <w:bottom w:val="single" w:sz="8" w:space="0" w:color="E9EFF4"/>
              <w:right w:val="nil"/>
            </w:tcBorders>
            <w:shd w:val="clear" w:color="000000" w:fill="FFFFFF"/>
            <w:noWrap/>
            <w:vAlign w:val="center"/>
            <w:hideMark/>
            <w:tcPrChange w:id="2170"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40ED914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5155</w:t>
            </w:r>
          </w:p>
        </w:tc>
        <w:tc>
          <w:tcPr>
            <w:tcW w:w="1070" w:type="dxa"/>
            <w:tcBorders>
              <w:top w:val="nil"/>
              <w:left w:val="nil"/>
              <w:bottom w:val="single" w:sz="8" w:space="0" w:color="E9EFF4"/>
              <w:right w:val="nil"/>
            </w:tcBorders>
            <w:shd w:val="clear" w:color="000000" w:fill="FFFFFF"/>
            <w:noWrap/>
            <w:vAlign w:val="center"/>
            <w:hideMark/>
            <w:tcPrChange w:id="2171"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4EB707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22255.05</w:t>
            </w:r>
          </w:p>
        </w:tc>
        <w:tc>
          <w:tcPr>
            <w:tcW w:w="1070" w:type="dxa"/>
            <w:tcBorders>
              <w:top w:val="nil"/>
              <w:left w:val="nil"/>
              <w:bottom w:val="single" w:sz="8" w:space="0" w:color="E9EFF4"/>
              <w:right w:val="nil"/>
            </w:tcBorders>
            <w:shd w:val="clear" w:color="000000" w:fill="FFFFFF"/>
            <w:noWrap/>
            <w:vAlign w:val="center"/>
            <w:hideMark/>
            <w:tcPrChange w:id="2172"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74661F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27014.19</w:t>
            </w:r>
          </w:p>
        </w:tc>
        <w:tc>
          <w:tcPr>
            <w:tcW w:w="1070" w:type="dxa"/>
            <w:tcBorders>
              <w:top w:val="nil"/>
              <w:left w:val="nil"/>
              <w:bottom w:val="single" w:sz="8" w:space="0" w:color="E9EFF4"/>
              <w:right w:val="nil"/>
            </w:tcBorders>
            <w:shd w:val="clear" w:color="000000" w:fill="FFFFFF"/>
            <w:noWrap/>
            <w:vAlign w:val="center"/>
            <w:hideMark/>
            <w:tcPrChange w:id="2173"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22A225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31445.95</w:t>
            </w:r>
          </w:p>
        </w:tc>
        <w:tc>
          <w:tcPr>
            <w:tcW w:w="1084" w:type="dxa"/>
            <w:tcBorders>
              <w:top w:val="nil"/>
              <w:left w:val="nil"/>
              <w:bottom w:val="single" w:sz="8" w:space="0" w:color="E9EFF4"/>
              <w:right w:val="nil"/>
            </w:tcBorders>
            <w:shd w:val="clear" w:color="000000" w:fill="FFFFFF"/>
            <w:noWrap/>
            <w:vAlign w:val="center"/>
            <w:hideMark/>
            <w:tcPrChange w:id="2174"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15735D7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87</w:t>
            </w:r>
          </w:p>
        </w:tc>
        <w:tc>
          <w:tcPr>
            <w:tcW w:w="1179" w:type="dxa"/>
            <w:tcBorders>
              <w:top w:val="nil"/>
              <w:left w:val="nil"/>
              <w:bottom w:val="single" w:sz="8" w:space="0" w:color="E9EFF4"/>
              <w:right w:val="nil"/>
            </w:tcBorders>
            <w:shd w:val="clear" w:color="000000" w:fill="FFFFFF"/>
            <w:noWrap/>
            <w:vAlign w:val="center"/>
            <w:hideMark/>
            <w:tcPrChange w:id="2175"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05D632A5"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34009</w:t>
            </w:r>
          </w:p>
        </w:tc>
        <w:tc>
          <w:tcPr>
            <w:tcW w:w="1230" w:type="dxa"/>
            <w:tcBorders>
              <w:top w:val="nil"/>
              <w:left w:val="nil"/>
              <w:bottom w:val="single" w:sz="8" w:space="0" w:color="E9EFF4"/>
              <w:right w:val="nil"/>
            </w:tcBorders>
            <w:shd w:val="clear" w:color="000000" w:fill="FFFFFF"/>
            <w:noWrap/>
            <w:vAlign w:val="center"/>
            <w:hideMark/>
            <w:tcPrChange w:id="2176"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05619A3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rsidDel="00875EA5" w14:paraId="41C7F78E" w14:textId="77777777" w:rsidTr="00637CF7">
        <w:trPr>
          <w:trHeight w:val="315"/>
          <w:del w:id="2177" w:author="khanguyen" w:date="2017-03-17T22:42:00Z"/>
          <w:trPrChange w:id="2178"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2179"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1C40BCD8" w14:textId="77777777" w:rsidR="001A6FC7" w:rsidRPr="00C47FE2" w:rsidDel="00875EA5" w:rsidRDefault="001A6FC7" w:rsidP="001A6FC7">
            <w:pPr>
              <w:spacing w:before="0" w:after="0" w:line="240" w:lineRule="auto"/>
              <w:rPr>
                <w:del w:id="2180" w:author="khanguyen" w:date="2017-03-17T22:42:00Z"/>
                <w:rFonts w:eastAsia="Times New Roman" w:cs="Arial"/>
                <w:color w:val="4B4B63"/>
                <w:sz w:val="20"/>
                <w:szCs w:val="20"/>
                <w:lang w:val="en-US"/>
              </w:rPr>
            </w:pPr>
            <w:del w:id="2181" w:author="khanguyen" w:date="2017-03-17T22:42:00Z">
              <w:r w:rsidRPr="00C47FE2" w:rsidDel="00875EA5">
                <w:rPr>
                  <w:rFonts w:eastAsia="Times New Roman" w:cs="Arial"/>
                  <w:color w:val="4B4B63"/>
                  <w:sz w:val="20"/>
                  <w:szCs w:val="20"/>
                  <w:lang w:val="en-US"/>
                </w:rPr>
                <w:delText>Visit_Home&amp;Login_page</w:delText>
              </w:r>
            </w:del>
          </w:p>
        </w:tc>
        <w:tc>
          <w:tcPr>
            <w:tcW w:w="1151" w:type="dxa"/>
            <w:tcBorders>
              <w:top w:val="nil"/>
              <w:left w:val="nil"/>
              <w:bottom w:val="single" w:sz="8" w:space="0" w:color="E9EFF4"/>
              <w:right w:val="nil"/>
            </w:tcBorders>
            <w:shd w:val="clear" w:color="000000" w:fill="FFFFFF"/>
            <w:noWrap/>
            <w:vAlign w:val="center"/>
            <w:hideMark/>
            <w:tcPrChange w:id="2182"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7A996030" w14:textId="77777777" w:rsidR="001A6FC7" w:rsidRPr="00C47FE2" w:rsidDel="00875EA5" w:rsidRDefault="001A6FC7" w:rsidP="001A6FC7">
            <w:pPr>
              <w:spacing w:before="0" w:after="0" w:line="240" w:lineRule="auto"/>
              <w:jc w:val="right"/>
              <w:rPr>
                <w:del w:id="2183" w:author="khanguyen" w:date="2017-03-17T22:42:00Z"/>
                <w:rFonts w:eastAsia="Times New Roman" w:cs="Arial"/>
                <w:color w:val="4B4B63"/>
                <w:sz w:val="20"/>
                <w:szCs w:val="20"/>
                <w:lang w:val="en-US"/>
              </w:rPr>
            </w:pPr>
            <w:del w:id="2184" w:author="khanguyen" w:date="2017-03-17T22:42:00Z">
              <w:r w:rsidRPr="00C47FE2" w:rsidDel="00875EA5">
                <w:rPr>
                  <w:rFonts w:eastAsia="Times New Roman" w:cs="Arial"/>
                  <w:color w:val="4B4B63"/>
                  <w:sz w:val="20"/>
                  <w:szCs w:val="20"/>
                  <w:lang w:val="en-US"/>
                </w:rPr>
                <w:delText>3294</w:delText>
              </w:r>
            </w:del>
          </w:p>
        </w:tc>
        <w:tc>
          <w:tcPr>
            <w:tcW w:w="1854" w:type="dxa"/>
            <w:tcBorders>
              <w:top w:val="nil"/>
              <w:left w:val="nil"/>
              <w:bottom w:val="single" w:sz="8" w:space="0" w:color="E9EFF4"/>
              <w:right w:val="nil"/>
            </w:tcBorders>
            <w:shd w:val="clear" w:color="000000" w:fill="FFFFFF"/>
            <w:noWrap/>
            <w:vAlign w:val="center"/>
            <w:hideMark/>
            <w:tcPrChange w:id="2185"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690C1AB4" w14:textId="77777777" w:rsidR="001A6FC7" w:rsidRPr="00C47FE2" w:rsidDel="00875EA5" w:rsidRDefault="001A6FC7" w:rsidP="001A6FC7">
            <w:pPr>
              <w:spacing w:before="0" w:after="0" w:line="240" w:lineRule="auto"/>
              <w:jc w:val="right"/>
              <w:rPr>
                <w:del w:id="2186" w:author="khanguyen" w:date="2017-03-17T22:42:00Z"/>
                <w:rFonts w:eastAsia="Times New Roman" w:cs="Arial"/>
                <w:color w:val="4B4B63"/>
                <w:sz w:val="20"/>
                <w:szCs w:val="20"/>
                <w:lang w:val="en-US"/>
              </w:rPr>
            </w:pPr>
            <w:del w:id="2187" w:author="khanguyen" w:date="2017-03-17T22:42:00Z">
              <w:r w:rsidRPr="00C47FE2" w:rsidDel="00875EA5">
                <w:rPr>
                  <w:rFonts w:eastAsia="Times New Roman" w:cs="Arial"/>
                  <w:color w:val="4B4B63"/>
                  <w:sz w:val="20"/>
                  <w:szCs w:val="20"/>
                  <w:lang w:val="en-US"/>
                </w:rPr>
                <w:delText>3489.8</w:delText>
              </w:r>
            </w:del>
          </w:p>
        </w:tc>
        <w:tc>
          <w:tcPr>
            <w:tcW w:w="1070" w:type="dxa"/>
            <w:tcBorders>
              <w:top w:val="nil"/>
              <w:left w:val="nil"/>
              <w:bottom w:val="single" w:sz="8" w:space="0" w:color="E9EFF4"/>
              <w:right w:val="nil"/>
            </w:tcBorders>
            <w:shd w:val="clear" w:color="000000" w:fill="FFFFFF"/>
            <w:noWrap/>
            <w:vAlign w:val="center"/>
            <w:hideMark/>
            <w:tcPrChange w:id="2188"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069629B" w14:textId="77777777" w:rsidR="001A6FC7" w:rsidRPr="00C47FE2" w:rsidDel="00875EA5" w:rsidRDefault="001A6FC7" w:rsidP="001A6FC7">
            <w:pPr>
              <w:spacing w:before="0" w:after="0" w:line="240" w:lineRule="auto"/>
              <w:jc w:val="right"/>
              <w:rPr>
                <w:del w:id="2189" w:author="khanguyen" w:date="2017-03-17T22:42:00Z"/>
                <w:rFonts w:eastAsia="Times New Roman" w:cs="Arial"/>
                <w:color w:val="4B4B63"/>
                <w:sz w:val="20"/>
                <w:szCs w:val="20"/>
                <w:lang w:val="en-US"/>
              </w:rPr>
            </w:pPr>
            <w:del w:id="2190" w:author="khanguyen" w:date="2017-03-17T22:42:00Z">
              <w:r w:rsidRPr="00C47FE2" w:rsidDel="00875EA5">
                <w:rPr>
                  <w:rFonts w:eastAsia="Times New Roman" w:cs="Arial"/>
                  <w:color w:val="4B4B63"/>
                  <w:sz w:val="20"/>
                  <w:szCs w:val="20"/>
                  <w:lang w:val="en-US"/>
                </w:rPr>
                <w:delText>7361.23</w:delText>
              </w:r>
            </w:del>
          </w:p>
        </w:tc>
        <w:tc>
          <w:tcPr>
            <w:tcW w:w="1070" w:type="dxa"/>
            <w:tcBorders>
              <w:top w:val="nil"/>
              <w:left w:val="nil"/>
              <w:bottom w:val="single" w:sz="8" w:space="0" w:color="E9EFF4"/>
              <w:right w:val="nil"/>
            </w:tcBorders>
            <w:shd w:val="clear" w:color="000000" w:fill="FFFFFF"/>
            <w:noWrap/>
            <w:vAlign w:val="center"/>
            <w:hideMark/>
            <w:tcPrChange w:id="2191"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5F88769" w14:textId="77777777" w:rsidR="001A6FC7" w:rsidRPr="00C47FE2" w:rsidDel="00875EA5" w:rsidRDefault="001A6FC7" w:rsidP="001A6FC7">
            <w:pPr>
              <w:spacing w:before="0" w:after="0" w:line="240" w:lineRule="auto"/>
              <w:jc w:val="right"/>
              <w:rPr>
                <w:del w:id="2192" w:author="khanguyen" w:date="2017-03-17T22:42:00Z"/>
                <w:rFonts w:eastAsia="Times New Roman" w:cs="Arial"/>
                <w:color w:val="4B4B63"/>
                <w:sz w:val="20"/>
                <w:szCs w:val="20"/>
                <w:lang w:val="en-US"/>
              </w:rPr>
            </w:pPr>
            <w:del w:id="2193" w:author="khanguyen" w:date="2017-03-17T22:42:00Z">
              <w:r w:rsidRPr="00C47FE2" w:rsidDel="00875EA5">
                <w:rPr>
                  <w:rFonts w:eastAsia="Times New Roman" w:cs="Arial"/>
                  <w:color w:val="4B4B63"/>
                  <w:sz w:val="20"/>
                  <w:szCs w:val="20"/>
                  <w:lang w:val="en-US"/>
                </w:rPr>
                <w:delText>13127.67</w:delText>
              </w:r>
            </w:del>
          </w:p>
        </w:tc>
        <w:tc>
          <w:tcPr>
            <w:tcW w:w="1070" w:type="dxa"/>
            <w:tcBorders>
              <w:top w:val="nil"/>
              <w:left w:val="nil"/>
              <w:bottom w:val="single" w:sz="8" w:space="0" w:color="E9EFF4"/>
              <w:right w:val="nil"/>
            </w:tcBorders>
            <w:shd w:val="clear" w:color="000000" w:fill="FFFFFF"/>
            <w:noWrap/>
            <w:vAlign w:val="center"/>
            <w:hideMark/>
            <w:tcPrChange w:id="2194"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A6F9C57" w14:textId="77777777" w:rsidR="001A6FC7" w:rsidRPr="00C47FE2" w:rsidDel="00875EA5" w:rsidRDefault="001A6FC7" w:rsidP="001A6FC7">
            <w:pPr>
              <w:spacing w:before="0" w:after="0" w:line="240" w:lineRule="auto"/>
              <w:jc w:val="right"/>
              <w:rPr>
                <w:del w:id="2195" w:author="khanguyen" w:date="2017-03-17T22:42:00Z"/>
                <w:rFonts w:eastAsia="Times New Roman" w:cs="Arial"/>
                <w:color w:val="4B4B63"/>
                <w:sz w:val="20"/>
                <w:szCs w:val="20"/>
                <w:lang w:val="en-US"/>
              </w:rPr>
            </w:pPr>
            <w:del w:id="2196" w:author="khanguyen" w:date="2017-03-17T22:42:00Z">
              <w:r w:rsidRPr="00C47FE2" w:rsidDel="00875EA5">
                <w:rPr>
                  <w:rFonts w:eastAsia="Times New Roman" w:cs="Arial"/>
                  <w:color w:val="4B4B63"/>
                  <w:sz w:val="20"/>
                  <w:szCs w:val="20"/>
                  <w:lang w:val="en-US"/>
                </w:rPr>
                <w:delText>32623.81</w:delText>
              </w:r>
            </w:del>
          </w:p>
        </w:tc>
        <w:tc>
          <w:tcPr>
            <w:tcW w:w="1084" w:type="dxa"/>
            <w:tcBorders>
              <w:top w:val="nil"/>
              <w:left w:val="nil"/>
              <w:bottom w:val="single" w:sz="8" w:space="0" w:color="E9EFF4"/>
              <w:right w:val="nil"/>
            </w:tcBorders>
            <w:shd w:val="clear" w:color="000000" w:fill="FFFFFF"/>
            <w:noWrap/>
            <w:vAlign w:val="center"/>
            <w:hideMark/>
            <w:tcPrChange w:id="2197"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46CD7D3D" w14:textId="77777777" w:rsidR="001A6FC7" w:rsidRPr="00C47FE2" w:rsidDel="00875EA5" w:rsidRDefault="001A6FC7" w:rsidP="001A6FC7">
            <w:pPr>
              <w:spacing w:before="0" w:after="0" w:line="240" w:lineRule="auto"/>
              <w:jc w:val="right"/>
              <w:rPr>
                <w:del w:id="2198" w:author="khanguyen" w:date="2017-03-17T22:42:00Z"/>
                <w:rFonts w:eastAsia="Times New Roman" w:cs="Arial"/>
                <w:color w:val="4B4B63"/>
                <w:sz w:val="20"/>
                <w:szCs w:val="20"/>
                <w:lang w:val="en-US"/>
              </w:rPr>
            </w:pPr>
            <w:del w:id="2199" w:author="khanguyen" w:date="2017-03-17T22:42:00Z">
              <w:r w:rsidRPr="00C47FE2" w:rsidDel="00875EA5">
                <w:rPr>
                  <w:rFonts w:eastAsia="Times New Roman" w:cs="Arial"/>
                  <w:color w:val="4B4B63"/>
                  <w:sz w:val="20"/>
                  <w:szCs w:val="20"/>
                  <w:lang w:val="en-US"/>
                </w:rPr>
                <w:delText>138</w:delText>
              </w:r>
            </w:del>
          </w:p>
        </w:tc>
        <w:tc>
          <w:tcPr>
            <w:tcW w:w="1179" w:type="dxa"/>
            <w:tcBorders>
              <w:top w:val="nil"/>
              <w:left w:val="nil"/>
              <w:bottom w:val="single" w:sz="8" w:space="0" w:color="E9EFF4"/>
              <w:right w:val="nil"/>
            </w:tcBorders>
            <w:shd w:val="clear" w:color="000000" w:fill="FFFFFF"/>
            <w:noWrap/>
            <w:vAlign w:val="center"/>
            <w:hideMark/>
            <w:tcPrChange w:id="2200"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44A5983" w14:textId="77777777" w:rsidR="001A6FC7" w:rsidRPr="00C47FE2" w:rsidDel="00875EA5" w:rsidRDefault="001A6FC7" w:rsidP="001A6FC7">
            <w:pPr>
              <w:spacing w:before="0" w:after="0" w:line="240" w:lineRule="auto"/>
              <w:jc w:val="right"/>
              <w:rPr>
                <w:del w:id="2201" w:author="khanguyen" w:date="2017-03-17T22:42:00Z"/>
                <w:rFonts w:eastAsia="Times New Roman" w:cs="Arial"/>
                <w:color w:val="4B4B63"/>
                <w:sz w:val="20"/>
                <w:szCs w:val="20"/>
                <w:lang w:val="en-US"/>
              </w:rPr>
            </w:pPr>
            <w:del w:id="2202" w:author="khanguyen" w:date="2017-03-17T22:42:00Z">
              <w:r w:rsidRPr="00C47FE2" w:rsidDel="00875EA5">
                <w:rPr>
                  <w:rFonts w:eastAsia="Times New Roman" w:cs="Arial"/>
                  <w:color w:val="4B4B63"/>
                  <w:sz w:val="20"/>
                  <w:szCs w:val="20"/>
                  <w:lang w:val="en-US"/>
                </w:rPr>
                <w:delText>64711</w:delText>
              </w:r>
            </w:del>
          </w:p>
        </w:tc>
        <w:tc>
          <w:tcPr>
            <w:tcW w:w="1230" w:type="dxa"/>
            <w:tcBorders>
              <w:top w:val="nil"/>
              <w:left w:val="nil"/>
              <w:bottom w:val="single" w:sz="8" w:space="0" w:color="E9EFF4"/>
              <w:right w:val="nil"/>
            </w:tcBorders>
            <w:shd w:val="clear" w:color="000000" w:fill="FFFFFF"/>
            <w:noWrap/>
            <w:vAlign w:val="center"/>
            <w:hideMark/>
            <w:tcPrChange w:id="2203"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4358D3F3" w14:textId="77777777" w:rsidR="001A6FC7" w:rsidRPr="00C47FE2" w:rsidDel="00875EA5" w:rsidRDefault="001A6FC7" w:rsidP="001A6FC7">
            <w:pPr>
              <w:spacing w:before="0" w:after="0" w:line="240" w:lineRule="auto"/>
              <w:jc w:val="right"/>
              <w:rPr>
                <w:del w:id="2204" w:author="khanguyen" w:date="2017-03-17T22:42:00Z"/>
                <w:rFonts w:eastAsia="Times New Roman" w:cs="Arial"/>
                <w:color w:val="4B4B63"/>
                <w:sz w:val="20"/>
                <w:szCs w:val="20"/>
                <w:lang w:val="en-US"/>
              </w:rPr>
            </w:pPr>
            <w:del w:id="2205" w:author="khanguyen" w:date="2017-03-17T22:42:00Z">
              <w:r w:rsidRPr="00C47FE2" w:rsidDel="00875EA5">
                <w:rPr>
                  <w:rFonts w:eastAsia="Times New Roman" w:cs="Arial"/>
                  <w:color w:val="4B4B63"/>
                  <w:sz w:val="20"/>
                  <w:szCs w:val="20"/>
                  <w:lang w:val="en-US"/>
                </w:rPr>
                <w:delText>0%</w:delText>
              </w:r>
            </w:del>
          </w:p>
        </w:tc>
      </w:tr>
      <w:tr w:rsidR="001A6FC7" w:rsidRPr="00C47FE2" w14:paraId="163DFB1C" w14:textId="77777777" w:rsidTr="00637CF7">
        <w:trPr>
          <w:trHeight w:val="315"/>
          <w:trPrChange w:id="2206"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2207"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2F70DA1B"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Visit_Homepage</w:t>
            </w:r>
          </w:p>
        </w:tc>
        <w:tc>
          <w:tcPr>
            <w:tcW w:w="1151" w:type="dxa"/>
            <w:tcBorders>
              <w:top w:val="nil"/>
              <w:left w:val="nil"/>
              <w:bottom w:val="single" w:sz="8" w:space="0" w:color="E9EFF4"/>
              <w:right w:val="nil"/>
            </w:tcBorders>
            <w:shd w:val="clear" w:color="000000" w:fill="FFFFFF"/>
            <w:noWrap/>
            <w:vAlign w:val="center"/>
            <w:hideMark/>
            <w:tcPrChange w:id="2208"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176BF74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2794</w:t>
            </w:r>
          </w:p>
        </w:tc>
        <w:tc>
          <w:tcPr>
            <w:tcW w:w="1854" w:type="dxa"/>
            <w:tcBorders>
              <w:top w:val="nil"/>
              <w:left w:val="nil"/>
              <w:bottom w:val="single" w:sz="8" w:space="0" w:color="E9EFF4"/>
              <w:right w:val="nil"/>
            </w:tcBorders>
            <w:shd w:val="clear" w:color="000000" w:fill="FFFFFF"/>
            <w:noWrap/>
            <w:vAlign w:val="center"/>
            <w:hideMark/>
            <w:tcPrChange w:id="2209"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23FA44D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2086.94</w:t>
            </w:r>
          </w:p>
        </w:tc>
        <w:tc>
          <w:tcPr>
            <w:tcW w:w="1070" w:type="dxa"/>
            <w:tcBorders>
              <w:top w:val="nil"/>
              <w:left w:val="nil"/>
              <w:bottom w:val="single" w:sz="8" w:space="0" w:color="E9EFF4"/>
              <w:right w:val="nil"/>
            </w:tcBorders>
            <w:shd w:val="clear" w:color="000000" w:fill="FFFFFF"/>
            <w:noWrap/>
            <w:vAlign w:val="center"/>
            <w:hideMark/>
            <w:tcPrChange w:id="2210"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32FFB7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3928.92</w:t>
            </w:r>
          </w:p>
        </w:tc>
        <w:tc>
          <w:tcPr>
            <w:tcW w:w="1070" w:type="dxa"/>
            <w:tcBorders>
              <w:top w:val="nil"/>
              <w:left w:val="nil"/>
              <w:bottom w:val="single" w:sz="8" w:space="0" w:color="E9EFF4"/>
              <w:right w:val="nil"/>
            </w:tcBorders>
            <w:shd w:val="clear" w:color="000000" w:fill="FFFFFF"/>
            <w:noWrap/>
            <w:vAlign w:val="center"/>
            <w:hideMark/>
            <w:tcPrChange w:id="2211"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2CE0A3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6109.12</w:t>
            </w:r>
          </w:p>
        </w:tc>
        <w:tc>
          <w:tcPr>
            <w:tcW w:w="1070" w:type="dxa"/>
            <w:tcBorders>
              <w:top w:val="nil"/>
              <w:left w:val="nil"/>
              <w:bottom w:val="single" w:sz="8" w:space="0" w:color="E9EFF4"/>
              <w:right w:val="nil"/>
            </w:tcBorders>
            <w:shd w:val="clear" w:color="000000" w:fill="FFFFFF"/>
            <w:noWrap/>
            <w:vAlign w:val="center"/>
            <w:hideMark/>
            <w:tcPrChange w:id="2212"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56BF7D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30789.47</w:t>
            </w:r>
          </w:p>
        </w:tc>
        <w:tc>
          <w:tcPr>
            <w:tcW w:w="1084" w:type="dxa"/>
            <w:tcBorders>
              <w:top w:val="nil"/>
              <w:left w:val="nil"/>
              <w:bottom w:val="single" w:sz="8" w:space="0" w:color="E9EFF4"/>
              <w:right w:val="nil"/>
            </w:tcBorders>
            <w:shd w:val="clear" w:color="000000" w:fill="FFFFFF"/>
            <w:noWrap/>
            <w:vAlign w:val="center"/>
            <w:hideMark/>
            <w:tcPrChange w:id="2213"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7A0EDA2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w:t>
            </w:r>
          </w:p>
        </w:tc>
        <w:tc>
          <w:tcPr>
            <w:tcW w:w="1179" w:type="dxa"/>
            <w:tcBorders>
              <w:top w:val="nil"/>
              <w:left w:val="nil"/>
              <w:bottom w:val="single" w:sz="8" w:space="0" w:color="E9EFF4"/>
              <w:right w:val="nil"/>
            </w:tcBorders>
            <w:shd w:val="clear" w:color="000000" w:fill="FFFFFF"/>
            <w:noWrap/>
            <w:vAlign w:val="center"/>
            <w:hideMark/>
            <w:tcPrChange w:id="2214"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26D4D49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34766</w:t>
            </w:r>
          </w:p>
        </w:tc>
        <w:tc>
          <w:tcPr>
            <w:tcW w:w="1230" w:type="dxa"/>
            <w:tcBorders>
              <w:top w:val="nil"/>
              <w:left w:val="nil"/>
              <w:bottom w:val="single" w:sz="8" w:space="0" w:color="E9EFF4"/>
              <w:right w:val="nil"/>
            </w:tcBorders>
            <w:shd w:val="clear" w:color="000000" w:fill="FFFFFF"/>
            <w:noWrap/>
            <w:vAlign w:val="center"/>
            <w:hideMark/>
            <w:tcPrChange w:id="2215"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4DECF34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79B53AE6" w14:textId="77777777" w:rsidTr="00637CF7">
        <w:trPr>
          <w:trHeight w:val="315"/>
          <w:trPrChange w:id="2216"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2217"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62D70E80"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Visit_Login_page</w:t>
            </w:r>
          </w:p>
        </w:tc>
        <w:tc>
          <w:tcPr>
            <w:tcW w:w="1151" w:type="dxa"/>
            <w:tcBorders>
              <w:top w:val="nil"/>
              <w:left w:val="nil"/>
              <w:bottom w:val="single" w:sz="8" w:space="0" w:color="E9EFF4"/>
              <w:right w:val="nil"/>
            </w:tcBorders>
            <w:shd w:val="clear" w:color="000000" w:fill="FFFFFF"/>
            <w:noWrap/>
            <w:vAlign w:val="center"/>
            <w:hideMark/>
            <w:tcPrChange w:id="2218"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6F54409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2794</w:t>
            </w:r>
          </w:p>
        </w:tc>
        <w:tc>
          <w:tcPr>
            <w:tcW w:w="1854" w:type="dxa"/>
            <w:tcBorders>
              <w:top w:val="nil"/>
              <w:left w:val="nil"/>
              <w:bottom w:val="single" w:sz="8" w:space="0" w:color="E9EFF4"/>
              <w:right w:val="nil"/>
            </w:tcBorders>
            <w:shd w:val="clear" w:color="000000" w:fill="FFFFFF"/>
            <w:noWrap/>
            <w:vAlign w:val="center"/>
            <w:hideMark/>
            <w:tcPrChange w:id="2219"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0E3E662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1685.03</w:t>
            </w:r>
          </w:p>
        </w:tc>
        <w:tc>
          <w:tcPr>
            <w:tcW w:w="1070" w:type="dxa"/>
            <w:tcBorders>
              <w:top w:val="nil"/>
              <w:left w:val="nil"/>
              <w:bottom w:val="single" w:sz="8" w:space="0" w:color="E9EFF4"/>
              <w:right w:val="nil"/>
            </w:tcBorders>
            <w:shd w:val="clear" w:color="000000" w:fill="FFFFFF"/>
            <w:noWrap/>
            <w:vAlign w:val="center"/>
            <w:hideMark/>
            <w:tcPrChange w:id="2220"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AE2A24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3280.64</w:t>
            </w:r>
          </w:p>
        </w:tc>
        <w:tc>
          <w:tcPr>
            <w:tcW w:w="1070" w:type="dxa"/>
            <w:tcBorders>
              <w:top w:val="nil"/>
              <w:left w:val="nil"/>
              <w:bottom w:val="single" w:sz="8" w:space="0" w:color="E9EFF4"/>
              <w:right w:val="nil"/>
            </w:tcBorders>
            <w:shd w:val="clear" w:color="000000" w:fill="FFFFFF"/>
            <w:noWrap/>
            <w:vAlign w:val="center"/>
            <w:hideMark/>
            <w:tcPrChange w:id="2221"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378D7D6"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6090.79</w:t>
            </w:r>
          </w:p>
        </w:tc>
        <w:tc>
          <w:tcPr>
            <w:tcW w:w="1070" w:type="dxa"/>
            <w:tcBorders>
              <w:top w:val="nil"/>
              <w:left w:val="nil"/>
              <w:bottom w:val="single" w:sz="8" w:space="0" w:color="E9EFF4"/>
              <w:right w:val="nil"/>
            </w:tcBorders>
            <w:shd w:val="clear" w:color="000000" w:fill="FFFFFF"/>
            <w:noWrap/>
            <w:vAlign w:val="center"/>
            <w:hideMark/>
            <w:tcPrChange w:id="2222"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3DFCF63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22919.03</w:t>
            </w:r>
          </w:p>
        </w:tc>
        <w:tc>
          <w:tcPr>
            <w:tcW w:w="1084" w:type="dxa"/>
            <w:tcBorders>
              <w:top w:val="nil"/>
              <w:left w:val="nil"/>
              <w:bottom w:val="single" w:sz="8" w:space="0" w:color="E9EFF4"/>
              <w:right w:val="nil"/>
            </w:tcBorders>
            <w:shd w:val="clear" w:color="000000" w:fill="FFFFFF"/>
            <w:noWrap/>
            <w:vAlign w:val="center"/>
            <w:hideMark/>
            <w:tcPrChange w:id="2223"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2C7FAFF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w:t>
            </w:r>
          </w:p>
        </w:tc>
        <w:tc>
          <w:tcPr>
            <w:tcW w:w="1179" w:type="dxa"/>
            <w:tcBorders>
              <w:top w:val="nil"/>
              <w:left w:val="nil"/>
              <w:bottom w:val="single" w:sz="8" w:space="0" w:color="E9EFF4"/>
              <w:right w:val="nil"/>
            </w:tcBorders>
            <w:shd w:val="clear" w:color="000000" w:fill="FFFFFF"/>
            <w:noWrap/>
            <w:vAlign w:val="center"/>
            <w:hideMark/>
            <w:tcPrChange w:id="2224"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398F8CB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31842</w:t>
            </w:r>
          </w:p>
        </w:tc>
        <w:tc>
          <w:tcPr>
            <w:tcW w:w="1230" w:type="dxa"/>
            <w:tcBorders>
              <w:top w:val="nil"/>
              <w:left w:val="nil"/>
              <w:bottom w:val="single" w:sz="8" w:space="0" w:color="E9EFF4"/>
              <w:right w:val="nil"/>
            </w:tcBorders>
            <w:shd w:val="clear" w:color="000000" w:fill="FFFFFF"/>
            <w:noWrap/>
            <w:vAlign w:val="center"/>
            <w:hideMark/>
            <w:tcPrChange w:id="2225"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5315784E"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376FA97E" w14:textId="77777777" w:rsidTr="00637CF7">
        <w:trPr>
          <w:trHeight w:val="315"/>
          <w:trPrChange w:id="2226"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2227"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38A17F58"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Visit_Project_page</w:t>
            </w:r>
          </w:p>
        </w:tc>
        <w:tc>
          <w:tcPr>
            <w:tcW w:w="1151" w:type="dxa"/>
            <w:tcBorders>
              <w:top w:val="nil"/>
              <w:left w:val="nil"/>
              <w:bottom w:val="single" w:sz="8" w:space="0" w:color="E9EFF4"/>
              <w:right w:val="nil"/>
            </w:tcBorders>
            <w:shd w:val="clear" w:color="000000" w:fill="FFFFFF"/>
            <w:noWrap/>
            <w:vAlign w:val="center"/>
            <w:hideMark/>
            <w:tcPrChange w:id="2228"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269F1B2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823</w:t>
            </w:r>
          </w:p>
        </w:tc>
        <w:tc>
          <w:tcPr>
            <w:tcW w:w="1854" w:type="dxa"/>
            <w:tcBorders>
              <w:top w:val="nil"/>
              <w:left w:val="nil"/>
              <w:bottom w:val="single" w:sz="8" w:space="0" w:color="E9EFF4"/>
              <w:right w:val="nil"/>
            </w:tcBorders>
            <w:shd w:val="clear" w:color="000000" w:fill="FFFFFF"/>
            <w:noWrap/>
            <w:vAlign w:val="center"/>
            <w:hideMark/>
            <w:tcPrChange w:id="2229"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40E0716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908.43</w:t>
            </w:r>
          </w:p>
        </w:tc>
        <w:tc>
          <w:tcPr>
            <w:tcW w:w="1070" w:type="dxa"/>
            <w:tcBorders>
              <w:top w:val="nil"/>
              <w:left w:val="nil"/>
              <w:bottom w:val="single" w:sz="8" w:space="0" w:color="E9EFF4"/>
              <w:right w:val="nil"/>
            </w:tcBorders>
            <w:shd w:val="clear" w:color="000000" w:fill="FFFFFF"/>
            <w:noWrap/>
            <w:vAlign w:val="center"/>
            <w:hideMark/>
            <w:tcPrChange w:id="2230"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7D6AF03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2131</w:t>
            </w:r>
          </w:p>
        </w:tc>
        <w:tc>
          <w:tcPr>
            <w:tcW w:w="1070" w:type="dxa"/>
            <w:tcBorders>
              <w:top w:val="nil"/>
              <w:left w:val="nil"/>
              <w:bottom w:val="single" w:sz="8" w:space="0" w:color="E9EFF4"/>
              <w:right w:val="nil"/>
            </w:tcBorders>
            <w:shd w:val="clear" w:color="000000" w:fill="FFFFFF"/>
            <w:noWrap/>
            <w:vAlign w:val="center"/>
            <w:hideMark/>
            <w:tcPrChange w:id="2231"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A8DE3C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2651</w:t>
            </w:r>
          </w:p>
        </w:tc>
        <w:tc>
          <w:tcPr>
            <w:tcW w:w="1070" w:type="dxa"/>
            <w:tcBorders>
              <w:top w:val="nil"/>
              <w:left w:val="nil"/>
              <w:bottom w:val="single" w:sz="8" w:space="0" w:color="E9EFF4"/>
              <w:right w:val="nil"/>
            </w:tcBorders>
            <w:shd w:val="clear" w:color="000000" w:fill="FFFFFF"/>
            <w:noWrap/>
            <w:vAlign w:val="center"/>
            <w:hideMark/>
            <w:tcPrChange w:id="2232"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0068A19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4139</w:t>
            </w:r>
          </w:p>
        </w:tc>
        <w:tc>
          <w:tcPr>
            <w:tcW w:w="1084" w:type="dxa"/>
            <w:tcBorders>
              <w:top w:val="nil"/>
              <w:left w:val="nil"/>
              <w:bottom w:val="single" w:sz="8" w:space="0" w:color="E9EFF4"/>
              <w:right w:val="nil"/>
            </w:tcBorders>
            <w:shd w:val="clear" w:color="000000" w:fill="FFFFFF"/>
            <w:noWrap/>
            <w:vAlign w:val="center"/>
            <w:hideMark/>
            <w:tcPrChange w:id="2233"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490CC6B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179" w:type="dxa"/>
            <w:tcBorders>
              <w:top w:val="nil"/>
              <w:left w:val="nil"/>
              <w:bottom w:val="single" w:sz="8" w:space="0" w:color="E9EFF4"/>
              <w:right w:val="nil"/>
            </w:tcBorders>
            <w:shd w:val="clear" w:color="000000" w:fill="FFFFFF"/>
            <w:noWrap/>
            <w:vAlign w:val="center"/>
            <w:hideMark/>
            <w:tcPrChange w:id="2234"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0A30740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4778</w:t>
            </w:r>
          </w:p>
        </w:tc>
        <w:tc>
          <w:tcPr>
            <w:tcW w:w="1230" w:type="dxa"/>
            <w:tcBorders>
              <w:top w:val="nil"/>
              <w:left w:val="nil"/>
              <w:bottom w:val="single" w:sz="8" w:space="0" w:color="E9EFF4"/>
              <w:right w:val="nil"/>
            </w:tcBorders>
            <w:shd w:val="clear" w:color="000000" w:fill="FFFFFF"/>
            <w:noWrap/>
            <w:vAlign w:val="center"/>
            <w:hideMark/>
            <w:tcPrChange w:id="2235"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7FDF5FE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4491819C" w14:textId="77777777" w:rsidTr="00637CF7">
        <w:trPr>
          <w:trHeight w:val="315"/>
          <w:trPrChange w:id="2236" w:author="khanguyen" w:date="2017-03-17T23:43:00Z">
            <w:trPr>
              <w:trHeight w:val="315"/>
            </w:trPr>
          </w:trPrChange>
        </w:trPr>
        <w:tc>
          <w:tcPr>
            <w:tcW w:w="3525" w:type="dxa"/>
            <w:tcBorders>
              <w:top w:val="nil"/>
              <w:left w:val="nil"/>
              <w:bottom w:val="single" w:sz="8" w:space="0" w:color="E9EFF4"/>
              <w:right w:val="nil"/>
            </w:tcBorders>
            <w:shd w:val="clear" w:color="000000" w:fill="FFFFFF"/>
            <w:noWrap/>
            <w:vAlign w:val="center"/>
            <w:hideMark/>
            <w:tcPrChange w:id="2237" w:author="khanguyen" w:date="2017-03-17T23:43:00Z">
              <w:tcPr>
                <w:tcW w:w="3586" w:type="dxa"/>
                <w:tcBorders>
                  <w:top w:val="nil"/>
                  <w:left w:val="nil"/>
                  <w:bottom w:val="single" w:sz="8" w:space="0" w:color="E9EFF4"/>
                  <w:right w:val="nil"/>
                </w:tcBorders>
                <w:shd w:val="clear" w:color="000000" w:fill="FFFFFF"/>
                <w:noWrap/>
                <w:vAlign w:val="center"/>
                <w:hideMark/>
              </w:tcPr>
            </w:tcPrChange>
          </w:tcPr>
          <w:p w14:paraId="51C608A2"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Visit_SaleProposal_page</w:t>
            </w:r>
          </w:p>
        </w:tc>
        <w:tc>
          <w:tcPr>
            <w:tcW w:w="1151" w:type="dxa"/>
            <w:tcBorders>
              <w:top w:val="nil"/>
              <w:left w:val="nil"/>
              <w:bottom w:val="single" w:sz="8" w:space="0" w:color="E9EFF4"/>
              <w:right w:val="nil"/>
            </w:tcBorders>
            <w:shd w:val="clear" w:color="000000" w:fill="FFFFFF"/>
            <w:noWrap/>
            <w:vAlign w:val="center"/>
            <w:hideMark/>
            <w:tcPrChange w:id="2238" w:author="khanguyen" w:date="2017-03-17T23:43:00Z">
              <w:tcPr>
                <w:tcW w:w="1090" w:type="dxa"/>
                <w:tcBorders>
                  <w:top w:val="nil"/>
                  <w:left w:val="nil"/>
                  <w:bottom w:val="single" w:sz="8" w:space="0" w:color="E9EFF4"/>
                  <w:right w:val="nil"/>
                </w:tcBorders>
                <w:shd w:val="clear" w:color="000000" w:fill="FFFFFF"/>
                <w:noWrap/>
                <w:vAlign w:val="center"/>
                <w:hideMark/>
              </w:tcPr>
            </w:tcPrChange>
          </w:tcPr>
          <w:p w14:paraId="3546221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2732</w:t>
            </w:r>
          </w:p>
        </w:tc>
        <w:tc>
          <w:tcPr>
            <w:tcW w:w="1854" w:type="dxa"/>
            <w:tcBorders>
              <w:top w:val="nil"/>
              <w:left w:val="nil"/>
              <w:bottom w:val="single" w:sz="8" w:space="0" w:color="E9EFF4"/>
              <w:right w:val="nil"/>
            </w:tcBorders>
            <w:shd w:val="clear" w:color="000000" w:fill="FFFFFF"/>
            <w:noWrap/>
            <w:vAlign w:val="center"/>
            <w:hideMark/>
            <w:tcPrChange w:id="2239" w:author="khanguyen" w:date="2017-03-17T23:43:00Z">
              <w:tcPr>
                <w:tcW w:w="1854" w:type="dxa"/>
                <w:tcBorders>
                  <w:top w:val="nil"/>
                  <w:left w:val="nil"/>
                  <w:bottom w:val="single" w:sz="8" w:space="0" w:color="E9EFF4"/>
                  <w:right w:val="nil"/>
                </w:tcBorders>
                <w:shd w:val="clear" w:color="000000" w:fill="FFFFFF"/>
                <w:noWrap/>
                <w:vAlign w:val="center"/>
                <w:hideMark/>
              </w:tcPr>
            </w:tcPrChange>
          </w:tcPr>
          <w:p w14:paraId="5E96B421"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1422.17</w:t>
            </w:r>
          </w:p>
        </w:tc>
        <w:tc>
          <w:tcPr>
            <w:tcW w:w="1070" w:type="dxa"/>
            <w:tcBorders>
              <w:top w:val="nil"/>
              <w:left w:val="nil"/>
              <w:bottom w:val="single" w:sz="8" w:space="0" w:color="E9EFF4"/>
              <w:right w:val="nil"/>
            </w:tcBorders>
            <w:shd w:val="clear" w:color="000000" w:fill="FFFFFF"/>
            <w:noWrap/>
            <w:vAlign w:val="center"/>
            <w:hideMark/>
            <w:tcPrChange w:id="2240"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568945C8"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2625.38</w:t>
            </w:r>
          </w:p>
        </w:tc>
        <w:tc>
          <w:tcPr>
            <w:tcW w:w="1070" w:type="dxa"/>
            <w:tcBorders>
              <w:top w:val="nil"/>
              <w:left w:val="nil"/>
              <w:bottom w:val="single" w:sz="8" w:space="0" w:color="E9EFF4"/>
              <w:right w:val="nil"/>
            </w:tcBorders>
            <w:shd w:val="clear" w:color="000000" w:fill="FFFFFF"/>
            <w:noWrap/>
            <w:vAlign w:val="center"/>
            <w:hideMark/>
            <w:tcPrChange w:id="2241"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6B46E3C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3479.23</w:t>
            </w:r>
          </w:p>
        </w:tc>
        <w:tc>
          <w:tcPr>
            <w:tcW w:w="1070" w:type="dxa"/>
            <w:tcBorders>
              <w:top w:val="nil"/>
              <w:left w:val="nil"/>
              <w:bottom w:val="single" w:sz="8" w:space="0" w:color="E9EFF4"/>
              <w:right w:val="nil"/>
            </w:tcBorders>
            <w:shd w:val="clear" w:color="000000" w:fill="FFFFFF"/>
            <w:noWrap/>
            <w:vAlign w:val="center"/>
            <w:hideMark/>
            <w:tcPrChange w:id="2242" w:author="khanguyen" w:date="2017-03-17T23:43:00Z">
              <w:tcPr>
                <w:tcW w:w="1070" w:type="dxa"/>
                <w:tcBorders>
                  <w:top w:val="nil"/>
                  <w:left w:val="nil"/>
                  <w:bottom w:val="single" w:sz="8" w:space="0" w:color="E9EFF4"/>
                  <w:right w:val="nil"/>
                </w:tcBorders>
                <w:shd w:val="clear" w:color="000000" w:fill="FFFFFF"/>
                <w:noWrap/>
                <w:vAlign w:val="center"/>
                <w:hideMark/>
              </w:tcPr>
            </w:tcPrChange>
          </w:tcPr>
          <w:p w14:paraId="199DD04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7563.61</w:t>
            </w:r>
          </w:p>
        </w:tc>
        <w:tc>
          <w:tcPr>
            <w:tcW w:w="1084" w:type="dxa"/>
            <w:tcBorders>
              <w:top w:val="nil"/>
              <w:left w:val="nil"/>
              <w:bottom w:val="single" w:sz="8" w:space="0" w:color="E9EFF4"/>
              <w:right w:val="nil"/>
            </w:tcBorders>
            <w:shd w:val="clear" w:color="000000" w:fill="FFFFFF"/>
            <w:noWrap/>
            <w:vAlign w:val="center"/>
            <w:hideMark/>
            <w:tcPrChange w:id="2243" w:author="khanguyen" w:date="2017-03-17T23:43:00Z">
              <w:tcPr>
                <w:tcW w:w="1084" w:type="dxa"/>
                <w:tcBorders>
                  <w:top w:val="nil"/>
                  <w:left w:val="nil"/>
                  <w:bottom w:val="single" w:sz="8" w:space="0" w:color="E9EFF4"/>
                  <w:right w:val="nil"/>
                </w:tcBorders>
                <w:shd w:val="clear" w:color="000000" w:fill="FFFFFF"/>
                <w:noWrap/>
                <w:vAlign w:val="center"/>
                <w:hideMark/>
              </w:tcPr>
            </w:tcPrChange>
          </w:tcPr>
          <w:p w14:paraId="564C964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w:t>
            </w:r>
          </w:p>
        </w:tc>
        <w:tc>
          <w:tcPr>
            <w:tcW w:w="1179" w:type="dxa"/>
            <w:tcBorders>
              <w:top w:val="nil"/>
              <w:left w:val="nil"/>
              <w:bottom w:val="single" w:sz="8" w:space="0" w:color="E9EFF4"/>
              <w:right w:val="nil"/>
            </w:tcBorders>
            <w:shd w:val="clear" w:color="000000" w:fill="FFFFFF"/>
            <w:noWrap/>
            <w:vAlign w:val="center"/>
            <w:hideMark/>
            <w:tcPrChange w:id="2244" w:author="khanguyen" w:date="2017-03-17T23:43:00Z">
              <w:tcPr>
                <w:tcW w:w="1179" w:type="dxa"/>
                <w:tcBorders>
                  <w:top w:val="nil"/>
                  <w:left w:val="nil"/>
                  <w:bottom w:val="single" w:sz="8" w:space="0" w:color="E9EFF4"/>
                  <w:right w:val="nil"/>
                </w:tcBorders>
                <w:shd w:val="clear" w:color="000000" w:fill="FFFFFF"/>
                <w:noWrap/>
                <w:vAlign w:val="center"/>
                <w:hideMark/>
              </w:tcPr>
            </w:tcPrChange>
          </w:tcPr>
          <w:p w14:paraId="532EE5A2"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33150</w:t>
            </w:r>
          </w:p>
        </w:tc>
        <w:tc>
          <w:tcPr>
            <w:tcW w:w="1230" w:type="dxa"/>
            <w:tcBorders>
              <w:top w:val="nil"/>
              <w:left w:val="nil"/>
              <w:bottom w:val="single" w:sz="8" w:space="0" w:color="E9EFF4"/>
              <w:right w:val="nil"/>
            </w:tcBorders>
            <w:shd w:val="clear" w:color="000000" w:fill="FFFFFF"/>
            <w:noWrap/>
            <w:vAlign w:val="center"/>
            <w:hideMark/>
            <w:tcPrChange w:id="2245" w:author="khanguyen" w:date="2017-03-17T23:43:00Z">
              <w:tcPr>
                <w:tcW w:w="1230" w:type="dxa"/>
                <w:tcBorders>
                  <w:top w:val="nil"/>
                  <w:left w:val="nil"/>
                  <w:bottom w:val="single" w:sz="8" w:space="0" w:color="E9EFF4"/>
                  <w:right w:val="nil"/>
                </w:tcBorders>
                <w:shd w:val="clear" w:color="000000" w:fill="FFFFFF"/>
                <w:noWrap/>
                <w:vAlign w:val="center"/>
                <w:hideMark/>
              </w:tcPr>
            </w:tcPrChange>
          </w:tcPr>
          <w:p w14:paraId="492C53A3"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1A6FC7" w:rsidRPr="00C47FE2" w14:paraId="600B4E8D" w14:textId="77777777" w:rsidTr="00637CF7">
        <w:trPr>
          <w:trHeight w:val="300"/>
          <w:trPrChange w:id="2246" w:author="khanguyen" w:date="2017-03-17T23:43:00Z">
            <w:trPr>
              <w:trHeight w:val="300"/>
            </w:trPr>
          </w:trPrChange>
        </w:trPr>
        <w:tc>
          <w:tcPr>
            <w:tcW w:w="3525" w:type="dxa"/>
            <w:tcBorders>
              <w:top w:val="nil"/>
              <w:left w:val="nil"/>
              <w:bottom w:val="nil"/>
              <w:right w:val="nil"/>
            </w:tcBorders>
            <w:shd w:val="clear" w:color="000000" w:fill="EDF6FF"/>
            <w:noWrap/>
            <w:vAlign w:val="center"/>
            <w:hideMark/>
            <w:tcPrChange w:id="2247" w:author="khanguyen" w:date="2017-03-17T23:43:00Z">
              <w:tcPr>
                <w:tcW w:w="3586" w:type="dxa"/>
                <w:tcBorders>
                  <w:top w:val="nil"/>
                  <w:left w:val="nil"/>
                  <w:bottom w:val="nil"/>
                  <w:right w:val="nil"/>
                </w:tcBorders>
                <w:shd w:val="clear" w:color="000000" w:fill="EDF6FF"/>
                <w:noWrap/>
                <w:vAlign w:val="center"/>
                <w:hideMark/>
              </w:tcPr>
            </w:tcPrChange>
          </w:tcPr>
          <w:p w14:paraId="1D261F02" w14:textId="77777777" w:rsidR="001A6FC7" w:rsidRPr="00C47FE2" w:rsidRDefault="001A6FC7" w:rsidP="001A6FC7">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Visit_Timesheet page</w:t>
            </w:r>
          </w:p>
        </w:tc>
        <w:tc>
          <w:tcPr>
            <w:tcW w:w="1151" w:type="dxa"/>
            <w:tcBorders>
              <w:top w:val="nil"/>
              <w:left w:val="nil"/>
              <w:bottom w:val="nil"/>
              <w:right w:val="nil"/>
            </w:tcBorders>
            <w:shd w:val="clear" w:color="000000" w:fill="EDF6FF"/>
            <w:noWrap/>
            <w:vAlign w:val="center"/>
            <w:hideMark/>
            <w:tcPrChange w:id="2248" w:author="khanguyen" w:date="2017-03-17T23:43:00Z">
              <w:tcPr>
                <w:tcW w:w="1090" w:type="dxa"/>
                <w:tcBorders>
                  <w:top w:val="nil"/>
                  <w:left w:val="nil"/>
                  <w:bottom w:val="nil"/>
                  <w:right w:val="nil"/>
                </w:tcBorders>
                <w:shd w:val="clear" w:color="000000" w:fill="EDF6FF"/>
                <w:noWrap/>
                <w:vAlign w:val="center"/>
                <w:hideMark/>
              </w:tcPr>
            </w:tcPrChange>
          </w:tcPr>
          <w:p w14:paraId="5A804154"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2238</w:t>
            </w:r>
          </w:p>
        </w:tc>
        <w:tc>
          <w:tcPr>
            <w:tcW w:w="1854" w:type="dxa"/>
            <w:tcBorders>
              <w:top w:val="nil"/>
              <w:left w:val="nil"/>
              <w:bottom w:val="nil"/>
              <w:right w:val="nil"/>
            </w:tcBorders>
            <w:shd w:val="clear" w:color="000000" w:fill="EDF6FF"/>
            <w:noWrap/>
            <w:vAlign w:val="center"/>
            <w:hideMark/>
            <w:tcPrChange w:id="2249" w:author="khanguyen" w:date="2017-03-17T23:43:00Z">
              <w:tcPr>
                <w:tcW w:w="1854" w:type="dxa"/>
                <w:tcBorders>
                  <w:top w:val="nil"/>
                  <w:left w:val="nil"/>
                  <w:bottom w:val="nil"/>
                  <w:right w:val="nil"/>
                </w:tcBorders>
                <w:shd w:val="clear" w:color="000000" w:fill="EDF6FF"/>
                <w:noWrap/>
                <w:vAlign w:val="center"/>
                <w:hideMark/>
              </w:tcPr>
            </w:tcPrChange>
          </w:tcPr>
          <w:p w14:paraId="055716CD"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3752.1</w:t>
            </w:r>
          </w:p>
        </w:tc>
        <w:tc>
          <w:tcPr>
            <w:tcW w:w="1070" w:type="dxa"/>
            <w:tcBorders>
              <w:top w:val="nil"/>
              <w:left w:val="nil"/>
              <w:bottom w:val="nil"/>
              <w:right w:val="nil"/>
            </w:tcBorders>
            <w:shd w:val="clear" w:color="000000" w:fill="EDF6FF"/>
            <w:noWrap/>
            <w:vAlign w:val="center"/>
            <w:hideMark/>
            <w:tcPrChange w:id="2250" w:author="khanguyen" w:date="2017-03-17T23:43:00Z">
              <w:tcPr>
                <w:tcW w:w="1070" w:type="dxa"/>
                <w:tcBorders>
                  <w:top w:val="nil"/>
                  <w:left w:val="nil"/>
                  <w:bottom w:val="nil"/>
                  <w:right w:val="nil"/>
                </w:tcBorders>
                <w:shd w:val="clear" w:color="000000" w:fill="EDF6FF"/>
                <w:noWrap/>
                <w:vAlign w:val="center"/>
                <w:hideMark/>
              </w:tcPr>
            </w:tcPrChange>
          </w:tcPr>
          <w:p w14:paraId="79125D6F"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7959.54</w:t>
            </w:r>
          </w:p>
        </w:tc>
        <w:tc>
          <w:tcPr>
            <w:tcW w:w="1070" w:type="dxa"/>
            <w:tcBorders>
              <w:top w:val="nil"/>
              <w:left w:val="nil"/>
              <w:bottom w:val="nil"/>
              <w:right w:val="nil"/>
            </w:tcBorders>
            <w:shd w:val="clear" w:color="000000" w:fill="EDF6FF"/>
            <w:noWrap/>
            <w:vAlign w:val="center"/>
            <w:hideMark/>
            <w:tcPrChange w:id="2251" w:author="khanguyen" w:date="2017-03-17T23:43:00Z">
              <w:tcPr>
                <w:tcW w:w="1070" w:type="dxa"/>
                <w:tcBorders>
                  <w:top w:val="nil"/>
                  <w:left w:val="nil"/>
                  <w:bottom w:val="nil"/>
                  <w:right w:val="nil"/>
                </w:tcBorders>
                <w:shd w:val="clear" w:color="000000" w:fill="EDF6FF"/>
                <w:noWrap/>
                <w:vAlign w:val="center"/>
                <w:hideMark/>
              </w:tcPr>
            </w:tcPrChange>
          </w:tcPr>
          <w:p w14:paraId="5097568C"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23868.65</w:t>
            </w:r>
          </w:p>
        </w:tc>
        <w:tc>
          <w:tcPr>
            <w:tcW w:w="1070" w:type="dxa"/>
            <w:tcBorders>
              <w:top w:val="nil"/>
              <w:left w:val="nil"/>
              <w:bottom w:val="nil"/>
              <w:right w:val="nil"/>
            </w:tcBorders>
            <w:shd w:val="clear" w:color="000000" w:fill="EDF6FF"/>
            <w:noWrap/>
            <w:vAlign w:val="center"/>
            <w:hideMark/>
            <w:tcPrChange w:id="2252" w:author="khanguyen" w:date="2017-03-17T23:43:00Z">
              <w:tcPr>
                <w:tcW w:w="1070" w:type="dxa"/>
                <w:tcBorders>
                  <w:top w:val="nil"/>
                  <w:left w:val="nil"/>
                  <w:bottom w:val="nil"/>
                  <w:right w:val="nil"/>
                </w:tcBorders>
                <w:shd w:val="clear" w:color="000000" w:fill="EDF6FF"/>
                <w:noWrap/>
                <w:vAlign w:val="center"/>
                <w:hideMark/>
              </w:tcPr>
            </w:tcPrChange>
          </w:tcPr>
          <w:p w14:paraId="58E01000"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29984.65</w:t>
            </w:r>
          </w:p>
        </w:tc>
        <w:tc>
          <w:tcPr>
            <w:tcW w:w="1084" w:type="dxa"/>
            <w:tcBorders>
              <w:top w:val="nil"/>
              <w:left w:val="nil"/>
              <w:bottom w:val="nil"/>
              <w:right w:val="nil"/>
            </w:tcBorders>
            <w:shd w:val="clear" w:color="000000" w:fill="EDF6FF"/>
            <w:noWrap/>
            <w:vAlign w:val="center"/>
            <w:hideMark/>
            <w:tcPrChange w:id="2253" w:author="khanguyen" w:date="2017-03-17T23:43:00Z">
              <w:tcPr>
                <w:tcW w:w="1084" w:type="dxa"/>
                <w:tcBorders>
                  <w:top w:val="nil"/>
                  <w:left w:val="nil"/>
                  <w:bottom w:val="nil"/>
                  <w:right w:val="nil"/>
                </w:tcBorders>
                <w:shd w:val="clear" w:color="000000" w:fill="EDF6FF"/>
                <w:noWrap/>
                <w:vAlign w:val="center"/>
                <w:hideMark/>
              </w:tcPr>
            </w:tcPrChange>
          </w:tcPr>
          <w:p w14:paraId="26D2B35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w:t>
            </w:r>
          </w:p>
        </w:tc>
        <w:tc>
          <w:tcPr>
            <w:tcW w:w="1179" w:type="dxa"/>
            <w:tcBorders>
              <w:top w:val="nil"/>
              <w:left w:val="nil"/>
              <w:bottom w:val="nil"/>
              <w:right w:val="nil"/>
            </w:tcBorders>
            <w:shd w:val="clear" w:color="000000" w:fill="EDF6FF"/>
            <w:noWrap/>
            <w:vAlign w:val="center"/>
            <w:hideMark/>
            <w:tcPrChange w:id="2254" w:author="khanguyen" w:date="2017-03-17T23:43:00Z">
              <w:tcPr>
                <w:tcW w:w="1179" w:type="dxa"/>
                <w:tcBorders>
                  <w:top w:val="nil"/>
                  <w:left w:val="nil"/>
                  <w:bottom w:val="nil"/>
                  <w:right w:val="nil"/>
                </w:tcBorders>
                <w:shd w:val="clear" w:color="000000" w:fill="EDF6FF"/>
                <w:noWrap/>
                <w:vAlign w:val="center"/>
                <w:hideMark/>
              </w:tcPr>
            </w:tcPrChange>
          </w:tcPr>
          <w:p w14:paraId="7C377E59"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33774</w:t>
            </w:r>
          </w:p>
        </w:tc>
        <w:tc>
          <w:tcPr>
            <w:tcW w:w="1230" w:type="dxa"/>
            <w:tcBorders>
              <w:top w:val="nil"/>
              <w:left w:val="nil"/>
              <w:bottom w:val="nil"/>
              <w:right w:val="nil"/>
            </w:tcBorders>
            <w:shd w:val="clear" w:color="000000" w:fill="EDF6FF"/>
            <w:noWrap/>
            <w:vAlign w:val="center"/>
            <w:hideMark/>
            <w:tcPrChange w:id="2255" w:author="khanguyen" w:date="2017-03-17T23:43:00Z">
              <w:tcPr>
                <w:tcW w:w="1230" w:type="dxa"/>
                <w:tcBorders>
                  <w:top w:val="nil"/>
                  <w:left w:val="nil"/>
                  <w:bottom w:val="nil"/>
                  <w:right w:val="nil"/>
                </w:tcBorders>
                <w:shd w:val="clear" w:color="000000" w:fill="EDF6FF"/>
                <w:noWrap/>
                <w:vAlign w:val="center"/>
                <w:hideMark/>
              </w:tcPr>
            </w:tcPrChange>
          </w:tcPr>
          <w:p w14:paraId="77F729CB" w14:textId="77777777" w:rsidR="001A6FC7" w:rsidRPr="00C47FE2" w:rsidRDefault="001A6FC7" w:rsidP="001A6FC7">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14:paraId="2CD1502A" w14:textId="77777777" w:rsidR="00D778D0" w:rsidRPr="00C47FE2" w:rsidRDefault="00D778D0" w:rsidP="00D778D0">
      <w:pPr>
        <w:rPr>
          <w:rFonts w:cs="Arial"/>
        </w:rPr>
      </w:pPr>
    </w:p>
    <w:p w14:paraId="74FD2609" w14:textId="77777777" w:rsidR="001A6FC7" w:rsidRPr="00C47FE2" w:rsidRDefault="001A6FC7" w:rsidP="00C822CB">
      <w:pPr>
        <w:pStyle w:val="Heading3"/>
        <w:rPr>
          <w:rFonts w:cs="Arial"/>
        </w:rPr>
      </w:pPr>
      <w:r w:rsidRPr="00C47FE2">
        <w:rPr>
          <w:rFonts w:cs="Arial"/>
        </w:rPr>
        <w:t>Errors Report</w:t>
      </w:r>
    </w:p>
    <w:tbl>
      <w:tblPr>
        <w:tblW w:w="5839" w:type="dxa"/>
        <w:tblInd w:w="93" w:type="dxa"/>
        <w:tblLook w:val="04A0" w:firstRow="1" w:lastRow="0" w:firstColumn="1" w:lastColumn="0" w:noHBand="0" w:noVBand="1"/>
        <w:tblPrChange w:id="2256" w:author="khanguyen" w:date="2017-03-17T23:45:00Z">
          <w:tblPr>
            <w:tblW w:w="6842" w:type="dxa"/>
            <w:tblInd w:w="93" w:type="dxa"/>
            <w:tblLook w:val="04A0" w:firstRow="1" w:lastRow="0" w:firstColumn="1" w:lastColumn="0" w:noHBand="0" w:noVBand="1"/>
          </w:tblPr>
        </w:tblPrChange>
      </w:tblPr>
      <w:tblGrid>
        <w:gridCol w:w="2462"/>
        <w:gridCol w:w="1937"/>
        <w:gridCol w:w="2067"/>
        <w:tblGridChange w:id="2257">
          <w:tblGrid>
            <w:gridCol w:w="2462"/>
            <w:gridCol w:w="1937"/>
            <w:gridCol w:w="1440"/>
          </w:tblGrid>
        </w:tblGridChange>
      </w:tblGrid>
      <w:tr w:rsidR="00637CF7" w:rsidRPr="00C47FE2" w14:paraId="39C44128" w14:textId="77777777" w:rsidTr="00637CF7">
        <w:trPr>
          <w:trHeight w:val="570"/>
          <w:trPrChange w:id="2258" w:author="khanguyen" w:date="2017-03-17T23:45:00Z">
            <w:trPr>
              <w:trHeight w:val="570"/>
            </w:trPr>
          </w:trPrChange>
        </w:trPr>
        <w:tc>
          <w:tcPr>
            <w:tcW w:w="2462"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Change w:id="2259" w:author="khanguyen" w:date="2017-03-17T23:45:00Z">
              <w:tcPr>
                <w:tcW w:w="2462"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tcPrChange>
          </w:tcPr>
          <w:p w14:paraId="2EA90BC0" w14:textId="77777777" w:rsidR="00637CF7" w:rsidRPr="00C47FE2" w:rsidRDefault="00637CF7" w:rsidP="004F7302">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1937" w:type="dxa"/>
            <w:tcBorders>
              <w:top w:val="single" w:sz="4" w:space="0" w:color="ACB9CA"/>
              <w:left w:val="nil"/>
              <w:bottom w:val="single" w:sz="4" w:space="0" w:color="ACB9CA"/>
              <w:right w:val="single" w:sz="4" w:space="0" w:color="ACB9CA"/>
            </w:tcBorders>
            <w:shd w:val="clear" w:color="000000" w:fill="F4F9FE"/>
            <w:vAlign w:val="bottom"/>
            <w:hideMark/>
            <w:tcPrChange w:id="2260" w:author="khanguyen" w:date="2017-03-17T23:45:00Z">
              <w:tcPr>
                <w:tcW w:w="1937"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26348E8E" w14:textId="77777777" w:rsidR="00637CF7" w:rsidRPr="00C47FE2" w:rsidRDefault="00637CF7" w:rsidP="004F7302">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1440" w:type="dxa"/>
            <w:tcBorders>
              <w:top w:val="single" w:sz="4" w:space="0" w:color="ACB9CA"/>
              <w:left w:val="nil"/>
              <w:bottom w:val="single" w:sz="4" w:space="0" w:color="ACB9CA"/>
              <w:right w:val="single" w:sz="4" w:space="0" w:color="ACB9CA"/>
            </w:tcBorders>
            <w:shd w:val="clear" w:color="000000" w:fill="F4F9FE"/>
            <w:vAlign w:val="bottom"/>
            <w:hideMark/>
            <w:tcPrChange w:id="2261" w:author="khanguyen" w:date="2017-03-17T23:45:00Z">
              <w:tcPr>
                <w:tcW w:w="1187"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5A23A32C" w14:textId="77777777" w:rsidR="00637CF7" w:rsidRDefault="00637CF7" w:rsidP="00637CF7">
            <w:pPr>
              <w:spacing w:before="0" w:after="0" w:line="240" w:lineRule="auto"/>
              <w:rPr>
                <w:ins w:id="2262" w:author="khanguyen" w:date="2017-03-17T23:45:00Z"/>
                <w:rFonts w:eastAsia="Times New Roman" w:cs="Arial"/>
                <w:b/>
                <w:bCs/>
                <w:color w:val="4B4B63"/>
                <w:sz w:val="18"/>
                <w:szCs w:val="18"/>
                <w:lang w:val="en-US"/>
              </w:rPr>
            </w:pPr>
            <w:ins w:id="2263" w:author="khanguyen" w:date="2017-03-17T23:45:00Z">
              <w:r w:rsidRPr="00C47FE2">
                <w:rPr>
                  <w:rFonts w:eastAsia="Times New Roman" w:cs="Arial"/>
                  <w:b/>
                  <w:bCs/>
                  <w:color w:val="4B4B63"/>
                  <w:sz w:val="18"/>
                  <w:szCs w:val="18"/>
                  <w:lang w:val="en-US"/>
                </w:rPr>
                <w:t>Percentage</w:t>
              </w:r>
              <w:r>
                <w:rPr>
                  <w:rFonts w:eastAsia="Times New Roman" w:cs="Arial"/>
                  <w:b/>
                  <w:bCs/>
                  <w:color w:val="4B4B63"/>
                  <w:sz w:val="18"/>
                  <w:szCs w:val="18"/>
                  <w:lang w:val="en-US"/>
                </w:rPr>
                <w:t xml:space="preserve"> </w:t>
              </w:r>
            </w:ins>
          </w:p>
          <w:p w14:paraId="450707D5" w14:textId="2437AA66" w:rsidR="00637CF7" w:rsidRPr="00C47FE2" w:rsidRDefault="00637CF7" w:rsidP="00637CF7">
            <w:pPr>
              <w:spacing w:before="0" w:after="0" w:line="240" w:lineRule="auto"/>
              <w:rPr>
                <w:rFonts w:eastAsia="Times New Roman" w:cs="Arial"/>
                <w:b/>
                <w:bCs/>
                <w:color w:val="4B4B63"/>
                <w:sz w:val="18"/>
                <w:szCs w:val="18"/>
                <w:lang w:val="en-US"/>
              </w:rPr>
            </w:pPr>
            <w:ins w:id="2264" w:author="khanguyen" w:date="2017-03-17T23:45:00Z">
              <w:r>
                <w:rPr>
                  <w:rFonts w:eastAsia="Times New Roman" w:cs="Arial"/>
                  <w:b/>
                  <w:bCs/>
                  <w:color w:val="4B4B63"/>
                  <w:sz w:val="18"/>
                  <w:szCs w:val="18"/>
                  <w:lang w:val="en-US"/>
                </w:rPr>
                <w:t>(% Errors/ Total #samples)</w:t>
              </w:r>
            </w:ins>
            <w:del w:id="2265" w:author="khanguyen" w:date="2017-03-17T23:45:00Z">
              <w:r w:rsidRPr="00C47FE2" w:rsidDel="00637CF7">
                <w:rPr>
                  <w:rFonts w:eastAsia="Times New Roman" w:cs="Arial"/>
                  <w:b/>
                  <w:bCs/>
                  <w:color w:val="4B4B63"/>
                  <w:sz w:val="18"/>
                  <w:szCs w:val="18"/>
                  <w:lang w:val="en-US"/>
                </w:rPr>
                <w:delText>Percentage</w:delText>
              </w:r>
            </w:del>
          </w:p>
        </w:tc>
      </w:tr>
      <w:tr w:rsidR="00637CF7" w:rsidRPr="00C47FE2" w14:paraId="68CBB099" w14:textId="77777777" w:rsidTr="00637CF7">
        <w:trPr>
          <w:trHeight w:val="300"/>
          <w:trPrChange w:id="2266" w:author="khanguyen" w:date="2017-03-17T23:45:00Z">
            <w:trPr>
              <w:trHeight w:val="300"/>
            </w:trPr>
          </w:trPrChange>
        </w:trPr>
        <w:tc>
          <w:tcPr>
            <w:tcW w:w="2462" w:type="dxa"/>
            <w:tcBorders>
              <w:top w:val="nil"/>
              <w:left w:val="single" w:sz="4" w:space="0" w:color="ACB9CA"/>
              <w:bottom w:val="single" w:sz="4" w:space="0" w:color="ACB9CA"/>
              <w:right w:val="single" w:sz="4" w:space="0" w:color="ACB9CA"/>
            </w:tcBorders>
            <w:shd w:val="clear" w:color="000000" w:fill="FFFFFF"/>
            <w:noWrap/>
            <w:vAlign w:val="center"/>
            <w:hideMark/>
            <w:tcPrChange w:id="2267" w:author="khanguyen" w:date="2017-03-17T23:45:00Z">
              <w:tcPr>
                <w:tcW w:w="2462"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9048003" w14:textId="77777777" w:rsidR="00637CF7" w:rsidRPr="00C47FE2" w:rsidRDefault="00637CF7"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937" w:type="dxa"/>
            <w:tcBorders>
              <w:top w:val="nil"/>
              <w:left w:val="nil"/>
              <w:bottom w:val="single" w:sz="4" w:space="0" w:color="ACB9CA"/>
              <w:right w:val="single" w:sz="4" w:space="0" w:color="ACB9CA"/>
            </w:tcBorders>
            <w:shd w:val="clear" w:color="000000" w:fill="FFFFFF"/>
            <w:noWrap/>
            <w:vAlign w:val="center"/>
            <w:hideMark/>
            <w:tcPrChange w:id="2268" w:author="khanguyen" w:date="2017-03-17T23:45:00Z">
              <w:tcPr>
                <w:tcW w:w="1937" w:type="dxa"/>
                <w:tcBorders>
                  <w:top w:val="nil"/>
                  <w:left w:val="nil"/>
                  <w:bottom w:val="single" w:sz="4" w:space="0" w:color="ACB9CA"/>
                  <w:right w:val="single" w:sz="4" w:space="0" w:color="ACB9CA"/>
                </w:tcBorders>
                <w:shd w:val="clear" w:color="000000" w:fill="FFFFFF"/>
                <w:noWrap/>
                <w:vAlign w:val="center"/>
                <w:hideMark/>
              </w:tcPr>
            </w:tcPrChange>
          </w:tcPr>
          <w:p w14:paraId="7CAFBCD1" w14:textId="77777777" w:rsidR="00637CF7" w:rsidRPr="00C47FE2" w:rsidRDefault="00637CF7"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1440" w:type="dxa"/>
            <w:vMerge w:val="restart"/>
            <w:tcBorders>
              <w:top w:val="nil"/>
              <w:left w:val="nil"/>
              <w:right w:val="single" w:sz="4" w:space="0" w:color="ACB9CA"/>
            </w:tcBorders>
            <w:shd w:val="clear" w:color="000000" w:fill="FFFFFF"/>
            <w:noWrap/>
            <w:vAlign w:val="center"/>
            <w:hideMark/>
            <w:tcPrChange w:id="2269" w:author="khanguyen" w:date="2017-03-17T23:45:00Z">
              <w:tcPr>
                <w:tcW w:w="1187" w:type="dxa"/>
                <w:vMerge w:val="restart"/>
                <w:tcBorders>
                  <w:top w:val="nil"/>
                  <w:left w:val="nil"/>
                  <w:right w:val="single" w:sz="4" w:space="0" w:color="ACB9CA"/>
                </w:tcBorders>
                <w:shd w:val="clear" w:color="000000" w:fill="FFFFFF"/>
                <w:noWrap/>
                <w:vAlign w:val="center"/>
                <w:hideMark/>
              </w:tcPr>
            </w:tcPrChange>
          </w:tcPr>
          <w:p w14:paraId="5A223A26" w14:textId="7EC4392C" w:rsidR="00637CF7" w:rsidRPr="00C47FE2" w:rsidDel="00637CF7" w:rsidRDefault="00637CF7" w:rsidP="00FC3BDD">
            <w:pPr>
              <w:spacing w:before="0" w:after="0" w:line="240" w:lineRule="auto"/>
              <w:rPr>
                <w:del w:id="2270" w:author="khanguyen" w:date="2017-03-17T23:42:00Z"/>
                <w:rFonts w:eastAsia="Times New Roman" w:cs="Arial"/>
                <w:color w:val="4B4B63"/>
                <w:sz w:val="20"/>
                <w:szCs w:val="20"/>
                <w:lang w:val="en-US"/>
              </w:rPr>
            </w:pPr>
            <w:del w:id="2271" w:author="khanguyen" w:date="2017-03-17T23:42:00Z">
              <w:r w:rsidRPr="00C47FE2" w:rsidDel="00637CF7">
                <w:rPr>
                  <w:rFonts w:eastAsia="Times New Roman" w:cs="Arial"/>
                  <w:color w:val="4B4B63"/>
                  <w:sz w:val="20"/>
                  <w:szCs w:val="20"/>
                  <w:lang w:val="en-US"/>
                </w:rPr>
                <w:delText>35.07282</w:delText>
              </w:r>
            </w:del>
          </w:p>
          <w:p w14:paraId="6E1DA5BC" w14:textId="45A04AED" w:rsidR="00637CF7" w:rsidRPr="00C47FE2" w:rsidDel="00637CF7" w:rsidRDefault="00637CF7" w:rsidP="00FC3BDD">
            <w:pPr>
              <w:spacing w:before="0" w:after="0" w:line="240" w:lineRule="auto"/>
              <w:rPr>
                <w:del w:id="2272" w:author="khanguyen" w:date="2017-03-17T23:42:00Z"/>
                <w:rFonts w:eastAsia="Times New Roman" w:cs="Arial"/>
                <w:color w:val="4B4B63"/>
                <w:sz w:val="20"/>
                <w:szCs w:val="20"/>
                <w:lang w:val="en-US"/>
              </w:rPr>
            </w:pPr>
            <w:del w:id="2273" w:author="khanguyen" w:date="2017-03-17T23:42:00Z">
              <w:r w:rsidRPr="00C47FE2" w:rsidDel="00637CF7">
                <w:rPr>
                  <w:rFonts w:eastAsia="Times New Roman" w:cs="Arial"/>
                  <w:color w:val="4B4B63"/>
                  <w:sz w:val="20"/>
                  <w:szCs w:val="20"/>
                  <w:lang w:val="en-US"/>
                </w:rPr>
                <w:delText>45.75243</w:delText>
              </w:r>
            </w:del>
          </w:p>
          <w:p w14:paraId="74973B52" w14:textId="6370F050" w:rsidR="00637CF7" w:rsidRPr="00C47FE2" w:rsidRDefault="00637CF7" w:rsidP="00FC3BDD">
            <w:pPr>
              <w:spacing w:before="0" w:after="0" w:line="240" w:lineRule="auto"/>
              <w:rPr>
                <w:rFonts w:eastAsia="Times New Roman" w:cs="Arial"/>
                <w:color w:val="4B4B63"/>
                <w:sz w:val="20"/>
                <w:szCs w:val="20"/>
                <w:lang w:val="en-US"/>
              </w:rPr>
            </w:pPr>
            <w:del w:id="2274" w:author="khanguyen" w:date="2017-03-17T23:42:00Z">
              <w:r w:rsidRPr="00C47FE2" w:rsidDel="00637CF7">
                <w:rPr>
                  <w:rFonts w:eastAsia="Times New Roman" w:cs="Arial"/>
                  <w:color w:val="4B4B63"/>
                  <w:sz w:val="20"/>
                  <w:szCs w:val="20"/>
                  <w:lang w:val="en-US"/>
                </w:rPr>
                <w:delText>107.2816</w:delText>
              </w:r>
            </w:del>
            <w:ins w:id="2275" w:author="khanguyen" w:date="2017-03-17T23:42:00Z">
              <w:r>
                <w:rPr>
                  <w:rFonts w:eastAsia="Times New Roman" w:cs="Arial"/>
                  <w:color w:val="4B4B63"/>
                  <w:sz w:val="20"/>
                  <w:szCs w:val="20"/>
                  <w:lang w:val="en-US"/>
                </w:rPr>
                <w:t>6.88</w:t>
              </w:r>
            </w:ins>
          </w:p>
        </w:tc>
      </w:tr>
      <w:tr w:rsidR="00637CF7" w:rsidRPr="00C47FE2" w14:paraId="12585201" w14:textId="77777777" w:rsidTr="00637CF7">
        <w:trPr>
          <w:trHeight w:val="300"/>
          <w:trPrChange w:id="2276" w:author="khanguyen" w:date="2017-03-17T23:45:00Z">
            <w:trPr>
              <w:trHeight w:val="300"/>
            </w:trPr>
          </w:trPrChange>
        </w:trPr>
        <w:tc>
          <w:tcPr>
            <w:tcW w:w="2462" w:type="dxa"/>
            <w:tcBorders>
              <w:top w:val="nil"/>
              <w:left w:val="single" w:sz="4" w:space="0" w:color="ACB9CA"/>
              <w:bottom w:val="single" w:sz="4" w:space="0" w:color="ACB9CA"/>
              <w:right w:val="single" w:sz="4" w:space="0" w:color="ACB9CA"/>
            </w:tcBorders>
            <w:shd w:val="clear" w:color="000000" w:fill="FFFFFF"/>
            <w:noWrap/>
            <w:vAlign w:val="center"/>
            <w:hideMark/>
            <w:tcPrChange w:id="2277" w:author="khanguyen" w:date="2017-03-17T23:45:00Z">
              <w:tcPr>
                <w:tcW w:w="2462"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942C881" w14:textId="77777777" w:rsidR="00637CF7" w:rsidRPr="00C47FE2" w:rsidRDefault="00637CF7"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503</w:t>
            </w:r>
          </w:p>
        </w:tc>
        <w:tc>
          <w:tcPr>
            <w:tcW w:w="1937" w:type="dxa"/>
            <w:tcBorders>
              <w:top w:val="nil"/>
              <w:left w:val="nil"/>
              <w:bottom w:val="single" w:sz="4" w:space="0" w:color="ACB9CA"/>
              <w:right w:val="single" w:sz="4" w:space="0" w:color="ACB9CA"/>
            </w:tcBorders>
            <w:shd w:val="clear" w:color="000000" w:fill="FFFFFF"/>
            <w:noWrap/>
            <w:vAlign w:val="center"/>
            <w:hideMark/>
            <w:tcPrChange w:id="2278" w:author="khanguyen" w:date="2017-03-17T23:45:00Z">
              <w:tcPr>
                <w:tcW w:w="1937" w:type="dxa"/>
                <w:tcBorders>
                  <w:top w:val="nil"/>
                  <w:left w:val="nil"/>
                  <w:bottom w:val="single" w:sz="4" w:space="0" w:color="ACB9CA"/>
                  <w:right w:val="single" w:sz="4" w:space="0" w:color="ACB9CA"/>
                </w:tcBorders>
                <w:shd w:val="clear" w:color="000000" w:fill="FFFFFF"/>
                <w:noWrap/>
                <w:vAlign w:val="center"/>
                <w:hideMark/>
              </w:tcPr>
            </w:tcPrChange>
          </w:tcPr>
          <w:p w14:paraId="4212DE6C" w14:textId="77777777" w:rsidR="00637CF7" w:rsidRPr="00C47FE2" w:rsidRDefault="00637CF7"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Service Unavailable</w:t>
            </w:r>
          </w:p>
        </w:tc>
        <w:tc>
          <w:tcPr>
            <w:tcW w:w="1440" w:type="dxa"/>
            <w:vMerge/>
            <w:tcBorders>
              <w:left w:val="nil"/>
              <w:right w:val="single" w:sz="4" w:space="0" w:color="ACB9CA"/>
            </w:tcBorders>
            <w:shd w:val="clear" w:color="000000" w:fill="FFFFFF"/>
            <w:noWrap/>
            <w:vAlign w:val="center"/>
            <w:hideMark/>
            <w:tcPrChange w:id="2279" w:author="khanguyen" w:date="2017-03-17T23:45:00Z">
              <w:tcPr>
                <w:tcW w:w="1187" w:type="dxa"/>
                <w:vMerge/>
                <w:tcBorders>
                  <w:left w:val="nil"/>
                  <w:right w:val="single" w:sz="4" w:space="0" w:color="ACB9CA"/>
                </w:tcBorders>
                <w:shd w:val="clear" w:color="000000" w:fill="FFFFFF"/>
                <w:noWrap/>
                <w:vAlign w:val="center"/>
                <w:hideMark/>
              </w:tcPr>
            </w:tcPrChange>
          </w:tcPr>
          <w:p w14:paraId="31C29EF1" w14:textId="6495992D" w:rsidR="00637CF7" w:rsidRPr="00C47FE2" w:rsidRDefault="00637CF7" w:rsidP="00FC3BDD">
            <w:pPr>
              <w:spacing w:before="0" w:after="0" w:line="240" w:lineRule="auto"/>
              <w:rPr>
                <w:rFonts w:eastAsia="Times New Roman" w:cs="Arial"/>
                <w:color w:val="4B4B63"/>
                <w:sz w:val="20"/>
                <w:szCs w:val="20"/>
                <w:lang w:val="en-US"/>
              </w:rPr>
            </w:pPr>
          </w:p>
        </w:tc>
      </w:tr>
      <w:tr w:rsidR="00637CF7" w:rsidRPr="00C47FE2" w14:paraId="1F0020E2" w14:textId="77777777" w:rsidTr="00637CF7">
        <w:trPr>
          <w:trHeight w:val="1800"/>
          <w:trPrChange w:id="2280" w:author="khanguyen" w:date="2017-03-17T23:45:00Z">
            <w:trPr>
              <w:trHeight w:val="1800"/>
            </w:trPr>
          </w:trPrChange>
        </w:trPr>
        <w:tc>
          <w:tcPr>
            <w:tcW w:w="2462" w:type="dxa"/>
            <w:tcBorders>
              <w:top w:val="nil"/>
              <w:left w:val="single" w:sz="4" w:space="0" w:color="ACB9CA"/>
              <w:bottom w:val="single" w:sz="4" w:space="0" w:color="ACB9CA"/>
              <w:right w:val="single" w:sz="4" w:space="0" w:color="ACB9CA"/>
            </w:tcBorders>
            <w:shd w:val="clear" w:color="000000" w:fill="FFFFFF"/>
            <w:vAlign w:val="center"/>
            <w:hideMark/>
            <w:tcPrChange w:id="2281" w:author="khanguyen" w:date="2017-03-17T23:45:00Z">
              <w:tcPr>
                <w:tcW w:w="2462" w:type="dxa"/>
                <w:tcBorders>
                  <w:top w:val="nil"/>
                  <w:left w:val="single" w:sz="4" w:space="0" w:color="ACB9CA"/>
                  <w:bottom w:val="single" w:sz="4" w:space="0" w:color="ACB9CA"/>
                  <w:right w:val="single" w:sz="4" w:space="0" w:color="ACB9CA"/>
                </w:tcBorders>
                <w:shd w:val="clear" w:color="000000" w:fill="FFFFFF"/>
                <w:vAlign w:val="center"/>
                <w:hideMark/>
              </w:tcPr>
            </w:tcPrChange>
          </w:tcPr>
          <w:p w14:paraId="614EAAA8" w14:textId="77777777" w:rsidR="00637CF7" w:rsidRPr="00C47FE2" w:rsidRDefault="00637CF7"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code: java.net.SocketException</w:t>
            </w:r>
          </w:p>
        </w:tc>
        <w:tc>
          <w:tcPr>
            <w:tcW w:w="1937" w:type="dxa"/>
            <w:tcBorders>
              <w:top w:val="nil"/>
              <w:left w:val="nil"/>
              <w:bottom w:val="single" w:sz="4" w:space="0" w:color="ACB9CA"/>
              <w:right w:val="single" w:sz="4" w:space="0" w:color="ACB9CA"/>
            </w:tcBorders>
            <w:shd w:val="clear" w:color="000000" w:fill="FFFFFF"/>
            <w:vAlign w:val="center"/>
            <w:hideMark/>
            <w:tcPrChange w:id="2282" w:author="khanguyen" w:date="2017-03-17T23:45:00Z">
              <w:tcPr>
                <w:tcW w:w="1937" w:type="dxa"/>
                <w:tcBorders>
                  <w:top w:val="nil"/>
                  <w:left w:val="nil"/>
                  <w:bottom w:val="single" w:sz="4" w:space="0" w:color="ACB9CA"/>
                  <w:right w:val="single" w:sz="4" w:space="0" w:color="ACB9CA"/>
                </w:tcBorders>
                <w:shd w:val="clear" w:color="000000" w:fill="FFFFFF"/>
                <w:vAlign w:val="center"/>
                <w:hideMark/>
              </w:tcPr>
            </w:tcPrChange>
          </w:tcPr>
          <w:p w14:paraId="21F5D503" w14:textId="77777777" w:rsidR="00637CF7" w:rsidRPr="00C47FE2" w:rsidRDefault="00637CF7"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1440" w:type="dxa"/>
            <w:vMerge/>
            <w:tcBorders>
              <w:left w:val="nil"/>
              <w:bottom w:val="single" w:sz="4" w:space="0" w:color="ACB9CA"/>
              <w:right w:val="single" w:sz="4" w:space="0" w:color="ACB9CA"/>
            </w:tcBorders>
            <w:shd w:val="clear" w:color="000000" w:fill="FFFFFF"/>
            <w:noWrap/>
            <w:vAlign w:val="center"/>
            <w:hideMark/>
            <w:tcPrChange w:id="2283" w:author="khanguyen" w:date="2017-03-17T23:45:00Z">
              <w:tcPr>
                <w:tcW w:w="1187" w:type="dxa"/>
                <w:vMerge/>
                <w:tcBorders>
                  <w:left w:val="nil"/>
                  <w:bottom w:val="single" w:sz="4" w:space="0" w:color="ACB9CA"/>
                  <w:right w:val="single" w:sz="4" w:space="0" w:color="ACB9CA"/>
                </w:tcBorders>
                <w:shd w:val="clear" w:color="000000" w:fill="FFFFFF"/>
                <w:noWrap/>
                <w:vAlign w:val="center"/>
                <w:hideMark/>
              </w:tcPr>
            </w:tcPrChange>
          </w:tcPr>
          <w:p w14:paraId="770BE940" w14:textId="1213945B" w:rsidR="00637CF7" w:rsidRPr="00C47FE2" w:rsidRDefault="00637CF7" w:rsidP="00FC3BDD">
            <w:pPr>
              <w:spacing w:before="0" w:after="0" w:line="240" w:lineRule="auto"/>
              <w:rPr>
                <w:rFonts w:eastAsia="Times New Roman" w:cs="Arial"/>
                <w:color w:val="4B4B63"/>
                <w:sz w:val="20"/>
                <w:szCs w:val="20"/>
                <w:lang w:val="en-US"/>
              </w:rPr>
            </w:pPr>
          </w:p>
        </w:tc>
      </w:tr>
    </w:tbl>
    <w:p w14:paraId="23D19C9F" w14:textId="77777777" w:rsidR="00637CF7" w:rsidRPr="00637CF7" w:rsidRDefault="00637CF7" w:rsidP="00637CF7">
      <w:pPr>
        <w:numPr>
          <w:ilvl w:val="0"/>
          <w:numId w:val="15"/>
        </w:numPr>
        <w:spacing w:before="60" w:after="120" w:line="320" w:lineRule="exact"/>
        <w:jc w:val="both"/>
        <w:rPr>
          <w:ins w:id="2284" w:author="khanguyen" w:date="2017-03-17T23:41:00Z"/>
          <w:rFonts w:cs="Arial"/>
          <w:rPrChange w:id="2285" w:author="khanguyen" w:date="2017-03-17T23:41:00Z">
            <w:rPr>
              <w:ins w:id="2286" w:author="khanguyen" w:date="2017-03-17T23:41:00Z"/>
              <w:rFonts w:ascii="Helvetica" w:hAnsi="Helvetica" w:cs="Helvetica"/>
              <w:color w:val="101010"/>
              <w:shd w:val="clear" w:color="auto" w:fill="FFFFFF"/>
            </w:rPr>
          </w:rPrChange>
        </w:rPr>
        <w:pPrChange w:id="2287" w:author="khanguyen" w:date="2017-03-17T23:41:00Z">
          <w:pPr>
            <w:pStyle w:val="ListParagraph"/>
          </w:pPr>
        </w:pPrChange>
      </w:pPr>
      <w:ins w:id="2288" w:author="khanguyen" w:date="2017-03-17T23:41:00Z">
        <w:r w:rsidRPr="00637CF7">
          <w:rPr>
            <w:rFonts w:cs="Arial"/>
            <w:rPrChange w:id="2289" w:author="khanguyen" w:date="2017-03-17T23:41:00Z">
              <w:rPr>
                <w:rFonts w:ascii="Helvetica" w:hAnsi="Helvetica" w:cs="Helvetica"/>
                <w:color w:val="101010"/>
                <w:shd w:val="clear" w:color="auto" w:fill="FFFFFF"/>
              </w:rPr>
            </w:rPrChange>
          </w:rPr>
          <w:t>The 503 Service Unavailable error is an</w:t>
        </w:r>
        <w:r w:rsidRPr="00637CF7">
          <w:rPr>
            <w:rFonts w:cs="Arial"/>
            <w:rPrChange w:id="2290" w:author="khanguyen" w:date="2017-03-17T23:41:00Z">
              <w:rPr>
                <w:rStyle w:val="apple-converted-space"/>
                <w:rFonts w:ascii="Helvetica" w:hAnsi="Helvetica" w:cs="Helvetica"/>
                <w:color w:val="101010"/>
                <w:shd w:val="clear" w:color="auto" w:fill="FFFFFF"/>
              </w:rPr>
            </w:rPrChange>
          </w:rPr>
          <w:t> </w:t>
        </w:r>
        <w:r w:rsidRPr="00637CF7">
          <w:rPr>
            <w:rFonts w:cs="Arial"/>
            <w:rPrChange w:id="2291" w:author="khanguyen" w:date="2017-03-17T23:41:00Z">
              <w:rPr/>
            </w:rPrChange>
          </w:rPr>
          <w:fldChar w:fldCharType="begin"/>
        </w:r>
        <w:r w:rsidRPr="00637CF7">
          <w:rPr>
            <w:rFonts w:cs="Arial"/>
            <w:rPrChange w:id="2292" w:author="khanguyen" w:date="2017-03-17T23:41:00Z">
              <w:rPr/>
            </w:rPrChange>
          </w:rPr>
          <w:instrText xml:space="preserve"> HYPERLINK "https://www.lifewire.com/http-status-codes-2625907" </w:instrText>
        </w:r>
        <w:r w:rsidRPr="00637CF7">
          <w:rPr>
            <w:rFonts w:cs="Arial"/>
            <w:rPrChange w:id="2293" w:author="khanguyen" w:date="2017-03-17T23:41:00Z">
              <w:rPr/>
            </w:rPrChange>
          </w:rPr>
          <w:fldChar w:fldCharType="separate"/>
        </w:r>
        <w:r w:rsidRPr="00637CF7">
          <w:rPr>
            <w:rFonts w:cs="Arial"/>
            <w:rPrChange w:id="2294" w:author="khanguyen" w:date="2017-03-17T23:41:00Z">
              <w:rPr>
                <w:rStyle w:val="Hyperlink"/>
                <w:rFonts w:ascii="Helvetica" w:hAnsi="Helvetica" w:cs="Helvetica"/>
                <w:color w:val="101010"/>
                <w:shd w:val="clear" w:color="auto" w:fill="FFFFFF"/>
              </w:rPr>
            </w:rPrChange>
          </w:rPr>
          <w:t>HTTP status code</w:t>
        </w:r>
        <w:r w:rsidRPr="00637CF7">
          <w:rPr>
            <w:rFonts w:cs="Arial"/>
            <w:rPrChange w:id="2295" w:author="khanguyen" w:date="2017-03-17T23:41:00Z">
              <w:rPr/>
            </w:rPrChange>
          </w:rPr>
          <w:fldChar w:fldCharType="end"/>
        </w:r>
        <w:r w:rsidRPr="00637CF7">
          <w:rPr>
            <w:rFonts w:cs="Arial"/>
            <w:rPrChange w:id="2296" w:author="khanguyen" w:date="2017-03-17T23:41:00Z">
              <w:rPr>
                <w:rStyle w:val="apple-converted-space"/>
                <w:rFonts w:ascii="Helvetica" w:hAnsi="Helvetica" w:cs="Helvetica"/>
                <w:color w:val="101010"/>
                <w:shd w:val="clear" w:color="auto" w:fill="FFFFFF"/>
              </w:rPr>
            </w:rPrChange>
          </w:rPr>
          <w:t> </w:t>
        </w:r>
        <w:r w:rsidRPr="00637CF7">
          <w:rPr>
            <w:rFonts w:cs="Arial"/>
            <w:rPrChange w:id="2297" w:author="khanguyen" w:date="2017-03-17T23:41:00Z">
              <w:rPr>
                <w:rFonts w:ascii="Helvetica" w:hAnsi="Helvetica" w:cs="Helvetica"/>
                <w:color w:val="101010"/>
                <w:shd w:val="clear" w:color="auto" w:fill="FFFFFF"/>
              </w:rPr>
            </w:rPrChange>
          </w:rPr>
          <w:t>that means the web site's server is simply not available right now.</w:t>
        </w:r>
      </w:ins>
    </w:p>
    <w:p w14:paraId="2A8E5585" w14:textId="77777777" w:rsidR="00637CF7" w:rsidRDefault="00637CF7" w:rsidP="001A6FC7">
      <w:pPr>
        <w:pStyle w:val="ListParagraph"/>
        <w:rPr>
          <w:ins w:id="2298" w:author="khanguyen" w:date="2017-03-17T23:41:00Z"/>
          <w:rFonts w:ascii="Helvetica" w:hAnsi="Helvetica" w:cs="Helvetica"/>
          <w:color w:val="101010"/>
          <w:shd w:val="clear" w:color="auto" w:fill="FFFFFF"/>
        </w:rPr>
      </w:pPr>
    </w:p>
    <w:p w14:paraId="62FA2F7A" w14:textId="7E3B8D08" w:rsidR="00FC3BDD" w:rsidRPr="00C47FE2" w:rsidDel="00637CF7" w:rsidRDefault="00FC3BDD" w:rsidP="001A6FC7">
      <w:pPr>
        <w:pStyle w:val="ListParagraph"/>
        <w:rPr>
          <w:del w:id="2299" w:author="khanguyen" w:date="2017-03-17T23:41:00Z"/>
          <w:rFonts w:cs="Arial"/>
          <w:b/>
        </w:rPr>
      </w:pPr>
      <w:bookmarkStart w:id="2300" w:name="_Toc477557836"/>
      <w:bookmarkEnd w:id="2300"/>
    </w:p>
    <w:p w14:paraId="32FC500F" w14:textId="77777777" w:rsidR="001A6FC7" w:rsidRPr="00C47FE2" w:rsidDel="00BC68F6" w:rsidRDefault="001A6FC7" w:rsidP="00C822CB">
      <w:pPr>
        <w:pStyle w:val="Heading3"/>
        <w:rPr>
          <w:del w:id="2301" w:author="khanguyen" w:date="2017-03-17T22:58:00Z"/>
          <w:rFonts w:cs="Arial"/>
        </w:rPr>
      </w:pPr>
      <w:del w:id="2302" w:author="khanguyen" w:date="2017-03-17T22:58:00Z">
        <w:r w:rsidRPr="00C47FE2" w:rsidDel="00BC68F6">
          <w:rPr>
            <w:rFonts w:cs="Arial"/>
          </w:rPr>
          <w:delText xml:space="preserve">Analysis </w:delText>
        </w:r>
        <w:bookmarkStart w:id="2303" w:name="_Toc477557837"/>
        <w:bookmarkEnd w:id="2303"/>
      </w:del>
    </w:p>
    <w:p w14:paraId="14982924" w14:textId="77777777" w:rsidR="006C6340" w:rsidRPr="00C47FE2" w:rsidDel="00BC68F6" w:rsidRDefault="006C6340" w:rsidP="00D56762">
      <w:pPr>
        <w:pStyle w:val="ListParagraph"/>
        <w:numPr>
          <w:ilvl w:val="0"/>
          <w:numId w:val="12"/>
        </w:numPr>
        <w:rPr>
          <w:del w:id="2304" w:author="khanguyen" w:date="2017-03-17T22:58:00Z"/>
          <w:rFonts w:cs="Arial"/>
        </w:rPr>
      </w:pPr>
      <w:del w:id="2305" w:author="khanguyen" w:date="2017-03-17T22:58:00Z">
        <w:r w:rsidRPr="00C47FE2" w:rsidDel="00BC68F6">
          <w:rPr>
            <w:rFonts w:cs="Arial"/>
          </w:rPr>
          <w:delText>Same with Test Run 1. All requests to access a page or post/ put data always have Slow Response Times.</w:delText>
        </w:r>
        <w:bookmarkStart w:id="2306" w:name="_Toc477557838"/>
        <w:bookmarkEnd w:id="2306"/>
      </w:del>
    </w:p>
    <w:p w14:paraId="2C6F0DD1" w14:textId="77777777" w:rsidR="006C6340" w:rsidRPr="00C47FE2" w:rsidDel="00BC68F6" w:rsidRDefault="006C6340" w:rsidP="006C6340">
      <w:pPr>
        <w:pStyle w:val="ListParagraph"/>
        <w:rPr>
          <w:del w:id="2307" w:author="khanguyen" w:date="2017-03-17T22:58:00Z"/>
          <w:rFonts w:cs="Arial"/>
        </w:rPr>
      </w:pPr>
      <w:bookmarkStart w:id="2308" w:name="_Toc477557839"/>
      <w:bookmarkEnd w:id="2308"/>
    </w:p>
    <w:p w14:paraId="3B71C632" w14:textId="77777777" w:rsidR="00CC756A" w:rsidRPr="00C47FE2" w:rsidRDefault="00CC756A" w:rsidP="00C822CB">
      <w:pPr>
        <w:pStyle w:val="Heading2"/>
        <w:rPr>
          <w:rFonts w:cs="Arial"/>
        </w:rPr>
      </w:pPr>
      <w:bookmarkStart w:id="2309" w:name="_Toc477557840"/>
      <w:r w:rsidRPr="00C47FE2">
        <w:rPr>
          <w:rFonts w:cs="Arial"/>
        </w:rPr>
        <w:t>Test Run 3</w:t>
      </w:r>
      <w:r w:rsidR="001A6FC7" w:rsidRPr="00C47FE2">
        <w:rPr>
          <w:rFonts w:cs="Arial"/>
        </w:rPr>
        <w:t xml:space="preserve"> – Baseline Two Hour Load Test</w:t>
      </w:r>
      <w:bookmarkEnd w:id="2309"/>
    </w:p>
    <w:p w14:paraId="16CD39A5" w14:textId="77777777" w:rsidR="005C3224" w:rsidRPr="00C47FE2" w:rsidRDefault="005C3224" w:rsidP="00D56762">
      <w:pPr>
        <w:numPr>
          <w:ilvl w:val="0"/>
          <w:numId w:val="15"/>
        </w:numPr>
        <w:spacing w:before="60" w:after="120" w:line="320" w:lineRule="exact"/>
        <w:jc w:val="both"/>
        <w:rPr>
          <w:rFonts w:cs="Arial"/>
        </w:rPr>
      </w:pPr>
      <w:r w:rsidRPr="00C47FE2">
        <w:rPr>
          <w:rFonts w:cs="Arial"/>
        </w:rPr>
        <w:t>Duration: 1 hour, 51 minutes</w:t>
      </w:r>
    </w:p>
    <w:p w14:paraId="5A291B5F" w14:textId="77777777" w:rsidR="005C3224" w:rsidRPr="00C47FE2" w:rsidRDefault="005C3224" w:rsidP="005C3224">
      <w:pPr>
        <w:rPr>
          <w:rFonts w:cs="Arial"/>
          <w:b/>
        </w:rPr>
      </w:pPr>
      <w:r w:rsidRPr="00C47FE2">
        <w:rPr>
          <w:rFonts w:cs="Arial"/>
          <w:b/>
        </w:rPr>
        <w:t xml:space="preserve">Observations </w:t>
      </w:r>
    </w:p>
    <w:p w14:paraId="760C00B2" w14:textId="77777777" w:rsidR="00AD2A4F" w:rsidRPr="00C47FE2" w:rsidRDefault="00AD2A4F" w:rsidP="00C822CB">
      <w:pPr>
        <w:pStyle w:val="Heading3"/>
        <w:rPr>
          <w:rFonts w:cs="Arial"/>
        </w:rPr>
      </w:pPr>
      <w:r w:rsidRPr="00C47FE2">
        <w:rPr>
          <w:rFonts w:cs="Arial"/>
        </w:rPr>
        <w:lastRenderedPageBreak/>
        <w:t>Request Statistics</w:t>
      </w:r>
    </w:p>
    <w:p w14:paraId="4583B02A" w14:textId="77777777" w:rsidR="00AD2A4F" w:rsidRPr="00C47FE2" w:rsidRDefault="00AD2A4F" w:rsidP="00AD2A4F">
      <w:pPr>
        <w:rPr>
          <w:rFonts w:cs="Arial"/>
          <w:sz w:val="24"/>
          <w:szCs w:val="24"/>
        </w:rPr>
      </w:pPr>
      <w:r w:rsidRPr="00C47FE2">
        <w:rPr>
          <w:rFonts w:cs="Arial"/>
        </w:rPr>
        <w:t>This report shows statistics for each request (also known as element label) in the test</w:t>
      </w:r>
    </w:p>
    <w:tbl>
      <w:tblPr>
        <w:tblW w:w="14197" w:type="dxa"/>
        <w:tblInd w:w="-27" w:type="dxa"/>
        <w:tblLook w:val="04A0" w:firstRow="1" w:lastRow="0" w:firstColumn="1" w:lastColumn="0" w:noHBand="0" w:noVBand="1"/>
      </w:tblPr>
      <w:tblGrid>
        <w:gridCol w:w="3658"/>
        <w:gridCol w:w="867"/>
        <w:gridCol w:w="1519"/>
        <w:gridCol w:w="1438"/>
        <w:gridCol w:w="1438"/>
        <w:gridCol w:w="1600"/>
        <w:gridCol w:w="1193"/>
        <w:gridCol w:w="1356"/>
        <w:gridCol w:w="1128"/>
        <w:tblGridChange w:id="2310">
          <w:tblGrid>
            <w:gridCol w:w="2745"/>
            <w:gridCol w:w="913"/>
            <w:gridCol w:w="257"/>
            <w:gridCol w:w="610"/>
            <w:gridCol w:w="740"/>
            <w:gridCol w:w="779"/>
            <w:gridCol w:w="301"/>
            <w:gridCol w:w="1080"/>
            <w:gridCol w:w="57"/>
            <w:gridCol w:w="1242"/>
            <w:gridCol w:w="196"/>
            <w:gridCol w:w="1205"/>
            <w:gridCol w:w="395"/>
            <w:gridCol w:w="775"/>
            <w:gridCol w:w="418"/>
            <w:gridCol w:w="842"/>
            <w:gridCol w:w="514"/>
            <w:gridCol w:w="1128"/>
          </w:tblGrid>
        </w:tblGridChange>
      </w:tblGrid>
      <w:tr w:rsidR="00D66BB4" w:rsidRPr="00C47FE2" w14:paraId="133B04A4" w14:textId="77777777" w:rsidTr="00546FC9">
        <w:trPr>
          <w:trHeight w:val="870"/>
        </w:trPr>
        <w:tc>
          <w:tcPr>
            <w:tcW w:w="3874"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14:paraId="680A0CB4" w14:textId="77777777" w:rsidR="00D66BB4" w:rsidRPr="00C47FE2" w:rsidRDefault="00D66BB4" w:rsidP="00D66BB4">
            <w:pPr>
              <w:spacing w:before="0" w:after="0" w:line="240" w:lineRule="auto"/>
              <w:ind w:firstLineChars="100" w:firstLine="181"/>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846" w:type="dxa"/>
            <w:tcBorders>
              <w:top w:val="single" w:sz="4" w:space="0" w:color="ACB9CA"/>
              <w:left w:val="nil"/>
              <w:bottom w:val="single" w:sz="4" w:space="0" w:color="ACB9CA"/>
              <w:right w:val="single" w:sz="4" w:space="0" w:color="ACB9CA"/>
            </w:tcBorders>
            <w:shd w:val="clear" w:color="000000" w:fill="F4F9FE"/>
            <w:vAlign w:val="bottom"/>
            <w:hideMark/>
          </w:tcPr>
          <w:p w14:paraId="6496403D" w14:textId="77777777"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475" w:type="dxa"/>
            <w:tcBorders>
              <w:top w:val="single" w:sz="4" w:space="0" w:color="ACB9CA"/>
              <w:left w:val="nil"/>
              <w:bottom w:val="single" w:sz="4" w:space="0" w:color="ACB9CA"/>
              <w:right w:val="single" w:sz="4" w:space="0" w:color="ACB9CA"/>
            </w:tcBorders>
            <w:shd w:val="clear" w:color="000000" w:fill="F4F9FE"/>
            <w:vAlign w:val="bottom"/>
            <w:hideMark/>
          </w:tcPr>
          <w:p w14:paraId="732B3EBF" w14:textId="77777777"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(ms)</w:t>
            </w:r>
          </w:p>
        </w:tc>
        <w:tc>
          <w:tcPr>
            <w:tcW w:w="1397" w:type="dxa"/>
            <w:tcBorders>
              <w:top w:val="single" w:sz="4" w:space="0" w:color="ACB9CA"/>
              <w:left w:val="nil"/>
              <w:bottom w:val="single" w:sz="4" w:space="0" w:color="ACB9CA"/>
              <w:right w:val="single" w:sz="4" w:space="0" w:color="ACB9CA"/>
            </w:tcBorders>
            <w:shd w:val="clear" w:color="000000" w:fill="F4F9FE"/>
            <w:vAlign w:val="bottom"/>
            <w:hideMark/>
          </w:tcPr>
          <w:p w14:paraId="5D131661" w14:textId="77777777"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(ms)</w:t>
            </w:r>
          </w:p>
        </w:tc>
        <w:tc>
          <w:tcPr>
            <w:tcW w:w="1397" w:type="dxa"/>
            <w:tcBorders>
              <w:top w:val="single" w:sz="4" w:space="0" w:color="ACB9CA"/>
              <w:left w:val="nil"/>
              <w:bottom w:val="single" w:sz="4" w:space="0" w:color="ACB9CA"/>
              <w:right w:val="single" w:sz="4" w:space="0" w:color="ACB9CA"/>
            </w:tcBorders>
            <w:shd w:val="clear" w:color="000000" w:fill="F4F9FE"/>
            <w:vAlign w:val="bottom"/>
            <w:hideMark/>
          </w:tcPr>
          <w:p w14:paraId="404E5DC8" w14:textId="77777777"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(ms)</w:t>
            </w:r>
          </w:p>
        </w:tc>
        <w:tc>
          <w:tcPr>
            <w:tcW w:w="1554" w:type="dxa"/>
            <w:tcBorders>
              <w:top w:val="single" w:sz="4" w:space="0" w:color="ACB9CA"/>
              <w:left w:val="nil"/>
              <w:bottom w:val="single" w:sz="4" w:space="0" w:color="ACB9CA"/>
              <w:right w:val="single" w:sz="4" w:space="0" w:color="ACB9CA"/>
            </w:tcBorders>
            <w:shd w:val="clear" w:color="000000" w:fill="F4F9FE"/>
            <w:vAlign w:val="bottom"/>
            <w:hideMark/>
          </w:tcPr>
          <w:p w14:paraId="197093A1" w14:textId="77777777"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(ms)</w:t>
            </w:r>
          </w:p>
        </w:tc>
        <w:tc>
          <w:tcPr>
            <w:tcW w:w="1160" w:type="dxa"/>
            <w:tcBorders>
              <w:top w:val="single" w:sz="4" w:space="0" w:color="ACB9CA"/>
              <w:left w:val="nil"/>
              <w:bottom w:val="single" w:sz="4" w:space="0" w:color="ACB9CA"/>
              <w:right w:val="single" w:sz="4" w:space="0" w:color="ACB9CA"/>
            </w:tcBorders>
            <w:shd w:val="clear" w:color="000000" w:fill="F4F9FE"/>
            <w:vAlign w:val="bottom"/>
            <w:hideMark/>
          </w:tcPr>
          <w:p w14:paraId="0EDC5664" w14:textId="77777777"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(ms)</w:t>
            </w:r>
          </w:p>
        </w:tc>
        <w:tc>
          <w:tcPr>
            <w:tcW w:w="1318" w:type="dxa"/>
            <w:tcBorders>
              <w:top w:val="single" w:sz="4" w:space="0" w:color="ACB9CA"/>
              <w:left w:val="nil"/>
              <w:bottom w:val="single" w:sz="4" w:space="0" w:color="ACB9CA"/>
              <w:right w:val="single" w:sz="4" w:space="0" w:color="ACB9CA"/>
            </w:tcBorders>
            <w:shd w:val="clear" w:color="000000" w:fill="F4F9FE"/>
            <w:vAlign w:val="bottom"/>
            <w:hideMark/>
          </w:tcPr>
          <w:p w14:paraId="35EAF812" w14:textId="77777777"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(ms)</w:t>
            </w:r>
          </w:p>
        </w:tc>
        <w:tc>
          <w:tcPr>
            <w:tcW w:w="1176" w:type="dxa"/>
            <w:tcBorders>
              <w:top w:val="single" w:sz="4" w:space="0" w:color="ACB9CA"/>
              <w:left w:val="nil"/>
              <w:bottom w:val="single" w:sz="4" w:space="0" w:color="ACB9CA"/>
              <w:right w:val="single" w:sz="4" w:space="0" w:color="ACB9CA"/>
            </w:tcBorders>
            <w:shd w:val="clear" w:color="000000" w:fill="F4F9FE"/>
            <w:vAlign w:val="bottom"/>
            <w:hideMark/>
          </w:tcPr>
          <w:p w14:paraId="123B97CB" w14:textId="77777777" w:rsidR="00D66BB4" w:rsidRPr="00C47FE2" w:rsidRDefault="00D66BB4"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546FC9" w:rsidRPr="00C47FE2" w14:paraId="65DDE0F4" w14:textId="77777777" w:rsidTr="00546FC9">
        <w:tblPrEx>
          <w:tblW w:w="14197" w:type="dxa"/>
          <w:tblInd w:w="-27" w:type="dxa"/>
          <w:tblPrExChange w:id="2311" w:author="khanguyen" w:date="2017-03-17T23:07:00Z">
            <w:tblPrEx>
              <w:tblW w:w="12555" w:type="dxa"/>
              <w:tblInd w:w="-27" w:type="dxa"/>
            </w:tblPrEx>
          </w:tblPrExChange>
        </w:tblPrEx>
        <w:trPr>
          <w:trHeight w:val="300"/>
          <w:trPrChange w:id="2312" w:author="khanguyen" w:date="2017-03-17T23:07:00Z">
            <w:trPr>
              <w:gridAfter w:val="0"/>
              <w:trHeight w:val="300"/>
            </w:trPr>
          </w:trPrChange>
        </w:trPr>
        <w:tc>
          <w:tcPr>
            <w:tcW w:w="3874" w:type="dxa"/>
            <w:tcBorders>
              <w:top w:val="nil"/>
              <w:left w:val="single" w:sz="4" w:space="0" w:color="ACB9CA"/>
              <w:bottom w:val="single" w:sz="4" w:space="0" w:color="ACB9CA"/>
              <w:right w:val="single" w:sz="4" w:space="0" w:color="ACB9CA"/>
            </w:tcBorders>
            <w:shd w:val="clear" w:color="000000" w:fill="FFFFFF"/>
            <w:noWrap/>
            <w:vAlign w:val="bottom"/>
            <w:hideMark/>
            <w:tcPrChange w:id="2313" w:author="khanguyen" w:date="2017-03-17T23:07:00Z">
              <w:tcPr>
                <w:tcW w:w="2745"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A2DBC67" w14:textId="1DB0B565" w:rsidR="00546FC9" w:rsidRPr="00C47FE2" w:rsidRDefault="00546FC9" w:rsidP="00546FC9">
            <w:pPr>
              <w:spacing w:before="0" w:after="0" w:line="240" w:lineRule="auto"/>
              <w:ind w:firstLineChars="100" w:firstLine="200"/>
              <w:rPr>
                <w:rFonts w:eastAsia="Times New Roman" w:cs="Arial"/>
                <w:color w:val="4B4B63"/>
                <w:sz w:val="20"/>
                <w:szCs w:val="20"/>
                <w:lang w:val="en-US"/>
              </w:rPr>
            </w:pPr>
            <w:del w:id="2314" w:author="khanguyen" w:date="2017-03-17T23:07:00Z">
              <w:r w:rsidRPr="00C47FE2" w:rsidDel="005D5052">
                <w:rPr>
                  <w:rFonts w:eastAsia="Times New Roman" w:cs="Arial"/>
                  <w:color w:val="4B4B63"/>
                  <w:sz w:val="20"/>
                  <w:szCs w:val="20"/>
                  <w:lang w:val="en-US"/>
                </w:rPr>
                <w:delText>Back_to_Project</w:delText>
              </w:r>
            </w:del>
          </w:p>
        </w:tc>
        <w:tc>
          <w:tcPr>
            <w:tcW w:w="846" w:type="dxa"/>
            <w:tcBorders>
              <w:top w:val="nil"/>
              <w:left w:val="nil"/>
              <w:bottom w:val="single" w:sz="4" w:space="0" w:color="ACB9CA"/>
              <w:right w:val="single" w:sz="4" w:space="0" w:color="ACB9CA"/>
            </w:tcBorders>
            <w:shd w:val="clear" w:color="000000" w:fill="FFFFFF"/>
            <w:vAlign w:val="bottom"/>
            <w:hideMark/>
            <w:tcPrChange w:id="2315" w:author="khanguyen" w:date="2017-03-17T23:07:00Z">
              <w:tcPr>
                <w:tcW w:w="1170" w:type="dxa"/>
                <w:gridSpan w:val="2"/>
                <w:tcBorders>
                  <w:top w:val="nil"/>
                  <w:left w:val="nil"/>
                  <w:bottom w:val="single" w:sz="4" w:space="0" w:color="ACB9CA"/>
                  <w:right w:val="single" w:sz="4" w:space="0" w:color="ACB9CA"/>
                </w:tcBorders>
                <w:shd w:val="clear" w:color="000000" w:fill="FFFFFF"/>
                <w:vAlign w:val="center"/>
                <w:hideMark/>
              </w:tcPr>
            </w:tcPrChange>
          </w:tcPr>
          <w:p w14:paraId="27A1976F" w14:textId="1F2BA82E" w:rsidR="00546FC9" w:rsidRPr="00C47FE2" w:rsidRDefault="00546FC9" w:rsidP="00546FC9">
            <w:pPr>
              <w:spacing w:before="0" w:after="0" w:line="240" w:lineRule="auto"/>
              <w:jc w:val="right"/>
              <w:rPr>
                <w:rFonts w:eastAsia="Times New Roman" w:cs="Arial"/>
                <w:color w:val="4B4B63"/>
                <w:sz w:val="20"/>
                <w:szCs w:val="20"/>
                <w:lang w:val="en-US"/>
              </w:rPr>
            </w:pPr>
            <w:del w:id="2316" w:author="khanguyen" w:date="2017-03-17T23:07:00Z">
              <w:r w:rsidRPr="00C47FE2" w:rsidDel="005D5052">
                <w:rPr>
                  <w:rFonts w:eastAsia="Times New Roman" w:cs="Arial"/>
                  <w:color w:val="4B4B63"/>
                  <w:sz w:val="20"/>
                  <w:szCs w:val="20"/>
                  <w:lang w:val="en-US"/>
                </w:rPr>
                <w:delText>491</w:delText>
              </w:r>
            </w:del>
          </w:p>
        </w:tc>
        <w:tc>
          <w:tcPr>
            <w:tcW w:w="1475" w:type="dxa"/>
            <w:tcBorders>
              <w:top w:val="nil"/>
              <w:left w:val="nil"/>
              <w:bottom w:val="single" w:sz="4" w:space="0" w:color="ACB9CA"/>
              <w:right w:val="single" w:sz="4" w:space="0" w:color="ACB9CA"/>
            </w:tcBorders>
            <w:shd w:val="clear" w:color="000000" w:fill="FFFFFF"/>
            <w:vAlign w:val="bottom"/>
            <w:hideMark/>
            <w:tcPrChange w:id="2317" w:author="khanguyen" w:date="2017-03-17T23:07:00Z">
              <w:tcPr>
                <w:tcW w:w="1350" w:type="dxa"/>
                <w:gridSpan w:val="2"/>
                <w:tcBorders>
                  <w:top w:val="nil"/>
                  <w:left w:val="nil"/>
                  <w:bottom w:val="single" w:sz="4" w:space="0" w:color="ACB9CA"/>
                  <w:right w:val="single" w:sz="4" w:space="0" w:color="ACB9CA"/>
                </w:tcBorders>
                <w:shd w:val="clear" w:color="000000" w:fill="FFFFFF"/>
                <w:vAlign w:val="center"/>
                <w:hideMark/>
              </w:tcPr>
            </w:tcPrChange>
          </w:tcPr>
          <w:p w14:paraId="7D3B32E5" w14:textId="68DFA0EF" w:rsidR="00546FC9" w:rsidRPr="00C47FE2" w:rsidRDefault="00546FC9" w:rsidP="00546FC9">
            <w:pPr>
              <w:spacing w:before="0" w:after="0" w:line="240" w:lineRule="auto"/>
              <w:jc w:val="right"/>
              <w:rPr>
                <w:rFonts w:eastAsia="Times New Roman" w:cs="Arial"/>
                <w:color w:val="4B4B63"/>
                <w:sz w:val="20"/>
                <w:szCs w:val="20"/>
                <w:lang w:val="en-US"/>
              </w:rPr>
            </w:pPr>
            <w:del w:id="2318" w:author="khanguyen" w:date="2017-03-17T23:07:00Z">
              <w:r w:rsidRPr="00C47FE2" w:rsidDel="005D5052">
                <w:rPr>
                  <w:rFonts w:eastAsia="Times New Roman" w:cs="Arial"/>
                  <w:color w:val="4B4B63"/>
                  <w:sz w:val="20"/>
                  <w:szCs w:val="20"/>
                  <w:lang w:val="en-US"/>
                </w:rPr>
                <w:delText>131.51</w:delText>
              </w:r>
            </w:del>
          </w:p>
        </w:tc>
        <w:tc>
          <w:tcPr>
            <w:tcW w:w="1397" w:type="dxa"/>
            <w:tcBorders>
              <w:top w:val="nil"/>
              <w:left w:val="nil"/>
              <w:bottom w:val="single" w:sz="4" w:space="0" w:color="ACB9CA"/>
              <w:right w:val="single" w:sz="4" w:space="0" w:color="ACB9CA"/>
            </w:tcBorders>
            <w:shd w:val="clear" w:color="000000" w:fill="FFFFFF"/>
            <w:vAlign w:val="bottom"/>
            <w:hideMark/>
            <w:tcPrChange w:id="2319" w:author="khanguyen" w:date="2017-03-17T23:07:00Z">
              <w:tcPr>
                <w:tcW w:w="1080" w:type="dxa"/>
                <w:gridSpan w:val="2"/>
                <w:tcBorders>
                  <w:top w:val="nil"/>
                  <w:left w:val="nil"/>
                  <w:bottom w:val="single" w:sz="4" w:space="0" w:color="ACB9CA"/>
                  <w:right w:val="single" w:sz="4" w:space="0" w:color="ACB9CA"/>
                </w:tcBorders>
                <w:shd w:val="clear" w:color="000000" w:fill="FFFFFF"/>
                <w:vAlign w:val="center"/>
                <w:hideMark/>
              </w:tcPr>
            </w:tcPrChange>
          </w:tcPr>
          <w:p w14:paraId="631C7686" w14:textId="662DE1D0" w:rsidR="00546FC9" w:rsidRPr="00C47FE2" w:rsidRDefault="00546FC9" w:rsidP="00546FC9">
            <w:pPr>
              <w:spacing w:before="0" w:after="0" w:line="240" w:lineRule="auto"/>
              <w:jc w:val="right"/>
              <w:rPr>
                <w:rFonts w:eastAsia="Times New Roman" w:cs="Arial"/>
                <w:color w:val="4B4B63"/>
                <w:sz w:val="20"/>
                <w:szCs w:val="20"/>
                <w:lang w:val="en-US"/>
              </w:rPr>
            </w:pPr>
            <w:del w:id="2320" w:author="khanguyen" w:date="2017-03-17T23:07:00Z">
              <w:r w:rsidRPr="00C47FE2" w:rsidDel="005D5052">
                <w:rPr>
                  <w:rFonts w:eastAsia="Times New Roman" w:cs="Arial"/>
                  <w:color w:val="4B4B63"/>
                  <w:sz w:val="20"/>
                  <w:szCs w:val="20"/>
                  <w:lang w:val="en-US"/>
                </w:rPr>
                <w:delText>315</w:delText>
              </w:r>
            </w:del>
          </w:p>
        </w:tc>
        <w:tc>
          <w:tcPr>
            <w:tcW w:w="1397" w:type="dxa"/>
            <w:tcBorders>
              <w:top w:val="nil"/>
              <w:left w:val="nil"/>
              <w:bottom w:val="single" w:sz="4" w:space="0" w:color="ACB9CA"/>
              <w:right w:val="single" w:sz="4" w:space="0" w:color="ACB9CA"/>
            </w:tcBorders>
            <w:shd w:val="clear" w:color="000000" w:fill="FFFFFF"/>
            <w:vAlign w:val="bottom"/>
            <w:hideMark/>
            <w:tcPrChange w:id="2321" w:author="khanguyen" w:date="2017-03-17T23:07:00Z">
              <w:tcPr>
                <w:tcW w:w="1080" w:type="dxa"/>
                <w:tcBorders>
                  <w:top w:val="nil"/>
                  <w:left w:val="nil"/>
                  <w:bottom w:val="single" w:sz="4" w:space="0" w:color="ACB9CA"/>
                  <w:right w:val="single" w:sz="4" w:space="0" w:color="ACB9CA"/>
                </w:tcBorders>
                <w:shd w:val="clear" w:color="000000" w:fill="FFFFFF"/>
                <w:vAlign w:val="center"/>
                <w:hideMark/>
              </w:tcPr>
            </w:tcPrChange>
          </w:tcPr>
          <w:p w14:paraId="55FBCBEB" w14:textId="093CE579" w:rsidR="00546FC9" w:rsidRPr="00C47FE2" w:rsidRDefault="00546FC9" w:rsidP="00546FC9">
            <w:pPr>
              <w:spacing w:before="0" w:after="0" w:line="240" w:lineRule="auto"/>
              <w:jc w:val="right"/>
              <w:rPr>
                <w:rFonts w:eastAsia="Times New Roman" w:cs="Arial"/>
                <w:color w:val="4B4B63"/>
                <w:sz w:val="20"/>
                <w:szCs w:val="20"/>
                <w:lang w:val="en-US"/>
              </w:rPr>
            </w:pPr>
            <w:del w:id="2322" w:author="khanguyen" w:date="2017-03-17T23:07:00Z">
              <w:r w:rsidRPr="00C47FE2" w:rsidDel="005D5052">
                <w:rPr>
                  <w:rFonts w:eastAsia="Times New Roman" w:cs="Arial"/>
                  <w:color w:val="4B4B63"/>
                  <w:sz w:val="20"/>
                  <w:szCs w:val="20"/>
                  <w:lang w:val="en-US"/>
                </w:rPr>
                <w:delText>431</w:delText>
              </w:r>
            </w:del>
          </w:p>
        </w:tc>
        <w:tc>
          <w:tcPr>
            <w:tcW w:w="1554" w:type="dxa"/>
            <w:tcBorders>
              <w:top w:val="nil"/>
              <w:left w:val="nil"/>
              <w:bottom w:val="single" w:sz="4" w:space="0" w:color="ACB9CA"/>
              <w:right w:val="single" w:sz="4" w:space="0" w:color="ACB9CA"/>
            </w:tcBorders>
            <w:shd w:val="clear" w:color="000000" w:fill="FFFFFF"/>
            <w:vAlign w:val="bottom"/>
            <w:hideMark/>
            <w:tcPrChange w:id="2323" w:author="khanguyen" w:date="2017-03-17T23:07:00Z">
              <w:tcPr>
                <w:tcW w:w="1299" w:type="dxa"/>
                <w:gridSpan w:val="2"/>
                <w:tcBorders>
                  <w:top w:val="nil"/>
                  <w:left w:val="nil"/>
                  <w:bottom w:val="single" w:sz="4" w:space="0" w:color="ACB9CA"/>
                  <w:right w:val="single" w:sz="4" w:space="0" w:color="ACB9CA"/>
                </w:tcBorders>
                <w:shd w:val="clear" w:color="000000" w:fill="FFFFFF"/>
                <w:vAlign w:val="center"/>
                <w:hideMark/>
              </w:tcPr>
            </w:tcPrChange>
          </w:tcPr>
          <w:p w14:paraId="37CADD06" w14:textId="003BFE92" w:rsidR="00546FC9" w:rsidRPr="00C47FE2" w:rsidRDefault="00546FC9" w:rsidP="00546FC9">
            <w:pPr>
              <w:spacing w:before="0" w:after="0" w:line="240" w:lineRule="auto"/>
              <w:jc w:val="right"/>
              <w:rPr>
                <w:rFonts w:eastAsia="Times New Roman" w:cs="Arial"/>
                <w:color w:val="4B4B63"/>
                <w:sz w:val="20"/>
                <w:szCs w:val="20"/>
                <w:lang w:val="en-US"/>
              </w:rPr>
            </w:pPr>
            <w:del w:id="2324" w:author="khanguyen" w:date="2017-03-17T23:07:00Z">
              <w:r w:rsidRPr="00C47FE2" w:rsidDel="005D5052">
                <w:rPr>
                  <w:rFonts w:eastAsia="Times New Roman" w:cs="Arial"/>
                  <w:color w:val="4B4B63"/>
                  <w:sz w:val="20"/>
                  <w:szCs w:val="20"/>
                  <w:lang w:val="en-US"/>
                </w:rPr>
                <w:delText>725</w:delText>
              </w:r>
            </w:del>
          </w:p>
        </w:tc>
        <w:tc>
          <w:tcPr>
            <w:tcW w:w="1160" w:type="dxa"/>
            <w:tcBorders>
              <w:top w:val="nil"/>
              <w:left w:val="nil"/>
              <w:bottom w:val="single" w:sz="4" w:space="0" w:color="ACB9CA"/>
              <w:right w:val="single" w:sz="4" w:space="0" w:color="ACB9CA"/>
            </w:tcBorders>
            <w:shd w:val="clear" w:color="000000" w:fill="FFFFFF"/>
            <w:vAlign w:val="bottom"/>
            <w:hideMark/>
            <w:tcPrChange w:id="2325" w:author="khanguyen" w:date="2017-03-17T23:07:00Z">
              <w:tcPr>
                <w:tcW w:w="1401" w:type="dxa"/>
                <w:gridSpan w:val="2"/>
                <w:tcBorders>
                  <w:top w:val="nil"/>
                  <w:left w:val="nil"/>
                  <w:bottom w:val="single" w:sz="4" w:space="0" w:color="ACB9CA"/>
                  <w:right w:val="single" w:sz="4" w:space="0" w:color="ACB9CA"/>
                </w:tcBorders>
                <w:shd w:val="clear" w:color="000000" w:fill="FFFFFF"/>
                <w:vAlign w:val="center"/>
                <w:hideMark/>
              </w:tcPr>
            </w:tcPrChange>
          </w:tcPr>
          <w:p w14:paraId="7C8E032C" w14:textId="18A1CF94" w:rsidR="00546FC9" w:rsidRPr="00C47FE2" w:rsidRDefault="00546FC9" w:rsidP="00546FC9">
            <w:pPr>
              <w:spacing w:before="0" w:after="0" w:line="240" w:lineRule="auto"/>
              <w:jc w:val="right"/>
              <w:rPr>
                <w:rFonts w:eastAsia="Times New Roman" w:cs="Arial"/>
                <w:color w:val="4B4B63"/>
                <w:sz w:val="20"/>
                <w:szCs w:val="20"/>
                <w:lang w:val="en-US"/>
              </w:rPr>
            </w:pPr>
            <w:del w:id="2326" w:author="khanguyen" w:date="2017-03-17T23:07:00Z">
              <w:r w:rsidRPr="00C47FE2" w:rsidDel="005D5052">
                <w:rPr>
                  <w:rFonts w:eastAsia="Times New Roman" w:cs="Arial"/>
                  <w:color w:val="4B4B63"/>
                  <w:sz w:val="20"/>
                  <w:szCs w:val="20"/>
                  <w:lang w:val="en-US"/>
                </w:rPr>
                <w:delText>3</w:delText>
              </w:r>
            </w:del>
          </w:p>
        </w:tc>
        <w:tc>
          <w:tcPr>
            <w:tcW w:w="1318" w:type="dxa"/>
            <w:tcBorders>
              <w:top w:val="nil"/>
              <w:left w:val="nil"/>
              <w:bottom w:val="single" w:sz="4" w:space="0" w:color="ACB9CA"/>
              <w:right w:val="single" w:sz="4" w:space="0" w:color="ACB9CA"/>
            </w:tcBorders>
            <w:shd w:val="clear" w:color="000000" w:fill="FFFFFF"/>
            <w:vAlign w:val="bottom"/>
            <w:hideMark/>
            <w:tcPrChange w:id="2327" w:author="khanguyen" w:date="2017-03-17T23:07:00Z">
              <w:tcPr>
                <w:tcW w:w="1170" w:type="dxa"/>
                <w:gridSpan w:val="2"/>
                <w:tcBorders>
                  <w:top w:val="nil"/>
                  <w:left w:val="nil"/>
                  <w:bottom w:val="single" w:sz="4" w:space="0" w:color="ACB9CA"/>
                  <w:right w:val="single" w:sz="4" w:space="0" w:color="ACB9CA"/>
                </w:tcBorders>
                <w:shd w:val="clear" w:color="000000" w:fill="FFFFFF"/>
                <w:vAlign w:val="center"/>
                <w:hideMark/>
              </w:tcPr>
            </w:tcPrChange>
          </w:tcPr>
          <w:p w14:paraId="6F1CA093" w14:textId="12A51E83" w:rsidR="00546FC9" w:rsidRPr="00C47FE2" w:rsidRDefault="00546FC9" w:rsidP="00546FC9">
            <w:pPr>
              <w:spacing w:before="0" w:after="0" w:line="240" w:lineRule="auto"/>
              <w:jc w:val="right"/>
              <w:rPr>
                <w:rFonts w:eastAsia="Times New Roman" w:cs="Arial"/>
                <w:color w:val="4B4B63"/>
                <w:sz w:val="20"/>
                <w:szCs w:val="20"/>
                <w:lang w:val="en-US"/>
              </w:rPr>
            </w:pPr>
            <w:del w:id="2328" w:author="khanguyen" w:date="2017-03-17T23:07:00Z">
              <w:r w:rsidRPr="00C47FE2" w:rsidDel="005D5052">
                <w:rPr>
                  <w:rFonts w:eastAsia="Times New Roman" w:cs="Arial"/>
                  <w:color w:val="4B4B63"/>
                  <w:sz w:val="20"/>
                  <w:szCs w:val="20"/>
                  <w:lang w:val="en-US"/>
                </w:rPr>
                <w:delText>985</w:delText>
              </w:r>
            </w:del>
          </w:p>
        </w:tc>
        <w:tc>
          <w:tcPr>
            <w:tcW w:w="1176" w:type="dxa"/>
            <w:tcBorders>
              <w:top w:val="nil"/>
              <w:left w:val="nil"/>
              <w:bottom w:val="single" w:sz="4" w:space="0" w:color="ACB9CA"/>
              <w:right w:val="single" w:sz="4" w:space="0" w:color="ACB9CA"/>
            </w:tcBorders>
            <w:shd w:val="clear" w:color="000000" w:fill="FFFFFF"/>
            <w:vAlign w:val="bottom"/>
            <w:hideMark/>
            <w:tcPrChange w:id="2329" w:author="khanguyen" w:date="2017-03-17T23:07:00Z">
              <w:tcPr>
                <w:tcW w:w="1260" w:type="dxa"/>
                <w:gridSpan w:val="2"/>
                <w:tcBorders>
                  <w:top w:val="nil"/>
                  <w:left w:val="nil"/>
                  <w:bottom w:val="single" w:sz="4" w:space="0" w:color="ACB9CA"/>
                  <w:right w:val="single" w:sz="4" w:space="0" w:color="ACB9CA"/>
                </w:tcBorders>
                <w:shd w:val="clear" w:color="000000" w:fill="FFFFFF"/>
                <w:vAlign w:val="center"/>
                <w:hideMark/>
              </w:tcPr>
            </w:tcPrChange>
          </w:tcPr>
          <w:p w14:paraId="38490F54" w14:textId="63903CD8" w:rsidR="00546FC9" w:rsidRPr="00C47FE2" w:rsidRDefault="00546FC9" w:rsidP="00546FC9">
            <w:pPr>
              <w:spacing w:before="0" w:after="0" w:line="240" w:lineRule="auto"/>
              <w:jc w:val="right"/>
              <w:rPr>
                <w:rFonts w:eastAsia="Times New Roman" w:cs="Arial"/>
                <w:color w:val="4B4B63"/>
                <w:sz w:val="20"/>
                <w:szCs w:val="20"/>
                <w:lang w:val="en-US"/>
              </w:rPr>
            </w:pPr>
            <w:del w:id="2330" w:author="khanguyen" w:date="2017-03-17T23:07:00Z">
              <w:r w:rsidRPr="00C47FE2" w:rsidDel="005D5052">
                <w:rPr>
                  <w:rFonts w:eastAsia="Times New Roman" w:cs="Arial"/>
                  <w:color w:val="4B4B63"/>
                  <w:sz w:val="20"/>
                  <w:szCs w:val="20"/>
                  <w:lang w:val="en-US"/>
                </w:rPr>
                <w:delText>0%</w:delText>
              </w:r>
            </w:del>
          </w:p>
        </w:tc>
      </w:tr>
      <w:tr w:rsidR="00546FC9" w:rsidRPr="00C47FE2" w14:paraId="30780EDF"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0C0BEFDF" w14:textId="7E671CAA"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331" w:author="khanguyen" w:date="2017-03-17T23:08:00Z">
              <w:r>
                <w:rPr>
                  <w:rFonts w:cs="Arial"/>
                  <w:color w:val="4B4B63"/>
                  <w:sz w:val="20"/>
                  <w:szCs w:val="20"/>
                </w:rPr>
                <w:t>Back_to_Project</w:t>
              </w:r>
            </w:ins>
            <w:del w:id="2332" w:author="khanguyen" w:date="2017-03-17T23:07:00Z">
              <w:r w:rsidRPr="00C47FE2" w:rsidDel="005D5052">
                <w:rPr>
                  <w:rFonts w:eastAsia="Times New Roman" w:cs="Arial"/>
                  <w:color w:val="4B4B63"/>
                  <w:sz w:val="20"/>
                  <w:szCs w:val="20"/>
                  <w:lang w:val="en-US"/>
                </w:rPr>
                <w:delText>Click_Add_Contact</w:delText>
              </w:r>
            </w:del>
          </w:p>
        </w:tc>
        <w:tc>
          <w:tcPr>
            <w:tcW w:w="846" w:type="dxa"/>
            <w:tcBorders>
              <w:top w:val="nil"/>
              <w:left w:val="nil"/>
              <w:bottom w:val="single" w:sz="4" w:space="0" w:color="ACB9CA"/>
              <w:right w:val="single" w:sz="4" w:space="0" w:color="ACB9CA"/>
            </w:tcBorders>
            <w:shd w:val="clear" w:color="000000" w:fill="FFFFFF"/>
            <w:vAlign w:val="center"/>
            <w:hideMark/>
          </w:tcPr>
          <w:p w14:paraId="40FE01D2" w14:textId="722FAFC3" w:rsidR="00546FC9" w:rsidRPr="00C47FE2" w:rsidRDefault="00546FC9" w:rsidP="00546FC9">
            <w:pPr>
              <w:spacing w:before="0" w:after="0" w:line="240" w:lineRule="auto"/>
              <w:jc w:val="right"/>
              <w:rPr>
                <w:rFonts w:eastAsia="Times New Roman" w:cs="Arial"/>
                <w:color w:val="4B4B63"/>
                <w:sz w:val="20"/>
                <w:szCs w:val="20"/>
                <w:lang w:val="en-US"/>
              </w:rPr>
            </w:pPr>
            <w:ins w:id="2333" w:author="khanguyen" w:date="2017-03-17T23:08:00Z">
              <w:r>
                <w:rPr>
                  <w:rFonts w:cs="Arial"/>
                  <w:color w:val="4B4B63"/>
                  <w:sz w:val="20"/>
                  <w:szCs w:val="20"/>
                </w:rPr>
                <w:t>491</w:t>
              </w:r>
            </w:ins>
            <w:del w:id="2334" w:author="khanguyen" w:date="2017-03-17T23:07:00Z">
              <w:r w:rsidRPr="00C47FE2" w:rsidDel="005D5052">
                <w:rPr>
                  <w:rFonts w:eastAsia="Times New Roman" w:cs="Arial"/>
                  <w:color w:val="4B4B63"/>
                  <w:sz w:val="20"/>
                  <w:szCs w:val="20"/>
                  <w:lang w:val="en-US"/>
                </w:rPr>
                <w:delText>2900</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6B98BDE3" w14:textId="28D24717" w:rsidR="00546FC9" w:rsidRPr="00C47FE2" w:rsidRDefault="00546FC9" w:rsidP="00546FC9">
            <w:pPr>
              <w:spacing w:before="0" w:after="0" w:line="240" w:lineRule="auto"/>
              <w:jc w:val="right"/>
              <w:rPr>
                <w:rFonts w:eastAsia="Times New Roman" w:cs="Arial"/>
                <w:color w:val="4B4B63"/>
                <w:sz w:val="20"/>
                <w:szCs w:val="20"/>
                <w:lang w:val="en-US"/>
              </w:rPr>
            </w:pPr>
            <w:ins w:id="2335" w:author="khanguyen" w:date="2017-03-17T23:08:00Z">
              <w:r>
                <w:rPr>
                  <w:rFonts w:cs="Arial"/>
                  <w:color w:val="4B4B63"/>
                  <w:sz w:val="20"/>
                  <w:szCs w:val="20"/>
                </w:rPr>
                <w:t>131.51</w:t>
              </w:r>
            </w:ins>
            <w:del w:id="2336" w:author="khanguyen" w:date="2017-03-17T23:07:00Z">
              <w:r w:rsidRPr="00C47FE2" w:rsidDel="005D5052">
                <w:rPr>
                  <w:rFonts w:eastAsia="Times New Roman" w:cs="Arial"/>
                  <w:color w:val="4B4B63"/>
                  <w:sz w:val="20"/>
                  <w:szCs w:val="20"/>
                  <w:lang w:val="en-US"/>
                </w:rPr>
                <w:delText>223.08</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5DB99D2E" w14:textId="1C1AF563" w:rsidR="00546FC9" w:rsidRPr="00C47FE2" w:rsidRDefault="00546FC9" w:rsidP="00546FC9">
            <w:pPr>
              <w:spacing w:before="0" w:after="0" w:line="240" w:lineRule="auto"/>
              <w:jc w:val="right"/>
              <w:rPr>
                <w:rFonts w:eastAsia="Times New Roman" w:cs="Arial"/>
                <w:color w:val="4B4B63"/>
                <w:sz w:val="20"/>
                <w:szCs w:val="20"/>
                <w:lang w:val="en-US"/>
              </w:rPr>
            </w:pPr>
            <w:ins w:id="2337" w:author="khanguyen" w:date="2017-03-17T23:08:00Z">
              <w:r>
                <w:rPr>
                  <w:rFonts w:cs="Arial"/>
                  <w:color w:val="4B4B63"/>
                  <w:sz w:val="20"/>
                  <w:szCs w:val="20"/>
                </w:rPr>
                <w:t>315</w:t>
              </w:r>
            </w:ins>
            <w:del w:id="2338" w:author="khanguyen" w:date="2017-03-17T23:07:00Z">
              <w:r w:rsidRPr="00C47FE2" w:rsidDel="005D5052">
                <w:rPr>
                  <w:rFonts w:eastAsia="Times New Roman" w:cs="Arial"/>
                  <w:color w:val="4B4B63"/>
                  <w:sz w:val="20"/>
                  <w:szCs w:val="20"/>
                  <w:lang w:val="en-US"/>
                </w:rPr>
                <w:delText>503.59</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34CFE752" w14:textId="4F65ACDE" w:rsidR="00546FC9" w:rsidRPr="00C47FE2" w:rsidRDefault="00546FC9" w:rsidP="00546FC9">
            <w:pPr>
              <w:spacing w:before="0" w:after="0" w:line="240" w:lineRule="auto"/>
              <w:jc w:val="right"/>
              <w:rPr>
                <w:rFonts w:eastAsia="Times New Roman" w:cs="Arial"/>
                <w:color w:val="4B4B63"/>
                <w:sz w:val="20"/>
                <w:szCs w:val="20"/>
                <w:lang w:val="en-US"/>
              </w:rPr>
            </w:pPr>
            <w:ins w:id="2339" w:author="khanguyen" w:date="2017-03-17T23:08:00Z">
              <w:r>
                <w:rPr>
                  <w:rFonts w:cs="Arial"/>
                  <w:color w:val="4B4B63"/>
                  <w:sz w:val="20"/>
                  <w:szCs w:val="20"/>
                </w:rPr>
                <w:t>431</w:t>
              </w:r>
            </w:ins>
            <w:del w:id="2340" w:author="khanguyen" w:date="2017-03-17T23:07:00Z">
              <w:r w:rsidRPr="00C47FE2" w:rsidDel="005D5052">
                <w:rPr>
                  <w:rFonts w:eastAsia="Times New Roman" w:cs="Arial"/>
                  <w:color w:val="4B4B63"/>
                  <w:sz w:val="20"/>
                  <w:szCs w:val="20"/>
                  <w:lang w:val="en-US"/>
                </w:rPr>
                <w:delText>771.21</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26EA0710" w14:textId="0D302A14" w:rsidR="00546FC9" w:rsidRPr="00C47FE2" w:rsidRDefault="00546FC9" w:rsidP="00546FC9">
            <w:pPr>
              <w:spacing w:before="0" w:after="0" w:line="240" w:lineRule="auto"/>
              <w:jc w:val="right"/>
              <w:rPr>
                <w:rFonts w:eastAsia="Times New Roman" w:cs="Arial"/>
                <w:color w:val="4B4B63"/>
                <w:sz w:val="20"/>
                <w:szCs w:val="20"/>
                <w:lang w:val="en-US"/>
              </w:rPr>
            </w:pPr>
            <w:ins w:id="2341" w:author="khanguyen" w:date="2017-03-17T23:08:00Z">
              <w:r>
                <w:rPr>
                  <w:rFonts w:cs="Arial"/>
                  <w:color w:val="4B4B63"/>
                  <w:sz w:val="20"/>
                  <w:szCs w:val="20"/>
                </w:rPr>
                <w:t>725</w:t>
              </w:r>
            </w:ins>
            <w:del w:id="2342" w:author="khanguyen" w:date="2017-03-17T23:07:00Z">
              <w:r w:rsidRPr="00C47FE2" w:rsidDel="005D5052">
                <w:rPr>
                  <w:rFonts w:eastAsia="Times New Roman" w:cs="Arial"/>
                  <w:color w:val="4B4B63"/>
                  <w:sz w:val="20"/>
                  <w:szCs w:val="20"/>
                  <w:lang w:val="en-US"/>
                </w:rPr>
                <w:delText>2156.77</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7B1DB538" w14:textId="04CB46CF" w:rsidR="00546FC9" w:rsidRPr="00C47FE2" w:rsidRDefault="00546FC9" w:rsidP="00546FC9">
            <w:pPr>
              <w:spacing w:before="0" w:after="0" w:line="240" w:lineRule="auto"/>
              <w:jc w:val="right"/>
              <w:rPr>
                <w:rFonts w:eastAsia="Times New Roman" w:cs="Arial"/>
                <w:color w:val="4B4B63"/>
                <w:sz w:val="20"/>
                <w:szCs w:val="20"/>
                <w:lang w:val="en-US"/>
              </w:rPr>
            </w:pPr>
            <w:ins w:id="2343" w:author="khanguyen" w:date="2017-03-17T23:08:00Z">
              <w:r>
                <w:rPr>
                  <w:rFonts w:cs="Arial"/>
                  <w:color w:val="4B4B63"/>
                  <w:sz w:val="20"/>
                  <w:szCs w:val="20"/>
                </w:rPr>
                <w:t>3</w:t>
              </w:r>
            </w:ins>
            <w:del w:id="2344" w:author="khanguyen" w:date="2017-03-17T23:07:00Z">
              <w:r w:rsidRPr="00C47FE2" w:rsidDel="005D5052">
                <w:rPr>
                  <w:rFonts w:eastAsia="Times New Roman" w:cs="Arial"/>
                  <w:color w:val="4B4B63"/>
                  <w:sz w:val="20"/>
                  <w:szCs w:val="20"/>
                  <w:lang w:val="en-US"/>
                </w:rPr>
                <w:delText>3</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3DBE1F54" w14:textId="0A218FAF" w:rsidR="00546FC9" w:rsidRPr="00C47FE2" w:rsidRDefault="00546FC9" w:rsidP="00546FC9">
            <w:pPr>
              <w:spacing w:before="0" w:after="0" w:line="240" w:lineRule="auto"/>
              <w:jc w:val="right"/>
              <w:rPr>
                <w:rFonts w:eastAsia="Times New Roman" w:cs="Arial"/>
                <w:color w:val="4B4B63"/>
                <w:sz w:val="20"/>
                <w:szCs w:val="20"/>
                <w:lang w:val="en-US"/>
              </w:rPr>
            </w:pPr>
            <w:ins w:id="2345" w:author="khanguyen" w:date="2017-03-17T23:08:00Z">
              <w:r>
                <w:rPr>
                  <w:rFonts w:cs="Arial"/>
                  <w:color w:val="4B4B63"/>
                  <w:sz w:val="20"/>
                  <w:szCs w:val="20"/>
                </w:rPr>
                <w:t>985</w:t>
              </w:r>
            </w:ins>
            <w:del w:id="2346" w:author="khanguyen" w:date="2017-03-17T23:07:00Z">
              <w:r w:rsidRPr="00C47FE2" w:rsidDel="005D5052">
                <w:rPr>
                  <w:rFonts w:eastAsia="Times New Roman" w:cs="Arial"/>
                  <w:color w:val="4B4B63"/>
                  <w:sz w:val="20"/>
                  <w:szCs w:val="20"/>
                  <w:lang w:val="en-US"/>
                </w:rPr>
                <w:delText>6669</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41C4A844" w14:textId="2B7E0233" w:rsidR="00546FC9" w:rsidRPr="00C47FE2" w:rsidRDefault="00546FC9" w:rsidP="00546FC9">
            <w:pPr>
              <w:spacing w:before="0" w:after="0" w:line="240" w:lineRule="auto"/>
              <w:jc w:val="right"/>
              <w:rPr>
                <w:rFonts w:eastAsia="Times New Roman" w:cs="Arial"/>
                <w:color w:val="4B4B63"/>
                <w:sz w:val="20"/>
                <w:szCs w:val="20"/>
                <w:lang w:val="en-US"/>
              </w:rPr>
            </w:pPr>
            <w:ins w:id="2347" w:author="khanguyen" w:date="2017-03-17T23:08:00Z">
              <w:r>
                <w:rPr>
                  <w:rFonts w:cs="Arial"/>
                  <w:color w:val="4B4B63"/>
                  <w:sz w:val="20"/>
                  <w:szCs w:val="20"/>
                </w:rPr>
                <w:t>0%</w:t>
              </w:r>
            </w:ins>
            <w:del w:id="2348" w:author="khanguyen" w:date="2017-03-17T23:07:00Z">
              <w:r w:rsidRPr="00C47FE2" w:rsidDel="005D5052">
                <w:rPr>
                  <w:rFonts w:eastAsia="Times New Roman" w:cs="Arial"/>
                  <w:color w:val="4B4B63"/>
                  <w:sz w:val="20"/>
                  <w:szCs w:val="20"/>
                  <w:lang w:val="en-US"/>
                </w:rPr>
                <w:delText>0%</w:delText>
              </w:r>
            </w:del>
          </w:p>
        </w:tc>
      </w:tr>
      <w:tr w:rsidR="00546FC9" w:rsidRPr="00C47FE2" w14:paraId="1491DDE8"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08DF5682" w14:textId="22D9174E"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349" w:author="khanguyen" w:date="2017-03-17T23:08:00Z">
              <w:r>
                <w:rPr>
                  <w:rFonts w:cs="Arial"/>
                  <w:color w:val="4B4B63"/>
                  <w:sz w:val="20"/>
                  <w:szCs w:val="20"/>
                </w:rPr>
                <w:t>Click_Add_Contact</w:t>
              </w:r>
            </w:ins>
            <w:del w:id="2350" w:author="khanguyen" w:date="2017-03-17T23:07:00Z">
              <w:r w:rsidRPr="00C47FE2" w:rsidDel="005D5052">
                <w:rPr>
                  <w:rFonts w:eastAsia="Times New Roman" w:cs="Arial"/>
                  <w:color w:val="4B4B63"/>
                  <w:sz w:val="20"/>
                  <w:szCs w:val="20"/>
                  <w:lang w:val="en-US"/>
                </w:rPr>
                <w:delText>Click_Add_Expense</w:delText>
              </w:r>
            </w:del>
          </w:p>
        </w:tc>
        <w:tc>
          <w:tcPr>
            <w:tcW w:w="846" w:type="dxa"/>
            <w:tcBorders>
              <w:top w:val="nil"/>
              <w:left w:val="nil"/>
              <w:bottom w:val="single" w:sz="4" w:space="0" w:color="ACB9CA"/>
              <w:right w:val="single" w:sz="4" w:space="0" w:color="ACB9CA"/>
            </w:tcBorders>
            <w:shd w:val="clear" w:color="000000" w:fill="FFFFFF"/>
            <w:vAlign w:val="center"/>
            <w:hideMark/>
          </w:tcPr>
          <w:p w14:paraId="7B06765D" w14:textId="5D925E73" w:rsidR="00546FC9" w:rsidRPr="00C47FE2" w:rsidRDefault="00546FC9" w:rsidP="00546FC9">
            <w:pPr>
              <w:spacing w:before="0" w:after="0" w:line="240" w:lineRule="auto"/>
              <w:jc w:val="right"/>
              <w:rPr>
                <w:rFonts w:eastAsia="Times New Roman" w:cs="Arial"/>
                <w:color w:val="4B4B63"/>
                <w:sz w:val="20"/>
                <w:szCs w:val="20"/>
                <w:lang w:val="en-US"/>
              </w:rPr>
            </w:pPr>
            <w:ins w:id="2351" w:author="khanguyen" w:date="2017-03-17T23:08:00Z">
              <w:r>
                <w:rPr>
                  <w:rFonts w:cs="Arial"/>
                  <w:color w:val="4B4B63"/>
                  <w:sz w:val="20"/>
                  <w:szCs w:val="20"/>
                </w:rPr>
                <w:t>2900</w:t>
              </w:r>
            </w:ins>
            <w:del w:id="2352" w:author="khanguyen" w:date="2017-03-17T23:07:00Z">
              <w:r w:rsidRPr="00C47FE2" w:rsidDel="005D5052">
                <w:rPr>
                  <w:rFonts w:eastAsia="Times New Roman" w:cs="Arial"/>
                  <w:color w:val="4B4B63"/>
                  <w:sz w:val="20"/>
                  <w:szCs w:val="20"/>
                  <w:lang w:val="en-US"/>
                </w:rPr>
                <w:delText>1454</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41F7D661" w14:textId="1598ED0A" w:rsidR="00546FC9" w:rsidRPr="00C47FE2" w:rsidRDefault="00546FC9" w:rsidP="00546FC9">
            <w:pPr>
              <w:spacing w:before="0" w:after="0" w:line="240" w:lineRule="auto"/>
              <w:jc w:val="right"/>
              <w:rPr>
                <w:rFonts w:eastAsia="Times New Roman" w:cs="Arial"/>
                <w:color w:val="4B4B63"/>
                <w:sz w:val="20"/>
                <w:szCs w:val="20"/>
                <w:lang w:val="en-US"/>
              </w:rPr>
            </w:pPr>
            <w:ins w:id="2353" w:author="khanguyen" w:date="2017-03-17T23:08:00Z">
              <w:r>
                <w:rPr>
                  <w:rFonts w:cs="Arial"/>
                  <w:color w:val="4B4B63"/>
                  <w:sz w:val="20"/>
                  <w:szCs w:val="20"/>
                </w:rPr>
                <w:t>223.08</w:t>
              </w:r>
            </w:ins>
            <w:del w:id="2354" w:author="khanguyen" w:date="2017-03-17T23:07:00Z">
              <w:r w:rsidRPr="00C47FE2" w:rsidDel="005D5052">
                <w:rPr>
                  <w:rFonts w:eastAsia="Times New Roman" w:cs="Arial"/>
                  <w:color w:val="4B4B63"/>
                  <w:sz w:val="20"/>
                  <w:szCs w:val="20"/>
                  <w:lang w:val="en-US"/>
                </w:rPr>
                <w:delText>148.79</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5BE8262C" w14:textId="3A94574F" w:rsidR="00546FC9" w:rsidRPr="00C47FE2" w:rsidRDefault="00546FC9" w:rsidP="00546FC9">
            <w:pPr>
              <w:spacing w:before="0" w:after="0" w:line="240" w:lineRule="auto"/>
              <w:jc w:val="right"/>
              <w:rPr>
                <w:rFonts w:eastAsia="Times New Roman" w:cs="Arial"/>
                <w:color w:val="4B4B63"/>
                <w:sz w:val="20"/>
                <w:szCs w:val="20"/>
                <w:lang w:val="en-US"/>
              </w:rPr>
            </w:pPr>
            <w:ins w:id="2355" w:author="khanguyen" w:date="2017-03-17T23:08:00Z">
              <w:r>
                <w:rPr>
                  <w:rFonts w:cs="Arial"/>
                  <w:color w:val="4B4B63"/>
                  <w:sz w:val="20"/>
                  <w:szCs w:val="20"/>
                </w:rPr>
                <w:t>503.59</w:t>
              </w:r>
            </w:ins>
            <w:del w:id="2356" w:author="khanguyen" w:date="2017-03-17T23:07:00Z">
              <w:r w:rsidRPr="00C47FE2" w:rsidDel="005D5052">
                <w:rPr>
                  <w:rFonts w:eastAsia="Times New Roman" w:cs="Arial"/>
                  <w:color w:val="4B4B63"/>
                  <w:sz w:val="20"/>
                  <w:szCs w:val="20"/>
                  <w:lang w:val="en-US"/>
                </w:rPr>
                <w:delText>393.6</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740D4524" w14:textId="08574589" w:rsidR="00546FC9" w:rsidRPr="00C47FE2" w:rsidRDefault="00546FC9" w:rsidP="00546FC9">
            <w:pPr>
              <w:spacing w:before="0" w:after="0" w:line="240" w:lineRule="auto"/>
              <w:jc w:val="right"/>
              <w:rPr>
                <w:rFonts w:eastAsia="Times New Roman" w:cs="Arial"/>
                <w:color w:val="4B4B63"/>
                <w:sz w:val="20"/>
                <w:szCs w:val="20"/>
                <w:lang w:val="en-US"/>
              </w:rPr>
            </w:pPr>
            <w:ins w:id="2357" w:author="khanguyen" w:date="2017-03-17T23:08:00Z">
              <w:r>
                <w:rPr>
                  <w:rFonts w:cs="Arial"/>
                  <w:color w:val="4B4B63"/>
                  <w:sz w:val="20"/>
                  <w:szCs w:val="20"/>
                </w:rPr>
                <w:t>771.21</w:t>
              </w:r>
            </w:ins>
            <w:del w:id="2358" w:author="khanguyen" w:date="2017-03-17T23:07:00Z">
              <w:r w:rsidRPr="00C47FE2" w:rsidDel="005D5052">
                <w:rPr>
                  <w:rFonts w:eastAsia="Times New Roman" w:cs="Arial"/>
                  <w:color w:val="4B4B63"/>
                  <w:sz w:val="20"/>
                  <w:szCs w:val="20"/>
                  <w:lang w:val="en-US"/>
                </w:rPr>
                <w:delText>613.28</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3C226A25" w14:textId="57EE3AC0" w:rsidR="00546FC9" w:rsidRPr="00C47FE2" w:rsidRDefault="00546FC9" w:rsidP="00546FC9">
            <w:pPr>
              <w:spacing w:before="0" w:after="0" w:line="240" w:lineRule="auto"/>
              <w:jc w:val="right"/>
              <w:rPr>
                <w:rFonts w:eastAsia="Times New Roman" w:cs="Arial"/>
                <w:color w:val="4B4B63"/>
                <w:sz w:val="20"/>
                <w:szCs w:val="20"/>
                <w:lang w:val="en-US"/>
              </w:rPr>
            </w:pPr>
            <w:ins w:id="2359" w:author="khanguyen" w:date="2017-03-17T23:08:00Z">
              <w:r>
                <w:rPr>
                  <w:rFonts w:cs="Arial"/>
                  <w:color w:val="4B4B63"/>
                  <w:sz w:val="20"/>
                  <w:szCs w:val="20"/>
                </w:rPr>
                <w:t>2156.77</w:t>
              </w:r>
            </w:ins>
            <w:del w:id="2360" w:author="khanguyen" w:date="2017-03-17T23:07:00Z">
              <w:r w:rsidRPr="00C47FE2" w:rsidDel="005D5052">
                <w:rPr>
                  <w:rFonts w:eastAsia="Times New Roman" w:cs="Arial"/>
                  <w:color w:val="4B4B63"/>
                  <w:sz w:val="20"/>
                  <w:szCs w:val="20"/>
                  <w:lang w:val="en-US"/>
                </w:rPr>
                <w:delText>1921.92</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0F4ECEDB" w14:textId="5A0FA4A0" w:rsidR="00546FC9" w:rsidRPr="00C47FE2" w:rsidRDefault="00546FC9" w:rsidP="00546FC9">
            <w:pPr>
              <w:spacing w:before="0" w:after="0" w:line="240" w:lineRule="auto"/>
              <w:jc w:val="right"/>
              <w:rPr>
                <w:rFonts w:eastAsia="Times New Roman" w:cs="Arial"/>
                <w:color w:val="4B4B63"/>
                <w:sz w:val="20"/>
                <w:szCs w:val="20"/>
                <w:lang w:val="en-US"/>
              </w:rPr>
            </w:pPr>
            <w:ins w:id="2361" w:author="khanguyen" w:date="2017-03-17T23:08:00Z">
              <w:r>
                <w:rPr>
                  <w:rFonts w:cs="Arial"/>
                  <w:color w:val="4B4B63"/>
                  <w:sz w:val="20"/>
                  <w:szCs w:val="20"/>
                </w:rPr>
                <w:t>3</w:t>
              </w:r>
            </w:ins>
            <w:del w:id="2362" w:author="khanguyen" w:date="2017-03-17T23:07:00Z">
              <w:r w:rsidRPr="00C47FE2" w:rsidDel="005D5052">
                <w:rPr>
                  <w:rFonts w:eastAsia="Times New Roman" w:cs="Arial"/>
                  <w:color w:val="4B4B63"/>
                  <w:sz w:val="20"/>
                  <w:szCs w:val="20"/>
                  <w:lang w:val="en-US"/>
                </w:rPr>
                <w:delText>1</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5D6270FD" w14:textId="10F4D5BA" w:rsidR="00546FC9" w:rsidRPr="00C47FE2" w:rsidRDefault="00546FC9" w:rsidP="00546FC9">
            <w:pPr>
              <w:spacing w:before="0" w:after="0" w:line="240" w:lineRule="auto"/>
              <w:jc w:val="right"/>
              <w:rPr>
                <w:rFonts w:eastAsia="Times New Roman" w:cs="Arial"/>
                <w:color w:val="4B4B63"/>
                <w:sz w:val="20"/>
                <w:szCs w:val="20"/>
                <w:lang w:val="en-US"/>
              </w:rPr>
            </w:pPr>
            <w:ins w:id="2363" w:author="khanguyen" w:date="2017-03-17T23:08:00Z">
              <w:r>
                <w:rPr>
                  <w:rFonts w:cs="Arial"/>
                  <w:color w:val="4B4B63"/>
                  <w:sz w:val="20"/>
                  <w:szCs w:val="20"/>
                </w:rPr>
                <w:t>6669</w:t>
              </w:r>
            </w:ins>
            <w:del w:id="2364" w:author="khanguyen" w:date="2017-03-17T23:07:00Z">
              <w:r w:rsidRPr="00C47FE2" w:rsidDel="005D5052">
                <w:rPr>
                  <w:rFonts w:eastAsia="Times New Roman" w:cs="Arial"/>
                  <w:color w:val="4B4B63"/>
                  <w:sz w:val="20"/>
                  <w:szCs w:val="20"/>
                  <w:lang w:val="en-US"/>
                </w:rPr>
                <w:delText>6781</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2495740D" w14:textId="7E339E55" w:rsidR="00546FC9" w:rsidRPr="00C47FE2" w:rsidRDefault="00546FC9" w:rsidP="00546FC9">
            <w:pPr>
              <w:spacing w:before="0" w:after="0" w:line="240" w:lineRule="auto"/>
              <w:jc w:val="right"/>
              <w:rPr>
                <w:rFonts w:eastAsia="Times New Roman" w:cs="Arial"/>
                <w:color w:val="4B4B63"/>
                <w:sz w:val="20"/>
                <w:szCs w:val="20"/>
                <w:lang w:val="en-US"/>
              </w:rPr>
            </w:pPr>
            <w:ins w:id="2365" w:author="khanguyen" w:date="2017-03-17T23:08:00Z">
              <w:r>
                <w:rPr>
                  <w:rFonts w:cs="Arial"/>
                  <w:color w:val="4B4B63"/>
                  <w:sz w:val="20"/>
                  <w:szCs w:val="20"/>
                </w:rPr>
                <w:t>0%</w:t>
              </w:r>
            </w:ins>
            <w:del w:id="2366" w:author="khanguyen" w:date="2017-03-17T23:07:00Z">
              <w:r w:rsidRPr="00C47FE2" w:rsidDel="005D5052">
                <w:rPr>
                  <w:rFonts w:eastAsia="Times New Roman" w:cs="Arial"/>
                  <w:color w:val="4B4B63"/>
                  <w:sz w:val="20"/>
                  <w:szCs w:val="20"/>
                  <w:lang w:val="en-US"/>
                </w:rPr>
                <w:delText>0%</w:delText>
              </w:r>
            </w:del>
          </w:p>
        </w:tc>
      </w:tr>
      <w:tr w:rsidR="00546FC9" w:rsidRPr="00C47FE2" w14:paraId="7866135E"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3AFAD630" w14:textId="5B98D7DF"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367" w:author="khanguyen" w:date="2017-03-17T23:08:00Z">
              <w:r>
                <w:rPr>
                  <w:rFonts w:cs="Arial"/>
                  <w:color w:val="4B4B63"/>
                  <w:sz w:val="20"/>
                  <w:szCs w:val="20"/>
                </w:rPr>
                <w:t>Click_Add_Expense</w:t>
              </w:r>
            </w:ins>
            <w:del w:id="2368" w:author="khanguyen" w:date="2017-03-17T23:07:00Z">
              <w:r w:rsidRPr="00C47FE2" w:rsidDel="005D5052">
                <w:rPr>
                  <w:rFonts w:eastAsia="Times New Roman" w:cs="Arial"/>
                  <w:color w:val="4B4B63"/>
                  <w:sz w:val="20"/>
                  <w:szCs w:val="20"/>
                  <w:lang w:val="en-US"/>
                </w:rPr>
                <w:delText>Click_Add_Invoice</w:delText>
              </w:r>
            </w:del>
          </w:p>
        </w:tc>
        <w:tc>
          <w:tcPr>
            <w:tcW w:w="846" w:type="dxa"/>
            <w:tcBorders>
              <w:top w:val="nil"/>
              <w:left w:val="nil"/>
              <w:bottom w:val="single" w:sz="4" w:space="0" w:color="ACB9CA"/>
              <w:right w:val="single" w:sz="4" w:space="0" w:color="ACB9CA"/>
            </w:tcBorders>
            <w:shd w:val="clear" w:color="000000" w:fill="FFFFFF"/>
            <w:vAlign w:val="center"/>
            <w:hideMark/>
          </w:tcPr>
          <w:p w14:paraId="43F7BF29" w14:textId="06904030" w:rsidR="00546FC9" w:rsidRPr="00C47FE2" w:rsidRDefault="00546FC9" w:rsidP="00546FC9">
            <w:pPr>
              <w:spacing w:before="0" w:after="0" w:line="240" w:lineRule="auto"/>
              <w:jc w:val="right"/>
              <w:rPr>
                <w:rFonts w:eastAsia="Times New Roman" w:cs="Arial"/>
                <w:color w:val="4B4B63"/>
                <w:sz w:val="20"/>
                <w:szCs w:val="20"/>
                <w:lang w:val="en-US"/>
              </w:rPr>
            </w:pPr>
            <w:ins w:id="2369" w:author="khanguyen" w:date="2017-03-17T23:08:00Z">
              <w:r>
                <w:rPr>
                  <w:rFonts w:cs="Arial"/>
                  <w:color w:val="4B4B63"/>
                  <w:sz w:val="20"/>
                  <w:szCs w:val="20"/>
                </w:rPr>
                <w:t>1454</w:t>
              </w:r>
            </w:ins>
            <w:del w:id="2370" w:author="khanguyen" w:date="2017-03-17T23:07:00Z">
              <w:r w:rsidRPr="00C47FE2" w:rsidDel="005D5052">
                <w:rPr>
                  <w:rFonts w:eastAsia="Times New Roman" w:cs="Arial"/>
                  <w:color w:val="4B4B63"/>
                  <w:sz w:val="20"/>
                  <w:szCs w:val="20"/>
                  <w:lang w:val="en-US"/>
                </w:rPr>
                <w:delText>1457</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126D6BED" w14:textId="49DE2C89" w:rsidR="00546FC9" w:rsidRPr="00C47FE2" w:rsidRDefault="00546FC9" w:rsidP="00546FC9">
            <w:pPr>
              <w:spacing w:before="0" w:after="0" w:line="240" w:lineRule="auto"/>
              <w:jc w:val="right"/>
              <w:rPr>
                <w:rFonts w:eastAsia="Times New Roman" w:cs="Arial"/>
                <w:color w:val="4B4B63"/>
                <w:sz w:val="20"/>
                <w:szCs w:val="20"/>
                <w:lang w:val="en-US"/>
              </w:rPr>
            </w:pPr>
            <w:ins w:id="2371" w:author="khanguyen" w:date="2017-03-17T23:08:00Z">
              <w:r>
                <w:rPr>
                  <w:rFonts w:cs="Arial"/>
                  <w:color w:val="4B4B63"/>
                  <w:sz w:val="20"/>
                  <w:szCs w:val="20"/>
                </w:rPr>
                <w:t>148.79</w:t>
              </w:r>
            </w:ins>
            <w:del w:id="2372" w:author="khanguyen" w:date="2017-03-17T23:07:00Z">
              <w:r w:rsidRPr="00C47FE2" w:rsidDel="005D5052">
                <w:rPr>
                  <w:rFonts w:eastAsia="Times New Roman" w:cs="Arial"/>
                  <w:color w:val="4B4B63"/>
                  <w:sz w:val="20"/>
                  <w:szCs w:val="20"/>
                  <w:lang w:val="en-US"/>
                </w:rPr>
                <w:delText>175.29</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0AD22962" w14:textId="4568D1E7" w:rsidR="00546FC9" w:rsidRPr="00C47FE2" w:rsidRDefault="00546FC9" w:rsidP="00546FC9">
            <w:pPr>
              <w:spacing w:before="0" w:after="0" w:line="240" w:lineRule="auto"/>
              <w:jc w:val="right"/>
              <w:rPr>
                <w:rFonts w:eastAsia="Times New Roman" w:cs="Arial"/>
                <w:color w:val="4B4B63"/>
                <w:sz w:val="20"/>
                <w:szCs w:val="20"/>
                <w:lang w:val="en-US"/>
              </w:rPr>
            </w:pPr>
            <w:ins w:id="2373" w:author="khanguyen" w:date="2017-03-17T23:08:00Z">
              <w:r>
                <w:rPr>
                  <w:rFonts w:cs="Arial"/>
                  <w:color w:val="4B4B63"/>
                  <w:sz w:val="20"/>
                  <w:szCs w:val="20"/>
                </w:rPr>
                <w:t>393.6</w:t>
              </w:r>
            </w:ins>
            <w:del w:id="2374" w:author="khanguyen" w:date="2017-03-17T23:07:00Z">
              <w:r w:rsidRPr="00C47FE2" w:rsidDel="005D5052">
                <w:rPr>
                  <w:rFonts w:eastAsia="Times New Roman" w:cs="Arial"/>
                  <w:color w:val="4B4B63"/>
                  <w:sz w:val="20"/>
                  <w:szCs w:val="20"/>
                  <w:lang w:val="en-US"/>
                </w:rPr>
                <w:delText>435</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3B8A569D" w14:textId="5885AE52" w:rsidR="00546FC9" w:rsidRPr="00C47FE2" w:rsidRDefault="00546FC9" w:rsidP="00546FC9">
            <w:pPr>
              <w:spacing w:before="0" w:after="0" w:line="240" w:lineRule="auto"/>
              <w:jc w:val="right"/>
              <w:rPr>
                <w:rFonts w:eastAsia="Times New Roman" w:cs="Arial"/>
                <w:color w:val="4B4B63"/>
                <w:sz w:val="20"/>
                <w:szCs w:val="20"/>
                <w:lang w:val="en-US"/>
              </w:rPr>
            </w:pPr>
            <w:ins w:id="2375" w:author="khanguyen" w:date="2017-03-17T23:08:00Z">
              <w:r>
                <w:rPr>
                  <w:rFonts w:cs="Arial"/>
                  <w:color w:val="4B4B63"/>
                  <w:sz w:val="20"/>
                  <w:szCs w:val="20"/>
                </w:rPr>
                <w:t>613.28</w:t>
              </w:r>
            </w:ins>
            <w:del w:id="2376" w:author="khanguyen" w:date="2017-03-17T23:07:00Z">
              <w:r w:rsidRPr="00C47FE2" w:rsidDel="005D5052">
                <w:rPr>
                  <w:rFonts w:eastAsia="Times New Roman" w:cs="Arial"/>
                  <w:color w:val="4B4B63"/>
                  <w:sz w:val="20"/>
                  <w:szCs w:val="20"/>
                  <w:lang w:val="en-US"/>
                </w:rPr>
                <w:delText>630</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45299FD9" w14:textId="31E192CD" w:rsidR="00546FC9" w:rsidRPr="00C47FE2" w:rsidRDefault="00546FC9" w:rsidP="00546FC9">
            <w:pPr>
              <w:spacing w:before="0" w:after="0" w:line="240" w:lineRule="auto"/>
              <w:jc w:val="right"/>
              <w:rPr>
                <w:rFonts w:eastAsia="Times New Roman" w:cs="Arial"/>
                <w:color w:val="4B4B63"/>
                <w:sz w:val="20"/>
                <w:szCs w:val="20"/>
                <w:lang w:val="en-US"/>
              </w:rPr>
            </w:pPr>
            <w:ins w:id="2377" w:author="khanguyen" w:date="2017-03-17T23:08:00Z">
              <w:r>
                <w:rPr>
                  <w:rFonts w:cs="Arial"/>
                  <w:color w:val="4B4B63"/>
                  <w:sz w:val="20"/>
                  <w:szCs w:val="20"/>
                </w:rPr>
                <w:t>1921.92</w:t>
              </w:r>
            </w:ins>
            <w:del w:id="2378" w:author="khanguyen" w:date="2017-03-17T23:07:00Z">
              <w:r w:rsidRPr="00C47FE2" w:rsidDel="005D5052">
                <w:rPr>
                  <w:rFonts w:eastAsia="Times New Roman" w:cs="Arial"/>
                  <w:color w:val="4B4B63"/>
                  <w:sz w:val="20"/>
                  <w:szCs w:val="20"/>
                  <w:lang w:val="en-US"/>
                </w:rPr>
                <w:delText>1073</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68E6275D" w14:textId="10849180" w:rsidR="00546FC9" w:rsidRPr="00C47FE2" w:rsidRDefault="00546FC9" w:rsidP="00546FC9">
            <w:pPr>
              <w:spacing w:before="0" w:after="0" w:line="240" w:lineRule="auto"/>
              <w:jc w:val="right"/>
              <w:rPr>
                <w:rFonts w:eastAsia="Times New Roman" w:cs="Arial"/>
                <w:color w:val="4B4B63"/>
                <w:sz w:val="20"/>
                <w:szCs w:val="20"/>
                <w:lang w:val="en-US"/>
              </w:rPr>
            </w:pPr>
            <w:ins w:id="2379" w:author="khanguyen" w:date="2017-03-17T23:08:00Z">
              <w:r>
                <w:rPr>
                  <w:rFonts w:cs="Arial"/>
                  <w:color w:val="4B4B63"/>
                  <w:sz w:val="20"/>
                  <w:szCs w:val="20"/>
                </w:rPr>
                <w:t>1</w:t>
              </w:r>
            </w:ins>
            <w:del w:id="2380" w:author="khanguyen" w:date="2017-03-17T23:07:00Z">
              <w:r w:rsidRPr="00C47FE2" w:rsidDel="005D5052">
                <w:rPr>
                  <w:rFonts w:eastAsia="Times New Roman" w:cs="Arial"/>
                  <w:color w:val="4B4B63"/>
                  <w:sz w:val="20"/>
                  <w:szCs w:val="20"/>
                  <w:lang w:val="en-US"/>
                </w:rPr>
                <w:delText>3</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60810B53" w14:textId="36B4A57A" w:rsidR="00546FC9" w:rsidRPr="00C47FE2" w:rsidRDefault="00546FC9" w:rsidP="00546FC9">
            <w:pPr>
              <w:spacing w:before="0" w:after="0" w:line="240" w:lineRule="auto"/>
              <w:jc w:val="right"/>
              <w:rPr>
                <w:rFonts w:eastAsia="Times New Roman" w:cs="Arial"/>
                <w:color w:val="4B4B63"/>
                <w:sz w:val="20"/>
                <w:szCs w:val="20"/>
                <w:lang w:val="en-US"/>
              </w:rPr>
            </w:pPr>
            <w:ins w:id="2381" w:author="khanguyen" w:date="2017-03-17T23:08:00Z">
              <w:r>
                <w:rPr>
                  <w:rFonts w:cs="Arial"/>
                  <w:color w:val="4B4B63"/>
                  <w:sz w:val="20"/>
                  <w:szCs w:val="20"/>
                </w:rPr>
                <w:t>6781</w:t>
              </w:r>
            </w:ins>
            <w:del w:id="2382" w:author="khanguyen" w:date="2017-03-17T23:07:00Z">
              <w:r w:rsidRPr="00C47FE2" w:rsidDel="005D5052">
                <w:rPr>
                  <w:rFonts w:eastAsia="Times New Roman" w:cs="Arial"/>
                  <w:color w:val="4B4B63"/>
                  <w:sz w:val="20"/>
                  <w:szCs w:val="20"/>
                  <w:lang w:val="en-US"/>
                </w:rPr>
                <w:delText>2211</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519C689C" w14:textId="7FDE6B88" w:rsidR="00546FC9" w:rsidRPr="00C47FE2" w:rsidRDefault="00546FC9" w:rsidP="00546FC9">
            <w:pPr>
              <w:spacing w:before="0" w:after="0" w:line="240" w:lineRule="auto"/>
              <w:jc w:val="right"/>
              <w:rPr>
                <w:rFonts w:eastAsia="Times New Roman" w:cs="Arial"/>
                <w:color w:val="4B4B63"/>
                <w:sz w:val="20"/>
                <w:szCs w:val="20"/>
                <w:lang w:val="en-US"/>
              </w:rPr>
            </w:pPr>
            <w:ins w:id="2383" w:author="khanguyen" w:date="2017-03-17T23:08:00Z">
              <w:r>
                <w:rPr>
                  <w:rFonts w:cs="Arial"/>
                  <w:color w:val="4B4B63"/>
                  <w:sz w:val="20"/>
                  <w:szCs w:val="20"/>
                </w:rPr>
                <w:t>0%</w:t>
              </w:r>
            </w:ins>
            <w:del w:id="2384" w:author="khanguyen" w:date="2017-03-17T23:07:00Z">
              <w:r w:rsidRPr="00C47FE2" w:rsidDel="005D5052">
                <w:rPr>
                  <w:rFonts w:eastAsia="Times New Roman" w:cs="Arial"/>
                  <w:color w:val="4B4B63"/>
                  <w:sz w:val="20"/>
                  <w:szCs w:val="20"/>
                  <w:lang w:val="en-US"/>
                </w:rPr>
                <w:delText>0%</w:delText>
              </w:r>
            </w:del>
          </w:p>
        </w:tc>
      </w:tr>
      <w:tr w:rsidR="00546FC9" w:rsidRPr="00C47FE2" w14:paraId="1DFEFE7C"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7F01F029" w14:textId="57EFCD93"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385" w:author="khanguyen" w:date="2017-03-17T23:08:00Z">
              <w:r>
                <w:rPr>
                  <w:rFonts w:cs="Arial"/>
                  <w:color w:val="4B4B63"/>
                  <w:sz w:val="20"/>
                  <w:szCs w:val="20"/>
                </w:rPr>
                <w:t>Click_Add_Invoice</w:t>
              </w:r>
            </w:ins>
            <w:del w:id="2386" w:author="khanguyen" w:date="2017-03-17T23:07:00Z">
              <w:r w:rsidRPr="00C47FE2" w:rsidDel="005D5052">
                <w:rPr>
                  <w:rFonts w:eastAsia="Times New Roman" w:cs="Arial"/>
                  <w:color w:val="4B4B63"/>
                  <w:sz w:val="20"/>
                  <w:szCs w:val="20"/>
                  <w:lang w:val="en-US"/>
                </w:rPr>
                <w:delText>Click_Add_Note</w:delText>
              </w:r>
            </w:del>
          </w:p>
        </w:tc>
        <w:tc>
          <w:tcPr>
            <w:tcW w:w="846" w:type="dxa"/>
            <w:tcBorders>
              <w:top w:val="nil"/>
              <w:left w:val="nil"/>
              <w:bottom w:val="single" w:sz="4" w:space="0" w:color="ACB9CA"/>
              <w:right w:val="single" w:sz="4" w:space="0" w:color="ACB9CA"/>
            </w:tcBorders>
            <w:shd w:val="clear" w:color="000000" w:fill="FFFFFF"/>
            <w:vAlign w:val="center"/>
            <w:hideMark/>
          </w:tcPr>
          <w:p w14:paraId="08674E35" w14:textId="30F8FDF5" w:rsidR="00546FC9" w:rsidRPr="00C47FE2" w:rsidRDefault="00546FC9" w:rsidP="00546FC9">
            <w:pPr>
              <w:spacing w:before="0" w:after="0" w:line="240" w:lineRule="auto"/>
              <w:jc w:val="right"/>
              <w:rPr>
                <w:rFonts w:eastAsia="Times New Roman" w:cs="Arial"/>
                <w:color w:val="4B4B63"/>
                <w:sz w:val="20"/>
                <w:szCs w:val="20"/>
                <w:lang w:val="en-US"/>
              </w:rPr>
            </w:pPr>
            <w:ins w:id="2387" w:author="khanguyen" w:date="2017-03-17T23:08:00Z">
              <w:r>
                <w:rPr>
                  <w:rFonts w:cs="Arial"/>
                  <w:color w:val="4B4B63"/>
                  <w:sz w:val="20"/>
                  <w:szCs w:val="20"/>
                </w:rPr>
                <w:t>1457</w:t>
              </w:r>
            </w:ins>
            <w:del w:id="2388" w:author="khanguyen" w:date="2017-03-17T23:07:00Z">
              <w:r w:rsidRPr="00C47FE2" w:rsidDel="005D5052">
                <w:rPr>
                  <w:rFonts w:eastAsia="Times New Roman" w:cs="Arial"/>
                  <w:color w:val="4B4B63"/>
                  <w:sz w:val="20"/>
                  <w:szCs w:val="20"/>
                  <w:lang w:val="en-US"/>
                </w:rPr>
                <w:delText>5176</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7E2FFDB9" w14:textId="60604A71" w:rsidR="00546FC9" w:rsidRPr="00C47FE2" w:rsidRDefault="00546FC9" w:rsidP="00546FC9">
            <w:pPr>
              <w:spacing w:before="0" w:after="0" w:line="240" w:lineRule="auto"/>
              <w:jc w:val="right"/>
              <w:rPr>
                <w:rFonts w:eastAsia="Times New Roman" w:cs="Arial"/>
                <w:color w:val="4B4B63"/>
                <w:sz w:val="20"/>
                <w:szCs w:val="20"/>
                <w:lang w:val="en-US"/>
              </w:rPr>
            </w:pPr>
            <w:ins w:id="2389" w:author="khanguyen" w:date="2017-03-17T23:08:00Z">
              <w:r>
                <w:rPr>
                  <w:rFonts w:cs="Arial"/>
                  <w:color w:val="4B4B63"/>
                  <w:sz w:val="20"/>
                  <w:szCs w:val="20"/>
                </w:rPr>
                <w:t>175.29</w:t>
              </w:r>
            </w:ins>
            <w:del w:id="2390" w:author="khanguyen" w:date="2017-03-17T23:07:00Z">
              <w:r w:rsidRPr="00C47FE2" w:rsidDel="005D5052">
                <w:rPr>
                  <w:rFonts w:eastAsia="Times New Roman" w:cs="Arial"/>
                  <w:color w:val="4B4B63"/>
                  <w:sz w:val="20"/>
                  <w:szCs w:val="20"/>
                  <w:lang w:val="en-US"/>
                </w:rPr>
                <w:delText>250.86</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1225A46F" w14:textId="5B2E8481" w:rsidR="00546FC9" w:rsidRPr="00C47FE2" w:rsidRDefault="00546FC9" w:rsidP="00546FC9">
            <w:pPr>
              <w:spacing w:before="0" w:after="0" w:line="240" w:lineRule="auto"/>
              <w:jc w:val="right"/>
              <w:rPr>
                <w:rFonts w:eastAsia="Times New Roman" w:cs="Arial"/>
                <w:color w:val="4B4B63"/>
                <w:sz w:val="20"/>
                <w:szCs w:val="20"/>
                <w:lang w:val="en-US"/>
              </w:rPr>
            </w:pPr>
            <w:ins w:id="2391" w:author="khanguyen" w:date="2017-03-17T23:08:00Z">
              <w:r>
                <w:rPr>
                  <w:rFonts w:cs="Arial"/>
                  <w:color w:val="4B4B63"/>
                  <w:sz w:val="20"/>
                  <w:szCs w:val="20"/>
                </w:rPr>
                <w:t>435</w:t>
              </w:r>
            </w:ins>
            <w:del w:id="2392" w:author="khanguyen" w:date="2017-03-17T23:07:00Z">
              <w:r w:rsidRPr="00C47FE2" w:rsidDel="005D5052">
                <w:rPr>
                  <w:rFonts w:eastAsia="Times New Roman" w:cs="Arial"/>
                  <w:color w:val="4B4B63"/>
                  <w:sz w:val="20"/>
                  <w:szCs w:val="20"/>
                  <w:lang w:val="en-US"/>
                </w:rPr>
                <w:delText>532.44</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9220479" w14:textId="29EDAAD0" w:rsidR="00546FC9" w:rsidRPr="00C47FE2" w:rsidRDefault="00546FC9" w:rsidP="00546FC9">
            <w:pPr>
              <w:spacing w:before="0" w:after="0" w:line="240" w:lineRule="auto"/>
              <w:jc w:val="right"/>
              <w:rPr>
                <w:rFonts w:eastAsia="Times New Roman" w:cs="Arial"/>
                <w:color w:val="4B4B63"/>
                <w:sz w:val="20"/>
                <w:szCs w:val="20"/>
                <w:lang w:val="en-US"/>
              </w:rPr>
            </w:pPr>
            <w:ins w:id="2393" w:author="khanguyen" w:date="2017-03-17T23:08:00Z">
              <w:r>
                <w:rPr>
                  <w:rFonts w:cs="Arial"/>
                  <w:color w:val="4B4B63"/>
                  <w:sz w:val="20"/>
                  <w:szCs w:val="20"/>
                </w:rPr>
                <w:t>630</w:t>
              </w:r>
            </w:ins>
            <w:del w:id="2394" w:author="khanguyen" w:date="2017-03-17T23:07:00Z">
              <w:r w:rsidRPr="00C47FE2" w:rsidDel="005D5052">
                <w:rPr>
                  <w:rFonts w:eastAsia="Times New Roman" w:cs="Arial"/>
                  <w:color w:val="4B4B63"/>
                  <w:sz w:val="20"/>
                  <w:szCs w:val="20"/>
                  <w:lang w:val="en-US"/>
                </w:rPr>
                <w:delText>962.57</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3912811B" w14:textId="36402247" w:rsidR="00546FC9" w:rsidRPr="00C47FE2" w:rsidRDefault="00546FC9" w:rsidP="00546FC9">
            <w:pPr>
              <w:spacing w:before="0" w:after="0" w:line="240" w:lineRule="auto"/>
              <w:jc w:val="right"/>
              <w:rPr>
                <w:rFonts w:eastAsia="Times New Roman" w:cs="Arial"/>
                <w:color w:val="4B4B63"/>
                <w:sz w:val="20"/>
                <w:szCs w:val="20"/>
                <w:lang w:val="en-US"/>
              </w:rPr>
            </w:pPr>
            <w:ins w:id="2395" w:author="khanguyen" w:date="2017-03-17T23:08:00Z">
              <w:r>
                <w:rPr>
                  <w:rFonts w:cs="Arial"/>
                  <w:color w:val="4B4B63"/>
                  <w:sz w:val="20"/>
                  <w:szCs w:val="20"/>
                </w:rPr>
                <w:t>1073</w:t>
              </w:r>
            </w:ins>
            <w:del w:id="2396" w:author="khanguyen" w:date="2017-03-17T23:07:00Z">
              <w:r w:rsidRPr="00C47FE2" w:rsidDel="005D5052">
                <w:rPr>
                  <w:rFonts w:eastAsia="Times New Roman" w:cs="Arial"/>
                  <w:color w:val="4B4B63"/>
                  <w:sz w:val="20"/>
                  <w:szCs w:val="20"/>
                  <w:lang w:val="en-US"/>
                </w:rPr>
                <w:delText>2708.98</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15EFB8E9" w14:textId="3EAD53A7" w:rsidR="00546FC9" w:rsidRPr="00C47FE2" w:rsidRDefault="00546FC9" w:rsidP="00546FC9">
            <w:pPr>
              <w:spacing w:before="0" w:after="0" w:line="240" w:lineRule="auto"/>
              <w:jc w:val="right"/>
              <w:rPr>
                <w:rFonts w:eastAsia="Times New Roman" w:cs="Arial"/>
                <w:color w:val="4B4B63"/>
                <w:sz w:val="20"/>
                <w:szCs w:val="20"/>
                <w:lang w:val="en-US"/>
              </w:rPr>
            </w:pPr>
            <w:ins w:id="2397" w:author="khanguyen" w:date="2017-03-17T23:08:00Z">
              <w:r>
                <w:rPr>
                  <w:rFonts w:cs="Arial"/>
                  <w:color w:val="4B4B63"/>
                  <w:sz w:val="20"/>
                  <w:szCs w:val="20"/>
                </w:rPr>
                <w:t>3</w:t>
              </w:r>
            </w:ins>
            <w:del w:id="2398" w:author="khanguyen" w:date="2017-03-17T23:07:00Z">
              <w:r w:rsidRPr="00C47FE2" w:rsidDel="005D5052">
                <w:rPr>
                  <w:rFonts w:eastAsia="Times New Roman" w:cs="Arial"/>
                  <w:color w:val="4B4B63"/>
                  <w:sz w:val="20"/>
                  <w:szCs w:val="20"/>
                  <w:lang w:val="en-US"/>
                </w:rPr>
                <w:delText>3</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28957CCA" w14:textId="310CB190" w:rsidR="00546FC9" w:rsidRPr="00C47FE2" w:rsidRDefault="00546FC9" w:rsidP="00546FC9">
            <w:pPr>
              <w:spacing w:before="0" w:after="0" w:line="240" w:lineRule="auto"/>
              <w:jc w:val="right"/>
              <w:rPr>
                <w:rFonts w:eastAsia="Times New Roman" w:cs="Arial"/>
                <w:color w:val="4B4B63"/>
                <w:sz w:val="20"/>
                <w:szCs w:val="20"/>
                <w:lang w:val="en-US"/>
              </w:rPr>
            </w:pPr>
            <w:ins w:id="2399" w:author="khanguyen" w:date="2017-03-17T23:08:00Z">
              <w:r>
                <w:rPr>
                  <w:rFonts w:cs="Arial"/>
                  <w:color w:val="4B4B63"/>
                  <w:sz w:val="20"/>
                  <w:szCs w:val="20"/>
                </w:rPr>
                <w:t>2211</w:t>
              </w:r>
            </w:ins>
            <w:del w:id="2400" w:author="khanguyen" w:date="2017-03-17T23:07:00Z">
              <w:r w:rsidRPr="00C47FE2" w:rsidDel="005D5052">
                <w:rPr>
                  <w:rFonts w:eastAsia="Times New Roman" w:cs="Arial"/>
                  <w:color w:val="4B4B63"/>
                  <w:sz w:val="20"/>
                  <w:szCs w:val="20"/>
                  <w:lang w:val="en-US"/>
                </w:rPr>
                <w:delText>21083</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09E1296D" w14:textId="01F74B14" w:rsidR="00546FC9" w:rsidRPr="00C47FE2" w:rsidRDefault="00546FC9" w:rsidP="00546FC9">
            <w:pPr>
              <w:spacing w:before="0" w:after="0" w:line="240" w:lineRule="auto"/>
              <w:jc w:val="right"/>
              <w:rPr>
                <w:rFonts w:eastAsia="Times New Roman" w:cs="Arial"/>
                <w:color w:val="4B4B63"/>
                <w:sz w:val="20"/>
                <w:szCs w:val="20"/>
                <w:lang w:val="en-US"/>
              </w:rPr>
            </w:pPr>
            <w:ins w:id="2401" w:author="khanguyen" w:date="2017-03-17T23:08:00Z">
              <w:r>
                <w:rPr>
                  <w:rFonts w:cs="Arial"/>
                  <w:color w:val="4B4B63"/>
                  <w:sz w:val="20"/>
                  <w:szCs w:val="20"/>
                </w:rPr>
                <w:t>0%</w:t>
              </w:r>
            </w:ins>
            <w:del w:id="2402" w:author="khanguyen" w:date="2017-03-17T23:07:00Z">
              <w:r w:rsidRPr="00C47FE2" w:rsidDel="005D5052">
                <w:rPr>
                  <w:rFonts w:eastAsia="Times New Roman" w:cs="Arial"/>
                  <w:color w:val="4B4B63"/>
                  <w:sz w:val="20"/>
                  <w:szCs w:val="20"/>
                  <w:lang w:val="en-US"/>
                </w:rPr>
                <w:delText>0%</w:delText>
              </w:r>
            </w:del>
          </w:p>
        </w:tc>
      </w:tr>
      <w:tr w:rsidR="00546FC9" w:rsidRPr="00C47FE2" w14:paraId="2B06DD12"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5A75A440" w14:textId="57982EC6"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403" w:author="khanguyen" w:date="2017-03-17T23:08:00Z">
              <w:r>
                <w:rPr>
                  <w:rFonts w:cs="Arial"/>
                  <w:color w:val="4B4B63"/>
                  <w:sz w:val="20"/>
                  <w:szCs w:val="20"/>
                </w:rPr>
                <w:t>Click_Add_Note</w:t>
              </w:r>
            </w:ins>
            <w:del w:id="2404" w:author="khanguyen" w:date="2017-03-17T23:07:00Z">
              <w:r w:rsidRPr="00C47FE2" w:rsidDel="005D5052">
                <w:rPr>
                  <w:rFonts w:eastAsia="Times New Roman" w:cs="Arial"/>
                  <w:color w:val="4B4B63"/>
                  <w:sz w:val="20"/>
                  <w:szCs w:val="20"/>
                  <w:lang w:val="en-US"/>
                </w:rPr>
                <w:delText>Click_Add_Project</w:delText>
              </w:r>
            </w:del>
          </w:p>
        </w:tc>
        <w:tc>
          <w:tcPr>
            <w:tcW w:w="846" w:type="dxa"/>
            <w:tcBorders>
              <w:top w:val="nil"/>
              <w:left w:val="nil"/>
              <w:bottom w:val="single" w:sz="4" w:space="0" w:color="ACB9CA"/>
              <w:right w:val="single" w:sz="4" w:space="0" w:color="ACB9CA"/>
            </w:tcBorders>
            <w:shd w:val="clear" w:color="000000" w:fill="FFFFFF"/>
            <w:vAlign w:val="center"/>
            <w:hideMark/>
          </w:tcPr>
          <w:p w14:paraId="6E2B16D8" w14:textId="3CCF1E96" w:rsidR="00546FC9" w:rsidRPr="00C47FE2" w:rsidRDefault="00546FC9" w:rsidP="00546FC9">
            <w:pPr>
              <w:spacing w:before="0" w:after="0" w:line="240" w:lineRule="auto"/>
              <w:jc w:val="right"/>
              <w:rPr>
                <w:rFonts w:eastAsia="Times New Roman" w:cs="Arial"/>
                <w:color w:val="4B4B63"/>
                <w:sz w:val="20"/>
                <w:szCs w:val="20"/>
                <w:lang w:val="en-US"/>
              </w:rPr>
            </w:pPr>
            <w:ins w:id="2405" w:author="khanguyen" w:date="2017-03-17T23:08:00Z">
              <w:r>
                <w:rPr>
                  <w:rFonts w:cs="Arial"/>
                  <w:color w:val="4B4B63"/>
                  <w:sz w:val="20"/>
                  <w:szCs w:val="20"/>
                </w:rPr>
                <w:t>5176</w:t>
              </w:r>
            </w:ins>
            <w:del w:id="2406" w:author="khanguyen" w:date="2017-03-17T23:07:00Z">
              <w:r w:rsidRPr="00C47FE2" w:rsidDel="005D5052">
                <w:rPr>
                  <w:rFonts w:eastAsia="Times New Roman" w:cs="Arial"/>
                  <w:color w:val="4B4B63"/>
                  <w:sz w:val="20"/>
                  <w:szCs w:val="20"/>
                  <w:lang w:val="en-US"/>
                </w:rPr>
                <w:delText>729</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06185662" w14:textId="40B28EF6" w:rsidR="00546FC9" w:rsidRPr="00C47FE2" w:rsidRDefault="00546FC9" w:rsidP="00546FC9">
            <w:pPr>
              <w:spacing w:before="0" w:after="0" w:line="240" w:lineRule="auto"/>
              <w:jc w:val="right"/>
              <w:rPr>
                <w:rFonts w:eastAsia="Times New Roman" w:cs="Arial"/>
                <w:color w:val="4B4B63"/>
                <w:sz w:val="20"/>
                <w:szCs w:val="20"/>
                <w:lang w:val="en-US"/>
              </w:rPr>
            </w:pPr>
            <w:ins w:id="2407" w:author="khanguyen" w:date="2017-03-17T23:08:00Z">
              <w:r>
                <w:rPr>
                  <w:rFonts w:cs="Arial"/>
                  <w:color w:val="4B4B63"/>
                  <w:sz w:val="20"/>
                  <w:szCs w:val="20"/>
                </w:rPr>
                <w:t>250.86</w:t>
              </w:r>
            </w:ins>
            <w:del w:id="2408" w:author="khanguyen" w:date="2017-03-17T23:07:00Z">
              <w:r w:rsidRPr="00C47FE2" w:rsidDel="005D5052">
                <w:rPr>
                  <w:rFonts w:eastAsia="Times New Roman" w:cs="Arial"/>
                  <w:color w:val="4B4B63"/>
                  <w:sz w:val="20"/>
                  <w:szCs w:val="20"/>
                  <w:lang w:val="en-US"/>
                </w:rPr>
                <w:delText>122.21</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6EB68F18" w14:textId="70892293" w:rsidR="00546FC9" w:rsidRPr="00C47FE2" w:rsidRDefault="00546FC9" w:rsidP="00546FC9">
            <w:pPr>
              <w:spacing w:before="0" w:after="0" w:line="240" w:lineRule="auto"/>
              <w:jc w:val="right"/>
              <w:rPr>
                <w:rFonts w:eastAsia="Times New Roman" w:cs="Arial"/>
                <w:color w:val="4B4B63"/>
                <w:sz w:val="20"/>
                <w:szCs w:val="20"/>
                <w:lang w:val="en-US"/>
              </w:rPr>
            </w:pPr>
            <w:ins w:id="2409" w:author="khanguyen" w:date="2017-03-17T23:08:00Z">
              <w:r>
                <w:rPr>
                  <w:rFonts w:cs="Arial"/>
                  <w:color w:val="4B4B63"/>
                  <w:sz w:val="20"/>
                  <w:szCs w:val="20"/>
                </w:rPr>
                <w:t>532.44</w:t>
              </w:r>
            </w:ins>
            <w:del w:id="2410" w:author="khanguyen" w:date="2017-03-17T23:07:00Z">
              <w:r w:rsidRPr="00C47FE2" w:rsidDel="005D5052">
                <w:rPr>
                  <w:rFonts w:eastAsia="Times New Roman" w:cs="Arial"/>
                  <w:color w:val="4B4B63"/>
                  <w:sz w:val="20"/>
                  <w:szCs w:val="20"/>
                  <w:lang w:val="en-US"/>
                </w:rPr>
                <w:delText>296</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6C9C6CF9" w14:textId="214B8D74" w:rsidR="00546FC9" w:rsidRPr="00C47FE2" w:rsidRDefault="00546FC9" w:rsidP="00546FC9">
            <w:pPr>
              <w:spacing w:before="0" w:after="0" w:line="240" w:lineRule="auto"/>
              <w:jc w:val="right"/>
              <w:rPr>
                <w:rFonts w:eastAsia="Times New Roman" w:cs="Arial"/>
                <w:color w:val="4B4B63"/>
                <w:sz w:val="20"/>
                <w:szCs w:val="20"/>
                <w:lang w:val="en-US"/>
              </w:rPr>
            </w:pPr>
            <w:ins w:id="2411" w:author="khanguyen" w:date="2017-03-17T23:08:00Z">
              <w:r>
                <w:rPr>
                  <w:rFonts w:cs="Arial"/>
                  <w:color w:val="4B4B63"/>
                  <w:sz w:val="20"/>
                  <w:szCs w:val="20"/>
                </w:rPr>
                <w:t>962.57</w:t>
              </w:r>
            </w:ins>
            <w:del w:id="2412" w:author="khanguyen" w:date="2017-03-17T23:07:00Z">
              <w:r w:rsidRPr="00C47FE2" w:rsidDel="005D5052">
                <w:rPr>
                  <w:rFonts w:eastAsia="Times New Roman" w:cs="Arial"/>
                  <w:color w:val="4B4B63"/>
                  <w:sz w:val="20"/>
                  <w:szCs w:val="20"/>
                  <w:lang w:val="en-US"/>
                </w:rPr>
                <w:delText>388</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480D83F8" w14:textId="0F54FEA1" w:rsidR="00546FC9" w:rsidRPr="00C47FE2" w:rsidRDefault="00546FC9" w:rsidP="00546FC9">
            <w:pPr>
              <w:spacing w:before="0" w:after="0" w:line="240" w:lineRule="auto"/>
              <w:jc w:val="right"/>
              <w:rPr>
                <w:rFonts w:eastAsia="Times New Roman" w:cs="Arial"/>
                <w:color w:val="4B4B63"/>
                <w:sz w:val="20"/>
                <w:szCs w:val="20"/>
                <w:lang w:val="en-US"/>
              </w:rPr>
            </w:pPr>
            <w:ins w:id="2413" w:author="khanguyen" w:date="2017-03-17T23:08:00Z">
              <w:r>
                <w:rPr>
                  <w:rFonts w:cs="Arial"/>
                  <w:color w:val="4B4B63"/>
                  <w:sz w:val="20"/>
                  <w:szCs w:val="20"/>
                </w:rPr>
                <w:t>2708.98</w:t>
              </w:r>
            </w:ins>
            <w:del w:id="2414" w:author="khanguyen" w:date="2017-03-17T23:07:00Z">
              <w:r w:rsidRPr="00C47FE2" w:rsidDel="005D5052">
                <w:rPr>
                  <w:rFonts w:eastAsia="Times New Roman" w:cs="Arial"/>
                  <w:color w:val="4B4B63"/>
                  <w:sz w:val="20"/>
                  <w:szCs w:val="20"/>
                  <w:lang w:val="en-US"/>
                </w:rPr>
                <w:delText>671</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498C9025" w14:textId="38CA1A0D" w:rsidR="00546FC9" w:rsidRPr="00C47FE2" w:rsidRDefault="00546FC9" w:rsidP="00546FC9">
            <w:pPr>
              <w:spacing w:before="0" w:after="0" w:line="240" w:lineRule="auto"/>
              <w:jc w:val="right"/>
              <w:rPr>
                <w:rFonts w:eastAsia="Times New Roman" w:cs="Arial"/>
                <w:color w:val="4B4B63"/>
                <w:sz w:val="20"/>
                <w:szCs w:val="20"/>
                <w:lang w:val="en-US"/>
              </w:rPr>
            </w:pPr>
            <w:ins w:id="2415" w:author="khanguyen" w:date="2017-03-17T23:08:00Z">
              <w:r>
                <w:rPr>
                  <w:rFonts w:cs="Arial"/>
                  <w:color w:val="4B4B63"/>
                  <w:sz w:val="20"/>
                  <w:szCs w:val="20"/>
                </w:rPr>
                <w:t>3</w:t>
              </w:r>
            </w:ins>
            <w:del w:id="2416" w:author="khanguyen" w:date="2017-03-17T23:07:00Z">
              <w:r w:rsidRPr="00C47FE2" w:rsidDel="005D5052">
                <w:rPr>
                  <w:rFonts w:eastAsia="Times New Roman" w:cs="Arial"/>
                  <w:color w:val="4B4B63"/>
                  <w:sz w:val="20"/>
                  <w:szCs w:val="20"/>
                  <w:lang w:val="en-US"/>
                </w:rPr>
                <w:delText>3</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3082A71F" w14:textId="5396CCE4" w:rsidR="00546FC9" w:rsidRPr="00C47FE2" w:rsidRDefault="00546FC9" w:rsidP="00546FC9">
            <w:pPr>
              <w:spacing w:before="0" w:after="0" w:line="240" w:lineRule="auto"/>
              <w:jc w:val="right"/>
              <w:rPr>
                <w:rFonts w:eastAsia="Times New Roman" w:cs="Arial"/>
                <w:color w:val="4B4B63"/>
                <w:sz w:val="20"/>
                <w:szCs w:val="20"/>
                <w:lang w:val="en-US"/>
              </w:rPr>
            </w:pPr>
            <w:ins w:id="2417" w:author="khanguyen" w:date="2017-03-17T23:08:00Z">
              <w:r>
                <w:rPr>
                  <w:rFonts w:cs="Arial"/>
                  <w:color w:val="4B4B63"/>
                  <w:sz w:val="20"/>
                  <w:szCs w:val="20"/>
                </w:rPr>
                <w:t>21083</w:t>
              </w:r>
            </w:ins>
            <w:del w:id="2418" w:author="khanguyen" w:date="2017-03-17T23:07:00Z">
              <w:r w:rsidRPr="00C47FE2" w:rsidDel="005D5052">
                <w:rPr>
                  <w:rFonts w:eastAsia="Times New Roman" w:cs="Arial"/>
                  <w:color w:val="4B4B63"/>
                  <w:sz w:val="20"/>
                  <w:szCs w:val="20"/>
                  <w:lang w:val="en-US"/>
                </w:rPr>
                <w:delText>952</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1F521546" w14:textId="1E56C2FF" w:rsidR="00546FC9" w:rsidRPr="00C47FE2" w:rsidRDefault="00546FC9" w:rsidP="00546FC9">
            <w:pPr>
              <w:spacing w:before="0" w:after="0" w:line="240" w:lineRule="auto"/>
              <w:jc w:val="right"/>
              <w:rPr>
                <w:rFonts w:eastAsia="Times New Roman" w:cs="Arial"/>
                <w:color w:val="4B4B63"/>
                <w:sz w:val="20"/>
                <w:szCs w:val="20"/>
                <w:lang w:val="en-US"/>
              </w:rPr>
            </w:pPr>
            <w:ins w:id="2419" w:author="khanguyen" w:date="2017-03-17T23:08:00Z">
              <w:r>
                <w:rPr>
                  <w:rFonts w:cs="Arial"/>
                  <w:color w:val="4B4B63"/>
                  <w:sz w:val="20"/>
                  <w:szCs w:val="20"/>
                </w:rPr>
                <w:t>0%</w:t>
              </w:r>
            </w:ins>
            <w:del w:id="2420" w:author="khanguyen" w:date="2017-03-17T23:07:00Z">
              <w:r w:rsidRPr="00C47FE2" w:rsidDel="005D5052">
                <w:rPr>
                  <w:rFonts w:eastAsia="Times New Roman" w:cs="Arial"/>
                  <w:color w:val="4B4B63"/>
                  <w:sz w:val="20"/>
                  <w:szCs w:val="20"/>
                  <w:lang w:val="en-US"/>
                </w:rPr>
                <w:delText>0%</w:delText>
              </w:r>
            </w:del>
          </w:p>
        </w:tc>
      </w:tr>
      <w:tr w:rsidR="00546FC9" w:rsidRPr="00C47FE2" w14:paraId="44B27944"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415BCFAF" w14:textId="2A39CBF9"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421" w:author="khanguyen" w:date="2017-03-17T23:08:00Z">
              <w:r>
                <w:rPr>
                  <w:rFonts w:cs="Arial"/>
                  <w:color w:val="4B4B63"/>
                  <w:sz w:val="20"/>
                  <w:szCs w:val="20"/>
                </w:rPr>
                <w:t>Click_Add_Project</w:t>
              </w:r>
            </w:ins>
            <w:del w:id="2422" w:author="khanguyen" w:date="2017-03-17T23:07:00Z">
              <w:r w:rsidRPr="00C47FE2" w:rsidDel="005D5052">
                <w:rPr>
                  <w:rFonts w:eastAsia="Times New Roman" w:cs="Arial"/>
                  <w:color w:val="4B4B63"/>
                  <w:sz w:val="20"/>
                  <w:szCs w:val="20"/>
                  <w:lang w:val="en-US"/>
                </w:rPr>
                <w:delText>Click_Add_Reminder</w:delText>
              </w:r>
            </w:del>
          </w:p>
        </w:tc>
        <w:tc>
          <w:tcPr>
            <w:tcW w:w="846" w:type="dxa"/>
            <w:tcBorders>
              <w:top w:val="nil"/>
              <w:left w:val="nil"/>
              <w:bottom w:val="single" w:sz="4" w:space="0" w:color="ACB9CA"/>
              <w:right w:val="single" w:sz="4" w:space="0" w:color="ACB9CA"/>
            </w:tcBorders>
            <w:shd w:val="clear" w:color="000000" w:fill="FFFFFF"/>
            <w:vAlign w:val="center"/>
            <w:hideMark/>
          </w:tcPr>
          <w:p w14:paraId="7A3B45BC" w14:textId="34E41042" w:rsidR="00546FC9" w:rsidRPr="00C47FE2" w:rsidRDefault="00546FC9" w:rsidP="00546FC9">
            <w:pPr>
              <w:spacing w:before="0" w:after="0" w:line="240" w:lineRule="auto"/>
              <w:jc w:val="right"/>
              <w:rPr>
                <w:rFonts w:eastAsia="Times New Roman" w:cs="Arial"/>
                <w:color w:val="4B4B63"/>
                <w:sz w:val="20"/>
                <w:szCs w:val="20"/>
                <w:lang w:val="en-US"/>
              </w:rPr>
            </w:pPr>
            <w:ins w:id="2423" w:author="khanguyen" w:date="2017-03-17T23:08:00Z">
              <w:r>
                <w:rPr>
                  <w:rFonts w:cs="Arial"/>
                  <w:color w:val="4B4B63"/>
                  <w:sz w:val="20"/>
                  <w:szCs w:val="20"/>
                </w:rPr>
                <w:t>729</w:t>
              </w:r>
            </w:ins>
            <w:del w:id="2424" w:author="khanguyen" w:date="2017-03-17T23:07:00Z">
              <w:r w:rsidRPr="00C47FE2" w:rsidDel="005D5052">
                <w:rPr>
                  <w:rFonts w:eastAsia="Times New Roman" w:cs="Arial"/>
                  <w:color w:val="4B4B63"/>
                  <w:sz w:val="20"/>
                  <w:szCs w:val="20"/>
                  <w:lang w:val="en-US"/>
                </w:rPr>
                <w:delText>4925</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4EEF4358" w14:textId="29C647E1" w:rsidR="00546FC9" w:rsidRPr="00C47FE2" w:rsidRDefault="00546FC9" w:rsidP="00546FC9">
            <w:pPr>
              <w:spacing w:before="0" w:after="0" w:line="240" w:lineRule="auto"/>
              <w:jc w:val="right"/>
              <w:rPr>
                <w:rFonts w:eastAsia="Times New Roman" w:cs="Arial"/>
                <w:color w:val="4B4B63"/>
                <w:sz w:val="20"/>
                <w:szCs w:val="20"/>
                <w:lang w:val="en-US"/>
              </w:rPr>
            </w:pPr>
            <w:ins w:id="2425" w:author="khanguyen" w:date="2017-03-17T23:08:00Z">
              <w:r>
                <w:rPr>
                  <w:rFonts w:cs="Arial"/>
                  <w:color w:val="4B4B63"/>
                  <w:sz w:val="20"/>
                  <w:szCs w:val="20"/>
                </w:rPr>
                <w:t>122.21</w:t>
              </w:r>
            </w:ins>
            <w:del w:id="2426" w:author="khanguyen" w:date="2017-03-17T23:07:00Z">
              <w:r w:rsidRPr="00C47FE2" w:rsidDel="005D5052">
                <w:rPr>
                  <w:rFonts w:eastAsia="Times New Roman" w:cs="Arial"/>
                  <w:color w:val="4B4B63"/>
                  <w:sz w:val="20"/>
                  <w:szCs w:val="20"/>
                  <w:lang w:val="en-US"/>
                </w:rPr>
                <w:delText>249.63</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BF75F29" w14:textId="0A2FB816" w:rsidR="00546FC9" w:rsidRPr="00C47FE2" w:rsidRDefault="00546FC9" w:rsidP="00546FC9">
            <w:pPr>
              <w:spacing w:before="0" w:after="0" w:line="240" w:lineRule="auto"/>
              <w:jc w:val="right"/>
              <w:rPr>
                <w:rFonts w:eastAsia="Times New Roman" w:cs="Arial"/>
                <w:color w:val="4B4B63"/>
                <w:sz w:val="20"/>
                <w:szCs w:val="20"/>
                <w:lang w:val="en-US"/>
              </w:rPr>
            </w:pPr>
            <w:ins w:id="2427" w:author="khanguyen" w:date="2017-03-17T23:08:00Z">
              <w:r>
                <w:rPr>
                  <w:rFonts w:cs="Arial"/>
                  <w:color w:val="4B4B63"/>
                  <w:sz w:val="20"/>
                  <w:szCs w:val="20"/>
                </w:rPr>
                <w:t>296</w:t>
              </w:r>
            </w:ins>
            <w:del w:id="2428" w:author="khanguyen" w:date="2017-03-17T23:07:00Z">
              <w:r w:rsidRPr="00C47FE2" w:rsidDel="005D5052">
                <w:rPr>
                  <w:rFonts w:eastAsia="Times New Roman" w:cs="Arial"/>
                  <w:color w:val="4B4B63"/>
                  <w:sz w:val="20"/>
                  <w:szCs w:val="20"/>
                  <w:lang w:val="en-US"/>
                </w:rPr>
                <w:delText>461.6</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6C0A79B7" w14:textId="53B8B583" w:rsidR="00546FC9" w:rsidRPr="00C47FE2" w:rsidRDefault="00546FC9" w:rsidP="00546FC9">
            <w:pPr>
              <w:spacing w:before="0" w:after="0" w:line="240" w:lineRule="auto"/>
              <w:jc w:val="right"/>
              <w:rPr>
                <w:rFonts w:eastAsia="Times New Roman" w:cs="Arial"/>
                <w:color w:val="4B4B63"/>
                <w:sz w:val="20"/>
                <w:szCs w:val="20"/>
                <w:lang w:val="en-US"/>
              </w:rPr>
            </w:pPr>
            <w:ins w:id="2429" w:author="khanguyen" w:date="2017-03-17T23:08:00Z">
              <w:r>
                <w:rPr>
                  <w:rFonts w:cs="Arial"/>
                  <w:color w:val="4B4B63"/>
                  <w:sz w:val="20"/>
                  <w:szCs w:val="20"/>
                </w:rPr>
                <w:t>388</w:t>
              </w:r>
            </w:ins>
            <w:del w:id="2430" w:author="khanguyen" w:date="2017-03-17T23:07:00Z">
              <w:r w:rsidRPr="00C47FE2" w:rsidDel="005D5052">
                <w:rPr>
                  <w:rFonts w:eastAsia="Times New Roman" w:cs="Arial"/>
                  <w:color w:val="4B4B63"/>
                  <w:sz w:val="20"/>
                  <w:szCs w:val="20"/>
                  <w:lang w:val="en-US"/>
                </w:rPr>
                <w:delText>785.35</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68EC48CE" w14:textId="6F319E58" w:rsidR="00546FC9" w:rsidRPr="00C47FE2" w:rsidRDefault="00546FC9" w:rsidP="00546FC9">
            <w:pPr>
              <w:spacing w:before="0" w:after="0" w:line="240" w:lineRule="auto"/>
              <w:jc w:val="right"/>
              <w:rPr>
                <w:rFonts w:eastAsia="Times New Roman" w:cs="Arial"/>
                <w:color w:val="4B4B63"/>
                <w:sz w:val="20"/>
                <w:szCs w:val="20"/>
                <w:lang w:val="en-US"/>
              </w:rPr>
            </w:pPr>
            <w:ins w:id="2431" w:author="khanguyen" w:date="2017-03-17T23:08:00Z">
              <w:r>
                <w:rPr>
                  <w:rFonts w:cs="Arial"/>
                  <w:color w:val="4B4B63"/>
                  <w:sz w:val="20"/>
                  <w:szCs w:val="20"/>
                </w:rPr>
                <w:t>671</w:t>
              </w:r>
            </w:ins>
            <w:del w:id="2432" w:author="khanguyen" w:date="2017-03-17T23:07:00Z">
              <w:r w:rsidRPr="00C47FE2" w:rsidDel="005D5052">
                <w:rPr>
                  <w:rFonts w:eastAsia="Times New Roman" w:cs="Arial"/>
                  <w:color w:val="4B4B63"/>
                  <w:sz w:val="20"/>
                  <w:szCs w:val="20"/>
                  <w:lang w:val="en-US"/>
                </w:rPr>
                <w:delText>3343.46</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4BB1F342" w14:textId="246F547B" w:rsidR="00546FC9" w:rsidRPr="00C47FE2" w:rsidRDefault="00546FC9" w:rsidP="00546FC9">
            <w:pPr>
              <w:spacing w:before="0" w:after="0" w:line="240" w:lineRule="auto"/>
              <w:jc w:val="right"/>
              <w:rPr>
                <w:rFonts w:eastAsia="Times New Roman" w:cs="Arial"/>
                <w:color w:val="4B4B63"/>
                <w:sz w:val="20"/>
                <w:szCs w:val="20"/>
                <w:lang w:val="en-US"/>
              </w:rPr>
            </w:pPr>
            <w:ins w:id="2433" w:author="khanguyen" w:date="2017-03-17T23:08:00Z">
              <w:r>
                <w:rPr>
                  <w:rFonts w:cs="Arial"/>
                  <w:color w:val="4B4B63"/>
                  <w:sz w:val="20"/>
                  <w:szCs w:val="20"/>
                </w:rPr>
                <w:t>3</w:t>
              </w:r>
            </w:ins>
            <w:del w:id="2434" w:author="khanguyen" w:date="2017-03-17T23:07:00Z">
              <w:r w:rsidRPr="00C47FE2" w:rsidDel="005D5052">
                <w:rPr>
                  <w:rFonts w:eastAsia="Times New Roman" w:cs="Arial"/>
                  <w:color w:val="4B4B63"/>
                  <w:sz w:val="20"/>
                  <w:szCs w:val="20"/>
                  <w:lang w:val="en-US"/>
                </w:rPr>
                <w:delText>3</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04CDFE73" w14:textId="0ECC8E32" w:rsidR="00546FC9" w:rsidRPr="00C47FE2" w:rsidRDefault="00546FC9" w:rsidP="00546FC9">
            <w:pPr>
              <w:spacing w:before="0" w:after="0" w:line="240" w:lineRule="auto"/>
              <w:jc w:val="right"/>
              <w:rPr>
                <w:rFonts w:eastAsia="Times New Roman" w:cs="Arial"/>
                <w:color w:val="4B4B63"/>
                <w:sz w:val="20"/>
                <w:szCs w:val="20"/>
                <w:lang w:val="en-US"/>
              </w:rPr>
            </w:pPr>
            <w:ins w:id="2435" w:author="khanguyen" w:date="2017-03-17T23:08:00Z">
              <w:r>
                <w:rPr>
                  <w:rFonts w:cs="Arial"/>
                  <w:color w:val="4B4B63"/>
                  <w:sz w:val="20"/>
                  <w:szCs w:val="20"/>
                </w:rPr>
                <w:t>952</w:t>
              </w:r>
            </w:ins>
            <w:del w:id="2436" w:author="khanguyen" w:date="2017-03-17T23:07:00Z">
              <w:r w:rsidRPr="00C47FE2" w:rsidDel="005D5052">
                <w:rPr>
                  <w:rFonts w:eastAsia="Times New Roman" w:cs="Arial"/>
                  <w:color w:val="4B4B63"/>
                  <w:sz w:val="20"/>
                  <w:szCs w:val="20"/>
                  <w:lang w:val="en-US"/>
                </w:rPr>
                <w:delText>21071</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6DA74296" w14:textId="0885B57C" w:rsidR="00546FC9" w:rsidRPr="00C47FE2" w:rsidRDefault="00546FC9" w:rsidP="00546FC9">
            <w:pPr>
              <w:spacing w:before="0" w:after="0" w:line="240" w:lineRule="auto"/>
              <w:jc w:val="right"/>
              <w:rPr>
                <w:rFonts w:eastAsia="Times New Roman" w:cs="Arial"/>
                <w:color w:val="4B4B63"/>
                <w:sz w:val="20"/>
                <w:szCs w:val="20"/>
                <w:lang w:val="en-US"/>
              </w:rPr>
            </w:pPr>
            <w:ins w:id="2437" w:author="khanguyen" w:date="2017-03-17T23:08:00Z">
              <w:r>
                <w:rPr>
                  <w:rFonts w:cs="Arial"/>
                  <w:color w:val="4B4B63"/>
                  <w:sz w:val="20"/>
                  <w:szCs w:val="20"/>
                </w:rPr>
                <w:t>0%</w:t>
              </w:r>
            </w:ins>
            <w:del w:id="2438" w:author="khanguyen" w:date="2017-03-17T23:07:00Z">
              <w:r w:rsidRPr="00C47FE2" w:rsidDel="005D5052">
                <w:rPr>
                  <w:rFonts w:eastAsia="Times New Roman" w:cs="Arial"/>
                  <w:color w:val="4B4B63"/>
                  <w:sz w:val="20"/>
                  <w:szCs w:val="20"/>
                  <w:lang w:val="en-US"/>
                </w:rPr>
                <w:delText>0%</w:delText>
              </w:r>
            </w:del>
          </w:p>
        </w:tc>
      </w:tr>
      <w:tr w:rsidR="00546FC9" w:rsidRPr="00C47FE2" w14:paraId="07D519BE" w14:textId="77777777" w:rsidTr="00546FC9">
        <w:trPr>
          <w:trHeight w:val="300"/>
          <w:ins w:id="2439"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30419B43" w14:textId="0B5D1BC8" w:rsidR="00546FC9" w:rsidRPr="00C47FE2" w:rsidRDefault="00546FC9" w:rsidP="00546FC9">
            <w:pPr>
              <w:spacing w:before="0" w:after="0" w:line="240" w:lineRule="auto"/>
              <w:ind w:firstLineChars="100" w:firstLine="200"/>
              <w:rPr>
                <w:ins w:id="2440" w:author="khanguyen" w:date="2017-03-17T23:06:00Z"/>
                <w:rFonts w:eastAsia="Times New Roman" w:cs="Arial"/>
                <w:color w:val="4B4B63"/>
                <w:sz w:val="20"/>
                <w:szCs w:val="20"/>
                <w:lang w:val="en-US"/>
              </w:rPr>
            </w:pPr>
            <w:ins w:id="2441" w:author="khanguyen" w:date="2017-03-17T23:08:00Z">
              <w:r>
                <w:rPr>
                  <w:rFonts w:cs="Arial"/>
                  <w:color w:val="4B4B63"/>
                  <w:sz w:val="20"/>
                  <w:szCs w:val="20"/>
                </w:rPr>
                <w:t>Click_Add_Reminder</w:t>
              </w:r>
            </w:ins>
          </w:p>
        </w:tc>
        <w:tc>
          <w:tcPr>
            <w:tcW w:w="846" w:type="dxa"/>
            <w:tcBorders>
              <w:top w:val="nil"/>
              <w:left w:val="nil"/>
              <w:bottom w:val="single" w:sz="4" w:space="0" w:color="ACB9CA"/>
              <w:right w:val="single" w:sz="4" w:space="0" w:color="ACB9CA"/>
            </w:tcBorders>
            <w:shd w:val="clear" w:color="000000" w:fill="FFFFFF"/>
            <w:vAlign w:val="center"/>
          </w:tcPr>
          <w:p w14:paraId="5FEE347D" w14:textId="1B045178" w:rsidR="00546FC9" w:rsidRPr="00C47FE2" w:rsidRDefault="00546FC9" w:rsidP="00546FC9">
            <w:pPr>
              <w:spacing w:before="0" w:after="0" w:line="240" w:lineRule="auto"/>
              <w:jc w:val="right"/>
              <w:rPr>
                <w:ins w:id="2442" w:author="khanguyen" w:date="2017-03-17T23:06:00Z"/>
                <w:rFonts w:eastAsia="Times New Roman" w:cs="Arial"/>
                <w:color w:val="4B4B63"/>
                <w:sz w:val="20"/>
                <w:szCs w:val="20"/>
                <w:lang w:val="en-US"/>
              </w:rPr>
            </w:pPr>
            <w:ins w:id="2443" w:author="khanguyen" w:date="2017-03-17T23:08:00Z">
              <w:r>
                <w:rPr>
                  <w:rFonts w:cs="Arial"/>
                  <w:color w:val="4B4B63"/>
                  <w:sz w:val="20"/>
                  <w:szCs w:val="20"/>
                </w:rPr>
                <w:t>4925</w:t>
              </w:r>
            </w:ins>
          </w:p>
        </w:tc>
        <w:tc>
          <w:tcPr>
            <w:tcW w:w="1475" w:type="dxa"/>
            <w:tcBorders>
              <w:top w:val="nil"/>
              <w:left w:val="nil"/>
              <w:bottom w:val="single" w:sz="4" w:space="0" w:color="ACB9CA"/>
              <w:right w:val="single" w:sz="4" w:space="0" w:color="ACB9CA"/>
            </w:tcBorders>
            <w:shd w:val="clear" w:color="000000" w:fill="FFFFFF"/>
            <w:vAlign w:val="center"/>
          </w:tcPr>
          <w:p w14:paraId="50608B1E" w14:textId="5A0BFCF1" w:rsidR="00546FC9" w:rsidRPr="00C47FE2" w:rsidRDefault="00546FC9" w:rsidP="00546FC9">
            <w:pPr>
              <w:spacing w:before="0" w:after="0" w:line="240" w:lineRule="auto"/>
              <w:jc w:val="right"/>
              <w:rPr>
                <w:ins w:id="2444" w:author="khanguyen" w:date="2017-03-17T23:06:00Z"/>
                <w:rFonts w:eastAsia="Times New Roman" w:cs="Arial"/>
                <w:color w:val="4B4B63"/>
                <w:sz w:val="20"/>
                <w:szCs w:val="20"/>
                <w:lang w:val="en-US"/>
              </w:rPr>
            </w:pPr>
            <w:ins w:id="2445" w:author="khanguyen" w:date="2017-03-17T23:08:00Z">
              <w:r>
                <w:rPr>
                  <w:rFonts w:cs="Arial"/>
                  <w:color w:val="4B4B63"/>
                  <w:sz w:val="20"/>
                  <w:szCs w:val="20"/>
                </w:rPr>
                <w:t>249.63</w:t>
              </w:r>
            </w:ins>
          </w:p>
        </w:tc>
        <w:tc>
          <w:tcPr>
            <w:tcW w:w="1397" w:type="dxa"/>
            <w:tcBorders>
              <w:top w:val="nil"/>
              <w:left w:val="nil"/>
              <w:bottom w:val="single" w:sz="4" w:space="0" w:color="ACB9CA"/>
              <w:right w:val="single" w:sz="4" w:space="0" w:color="ACB9CA"/>
            </w:tcBorders>
            <w:shd w:val="clear" w:color="000000" w:fill="FFFFFF"/>
            <w:vAlign w:val="center"/>
          </w:tcPr>
          <w:p w14:paraId="22C5EF0B" w14:textId="50EA862A" w:rsidR="00546FC9" w:rsidRPr="00C47FE2" w:rsidRDefault="00546FC9" w:rsidP="00546FC9">
            <w:pPr>
              <w:spacing w:before="0" w:after="0" w:line="240" w:lineRule="auto"/>
              <w:jc w:val="right"/>
              <w:rPr>
                <w:ins w:id="2446" w:author="khanguyen" w:date="2017-03-17T23:06:00Z"/>
                <w:rFonts w:eastAsia="Times New Roman" w:cs="Arial"/>
                <w:color w:val="4B4B63"/>
                <w:sz w:val="20"/>
                <w:szCs w:val="20"/>
                <w:lang w:val="en-US"/>
              </w:rPr>
            </w:pPr>
            <w:ins w:id="2447" w:author="khanguyen" w:date="2017-03-17T23:08:00Z">
              <w:r>
                <w:rPr>
                  <w:rFonts w:cs="Arial"/>
                  <w:color w:val="4B4B63"/>
                  <w:sz w:val="20"/>
                  <w:szCs w:val="20"/>
                </w:rPr>
                <w:t>461.6</w:t>
              </w:r>
            </w:ins>
          </w:p>
        </w:tc>
        <w:tc>
          <w:tcPr>
            <w:tcW w:w="1397" w:type="dxa"/>
            <w:tcBorders>
              <w:top w:val="nil"/>
              <w:left w:val="nil"/>
              <w:bottom w:val="single" w:sz="4" w:space="0" w:color="ACB9CA"/>
              <w:right w:val="single" w:sz="4" w:space="0" w:color="ACB9CA"/>
            </w:tcBorders>
            <w:shd w:val="clear" w:color="000000" w:fill="FFFFFF"/>
            <w:vAlign w:val="center"/>
          </w:tcPr>
          <w:p w14:paraId="1E70371D" w14:textId="6F521ABA" w:rsidR="00546FC9" w:rsidRPr="00C47FE2" w:rsidRDefault="00546FC9" w:rsidP="00546FC9">
            <w:pPr>
              <w:spacing w:before="0" w:after="0" w:line="240" w:lineRule="auto"/>
              <w:jc w:val="right"/>
              <w:rPr>
                <w:ins w:id="2448" w:author="khanguyen" w:date="2017-03-17T23:06:00Z"/>
                <w:rFonts w:eastAsia="Times New Roman" w:cs="Arial"/>
                <w:color w:val="4B4B63"/>
                <w:sz w:val="20"/>
                <w:szCs w:val="20"/>
                <w:lang w:val="en-US"/>
              </w:rPr>
            </w:pPr>
            <w:ins w:id="2449" w:author="khanguyen" w:date="2017-03-17T23:08:00Z">
              <w:r>
                <w:rPr>
                  <w:rFonts w:cs="Arial"/>
                  <w:color w:val="4B4B63"/>
                  <w:sz w:val="20"/>
                  <w:szCs w:val="20"/>
                </w:rPr>
                <w:t>785.35</w:t>
              </w:r>
            </w:ins>
          </w:p>
        </w:tc>
        <w:tc>
          <w:tcPr>
            <w:tcW w:w="1554" w:type="dxa"/>
            <w:tcBorders>
              <w:top w:val="nil"/>
              <w:left w:val="nil"/>
              <w:bottom w:val="single" w:sz="4" w:space="0" w:color="ACB9CA"/>
              <w:right w:val="single" w:sz="4" w:space="0" w:color="ACB9CA"/>
            </w:tcBorders>
            <w:shd w:val="clear" w:color="000000" w:fill="FFFFFF"/>
            <w:vAlign w:val="center"/>
          </w:tcPr>
          <w:p w14:paraId="51FF1D44" w14:textId="71A9AE92" w:rsidR="00546FC9" w:rsidRPr="00C47FE2" w:rsidRDefault="00546FC9" w:rsidP="00546FC9">
            <w:pPr>
              <w:spacing w:before="0" w:after="0" w:line="240" w:lineRule="auto"/>
              <w:jc w:val="right"/>
              <w:rPr>
                <w:ins w:id="2450" w:author="khanguyen" w:date="2017-03-17T23:06:00Z"/>
                <w:rFonts w:eastAsia="Times New Roman" w:cs="Arial"/>
                <w:color w:val="4B4B63"/>
                <w:sz w:val="20"/>
                <w:szCs w:val="20"/>
                <w:lang w:val="en-US"/>
              </w:rPr>
            </w:pPr>
            <w:ins w:id="2451" w:author="khanguyen" w:date="2017-03-17T23:08:00Z">
              <w:r>
                <w:rPr>
                  <w:rFonts w:cs="Arial"/>
                  <w:color w:val="4B4B63"/>
                  <w:sz w:val="20"/>
                  <w:szCs w:val="20"/>
                </w:rPr>
                <w:t>3343.46</w:t>
              </w:r>
            </w:ins>
          </w:p>
        </w:tc>
        <w:tc>
          <w:tcPr>
            <w:tcW w:w="1160" w:type="dxa"/>
            <w:tcBorders>
              <w:top w:val="nil"/>
              <w:left w:val="nil"/>
              <w:bottom w:val="single" w:sz="4" w:space="0" w:color="ACB9CA"/>
              <w:right w:val="single" w:sz="4" w:space="0" w:color="ACB9CA"/>
            </w:tcBorders>
            <w:shd w:val="clear" w:color="000000" w:fill="FFFFFF"/>
            <w:vAlign w:val="center"/>
          </w:tcPr>
          <w:p w14:paraId="4312895A" w14:textId="7A75903B" w:rsidR="00546FC9" w:rsidRPr="00C47FE2" w:rsidRDefault="00546FC9" w:rsidP="00546FC9">
            <w:pPr>
              <w:spacing w:before="0" w:after="0" w:line="240" w:lineRule="auto"/>
              <w:jc w:val="right"/>
              <w:rPr>
                <w:ins w:id="2452" w:author="khanguyen" w:date="2017-03-17T23:06:00Z"/>
                <w:rFonts w:eastAsia="Times New Roman" w:cs="Arial"/>
                <w:color w:val="4B4B63"/>
                <w:sz w:val="20"/>
                <w:szCs w:val="20"/>
                <w:lang w:val="en-US"/>
              </w:rPr>
            </w:pPr>
            <w:ins w:id="2453" w:author="khanguyen" w:date="2017-03-17T23:08:00Z">
              <w:r>
                <w:rPr>
                  <w:rFonts w:cs="Arial"/>
                  <w:color w:val="4B4B63"/>
                  <w:sz w:val="20"/>
                  <w:szCs w:val="20"/>
                </w:rPr>
                <w:t>3</w:t>
              </w:r>
            </w:ins>
          </w:p>
        </w:tc>
        <w:tc>
          <w:tcPr>
            <w:tcW w:w="1318" w:type="dxa"/>
            <w:tcBorders>
              <w:top w:val="nil"/>
              <w:left w:val="nil"/>
              <w:bottom w:val="single" w:sz="4" w:space="0" w:color="ACB9CA"/>
              <w:right w:val="single" w:sz="4" w:space="0" w:color="ACB9CA"/>
            </w:tcBorders>
            <w:shd w:val="clear" w:color="000000" w:fill="FFFFFF"/>
            <w:vAlign w:val="center"/>
          </w:tcPr>
          <w:p w14:paraId="392C1EC2" w14:textId="0E692EE6" w:rsidR="00546FC9" w:rsidRPr="00C47FE2" w:rsidRDefault="00546FC9" w:rsidP="00546FC9">
            <w:pPr>
              <w:spacing w:before="0" w:after="0" w:line="240" w:lineRule="auto"/>
              <w:jc w:val="right"/>
              <w:rPr>
                <w:ins w:id="2454" w:author="khanguyen" w:date="2017-03-17T23:06:00Z"/>
                <w:rFonts w:eastAsia="Times New Roman" w:cs="Arial"/>
                <w:color w:val="4B4B63"/>
                <w:sz w:val="20"/>
                <w:szCs w:val="20"/>
                <w:lang w:val="en-US"/>
              </w:rPr>
            </w:pPr>
            <w:ins w:id="2455" w:author="khanguyen" w:date="2017-03-17T23:08:00Z">
              <w:r>
                <w:rPr>
                  <w:rFonts w:cs="Arial"/>
                  <w:color w:val="4B4B63"/>
                  <w:sz w:val="20"/>
                  <w:szCs w:val="20"/>
                </w:rPr>
                <w:t>21071</w:t>
              </w:r>
            </w:ins>
          </w:p>
        </w:tc>
        <w:tc>
          <w:tcPr>
            <w:tcW w:w="1176" w:type="dxa"/>
            <w:tcBorders>
              <w:top w:val="nil"/>
              <w:left w:val="nil"/>
              <w:bottom w:val="single" w:sz="4" w:space="0" w:color="ACB9CA"/>
              <w:right w:val="single" w:sz="4" w:space="0" w:color="ACB9CA"/>
            </w:tcBorders>
            <w:shd w:val="clear" w:color="000000" w:fill="FFFFFF"/>
            <w:vAlign w:val="center"/>
          </w:tcPr>
          <w:p w14:paraId="6CA4C2E1" w14:textId="44ECE3C7" w:rsidR="00546FC9" w:rsidRPr="00C47FE2" w:rsidRDefault="00546FC9" w:rsidP="00546FC9">
            <w:pPr>
              <w:spacing w:before="0" w:after="0" w:line="240" w:lineRule="auto"/>
              <w:jc w:val="right"/>
              <w:rPr>
                <w:ins w:id="2456" w:author="khanguyen" w:date="2017-03-17T23:06:00Z"/>
                <w:rFonts w:eastAsia="Times New Roman" w:cs="Arial"/>
                <w:color w:val="4B4B63"/>
                <w:sz w:val="20"/>
                <w:szCs w:val="20"/>
                <w:lang w:val="en-US"/>
              </w:rPr>
            </w:pPr>
            <w:ins w:id="2457" w:author="khanguyen" w:date="2017-03-17T23:08:00Z">
              <w:r>
                <w:rPr>
                  <w:rFonts w:cs="Arial"/>
                  <w:color w:val="4B4B63"/>
                  <w:sz w:val="20"/>
                  <w:szCs w:val="20"/>
                </w:rPr>
                <w:t>0%</w:t>
              </w:r>
            </w:ins>
          </w:p>
        </w:tc>
      </w:tr>
      <w:tr w:rsidR="00546FC9" w:rsidRPr="00C47FE2" w14:paraId="7063DD1A" w14:textId="77777777" w:rsidTr="00546FC9">
        <w:trPr>
          <w:trHeight w:val="300"/>
          <w:ins w:id="2458"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154945FF" w14:textId="2CA16D2E" w:rsidR="00546FC9" w:rsidRPr="00C47FE2" w:rsidRDefault="00546FC9" w:rsidP="00546FC9">
            <w:pPr>
              <w:spacing w:before="0" w:after="0" w:line="240" w:lineRule="auto"/>
              <w:ind w:firstLineChars="100" w:firstLine="200"/>
              <w:rPr>
                <w:ins w:id="2459" w:author="khanguyen" w:date="2017-03-17T23:06:00Z"/>
                <w:rFonts w:eastAsia="Times New Roman" w:cs="Arial"/>
                <w:color w:val="4B4B63"/>
                <w:sz w:val="20"/>
                <w:szCs w:val="20"/>
                <w:lang w:val="en-US"/>
              </w:rPr>
            </w:pPr>
            <w:ins w:id="2460" w:author="khanguyen" w:date="2017-03-17T23:08:00Z">
              <w:r>
                <w:rPr>
                  <w:rFonts w:cs="Arial"/>
                  <w:color w:val="4B4B63"/>
                  <w:sz w:val="20"/>
                  <w:szCs w:val="20"/>
                </w:rPr>
                <w:t>Click_Add_Sale</w:t>
              </w:r>
            </w:ins>
          </w:p>
        </w:tc>
        <w:tc>
          <w:tcPr>
            <w:tcW w:w="846" w:type="dxa"/>
            <w:tcBorders>
              <w:top w:val="nil"/>
              <w:left w:val="nil"/>
              <w:bottom w:val="single" w:sz="4" w:space="0" w:color="ACB9CA"/>
              <w:right w:val="single" w:sz="4" w:space="0" w:color="ACB9CA"/>
            </w:tcBorders>
            <w:shd w:val="clear" w:color="000000" w:fill="FFFFFF"/>
            <w:vAlign w:val="center"/>
          </w:tcPr>
          <w:p w14:paraId="370F156A" w14:textId="6B380834" w:rsidR="00546FC9" w:rsidRPr="00C47FE2" w:rsidRDefault="00546FC9" w:rsidP="00546FC9">
            <w:pPr>
              <w:spacing w:before="0" w:after="0" w:line="240" w:lineRule="auto"/>
              <w:jc w:val="right"/>
              <w:rPr>
                <w:ins w:id="2461" w:author="khanguyen" w:date="2017-03-17T23:06:00Z"/>
                <w:rFonts w:eastAsia="Times New Roman" w:cs="Arial"/>
                <w:color w:val="4B4B63"/>
                <w:sz w:val="20"/>
                <w:szCs w:val="20"/>
                <w:lang w:val="en-US"/>
              </w:rPr>
            </w:pPr>
            <w:ins w:id="2462" w:author="khanguyen" w:date="2017-03-17T23:08:00Z">
              <w:r>
                <w:rPr>
                  <w:rFonts w:cs="Arial"/>
                  <w:color w:val="4B4B63"/>
                  <w:sz w:val="20"/>
                  <w:szCs w:val="20"/>
                </w:rPr>
                <w:t>2704</w:t>
              </w:r>
            </w:ins>
          </w:p>
        </w:tc>
        <w:tc>
          <w:tcPr>
            <w:tcW w:w="1475" w:type="dxa"/>
            <w:tcBorders>
              <w:top w:val="nil"/>
              <w:left w:val="nil"/>
              <w:bottom w:val="single" w:sz="4" w:space="0" w:color="ACB9CA"/>
              <w:right w:val="single" w:sz="4" w:space="0" w:color="ACB9CA"/>
            </w:tcBorders>
            <w:shd w:val="clear" w:color="000000" w:fill="FFFFFF"/>
            <w:vAlign w:val="center"/>
          </w:tcPr>
          <w:p w14:paraId="58B54BD0" w14:textId="0867E25B" w:rsidR="00546FC9" w:rsidRPr="00C47FE2" w:rsidRDefault="00546FC9" w:rsidP="00546FC9">
            <w:pPr>
              <w:spacing w:before="0" w:after="0" w:line="240" w:lineRule="auto"/>
              <w:jc w:val="right"/>
              <w:rPr>
                <w:ins w:id="2463" w:author="khanguyen" w:date="2017-03-17T23:06:00Z"/>
                <w:rFonts w:eastAsia="Times New Roman" w:cs="Arial"/>
                <w:color w:val="4B4B63"/>
                <w:sz w:val="20"/>
                <w:szCs w:val="20"/>
                <w:lang w:val="en-US"/>
              </w:rPr>
            </w:pPr>
            <w:ins w:id="2464" w:author="khanguyen" w:date="2017-03-17T23:08:00Z">
              <w:r>
                <w:rPr>
                  <w:rFonts w:cs="Arial"/>
                  <w:color w:val="4B4B63"/>
                  <w:sz w:val="20"/>
                  <w:szCs w:val="20"/>
                </w:rPr>
                <w:t>63.63</w:t>
              </w:r>
            </w:ins>
          </w:p>
        </w:tc>
        <w:tc>
          <w:tcPr>
            <w:tcW w:w="1397" w:type="dxa"/>
            <w:tcBorders>
              <w:top w:val="nil"/>
              <w:left w:val="nil"/>
              <w:bottom w:val="single" w:sz="4" w:space="0" w:color="ACB9CA"/>
              <w:right w:val="single" w:sz="4" w:space="0" w:color="ACB9CA"/>
            </w:tcBorders>
            <w:shd w:val="clear" w:color="000000" w:fill="FFFFFF"/>
            <w:vAlign w:val="center"/>
          </w:tcPr>
          <w:p w14:paraId="3E2A4F44" w14:textId="44967850" w:rsidR="00546FC9" w:rsidRPr="00C47FE2" w:rsidRDefault="00546FC9" w:rsidP="00546FC9">
            <w:pPr>
              <w:spacing w:before="0" w:after="0" w:line="240" w:lineRule="auto"/>
              <w:jc w:val="right"/>
              <w:rPr>
                <w:ins w:id="2465" w:author="khanguyen" w:date="2017-03-17T23:06:00Z"/>
                <w:rFonts w:eastAsia="Times New Roman" w:cs="Arial"/>
                <w:color w:val="4B4B63"/>
                <w:sz w:val="20"/>
                <w:szCs w:val="20"/>
                <w:lang w:val="en-US"/>
              </w:rPr>
            </w:pPr>
            <w:ins w:id="2466" w:author="khanguyen" w:date="2017-03-17T23:08:00Z">
              <w:r>
                <w:rPr>
                  <w:rFonts w:cs="Arial"/>
                  <w:color w:val="4B4B63"/>
                  <w:sz w:val="20"/>
                  <w:szCs w:val="20"/>
                </w:rPr>
                <w:t>160.03</w:t>
              </w:r>
            </w:ins>
          </w:p>
        </w:tc>
        <w:tc>
          <w:tcPr>
            <w:tcW w:w="1397" w:type="dxa"/>
            <w:tcBorders>
              <w:top w:val="nil"/>
              <w:left w:val="nil"/>
              <w:bottom w:val="single" w:sz="4" w:space="0" w:color="ACB9CA"/>
              <w:right w:val="single" w:sz="4" w:space="0" w:color="ACB9CA"/>
            </w:tcBorders>
            <w:shd w:val="clear" w:color="000000" w:fill="FFFFFF"/>
            <w:vAlign w:val="center"/>
          </w:tcPr>
          <w:p w14:paraId="782FC256" w14:textId="1DAC6EF6" w:rsidR="00546FC9" w:rsidRPr="00C47FE2" w:rsidRDefault="00546FC9" w:rsidP="00546FC9">
            <w:pPr>
              <w:spacing w:before="0" w:after="0" w:line="240" w:lineRule="auto"/>
              <w:jc w:val="right"/>
              <w:rPr>
                <w:ins w:id="2467" w:author="khanguyen" w:date="2017-03-17T23:06:00Z"/>
                <w:rFonts w:eastAsia="Times New Roman" w:cs="Arial"/>
                <w:color w:val="4B4B63"/>
                <w:sz w:val="20"/>
                <w:szCs w:val="20"/>
                <w:lang w:val="en-US"/>
              </w:rPr>
            </w:pPr>
            <w:ins w:id="2468" w:author="khanguyen" w:date="2017-03-17T23:08:00Z">
              <w:r>
                <w:rPr>
                  <w:rFonts w:cs="Arial"/>
                  <w:color w:val="4B4B63"/>
                  <w:sz w:val="20"/>
                  <w:szCs w:val="20"/>
                </w:rPr>
                <w:t>265.76</w:t>
              </w:r>
            </w:ins>
          </w:p>
        </w:tc>
        <w:tc>
          <w:tcPr>
            <w:tcW w:w="1554" w:type="dxa"/>
            <w:tcBorders>
              <w:top w:val="nil"/>
              <w:left w:val="nil"/>
              <w:bottom w:val="single" w:sz="4" w:space="0" w:color="ACB9CA"/>
              <w:right w:val="single" w:sz="4" w:space="0" w:color="ACB9CA"/>
            </w:tcBorders>
            <w:shd w:val="clear" w:color="000000" w:fill="FFFFFF"/>
            <w:vAlign w:val="center"/>
          </w:tcPr>
          <w:p w14:paraId="5B3F46E4" w14:textId="043DB19A" w:rsidR="00546FC9" w:rsidRPr="00C47FE2" w:rsidRDefault="00546FC9" w:rsidP="00546FC9">
            <w:pPr>
              <w:spacing w:before="0" w:after="0" w:line="240" w:lineRule="auto"/>
              <w:jc w:val="right"/>
              <w:rPr>
                <w:ins w:id="2469" w:author="khanguyen" w:date="2017-03-17T23:06:00Z"/>
                <w:rFonts w:eastAsia="Times New Roman" w:cs="Arial"/>
                <w:color w:val="4B4B63"/>
                <w:sz w:val="20"/>
                <w:szCs w:val="20"/>
                <w:lang w:val="en-US"/>
              </w:rPr>
            </w:pPr>
            <w:ins w:id="2470" w:author="khanguyen" w:date="2017-03-17T23:08:00Z">
              <w:r>
                <w:rPr>
                  <w:rFonts w:cs="Arial"/>
                  <w:color w:val="4B4B63"/>
                  <w:sz w:val="20"/>
                  <w:szCs w:val="20"/>
                </w:rPr>
                <w:t>707.84</w:t>
              </w:r>
            </w:ins>
          </w:p>
        </w:tc>
        <w:tc>
          <w:tcPr>
            <w:tcW w:w="1160" w:type="dxa"/>
            <w:tcBorders>
              <w:top w:val="nil"/>
              <w:left w:val="nil"/>
              <w:bottom w:val="single" w:sz="4" w:space="0" w:color="ACB9CA"/>
              <w:right w:val="single" w:sz="4" w:space="0" w:color="ACB9CA"/>
            </w:tcBorders>
            <w:shd w:val="clear" w:color="000000" w:fill="FFFFFF"/>
            <w:vAlign w:val="center"/>
          </w:tcPr>
          <w:p w14:paraId="258F772A" w14:textId="334AE15C" w:rsidR="00546FC9" w:rsidRPr="00C47FE2" w:rsidRDefault="00546FC9" w:rsidP="00546FC9">
            <w:pPr>
              <w:spacing w:before="0" w:after="0" w:line="240" w:lineRule="auto"/>
              <w:jc w:val="right"/>
              <w:rPr>
                <w:ins w:id="2471" w:author="khanguyen" w:date="2017-03-17T23:06:00Z"/>
                <w:rFonts w:eastAsia="Times New Roman" w:cs="Arial"/>
                <w:color w:val="4B4B63"/>
                <w:sz w:val="20"/>
                <w:szCs w:val="20"/>
                <w:lang w:val="en-US"/>
              </w:rPr>
            </w:pPr>
            <w:ins w:id="2472" w:author="khanguyen" w:date="2017-03-17T23:08:00Z">
              <w:r>
                <w:rPr>
                  <w:rFonts w:cs="Arial"/>
                  <w:color w:val="4B4B63"/>
                  <w:sz w:val="20"/>
                  <w:szCs w:val="20"/>
                </w:rPr>
                <w:t>1</w:t>
              </w:r>
            </w:ins>
          </w:p>
        </w:tc>
        <w:tc>
          <w:tcPr>
            <w:tcW w:w="1318" w:type="dxa"/>
            <w:tcBorders>
              <w:top w:val="nil"/>
              <w:left w:val="nil"/>
              <w:bottom w:val="single" w:sz="4" w:space="0" w:color="ACB9CA"/>
              <w:right w:val="single" w:sz="4" w:space="0" w:color="ACB9CA"/>
            </w:tcBorders>
            <w:shd w:val="clear" w:color="000000" w:fill="FFFFFF"/>
            <w:vAlign w:val="center"/>
          </w:tcPr>
          <w:p w14:paraId="0BDB5409" w14:textId="52B0151A" w:rsidR="00546FC9" w:rsidRPr="00C47FE2" w:rsidRDefault="00546FC9" w:rsidP="00546FC9">
            <w:pPr>
              <w:spacing w:before="0" w:after="0" w:line="240" w:lineRule="auto"/>
              <w:jc w:val="right"/>
              <w:rPr>
                <w:ins w:id="2473" w:author="khanguyen" w:date="2017-03-17T23:06:00Z"/>
                <w:rFonts w:eastAsia="Times New Roman" w:cs="Arial"/>
                <w:color w:val="4B4B63"/>
                <w:sz w:val="20"/>
                <w:szCs w:val="20"/>
                <w:lang w:val="en-US"/>
              </w:rPr>
            </w:pPr>
            <w:ins w:id="2474" w:author="khanguyen" w:date="2017-03-17T23:08:00Z">
              <w:r>
                <w:rPr>
                  <w:rFonts w:cs="Arial"/>
                  <w:color w:val="4B4B63"/>
                  <w:sz w:val="20"/>
                  <w:szCs w:val="20"/>
                </w:rPr>
                <w:t>6150</w:t>
              </w:r>
            </w:ins>
          </w:p>
        </w:tc>
        <w:tc>
          <w:tcPr>
            <w:tcW w:w="1176" w:type="dxa"/>
            <w:tcBorders>
              <w:top w:val="nil"/>
              <w:left w:val="nil"/>
              <w:bottom w:val="single" w:sz="4" w:space="0" w:color="ACB9CA"/>
              <w:right w:val="single" w:sz="4" w:space="0" w:color="ACB9CA"/>
            </w:tcBorders>
            <w:shd w:val="clear" w:color="000000" w:fill="FFFFFF"/>
            <w:vAlign w:val="center"/>
          </w:tcPr>
          <w:p w14:paraId="7833A592" w14:textId="024BAD93" w:rsidR="00546FC9" w:rsidRPr="00C47FE2" w:rsidRDefault="00546FC9" w:rsidP="00546FC9">
            <w:pPr>
              <w:spacing w:before="0" w:after="0" w:line="240" w:lineRule="auto"/>
              <w:jc w:val="right"/>
              <w:rPr>
                <w:ins w:id="2475" w:author="khanguyen" w:date="2017-03-17T23:06:00Z"/>
                <w:rFonts w:eastAsia="Times New Roman" w:cs="Arial"/>
                <w:color w:val="4B4B63"/>
                <w:sz w:val="20"/>
                <w:szCs w:val="20"/>
                <w:lang w:val="en-US"/>
              </w:rPr>
            </w:pPr>
            <w:ins w:id="2476" w:author="khanguyen" w:date="2017-03-17T23:08:00Z">
              <w:r>
                <w:rPr>
                  <w:rFonts w:cs="Arial"/>
                  <w:color w:val="4B4B63"/>
                  <w:sz w:val="20"/>
                  <w:szCs w:val="20"/>
                </w:rPr>
                <w:t>0%</w:t>
              </w:r>
            </w:ins>
          </w:p>
        </w:tc>
      </w:tr>
      <w:tr w:rsidR="00546FC9" w:rsidRPr="00C47FE2" w14:paraId="2967AFF5" w14:textId="77777777" w:rsidTr="00546FC9">
        <w:trPr>
          <w:trHeight w:val="300"/>
          <w:ins w:id="2477"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42263371" w14:textId="6015932F" w:rsidR="00546FC9" w:rsidRPr="00C47FE2" w:rsidRDefault="00546FC9" w:rsidP="00546FC9">
            <w:pPr>
              <w:spacing w:before="0" w:after="0" w:line="240" w:lineRule="auto"/>
              <w:ind w:firstLineChars="100" w:firstLine="200"/>
              <w:rPr>
                <w:ins w:id="2478" w:author="khanguyen" w:date="2017-03-17T23:06:00Z"/>
                <w:rFonts w:eastAsia="Times New Roman" w:cs="Arial"/>
                <w:color w:val="4B4B63"/>
                <w:sz w:val="20"/>
                <w:szCs w:val="20"/>
                <w:lang w:val="en-US"/>
              </w:rPr>
            </w:pPr>
            <w:ins w:id="2479" w:author="khanguyen" w:date="2017-03-17T23:08:00Z">
              <w:r>
                <w:rPr>
                  <w:rFonts w:cs="Arial"/>
                  <w:color w:val="4B4B63"/>
                  <w:sz w:val="20"/>
                  <w:szCs w:val="20"/>
                </w:rPr>
                <w:t>Click_Add_Task</w:t>
              </w:r>
            </w:ins>
          </w:p>
        </w:tc>
        <w:tc>
          <w:tcPr>
            <w:tcW w:w="846" w:type="dxa"/>
            <w:tcBorders>
              <w:top w:val="nil"/>
              <w:left w:val="nil"/>
              <w:bottom w:val="single" w:sz="4" w:space="0" w:color="ACB9CA"/>
              <w:right w:val="single" w:sz="4" w:space="0" w:color="ACB9CA"/>
            </w:tcBorders>
            <w:shd w:val="clear" w:color="000000" w:fill="FFFFFF"/>
            <w:vAlign w:val="center"/>
          </w:tcPr>
          <w:p w14:paraId="4E905FC6" w14:textId="72822D1D" w:rsidR="00546FC9" w:rsidRPr="00C47FE2" w:rsidRDefault="00546FC9" w:rsidP="00546FC9">
            <w:pPr>
              <w:spacing w:before="0" w:after="0" w:line="240" w:lineRule="auto"/>
              <w:jc w:val="right"/>
              <w:rPr>
                <w:ins w:id="2480" w:author="khanguyen" w:date="2017-03-17T23:06:00Z"/>
                <w:rFonts w:eastAsia="Times New Roman" w:cs="Arial"/>
                <w:color w:val="4B4B63"/>
                <w:sz w:val="20"/>
                <w:szCs w:val="20"/>
                <w:lang w:val="en-US"/>
              </w:rPr>
            </w:pPr>
            <w:ins w:id="2481" w:author="khanguyen" w:date="2017-03-17T23:08:00Z">
              <w:r>
                <w:rPr>
                  <w:rFonts w:cs="Arial"/>
                  <w:color w:val="4B4B63"/>
                  <w:sz w:val="20"/>
                  <w:szCs w:val="20"/>
                </w:rPr>
                <w:t>194</w:t>
              </w:r>
            </w:ins>
          </w:p>
        </w:tc>
        <w:tc>
          <w:tcPr>
            <w:tcW w:w="1475" w:type="dxa"/>
            <w:tcBorders>
              <w:top w:val="nil"/>
              <w:left w:val="nil"/>
              <w:bottom w:val="single" w:sz="4" w:space="0" w:color="ACB9CA"/>
              <w:right w:val="single" w:sz="4" w:space="0" w:color="ACB9CA"/>
            </w:tcBorders>
            <w:shd w:val="clear" w:color="000000" w:fill="FFFFFF"/>
            <w:vAlign w:val="center"/>
          </w:tcPr>
          <w:p w14:paraId="13B71416" w14:textId="196D576A" w:rsidR="00546FC9" w:rsidRPr="00C47FE2" w:rsidRDefault="00546FC9" w:rsidP="00546FC9">
            <w:pPr>
              <w:spacing w:before="0" w:after="0" w:line="240" w:lineRule="auto"/>
              <w:jc w:val="right"/>
              <w:rPr>
                <w:ins w:id="2482" w:author="khanguyen" w:date="2017-03-17T23:06:00Z"/>
                <w:rFonts w:eastAsia="Times New Roman" w:cs="Arial"/>
                <w:color w:val="4B4B63"/>
                <w:sz w:val="20"/>
                <w:szCs w:val="20"/>
                <w:lang w:val="en-US"/>
              </w:rPr>
            </w:pPr>
            <w:ins w:id="2483" w:author="khanguyen" w:date="2017-03-17T23:08:00Z">
              <w:r>
                <w:rPr>
                  <w:rFonts w:cs="Arial"/>
                  <w:color w:val="4B4B63"/>
                  <w:sz w:val="20"/>
                  <w:szCs w:val="20"/>
                </w:rPr>
                <w:t>128.25</w:t>
              </w:r>
            </w:ins>
          </w:p>
        </w:tc>
        <w:tc>
          <w:tcPr>
            <w:tcW w:w="1397" w:type="dxa"/>
            <w:tcBorders>
              <w:top w:val="nil"/>
              <w:left w:val="nil"/>
              <w:bottom w:val="single" w:sz="4" w:space="0" w:color="ACB9CA"/>
              <w:right w:val="single" w:sz="4" w:space="0" w:color="ACB9CA"/>
            </w:tcBorders>
            <w:shd w:val="clear" w:color="000000" w:fill="FFFFFF"/>
            <w:vAlign w:val="center"/>
          </w:tcPr>
          <w:p w14:paraId="718A4BB5" w14:textId="4BFDA2C3" w:rsidR="00546FC9" w:rsidRPr="00C47FE2" w:rsidRDefault="00546FC9" w:rsidP="00546FC9">
            <w:pPr>
              <w:spacing w:before="0" w:after="0" w:line="240" w:lineRule="auto"/>
              <w:jc w:val="right"/>
              <w:rPr>
                <w:ins w:id="2484" w:author="khanguyen" w:date="2017-03-17T23:06:00Z"/>
                <w:rFonts w:eastAsia="Times New Roman" w:cs="Arial"/>
                <w:color w:val="4B4B63"/>
                <w:sz w:val="20"/>
                <w:szCs w:val="20"/>
                <w:lang w:val="en-US"/>
              </w:rPr>
            </w:pPr>
            <w:ins w:id="2485" w:author="khanguyen" w:date="2017-03-17T23:08:00Z">
              <w:r>
                <w:rPr>
                  <w:rFonts w:cs="Arial"/>
                  <w:color w:val="4B4B63"/>
                  <w:sz w:val="20"/>
                  <w:szCs w:val="20"/>
                </w:rPr>
                <w:t>282</w:t>
              </w:r>
            </w:ins>
          </w:p>
        </w:tc>
        <w:tc>
          <w:tcPr>
            <w:tcW w:w="1397" w:type="dxa"/>
            <w:tcBorders>
              <w:top w:val="nil"/>
              <w:left w:val="nil"/>
              <w:bottom w:val="single" w:sz="4" w:space="0" w:color="ACB9CA"/>
              <w:right w:val="single" w:sz="4" w:space="0" w:color="ACB9CA"/>
            </w:tcBorders>
            <w:shd w:val="clear" w:color="000000" w:fill="FFFFFF"/>
            <w:vAlign w:val="center"/>
          </w:tcPr>
          <w:p w14:paraId="6187560A" w14:textId="008C0461" w:rsidR="00546FC9" w:rsidRPr="00C47FE2" w:rsidRDefault="00546FC9" w:rsidP="00546FC9">
            <w:pPr>
              <w:spacing w:before="0" w:after="0" w:line="240" w:lineRule="auto"/>
              <w:jc w:val="right"/>
              <w:rPr>
                <w:ins w:id="2486" w:author="khanguyen" w:date="2017-03-17T23:06:00Z"/>
                <w:rFonts w:eastAsia="Times New Roman" w:cs="Arial"/>
                <w:color w:val="4B4B63"/>
                <w:sz w:val="20"/>
                <w:szCs w:val="20"/>
                <w:lang w:val="en-US"/>
              </w:rPr>
            </w:pPr>
            <w:ins w:id="2487" w:author="khanguyen" w:date="2017-03-17T23:08:00Z">
              <w:r>
                <w:rPr>
                  <w:rFonts w:cs="Arial"/>
                  <w:color w:val="4B4B63"/>
                  <w:sz w:val="20"/>
                  <w:szCs w:val="20"/>
                </w:rPr>
                <w:t>378</w:t>
              </w:r>
            </w:ins>
          </w:p>
        </w:tc>
        <w:tc>
          <w:tcPr>
            <w:tcW w:w="1554" w:type="dxa"/>
            <w:tcBorders>
              <w:top w:val="nil"/>
              <w:left w:val="nil"/>
              <w:bottom w:val="single" w:sz="4" w:space="0" w:color="ACB9CA"/>
              <w:right w:val="single" w:sz="4" w:space="0" w:color="ACB9CA"/>
            </w:tcBorders>
            <w:shd w:val="clear" w:color="000000" w:fill="FFFFFF"/>
            <w:vAlign w:val="center"/>
          </w:tcPr>
          <w:p w14:paraId="1FFC9E11" w14:textId="47345586" w:rsidR="00546FC9" w:rsidRPr="00C47FE2" w:rsidRDefault="00546FC9" w:rsidP="00546FC9">
            <w:pPr>
              <w:spacing w:before="0" w:after="0" w:line="240" w:lineRule="auto"/>
              <w:jc w:val="right"/>
              <w:rPr>
                <w:ins w:id="2488" w:author="khanguyen" w:date="2017-03-17T23:06:00Z"/>
                <w:rFonts w:eastAsia="Times New Roman" w:cs="Arial"/>
                <w:color w:val="4B4B63"/>
                <w:sz w:val="20"/>
                <w:szCs w:val="20"/>
                <w:lang w:val="en-US"/>
              </w:rPr>
            </w:pPr>
            <w:ins w:id="2489" w:author="khanguyen" w:date="2017-03-17T23:08:00Z">
              <w:r>
                <w:rPr>
                  <w:rFonts w:cs="Arial"/>
                  <w:color w:val="4B4B63"/>
                  <w:sz w:val="20"/>
                  <w:szCs w:val="20"/>
                </w:rPr>
                <w:t>829</w:t>
              </w:r>
            </w:ins>
          </w:p>
        </w:tc>
        <w:tc>
          <w:tcPr>
            <w:tcW w:w="1160" w:type="dxa"/>
            <w:tcBorders>
              <w:top w:val="nil"/>
              <w:left w:val="nil"/>
              <w:bottom w:val="single" w:sz="4" w:space="0" w:color="ACB9CA"/>
              <w:right w:val="single" w:sz="4" w:space="0" w:color="ACB9CA"/>
            </w:tcBorders>
            <w:shd w:val="clear" w:color="000000" w:fill="FFFFFF"/>
            <w:vAlign w:val="center"/>
          </w:tcPr>
          <w:p w14:paraId="3948C340" w14:textId="51A007BA" w:rsidR="00546FC9" w:rsidRPr="00C47FE2" w:rsidRDefault="00546FC9" w:rsidP="00546FC9">
            <w:pPr>
              <w:spacing w:before="0" w:after="0" w:line="240" w:lineRule="auto"/>
              <w:jc w:val="right"/>
              <w:rPr>
                <w:ins w:id="2490" w:author="khanguyen" w:date="2017-03-17T23:06:00Z"/>
                <w:rFonts w:eastAsia="Times New Roman" w:cs="Arial"/>
                <w:color w:val="4B4B63"/>
                <w:sz w:val="20"/>
                <w:szCs w:val="20"/>
                <w:lang w:val="en-US"/>
              </w:rPr>
            </w:pPr>
            <w:ins w:id="2491" w:author="khanguyen" w:date="2017-03-17T23:08:00Z">
              <w:r>
                <w:rPr>
                  <w:rFonts w:cs="Arial"/>
                  <w:color w:val="4B4B63"/>
                  <w:sz w:val="20"/>
                  <w:szCs w:val="20"/>
                </w:rPr>
                <w:t>3</w:t>
              </w:r>
            </w:ins>
          </w:p>
        </w:tc>
        <w:tc>
          <w:tcPr>
            <w:tcW w:w="1318" w:type="dxa"/>
            <w:tcBorders>
              <w:top w:val="nil"/>
              <w:left w:val="nil"/>
              <w:bottom w:val="single" w:sz="4" w:space="0" w:color="ACB9CA"/>
              <w:right w:val="single" w:sz="4" w:space="0" w:color="ACB9CA"/>
            </w:tcBorders>
            <w:shd w:val="clear" w:color="000000" w:fill="FFFFFF"/>
            <w:vAlign w:val="center"/>
          </w:tcPr>
          <w:p w14:paraId="37773642" w14:textId="7AD1EEEE" w:rsidR="00546FC9" w:rsidRPr="00C47FE2" w:rsidRDefault="00546FC9" w:rsidP="00546FC9">
            <w:pPr>
              <w:spacing w:before="0" w:after="0" w:line="240" w:lineRule="auto"/>
              <w:jc w:val="right"/>
              <w:rPr>
                <w:ins w:id="2492" w:author="khanguyen" w:date="2017-03-17T23:06:00Z"/>
                <w:rFonts w:eastAsia="Times New Roman" w:cs="Arial"/>
                <w:color w:val="4B4B63"/>
                <w:sz w:val="20"/>
                <w:szCs w:val="20"/>
                <w:lang w:val="en-US"/>
              </w:rPr>
            </w:pPr>
            <w:ins w:id="2493" w:author="khanguyen" w:date="2017-03-17T23:08:00Z">
              <w:r>
                <w:rPr>
                  <w:rFonts w:cs="Arial"/>
                  <w:color w:val="4B4B63"/>
                  <w:sz w:val="20"/>
                  <w:szCs w:val="20"/>
                </w:rPr>
                <w:t>1300</w:t>
              </w:r>
            </w:ins>
          </w:p>
        </w:tc>
        <w:tc>
          <w:tcPr>
            <w:tcW w:w="1176" w:type="dxa"/>
            <w:tcBorders>
              <w:top w:val="nil"/>
              <w:left w:val="nil"/>
              <w:bottom w:val="single" w:sz="4" w:space="0" w:color="ACB9CA"/>
              <w:right w:val="single" w:sz="4" w:space="0" w:color="ACB9CA"/>
            </w:tcBorders>
            <w:shd w:val="clear" w:color="000000" w:fill="FFFFFF"/>
            <w:vAlign w:val="center"/>
          </w:tcPr>
          <w:p w14:paraId="73694ACE" w14:textId="345A6E42" w:rsidR="00546FC9" w:rsidRPr="00C47FE2" w:rsidRDefault="00546FC9" w:rsidP="00546FC9">
            <w:pPr>
              <w:spacing w:before="0" w:after="0" w:line="240" w:lineRule="auto"/>
              <w:jc w:val="right"/>
              <w:rPr>
                <w:ins w:id="2494" w:author="khanguyen" w:date="2017-03-17T23:06:00Z"/>
                <w:rFonts w:eastAsia="Times New Roman" w:cs="Arial"/>
                <w:color w:val="4B4B63"/>
                <w:sz w:val="20"/>
                <w:szCs w:val="20"/>
                <w:lang w:val="en-US"/>
              </w:rPr>
            </w:pPr>
            <w:ins w:id="2495" w:author="khanguyen" w:date="2017-03-17T23:08:00Z">
              <w:r>
                <w:rPr>
                  <w:rFonts w:cs="Arial"/>
                  <w:color w:val="4B4B63"/>
                  <w:sz w:val="20"/>
                  <w:szCs w:val="20"/>
                </w:rPr>
                <w:t>0%</w:t>
              </w:r>
            </w:ins>
          </w:p>
        </w:tc>
      </w:tr>
      <w:tr w:rsidR="00546FC9" w:rsidRPr="00C47FE2" w14:paraId="4D933D2B" w14:textId="77777777" w:rsidTr="00546FC9">
        <w:trPr>
          <w:trHeight w:val="300"/>
          <w:ins w:id="2496"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09D60BDF" w14:textId="42AA8AFC" w:rsidR="00546FC9" w:rsidRPr="00C47FE2" w:rsidRDefault="00546FC9" w:rsidP="00546FC9">
            <w:pPr>
              <w:spacing w:before="0" w:after="0" w:line="240" w:lineRule="auto"/>
              <w:ind w:firstLineChars="100" w:firstLine="200"/>
              <w:rPr>
                <w:ins w:id="2497" w:author="khanguyen" w:date="2017-03-17T23:06:00Z"/>
                <w:rFonts w:eastAsia="Times New Roman" w:cs="Arial"/>
                <w:color w:val="4B4B63"/>
                <w:sz w:val="20"/>
                <w:szCs w:val="20"/>
                <w:lang w:val="en-US"/>
              </w:rPr>
            </w:pPr>
            <w:ins w:id="2498" w:author="khanguyen" w:date="2017-03-17T23:08:00Z">
              <w:r>
                <w:rPr>
                  <w:rFonts w:cs="Arial"/>
                  <w:color w:val="4B4B63"/>
                  <w:sz w:val="20"/>
                  <w:szCs w:val="20"/>
                </w:rPr>
                <w:t>Click_Add_Timesheet</w:t>
              </w:r>
            </w:ins>
          </w:p>
        </w:tc>
        <w:tc>
          <w:tcPr>
            <w:tcW w:w="846" w:type="dxa"/>
            <w:tcBorders>
              <w:top w:val="nil"/>
              <w:left w:val="nil"/>
              <w:bottom w:val="single" w:sz="4" w:space="0" w:color="ACB9CA"/>
              <w:right w:val="single" w:sz="4" w:space="0" w:color="ACB9CA"/>
            </w:tcBorders>
            <w:shd w:val="clear" w:color="000000" w:fill="FFFFFF"/>
            <w:vAlign w:val="center"/>
          </w:tcPr>
          <w:p w14:paraId="73921086" w14:textId="375E1613" w:rsidR="00546FC9" w:rsidRPr="00C47FE2" w:rsidRDefault="00546FC9" w:rsidP="00546FC9">
            <w:pPr>
              <w:spacing w:before="0" w:after="0" w:line="240" w:lineRule="auto"/>
              <w:jc w:val="right"/>
              <w:rPr>
                <w:ins w:id="2499" w:author="khanguyen" w:date="2017-03-17T23:06:00Z"/>
                <w:rFonts w:eastAsia="Times New Roman" w:cs="Arial"/>
                <w:color w:val="4B4B63"/>
                <w:sz w:val="20"/>
                <w:szCs w:val="20"/>
                <w:lang w:val="en-US"/>
              </w:rPr>
            </w:pPr>
            <w:ins w:id="2500" w:author="khanguyen" w:date="2017-03-17T23:08:00Z">
              <w:r>
                <w:rPr>
                  <w:rFonts w:cs="Arial"/>
                  <w:color w:val="4B4B63"/>
                  <w:sz w:val="20"/>
                  <w:szCs w:val="20"/>
                </w:rPr>
                <w:t>2180</w:t>
              </w:r>
            </w:ins>
          </w:p>
        </w:tc>
        <w:tc>
          <w:tcPr>
            <w:tcW w:w="1475" w:type="dxa"/>
            <w:tcBorders>
              <w:top w:val="nil"/>
              <w:left w:val="nil"/>
              <w:bottom w:val="single" w:sz="4" w:space="0" w:color="ACB9CA"/>
              <w:right w:val="single" w:sz="4" w:space="0" w:color="ACB9CA"/>
            </w:tcBorders>
            <w:shd w:val="clear" w:color="000000" w:fill="FFFFFF"/>
            <w:vAlign w:val="center"/>
          </w:tcPr>
          <w:p w14:paraId="4590CC75" w14:textId="1CDF20C7" w:rsidR="00546FC9" w:rsidRPr="00C47FE2" w:rsidRDefault="00546FC9" w:rsidP="00546FC9">
            <w:pPr>
              <w:spacing w:before="0" w:after="0" w:line="240" w:lineRule="auto"/>
              <w:jc w:val="right"/>
              <w:rPr>
                <w:ins w:id="2501" w:author="khanguyen" w:date="2017-03-17T23:06:00Z"/>
                <w:rFonts w:eastAsia="Times New Roman" w:cs="Arial"/>
                <w:color w:val="4B4B63"/>
                <w:sz w:val="20"/>
                <w:szCs w:val="20"/>
                <w:lang w:val="en-US"/>
              </w:rPr>
            </w:pPr>
            <w:ins w:id="2502" w:author="khanguyen" w:date="2017-03-17T23:08:00Z">
              <w:r>
                <w:rPr>
                  <w:rFonts w:cs="Arial"/>
                  <w:color w:val="4B4B63"/>
                  <w:sz w:val="20"/>
                  <w:szCs w:val="20"/>
                </w:rPr>
                <w:t>147.04</w:t>
              </w:r>
            </w:ins>
          </w:p>
        </w:tc>
        <w:tc>
          <w:tcPr>
            <w:tcW w:w="1397" w:type="dxa"/>
            <w:tcBorders>
              <w:top w:val="nil"/>
              <w:left w:val="nil"/>
              <w:bottom w:val="single" w:sz="4" w:space="0" w:color="ACB9CA"/>
              <w:right w:val="single" w:sz="4" w:space="0" w:color="ACB9CA"/>
            </w:tcBorders>
            <w:shd w:val="clear" w:color="000000" w:fill="FFFFFF"/>
            <w:vAlign w:val="center"/>
          </w:tcPr>
          <w:p w14:paraId="5F006E02" w14:textId="0F6165C9" w:rsidR="00546FC9" w:rsidRPr="00C47FE2" w:rsidRDefault="00546FC9" w:rsidP="00546FC9">
            <w:pPr>
              <w:spacing w:before="0" w:after="0" w:line="240" w:lineRule="auto"/>
              <w:jc w:val="right"/>
              <w:rPr>
                <w:ins w:id="2503" w:author="khanguyen" w:date="2017-03-17T23:06:00Z"/>
                <w:rFonts w:eastAsia="Times New Roman" w:cs="Arial"/>
                <w:color w:val="4B4B63"/>
                <w:sz w:val="20"/>
                <w:szCs w:val="20"/>
                <w:lang w:val="en-US"/>
              </w:rPr>
            </w:pPr>
            <w:ins w:id="2504" w:author="khanguyen" w:date="2017-03-17T23:08:00Z">
              <w:r>
                <w:rPr>
                  <w:rFonts w:cs="Arial"/>
                  <w:color w:val="4B4B63"/>
                  <w:sz w:val="20"/>
                  <w:szCs w:val="20"/>
                </w:rPr>
                <w:t>328.03</w:t>
              </w:r>
            </w:ins>
          </w:p>
        </w:tc>
        <w:tc>
          <w:tcPr>
            <w:tcW w:w="1397" w:type="dxa"/>
            <w:tcBorders>
              <w:top w:val="nil"/>
              <w:left w:val="nil"/>
              <w:bottom w:val="single" w:sz="4" w:space="0" w:color="ACB9CA"/>
              <w:right w:val="single" w:sz="4" w:space="0" w:color="ACB9CA"/>
            </w:tcBorders>
            <w:shd w:val="clear" w:color="000000" w:fill="FFFFFF"/>
            <w:vAlign w:val="center"/>
          </w:tcPr>
          <w:p w14:paraId="2E8923D6" w14:textId="2A95D44D" w:rsidR="00546FC9" w:rsidRPr="00C47FE2" w:rsidRDefault="00546FC9" w:rsidP="00546FC9">
            <w:pPr>
              <w:spacing w:before="0" w:after="0" w:line="240" w:lineRule="auto"/>
              <w:jc w:val="right"/>
              <w:rPr>
                <w:ins w:id="2505" w:author="khanguyen" w:date="2017-03-17T23:06:00Z"/>
                <w:rFonts w:eastAsia="Times New Roman" w:cs="Arial"/>
                <w:color w:val="4B4B63"/>
                <w:sz w:val="20"/>
                <w:szCs w:val="20"/>
                <w:lang w:val="en-US"/>
              </w:rPr>
            </w:pPr>
            <w:ins w:id="2506" w:author="khanguyen" w:date="2017-03-17T23:08:00Z">
              <w:r>
                <w:rPr>
                  <w:rFonts w:cs="Arial"/>
                  <w:color w:val="4B4B63"/>
                  <w:sz w:val="20"/>
                  <w:szCs w:val="20"/>
                </w:rPr>
                <w:t>592.46</w:t>
              </w:r>
            </w:ins>
          </w:p>
        </w:tc>
        <w:tc>
          <w:tcPr>
            <w:tcW w:w="1554" w:type="dxa"/>
            <w:tcBorders>
              <w:top w:val="nil"/>
              <w:left w:val="nil"/>
              <w:bottom w:val="single" w:sz="4" w:space="0" w:color="ACB9CA"/>
              <w:right w:val="single" w:sz="4" w:space="0" w:color="ACB9CA"/>
            </w:tcBorders>
            <w:shd w:val="clear" w:color="000000" w:fill="FFFFFF"/>
            <w:vAlign w:val="center"/>
          </w:tcPr>
          <w:p w14:paraId="5E308BCD" w14:textId="4A3D8F9B" w:rsidR="00546FC9" w:rsidRPr="00C47FE2" w:rsidRDefault="00546FC9" w:rsidP="00546FC9">
            <w:pPr>
              <w:spacing w:before="0" w:after="0" w:line="240" w:lineRule="auto"/>
              <w:jc w:val="right"/>
              <w:rPr>
                <w:ins w:id="2507" w:author="khanguyen" w:date="2017-03-17T23:06:00Z"/>
                <w:rFonts w:eastAsia="Times New Roman" w:cs="Arial"/>
                <w:color w:val="4B4B63"/>
                <w:sz w:val="20"/>
                <w:szCs w:val="20"/>
                <w:lang w:val="en-US"/>
              </w:rPr>
            </w:pPr>
            <w:ins w:id="2508" w:author="khanguyen" w:date="2017-03-17T23:08:00Z">
              <w:r>
                <w:rPr>
                  <w:rFonts w:cs="Arial"/>
                  <w:color w:val="4B4B63"/>
                  <w:sz w:val="20"/>
                  <w:szCs w:val="20"/>
                </w:rPr>
                <w:t>1602.5</w:t>
              </w:r>
            </w:ins>
          </w:p>
        </w:tc>
        <w:tc>
          <w:tcPr>
            <w:tcW w:w="1160" w:type="dxa"/>
            <w:tcBorders>
              <w:top w:val="nil"/>
              <w:left w:val="nil"/>
              <w:bottom w:val="single" w:sz="4" w:space="0" w:color="ACB9CA"/>
              <w:right w:val="single" w:sz="4" w:space="0" w:color="ACB9CA"/>
            </w:tcBorders>
            <w:shd w:val="clear" w:color="000000" w:fill="FFFFFF"/>
            <w:vAlign w:val="center"/>
          </w:tcPr>
          <w:p w14:paraId="0770271F" w14:textId="40B1E71B" w:rsidR="00546FC9" w:rsidRPr="00C47FE2" w:rsidRDefault="00546FC9" w:rsidP="00546FC9">
            <w:pPr>
              <w:spacing w:before="0" w:after="0" w:line="240" w:lineRule="auto"/>
              <w:jc w:val="right"/>
              <w:rPr>
                <w:ins w:id="2509" w:author="khanguyen" w:date="2017-03-17T23:06:00Z"/>
                <w:rFonts w:eastAsia="Times New Roman" w:cs="Arial"/>
                <w:color w:val="4B4B63"/>
                <w:sz w:val="20"/>
                <w:szCs w:val="20"/>
                <w:lang w:val="en-US"/>
              </w:rPr>
            </w:pPr>
            <w:ins w:id="2510" w:author="khanguyen" w:date="2017-03-17T23:08:00Z">
              <w:r>
                <w:rPr>
                  <w:rFonts w:cs="Arial"/>
                  <w:color w:val="4B4B63"/>
                  <w:sz w:val="20"/>
                  <w:szCs w:val="20"/>
                </w:rPr>
                <w:t>1</w:t>
              </w:r>
            </w:ins>
          </w:p>
        </w:tc>
        <w:tc>
          <w:tcPr>
            <w:tcW w:w="1318" w:type="dxa"/>
            <w:tcBorders>
              <w:top w:val="nil"/>
              <w:left w:val="nil"/>
              <w:bottom w:val="single" w:sz="4" w:space="0" w:color="ACB9CA"/>
              <w:right w:val="single" w:sz="4" w:space="0" w:color="ACB9CA"/>
            </w:tcBorders>
            <w:shd w:val="clear" w:color="000000" w:fill="FFFFFF"/>
            <w:vAlign w:val="center"/>
          </w:tcPr>
          <w:p w14:paraId="74997619" w14:textId="6DB9EAE6" w:rsidR="00546FC9" w:rsidRPr="00C47FE2" w:rsidRDefault="00546FC9" w:rsidP="00546FC9">
            <w:pPr>
              <w:spacing w:before="0" w:after="0" w:line="240" w:lineRule="auto"/>
              <w:jc w:val="right"/>
              <w:rPr>
                <w:ins w:id="2511" w:author="khanguyen" w:date="2017-03-17T23:06:00Z"/>
                <w:rFonts w:eastAsia="Times New Roman" w:cs="Arial"/>
                <w:color w:val="4B4B63"/>
                <w:sz w:val="20"/>
                <w:szCs w:val="20"/>
                <w:lang w:val="en-US"/>
              </w:rPr>
            </w:pPr>
            <w:ins w:id="2512" w:author="khanguyen" w:date="2017-03-17T23:08:00Z">
              <w:r>
                <w:rPr>
                  <w:rFonts w:cs="Arial"/>
                  <w:color w:val="4B4B63"/>
                  <w:sz w:val="20"/>
                  <w:szCs w:val="20"/>
                </w:rPr>
                <w:t>18710</w:t>
              </w:r>
            </w:ins>
          </w:p>
        </w:tc>
        <w:tc>
          <w:tcPr>
            <w:tcW w:w="1176" w:type="dxa"/>
            <w:tcBorders>
              <w:top w:val="nil"/>
              <w:left w:val="nil"/>
              <w:bottom w:val="single" w:sz="4" w:space="0" w:color="ACB9CA"/>
              <w:right w:val="single" w:sz="4" w:space="0" w:color="ACB9CA"/>
            </w:tcBorders>
            <w:shd w:val="clear" w:color="000000" w:fill="FFFFFF"/>
            <w:vAlign w:val="center"/>
          </w:tcPr>
          <w:p w14:paraId="3E5492DF" w14:textId="025A60DB" w:rsidR="00546FC9" w:rsidRPr="00C47FE2" w:rsidRDefault="00546FC9" w:rsidP="00546FC9">
            <w:pPr>
              <w:spacing w:before="0" w:after="0" w:line="240" w:lineRule="auto"/>
              <w:jc w:val="right"/>
              <w:rPr>
                <w:ins w:id="2513" w:author="khanguyen" w:date="2017-03-17T23:06:00Z"/>
                <w:rFonts w:eastAsia="Times New Roman" w:cs="Arial"/>
                <w:color w:val="4B4B63"/>
                <w:sz w:val="20"/>
                <w:szCs w:val="20"/>
                <w:lang w:val="en-US"/>
              </w:rPr>
            </w:pPr>
            <w:ins w:id="2514" w:author="khanguyen" w:date="2017-03-17T23:08:00Z">
              <w:r>
                <w:rPr>
                  <w:rFonts w:cs="Arial"/>
                  <w:color w:val="4B4B63"/>
                  <w:sz w:val="20"/>
                  <w:szCs w:val="20"/>
                </w:rPr>
                <w:t>0%</w:t>
              </w:r>
            </w:ins>
          </w:p>
        </w:tc>
      </w:tr>
      <w:tr w:rsidR="00546FC9" w:rsidRPr="00C47FE2" w14:paraId="060182CE" w14:textId="77777777" w:rsidTr="00546FC9">
        <w:trPr>
          <w:trHeight w:val="300"/>
          <w:ins w:id="2515"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249E7164" w14:textId="6DF9FE24" w:rsidR="00546FC9" w:rsidRPr="00C47FE2" w:rsidRDefault="00546FC9" w:rsidP="00546FC9">
            <w:pPr>
              <w:spacing w:before="0" w:after="0" w:line="240" w:lineRule="auto"/>
              <w:ind w:firstLineChars="100" w:firstLine="200"/>
              <w:rPr>
                <w:ins w:id="2516" w:author="khanguyen" w:date="2017-03-17T23:06:00Z"/>
                <w:rFonts w:eastAsia="Times New Roman" w:cs="Arial"/>
                <w:color w:val="4B4B63"/>
                <w:sz w:val="20"/>
                <w:szCs w:val="20"/>
                <w:lang w:val="en-US"/>
              </w:rPr>
            </w:pPr>
            <w:ins w:id="2517" w:author="khanguyen" w:date="2017-03-17T23:08:00Z">
              <w:r>
                <w:rPr>
                  <w:rFonts w:cs="Arial"/>
                  <w:color w:val="4B4B63"/>
                  <w:sz w:val="20"/>
                  <w:szCs w:val="20"/>
                </w:rPr>
                <w:t>Click_Delete_button</w:t>
              </w:r>
            </w:ins>
          </w:p>
        </w:tc>
        <w:tc>
          <w:tcPr>
            <w:tcW w:w="846" w:type="dxa"/>
            <w:tcBorders>
              <w:top w:val="nil"/>
              <w:left w:val="nil"/>
              <w:bottom w:val="single" w:sz="4" w:space="0" w:color="ACB9CA"/>
              <w:right w:val="single" w:sz="4" w:space="0" w:color="ACB9CA"/>
            </w:tcBorders>
            <w:shd w:val="clear" w:color="000000" w:fill="FFFFFF"/>
            <w:vAlign w:val="center"/>
          </w:tcPr>
          <w:p w14:paraId="6D70C9D7" w14:textId="143461B4" w:rsidR="00546FC9" w:rsidRPr="00C47FE2" w:rsidRDefault="00546FC9" w:rsidP="00546FC9">
            <w:pPr>
              <w:spacing w:before="0" w:after="0" w:line="240" w:lineRule="auto"/>
              <w:jc w:val="right"/>
              <w:rPr>
                <w:ins w:id="2518" w:author="khanguyen" w:date="2017-03-17T23:06:00Z"/>
                <w:rFonts w:eastAsia="Times New Roman" w:cs="Arial"/>
                <w:color w:val="4B4B63"/>
                <w:sz w:val="20"/>
                <w:szCs w:val="20"/>
                <w:lang w:val="en-US"/>
              </w:rPr>
            </w:pPr>
            <w:ins w:id="2519" w:author="khanguyen" w:date="2017-03-17T23:08:00Z">
              <w:r>
                <w:rPr>
                  <w:rFonts w:cs="Arial"/>
                  <w:color w:val="4B4B63"/>
                  <w:sz w:val="20"/>
                  <w:szCs w:val="20"/>
                </w:rPr>
                <w:t>281</w:t>
              </w:r>
            </w:ins>
          </w:p>
        </w:tc>
        <w:tc>
          <w:tcPr>
            <w:tcW w:w="1475" w:type="dxa"/>
            <w:tcBorders>
              <w:top w:val="nil"/>
              <w:left w:val="nil"/>
              <w:bottom w:val="single" w:sz="4" w:space="0" w:color="ACB9CA"/>
              <w:right w:val="single" w:sz="4" w:space="0" w:color="ACB9CA"/>
            </w:tcBorders>
            <w:shd w:val="clear" w:color="000000" w:fill="FFFFFF"/>
            <w:vAlign w:val="center"/>
          </w:tcPr>
          <w:p w14:paraId="1AFC2602" w14:textId="46244111" w:rsidR="00546FC9" w:rsidRPr="00C47FE2" w:rsidRDefault="00546FC9" w:rsidP="00546FC9">
            <w:pPr>
              <w:spacing w:before="0" w:after="0" w:line="240" w:lineRule="auto"/>
              <w:jc w:val="right"/>
              <w:rPr>
                <w:ins w:id="2520" w:author="khanguyen" w:date="2017-03-17T23:06:00Z"/>
                <w:rFonts w:eastAsia="Times New Roman" w:cs="Arial"/>
                <w:color w:val="4B4B63"/>
                <w:sz w:val="20"/>
                <w:szCs w:val="20"/>
                <w:lang w:val="en-US"/>
              </w:rPr>
            </w:pPr>
            <w:ins w:id="2521" w:author="khanguyen" w:date="2017-03-17T23:08:00Z">
              <w:r>
                <w:rPr>
                  <w:rFonts w:cs="Arial"/>
                  <w:color w:val="4B4B63"/>
                  <w:sz w:val="20"/>
                  <w:szCs w:val="20"/>
                </w:rPr>
                <w:t>126589.6</w:t>
              </w:r>
            </w:ins>
          </w:p>
        </w:tc>
        <w:tc>
          <w:tcPr>
            <w:tcW w:w="1397" w:type="dxa"/>
            <w:tcBorders>
              <w:top w:val="nil"/>
              <w:left w:val="nil"/>
              <w:bottom w:val="single" w:sz="4" w:space="0" w:color="ACB9CA"/>
              <w:right w:val="single" w:sz="4" w:space="0" w:color="ACB9CA"/>
            </w:tcBorders>
            <w:shd w:val="clear" w:color="000000" w:fill="FFFFFF"/>
            <w:vAlign w:val="center"/>
          </w:tcPr>
          <w:p w14:paraId="564AD997" w14:textId="0F48D61A" w:rsidR="00546FC9" w:rsidRPr="00C47FE2" w:rsidRDefault="00546FC9" w:rsidP="00546FC9">
            <w:pPr>
              <w:spacing w:before="0" w:after="0" w:line="240" w:lineRule="auto"/>
              <w:jc w:val="right"/>
              <w:rPr>
                <w:ins w:id="2522" w:author="khanguyen" w:date="2017-03-17T23:06:00Z"/>
                <w:rFonts w:eastAsia="Times New Roman" w:cs="Arial"/>
                <w:color w:val="4B4B63"/>
                <w:sz w:val="20"/>
                <w:szCs w:val="20"/>
                <w:lang w:val="en-US"/>
              </w:rPr>
            </w:pPr>
            <w:ins w:id="2523" w:author="khanguyen" w:date="2017-03-17T23:08:00Z">
              <w:r>
                <w:rPr>
                  <w:rFonts w:cs="Arial"/>
                  <w:color w:val="4B4B63"/>
                  <w:sz w:val="20"/>
                  <w:szCs w:val="20"/>
                </w:rPr>
                <w:t>192767</w:t>
              </w:r>
            </w:ins>
          </w:p>
        </w:tc>
        <w:tc>
          <w:tcPr>
            <w:tcW w:w="1397" w:type="dxa"/>
            <w:tcBorders>
              <w:top w:val="nil"/>
              <w:left w:val="nil"/>
              <w:bottom w:val="single" w:sz="4" w:space="0" w:color="ACB9CA"/>
              <w:right w:val="single" w:sz="4" w:space="0" w:color="ACB9CA"/>
            </w:tcBorders>
            <w:shd w:val="clear" w:color="000000" w:fill="FFFFFF"/>
            <w:vAlign w:val="center"/>
          </w:tcPr>
          <w:p w14:paraId="108A5EE8" w14:textId="56F56D68" w:rsidR="00546FC9" w:rsidRPr="00C47FE2" w:rsidRDefault="00546FC9" w:rsidP="00546FC9">
            <w:pPr>
              <w:spacing w:before="0" w:after="0" w:line="240" w:lineRule="auto"/>
              <w:jc w:val="right"/>
              <w:rPr>
                <w:ins w:id="2524" w:author="khanguyen" w:date="2017-03-17T23:06:00Z"/>
                <w:rFonts w:eastAsia="Times New Roman" w:cs="Arial"/>
                <w:color w:val="4B4B63"/>
                <w:sz w:val="20"/>
                <w:szCs w:val="20"/>
                <w:lang w:val="en-US"/>
              </w:rPr>
            </w:pPr>
            <w:ins w:id="2525" w:author="khanguyen" w:date="2017-03-17T23:08:00Z">
              <w:r>
                <w:rPr>
                  <w:rFonts w:cs="Arial"/>
                  <w:color w:val="4B4B63"/>
                  <w:sz w:val="20"/>
                  <w:szCs w:val="20"/>
                </w:rPr>
                <w:t>223615</w:t>
              </w:r>
            </w:ins>
          </w:p>
        </w:tc>
        <w:tc>
          <w:tcPr>
            <w:tcW w:w="1554" w:type="dxa"/>
            <w:tcBorders>
              <w:top w:val="nil"/>
              <w:left w:val="nil"/>
              <w:bottom w:val="single" w:sz="4" w:space="0" w:color="ACB9CA"/>
              <w:right w:val="single" w:sz="4" w:space="0" w:color="ACB9CA"/>
            </w:tcBorders>
            <w:shd w:val="clear" w:color="000000" w:fill="FFFFFF"/>
            <w:vAlign w:val="center"/>
          </w:tcPr>
          <w:p w14:paraId="2767B716" w14:textId="78130DF3" w:rsidR="00546FC9" w:rsidRPr="00C47FE2" w:rsidRDefault="00546FC9" w:rsidP="00546FC9">
            <w:pPr>
              <w:spacing w:before="0" w:after="0" w:line="240" w:lineRule="auto"/>
              <w:jc w:val="right"/>
              <w:rPr>
                <w:ins w:id="2526" w:author="khanguyen" w:date="2017-03-17T23:06:00Z"/>
                <w:rFonts w:eastAsia="Times New Roman" w:cs="Arial"/>
                <w:color w:val="4B4B63"/>
                <w:sz w:val="20"/>
                <w:szCs w:val="20"/>
                <w:lang w:val="en-US"/>
              </w:rPr>
            </w:pPr>
            <w:ins w:id="2527" w:author="khanguyen" w:date="2017-03-17T23:08:00Z">
              <w:r>
                <w:rPr>
                  <w:rFonts w:cs="Arial"/>
                  <w:color w:val="4B4B63"/>
                  <w:sz w:val="20"/>
                  <w:szCs w:val="20"/>
                </w:rPr>
                <w:t>228607</w:t>
              </w:r>
            </w:ins>
          </w:p>
        </w:tc>
        <w:tc>
          <w:tcPr>
            <w:tcW w:w="1160" w:type="dxa"/>
            <w:tcBorders>
              <w:top w:val="nil"/>
              <w:left w:val="nil"/>
              <w:bottom w:val="single" w:sz="4" w:space="0" w:color="ACB9CA"/>
              <w:right w:val="single" w:sz="4" w:space="0" w:color="ACB9CA"/>
            </w:tcBorders>
            <w:shd w:val="clear" w:color="000000" w:fill="FFFFFF"/>
            <w:vAlign w:val="center"/>
          </w:tcPr>
          <w:p w14:paraId="50E78170" w14:textId="59045DF8" w:rsidR="00546FC9" w:rsidRPr="00C47FE2" w:rsidRDefault="00546FC9" w:rsidP="00546FC9">
            <w:pPr>
              <w:spacing w:before="0" w:after="0" w:line="240" w:lineRule="auto"/>
              <w:jc w:val="right"/>
              <w:rPr>
                <w:ins w:id="2528" w:author="khanguyen" w:date="2017-03-17T23:06:00Z"/>
                <w:rFonts w:eastAsia="Times New Roman" w:cs="Arial"/>
                <w:color w:val="4B4B63"/>
                <w:sz w:val="20"/>
                <w:szCs w:val="20"/>
                <w:lang w:val="en-US"/>
              </w:rPr>
            </w:pPr>
            <w:ins w:id="2529" w:author="khanguyen" w:date="2017-03-17T23:08:00Z">
              <w:r>
                <w:rPr>
                  <w:rFonts w:cs="Arial"/>
                  <w:color w:val="4B4B63"/>
                  <w:sz w:val="20"/>
                  <w:szCs w:val="20"/>
                </w:rPr>
                <w:t>138</w:t>
              </w:r>
            </w:ins>
          </w:p>
        </w:tc>
        <w:tc>
          <w:tcPr>
            <w:tcW w:w="1318" w:type="dxa"/>
            <w:tcBorders>
              <w:top w:val="nil"/>
              <w:left w:val="nil"/>
              <w:bottom w:val="single" w:sz="4" w:space="0" w:color="ACB9CA"/>
              <w:right w:val="single" w:sz="4" w:space="0" w:color="ACB9CA"/>
            </w:tcBorders>
            <w:shd w:val="clear" w:color="000000" w:fill="FFFFFF"/>
            <w:vAlign w:val="center"/>
          </w:tcPr>
          <w:p w14:paraId="5C5D733D" w14:textId="69EF1277" w:rsidR="00546FC9" w:rsidRPr="00C47FE2" w:rsidRDefault="00546FC9" w:rsidP="00546FC9">
            <w:pPr>
              <w:spacing w:before="0" w:after="0" w:line="240" w:lineRule="auto"/>
              <w:jc w:val="right"/>
              <w:rPr>
                <w:ins w:id="2530" w:author="khanguyen" w:date="2017-03-17T23:06:00Z"/>
                <w:rFonts w:eastAsia="Times New Roman" w:cs="Arial"/>
                <w:color w:val="4B4B63"/>
                <w:sz w:val="20"/>
                <w:szCs w:val="20"/>
                <w:lang w:val="en-US"/>
              </w:rPr>
            </w:pPr>
            <w:ins w:id="2531" w:author="khanguyen" w:date="2017-03-17T23:08:00Z">
              <w:r>
                <w:rPr>
                  <w:rFonts w:cs="Arial"/>
                  <w:color w:val="4B4B63"/>
                  <w:sz w:val="20"/>
                  <w:szCs w:val="20"/>
                </w:rPr>
                <w:t>234204</w:t>
              </w:r>
            </w:ins>
          </w:p>
        </w:tc>
        <w:tc>
          <w:tcPr>
            <w:tcW w:w="1176" w:type="dxa"/>
            <w:tcBorders>
              <w:top w:val="nil"/>
              <w:left w:val="nil"/>
              <w:bottom w:val="single" w:sz="4" w:space="0" w:color="ACB9CA"/>
              <w:right w:val="single" w:sz="4" w:space="0" w:color="ACB9CA"/>
            </w:tcBorders>
            <w:shd w:val="clear" w:color="000000" w:fill="FFFFFF"/>
            <w:vAlign w:val="center"/>
          </w:tcPr>
          <w:p w14:paraId="081AC4EE" w14:textId="23EB1721" w:rsidR="00546FC9" w:rsidRPr="00C47FE2" w:rsidRDefault="00546FC9" w:rsidP="00546FC9">
            <w:pPr>
              <w:spacing w:before="0" w:after="0" w:line="240" w:lineRule="auto"/>
              <w:jc w:val="right"/>
              <w:rPr>
                <w:ins w:id="2532" w:author="khanguyen" w:date="2017-03-17T23:06:00Z"/>
                <w:rFonts w:eastAsia="Times New Roman" w:cs="Arial"/>
                <w:color w:val="4B4B63"/>
                <w:sz w:val="20"/>
                <w:szCs w:val="20"/>
                <w:lang w:val="en-US"/>
              </w:rPr>
            </w:pPr>
            <w:ins w:id="2533" w:author="khanguyen" w:date="2017-03-17T23:08:00Z">
              <w:r>
                <w:rPr>
                  <w:rFonts w:cs="Arial"/>
                  <w:color w:val="4B4B63"/>
                  <w:sz w:val="20"/>
                  <w:szCs w:val="20"/>
                </w:rPr>
                <w:t>0%</w:t>
              </w:r>
            </w:ins>
          </w:p>
        </w:tc>
      </w:tr>
      <w:tr w:rsidR="00546FC9" w:rsidRPr="00C47FE2" w14:paraId="32AD2A74" w14:textId="77777777" w:rsidTr="00546FC9">
        <w:trPr>
          <w:trHeight w:val="300"/>
          <w:ins w:id="2534"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0303CFFD" w14:textId="7C228090" w:rsidR="00546FC9" w:rsidRPr="00C47FE2" w:rsidRDefault="00546FC9" w:rsidP="00546FC9">
            <w:pPr>
              <w:spacing w:before="0" w:after="0" w:line="240" w:lineRule="auto"/>
              <w:ind w:firstLineChars="100" w:firstLine="200"/>
              <w:rPr>
                <w:ins w:id="2535" w:author="khanguyen" w:date="2017-03-17T23:06:00Z"/>
                <w:rFonts w:eastAsia="Times New Roman" w:cs="Arial"/>
                <w:color w:val="4B4B63"/>
                <w:sz w:val="20"/>
                <w:szCs w:val="20"/>
                <w:lang w:val="en-US"/>
              </w:rPr>
            </w:pPr>
            <w:ins w:id="2536" w:author="khanguyen" w:date="2017-03-17T23:08:00Z">
              <w:r>
                <w:rPr>
                  <w:rFonts w:cs="Arial"/>
                  <w:color w:val="4B4B63"/>
                  <w:sz w:val="20"/>
                  <w:szCs w:val="20"/>
                </w:rPr>
                <w:t>Click_Edit_Task</w:t>
              </w:r>
            </w:ins>
          </w:p>
        </w:tc>
        <w:tc>
          <w:tcPr>
            <w:tcW w:w="846" w:type="dxa"/>
            <w:tcBorders>
              <w:top w:val="nil"/>
              <w:left w:val="nil"/>
              <w:bottom w:val="single" w:sz="4" w:space="0" w:color="ACB9CA"/>
              <w:right w:val="single" w:sz="4" w:space="0" w:color="ACB9CA"/>
            </w:tcBorders>
            <w:shd w:val="clear" w:color="000000" w:fill="FFFFFF"/>
            <w:vAlign w:val="center"/>
          </w:tcPr>
          <w:p w14:paraId="444EC466" w14:textId="06A99003" w:rsidR="00546FC9" w:rsidRPr="00C47FE2" w:rsidRDefault="00546FC9" w:rsidP="00546FC9">
            <w:pPr>
              <w:spacing w:before="0" w:after="0" w:line="240" w:lineRule="auto"/>
              <w:jc w:val="right"/>
              <w:rPr>
                <w:ins w:id="2537" w:author="khanguyen" w:date="2017-03-17T23:06:00Z"/>
                <w:rFonts w:eastAsia="Times New Roman" w:cs="Arial"/>
                <w:color w:val="4B4B63"/>
                <w:sz w:val="20"/>
                <w:szCs w:val="20"/>
                <w:lang w:val="en-US"/>
              </w:rPr>
            </w:pPr>
            <w:ins w:id="2538" w:author="khanguyen" w:date="2017-03-17T23:08:00Z">
              <w:r>
                <w:rPr>
                  <w:rFonts w:cs="Arial"/>
                  <w:color w:val="4B4B63"/>
                  <w:sz w:val="20"/>
                  <w:szCs w:val="20"/>
                </w:rPr>
                <w:t>321</w:t>
              </w:r>
            </w:ins>
          </w:p>
        </w:tc>
        <w:tc>
          <w:tcPr>
            <w:tcW w:w="1475" w:type="dxa"/>
            <w:tcBorders>
              <w:top w:val="nil"/>
              <w:left w:val="nil"/>
              <w:bottom w:val="single" w:sz="4" w:space="0" w:color="ACB9CA"/>
              <w:right w:val="single" w:sz="4" w:space="0" w:color="ACB9CA"/>
            </w:tcBorders>
            <w:shd w:val="clear" w:color="000000" w:fill="FFFFFF"/>
            <w:vAlign w:val="center"/>
          </w:tcPr>
          <w:p w14:paraId="1CD14C55" w14:textId="3FDC695F" w:rsidR="00546FC9" w:rsidRPr="00C47FE2" w:rsidRDefault="00546FC9" w:rsidP="00546FC9">
            <w:pPr>
              <w:spacing w:before="0" w:after="0" w:line="240" w:lineRule="auto"/>
              <w:jc w:val="right"/>
              <w:rPr>
                <w:ins w:id="2539" w:author="khanguyen" w:date="2017-03-17T23:06:00Z"/>
                <w:rFonts w:eastAsia="Times New Roman" w:cs="Arial"/>
                <w:color w:val="4B4B63"/>
                <w:sz w:val="20"/>
                <w:szCs w:val="20"/>
                <w:lang w:val="en-US"/>
              </w:rPr>
            </w:pPr>
            <w:ins w:id="2540" w:author="khanguyen" w:date="2017-03-17T23:08:00Z">
              <w:r>
                <w:rPr>
                  <w:rFonts w:cs="Arial"/>
                  <w:color w:val="4B4B63"/>
                  <w:sz w:val="20"/>
                  <w:szCs w:val="20"/>
                </w:rPr>
                <w:t>126.72</w:t>
              </w:r>
            </w:ins>
          </w:p>
        </w:tc>
        <w:tc>
          <w:tcPr>
            <w:tcW w:w="1397" w:type="dxa"/>
            <w:tcBorders>
              <w:top w:val="nil"/>
              <w:left w:val="nil"/>
              <w:bottom w:val="single" w:sz="4" w:space="0" w:color="ACB9CA"/>
              <w:right w:val="single" w:sz="4" w:space="0" w:color="ACB9CA"/>
            </w:tcBorders>
            <w:shd w:val="clear" w:color="000000" w:fill="FFFFFF"/>
            <w:vAlign w:val="center"/>
          </w:tcPr>
          <w:p w14:paraId="246A2A1A" w14:textId="2B75B824" w:rsidR="00546FC9" w:rsidRPr="00C47FE2" w:rsidRDefault="00546FC9" w:rsidP="00546FC9">
            <w:pPr>
              <w:spacing w:before="0" w:after="0" w:line="240" w:lineRule="auto"/>
              <w:jc w:val="right"/>
              <w:rPr>
                <w:ins w:id="2541" w:author="khanguyen" w:date="2017-03-17T23:06:00Z"/>
                <w:rFonts w:eastAsia="Times New Roman" w:cs="Arial"/>
                <w:color w:val="4B4B63"/>
                <w:sz w:val="20"/>
                <w:szCs w:val="20"/>
                <w:lang w:val="en-US"/>
              </w:rPr>
            </w:pPr>
            <w:ins w:id="2542" w:author="khanguyen" w:date="2017-03-17T23:08:00Z">
              <w:r>
                <w:rPr>
                  <w:rFonts w:cs="Arial"/>
                  <w:color w:val="4B4B63"/>
                  <w:sz w:val="20"/>
                  <w:szCs w:val="20"/>
                </w:rPr>
                <w:t>327</w:t>
              </w:r>
            </w:ins>
          </w:p>
        </w:tc>
        <w:tc>
          <w:tcPr>
            <w:tcW w:w="1397" w:type="dxa"/>
            <w:tcBorders>
              <w:top w:val="nil"/>
              <w:left w:val="nil"/>
              <w:bottom w:val="single" w:sz="4" w:space="0" w:color="ACB9CA"/>
              <w:right w:val="single" w:sz="4" w:space="0" w:color="ACB9CA"/>
            </w:tcBorders>
            <w:shd w:val="clear" w:color="000000" w:fill="FFFFFF"/>
            <w:vAlign w:val="center"/>
          </w:tcPr>
          <w:p w14:paraId="17DDFD64" w14:textId="71D4DA62" w:rsidR="00546FC9" w:rsidRPr="00C47FE2" w:rsidRDefault="00546FC9" w:rsidP="00546FC9">
            <w:pPr>
              <w:spacing w:before="0" w:after="0" w:line="240" w:lineRule="auto"/>
              <w:jc w:val="right"/>
              <w:rPr>
                <w:ins w:id="2543" w:author="khanguyen" w:date="2017-03-17T23:06:00Z"/>
                <w:rFonts w:eastAsia="Times New Roman" w:cs="Arial"/>
                <w:color w:val="4B4B63"/>
                <w:sz w:val="20"/>
                <w:szCs w:val="20"/>
                <w:lang w:val="en-US"/>
              </w:rPr>
            </w:pPr>
            <w:ins w:id="2544" w:author="khanguyen" w:date="2017-03-17T23:08:00Z">
              <w:r>
                <w:rPr>
                  <w:rFonts w:cs="Arial"/>
                  <w:color w:val="4B4B63"/>
                  <w:sz w:val="20"/>
                  <w:szCs w:val="20"/>
                </w:rPr>
                <w:t>393</w:t>
              </w:r>
            </w:ins>
          </w:p>
        </w:tc>
        <w:tc>
          <w:tcPr>
            <w:tcW w:w="1554" w:type="dxa"/>
            <w:tcBorders>
              <w:top w:val="nil"/>
              <w:left w:val="nil"/>
              <w:bottom w:val="single" w:sz="4" w:space="0" w:color="ACB9CA"/>
              <w:right w:val="single" w:sz="4" w:space="0" w:color="ACB9CA"/>
            </w:tcBorders>
            <w:shd w:val="clear" w:color="000000" w:fill="FFFFFF"/>
            <w:vAlign w:val="center"/>
          </w:tcPr>
          <w:p w14:paraId="3A4EA5EB" w14:textId="392BE5B1" w:rsidR="00546FC9" w:rsidRPr="00C47FE2" w:rsidRDefault="00546FC9" w:rsidP="00546FC9">
            <w:pPr>
              <w:spacing w:before="0" w:after="0" w:line="240" w:lineRule="auto"/>
              <w:jc w:val="right"/>
              <w:rPr>
                <w:ins w:id="2545" w:author="khanguyen" w:date="2017-03-17T23:06:00Z"/>
                <w:rFonts w:eastAsia="Times New Roman" w:cs="Arial"/>
                <w:color w:val="4B4B63"/>
                <w:sz w:val="20"/>
                <w:szCs w:val="20"/>
                <w:lang w:val="en-US"/>
              </w:rPr>
            </w:pPr>
            <w:ins w:id="2546" w:author="khanguyen" w:date="2017-03-17T23:08:00Z">
              <w:r>
                <w:rPr>
                  <w:rFonts w:cs="Arial"/>
                  <w:color w:val="4B4B63"/>
                  <w:sz w:val="20"/>
                  <w:szCs w:val="20"/>
                </w:rPr>
                <w:t>628</w:t>
              </w:r>
            </w:ins>
          </w:p>
        </w:tc>
        <w:tc>
          <w:tcPr>
            <w:tcW w:w="1160" w:type="dxa"/>
            <w:tcBorders>
              <w:top w:val="nil"/>
              <w:left w:val="nil"/>
              <w:bottom w:val="single" w:sz="4" w:space="0" w:color="ACB9CA"/>
              <w:right w:val="single" w:sz="4" w:space="0" w:color="ACB9CA"/>
            </w:tcBorders>
            <w:shd w:val="clear" w:color="000000" w:fill="FFFFFF"/>
            <w:vAlign w:val="center"/>
          </w:tcPr>
          <w:p w14:paraId="763FF1DF" w14:textId="7797FEB4" w:rsidR="00546FC9" w:rsidRPr="00C47FE2" w:rsidRDefault="00546FC9" w:rsidP="00546FC9">
            <w:pPr>
              <w:spacing w:before="0" w:after="0" w:line="240" w:lineRule="auto"/>
              <w:jc w:val="right"/>
              <w:rPr>
                <w:ins w:id="2547" w:author="khanguyen" w:date="2017-03-17T23:06:00Z"/>
                <w:rFonts w:eastAsia="Times New Roman" w:cs="Arial"/>
                <w:color w:val="4B4B63"/>
                <w:sz w:val="20"/>
                <w:szCs w:val="20"/>
                <w:lang w:val="en-US"/>
              </w:rPr>
            </w:pPr>
            <w:ins w:id="2548" w:author="khanguyen" w:date="2017-03-17T23:08:00Z">
              <w:r>
                <w:rPr>
                  <w:rFonts w:cs="Arial"/>
                  <w:color w:val="4B4B63"/>
                  <w:sz w:val="20"/>
                  <w:szCs w:val="20"/>
                </w:rPr>
                <w:t>3</w:t>
              </w:r>
            </w:ins>
          </w:p>
        </w:tc>
        <w:tc>
          <w:tcPr>
            <w:tcW w:w="1318" w:type="dxa"/>
            <w:tcBorders>
              <w:top w:val="nil"/>
              <w:left w:val="nil"/>
              <w:bottom w:val="single" w:sz="4" w:space="0" w:color="ACB9CA"/>
              <w:right w:val="single" w:sz="4" w:space="0" w:color="ACB9CA"/>
            </w:tcBorders>
            <w:shd w:val="clear" w:color="000000" w:fill="FFFFFF"/>
            <w:vAlign w:val="center"/>
          </w:tcPr>
          <w:p w14:paraId="0E2EFF7C" w14:textId="05536937" w:rsidR="00546FC9" w:rsidRPr="00C47FE2" w:rsidRDefault="00546FC9" w:rsidP="00546FC9">
            <w:pPr>
              <w:spacing w:before="0" w:after="0" w:line="240" w:lineRule="auto"/>
              <w:jc w:val="right"/>
              <w:rPr>
                <w:ins w:id="2549" w:author="khanguyen" w:date="2017-03-17T23:06:00Z"/>
                <w:rFonts w:eastAsia="Times New Roman" w:cs="Arial"/>
                <w:color w:val="4B4B63"/>
                <w:sz w:val="20"/>
                <w:szCs w:val="20"/>
                <w:lang w:val="en-US"/>
              </w:rPr>
            </w:pPr>
            <w:ins w:id="2550" w:author="khanguyen" w:date="2017-03-17T23:08:00Z">
              <w:r>
                <w:rPr>
                  <w:rFonts w:cs="Arial"/>
                  <w:color w:val="4B4B63"/>
                  <w:sz w:val="20"/>
                  <w:szCs w:val="20"/>
                </w:rPr>
                <w:t>797</w:t>
              </w:r>
            </w:ins>
          </w:p>
        </w:tc>
        <w:tc>
          <w:tcPr>
            <w:tcW w:w="1176" w:type="dxa"/>
            <w:tcBorders>
              <w:top w:val="nil"/>
              <w:left w:val="nil"/>
              <w:bottom w:val="single" w:sz="4" w:space="0" w:color="ACB9CA"/>
              <w:right w:val="single" w:sz="4" w:space="0" w:color="ACB9CA"/>
            </w:tcBorders>
            <w:shd w:val="clear" w:color="000000" w:fill="FFFFFF"/>
            <w:vAlign w:val="center"/>
          </w:tcPr>
          <w:p w14:paraId="3C0BFB1C" w14:textId="27CFF4B0" w:rsidR="00546FC9" w:rsidRPr="00C47FE2" w:rsidRDefault="00546FC9" w:rsidP="00546FC9">
            <w:pPr>
              <w:spacing w:before="0" w:after="0" w:line="240" w:lineRule="auto"/>
              <w:jc w:val="right"/>
              <w:rPr>
                <w:ins w:id="2551" w:author="khanguyen" w:date="2017-03-17T23:06:00Z"/>
                <w:rFonts w:eastAsia="Times New Roman" w:cs="Arial"/>
                <w:color w:val="4B4B63"/>
                <w:sz w:val="20"/>
                <w:szCs w:val="20"/>
                <w:lang w:val="en-US"/>
              </w:rPr>
            </w:pPr>
            <w:ins w:id="2552" w:author="khanguyen" w:date="2017-03-17T23:08:00Z">
              <w:r>
                <w:rPr>
                  <w:rFonts w:cs="Arial"/>
                  <w:color w:val="4B4B63"/>
                  <w:sz w:val="20"/>
                  <w:szCs w:val="20"/>
                </w:rPr>
                <w:t>0%</w:t>
              </w:r>
            </w:ins>
          </w:p>
        </w:tc>
      </w:tr>
      <w:tr w:rsidR="00546FC9" w:rsidRPr="00C47FE2" w14:paraId="6C2881B5" w14:textId="77777777" w:rsidTr="00546FC9">
        <w:trPr>
          <w:trHeight w:val="300"/>
          <w:ins w:id="2553"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38427058" w14:textId="1B0F693C" w:rsidR="00546FC9" w:rsidRPr="00C47FE2" w:rsidRDefault="00546FC9" w:rsidP="00546FC9">
            <w:pPr>
              <w:spacing w:before="0" w:after="0" w:line="240" w:lineRule="auto"/>
              <w:ind w:firstLineChars="100" w:firstLine="200"/>
              <w:rPr>
                <w:ins w:id="2554" w:author="khanguyen" w:date="2017-03-17T23:06:00Z"/>
                <w:rFonts w:eastAsia="Times New Roman" w:cs="Arial"/>
                <w:color w:val="4B4B63"/>
                <w:sz w:val="20"/>
                <w:szCs w:val="20"/>
                <w:lang w:val="en-US"/>
              </w:rPr>
            </w:pPr>
            <w:ins w:id="2555" w:author="khanguyen" w:date="2017-03-17T23:08:00Z">
              <w:r>
                <w:rPr>
                  <w:rFonts w:cs="Arial"/>
                  <w:color w:val="4B4B63"/>
                  <w:sz w:val="20"/>
                  <w:szCs w:val="20"/>
                </w:rPr>
                <w:t>Click_Invoice_icon</w:t>
              </w:r>
            </w:ins>
          </w:p>
        </w:tc>
        <w:tc>
          <w:tcPr>
            <w:tcW w:w="846" w:type="dxa"/>
            <w:tcBorders>
              <w:top w:val="nil"/>
              <w:left w:val="nil"/>
              <w:bottom w:val="single" w:sz="4" w:space="0" w:color="ACB9CA"/>
              <w:right w:val="single" w:sz="4" w:space="0" w:color="ACB9CA"/>
            </w:tcBorders>
            <w:shd w:val="clear" w:color="000000" w:fill="FFFFFF"/>
            <w:vAlign w:val="center"/>
          </w:tcPr>
          <w:p w14:paraId="67DCAF64" w14:textId="21220A00" w:rsidR="00546FC9" w:rsidRPr="00C47FE2" w:rsidRDefault="00546FC9" w:rsidP="00546FC9">
            <w:pPr>
              <w:spacing w:before="0" w:after="0" w:line="240" w:lineRule="auto"/>
              <w:jc w:val="right"/>
              <w:rPr>
                <w:ins w:id="2556" w:author="khanguyen" w:date="2017-03-17T23:06:00Z"/>
                <w:rFonts w:eastAsia="Times New Roman" w:cs="Arial"/>
                <w:color w:val="4B4B63"/>
                <w:sz w:val="20"/>
                <w:szCs w:val="20"/>
                <w:lang w:val="en-US"/>
              </w:rPr>
            </w:pPr>
            <w:ins w:id="2557" w:author="khanguyen" w:date="2017-03-17T23:08:00Z">
              <w:r>
                <w:rPr>
                  <w:rFonts w:cs="Arial"/>
                  <w:color w:val="4B4B63"/>
                  <w:sz w:val="20"/>
                  <w:szCs w:val="20"/>
                </w:rPr>
                <w:t>1468</w:t>
              </w:r>
            </w:ins>
          </w:p>
        </w:tc>
        <w:tc>
          <w:tcPr>
            <w:tcW w:w="1475" w:type="dxa"/>
            <w:tcBorders>
              <w:top w:val="nil"/>
              <w:left w:val="nil"/>
              <w:bottom w:val="single" w:sz="4" w:space="0" w:color="ACB9CA"/>
              <w:right w:val="single" w:sz="4" w:space="0" w:color="ACB9CA"/>
            </w:tcBorders>
            <w:shd w:val="clear" w:color="000000" w:fill="FFFFFF"/>
            <w:vAlign w:val="center"/>
          </w:tcPr>
          <w:p w14:paraId="18417DDA" w14:textId="6EC59FD5" w:rsidR="00546FC9" w:rsidRPr="00C47FE2" w:rsidRDefault="00546FC9" w:rsidP="00546FC9">
            <w:pPr>
              <w:spacing w:before="0" w:after="0" w:line="240" w:lineRule="auto"/>
              <w:jc w:val="right"/>
              <w:rPr>
                <w:ins w:id="2558" w:author="khanguyen" w:date="2017-03-17T23:06:00Z"/>
                <w:rFonts w:eastAsia="Times New Roman" w:cs="Arial"/>
                <w:color w:val="4B4B63"/>
                <w:sz w:val="20"/>
                <w:szCs w:val="20"/>
                <w:lang w:val="en-US"/>
              </w:rPr>
            </w:pPr>
            <w:ins w:id="2559" w:author="khanguyen" w:date="2017-03-17T23:08:00Z">
              <w:r>
                <w:rPr>
                  <w:rFonts w:cs="Arial"/>
                  <w:color w:val="4B4B63"/>
                  <w:sz w:val="20"/>
                  <w:szCs w:val="20"/>
                </w:rPr>
                <w:t>282</w:t>
              </w:r>
            </w:ins>
          </w:p>
        </w:tc>
        <w:tc>
          <w:tcPr>
            <w:tcW w:w="1397" w:type="dxa"/>
            <w:tcBorders>
              <w:top w:val="nil"/>
              <w:left w:val="nil"/>
              <w:bottom w:val="single" w:sz="4" w:space="0" w:color="ACB9CA"/>
              <w:right w:val="single" w:sz="4" w:space="0" w:color="ACB9CA"/>
            </w:tcBorders>
            <w:shd w:val="clear" w:color="000000" w:fill="FFFFFF"/>
            <w:vAlign w:val="center"/>
          </w:tcPr>
          <w:p w14:paraId="2385C49A" w14:textId="229C01A4" w:rsidR="00546FC9" w:rsidRPr="00C47FE2" w:rsidRDefault="00546FC9" w:rsidP="00546FC9">
            <w:pPr>
              <w:spacing w:before="0" w:after="0" w:line="240" w:lineRule="auto"/>
              <w:jc w:val="right"/>
              <w:rPr>
                <w:ins w:id="2560" w:author="khanguyen" w:date="2017-03-17T23:06:00Z"/>
                <w:rFonts w:eastAsia="Times New Roman" w:cs="Arial"/>
                <w:color w:val="4B4B63"/>
                <w:sz w:val="20"/>
                <w:szCs w:val="20"/>
                <w:lang w:val="en-US"/>
              </w:rPr>
            </w:pPr>
            <w:ins w:id="2561" w:author="khanguyen" w:date="2017-03-17T23:08:00Z">
              <w:r>
                <w:rPr>
                  <w:rFonts w:cs="Arial"/>
                  <w:color w:val="4B4B63"/>
                  <w:sz w:val="20"/>
                  <w:szCs w:val="20"/>
                </w:rPr>
                <w:t>675</w:t>
              </w:r>
            </w:ins>
          </w:p>
        </w:tc>
        <w:tc>
          <w:tcPr>
            <w:tcW w:w="1397" w:type="dxa"/>
            <w:tcBorders>
              <w:top w:val="nil"/>
              <w:left w:val="nil"/>
              <w:bottom w:val="single" w:sz="4" w:space="0" w:color="ACB9CA"/>
              <w:right w:val="single" w:sz="4" w:space="0" w:color="ACB9CA"/>
            </w:tcBorders>
            <w:shd w:val="clear" w:color="000000" w:fill="FFFFFF"/>
            <w:vAlign w:val="center"/>
          </w:tcPr>
          <w:p w14:paraId="5DD40875" w14:textId="1B73FB32" w:rsidR="00546FC9" w:rsidRPr="00C47FE2" w:rsidRDefault="00546FC9" w:rsidP="00546FC9">
            <w:pPr>
              <w:spacing w:before="0" w:after="0" w:line="240" w:lineRule="auto"/>
              <w:jc w:val="right"/>
              <w:rPr>
                <w:ins w:id="2562" w:author="khanguyen" w:date="2017-03-17T23:06:00Z"/>
                <w:rFonts w:eastAsia="Times New Roman" w:cs="Arial"/>
                <w:color w:val="4B4B63"/>
                <w:sz w:val="20"/>
                <w:szCs w:val="20"/>
                <w:lang w:val="en-US"/>
              </w:rPr>
            </w:pPr>
            <w:ins w:id="2563" w:author="khanguyen" w:date="2017-03-17T23:08:00Z">
              <w:r>
                <w:rPr>
                  <w:rFonts w:cs="Arial"/>
                  <w:color w:val="4B4B63"/>
                  <w:sz w:val="20"/>
                  <w:szCs w:val="20"/>
                </w:rPr>
                <w:t>952</w:t>
              </w:r>
            </w:ins>
          </w:p>
        </w:tc>
        <w:tc>
          <w:tcPr>
            <w:tcW w:w="1554" w:type="dxa"/>
            <w:tcBorders>
              <w:top w:val="nil"/>
              <w:left w:val="nil"/>
              <w:bottom w:val="single" w:sz="4" w:space="0" w:color="ACB9CA"/>
              <w:right w:val="single" w:sz="4" w:space="0" w:color="ACB9CA"/>
            </w:tcBorders>
            <w:shd w:val="clear" w:color="000000" w:fill="FFFFFF"/>
            <w:vAlign w:val="center"/>
          </w:tcPr>
          <w:p w14:paraId="2A555968" w14:textId="66B287A2" w:rsidR="00546FC9" w:rsidRPr="00C47FE2" w:rsidRDefault="00546FC9" w:rsidP="00546FC9">
            <w:pPr>
              <w:spacing w:before="0" w:after="0" w:line="240" w:lineRule="auto"/>
              <w:jc w:val="right"/>
              <w:rPr>
                <w:ins w:id="2564" w:author="khanguyen" w:date="2017-03-17T23:06:00Z"/>
                <w:rFonts w:eastAsia="Times New Roman" w:cs="Arial"/>
                <w:color w:val="4B4B63"/>
                <w:sz w:val="20"/>
                <w:szCs w:val="20"/>
                <w:lang w:val="en-US"/>
              </w:rPr>
            </w:pPr>
            <w:ins w:id="2565" w:author="khanguyen" w:date="2017-03-17T23:08:00Z">
              <w:r>
                <w:rPr>
                  <w:rFonts w:cs="Arial"/>
                  <w:color w:val="4B4B63"/>
                  <w:sz w:val="20"/>
                  <w:szCs w:val="20"/>
                </w:rPr>
                <w:t>1392</w:t>
              </w:r>
            </w:ins>
          </w:p>
        </w:tc>
        <w:tc>
          <w:tcPr>
            <w:tcW w:w="1160" w:type="dxa"/>
            <w:tcBorders>
              <w:top w:val="nil"/>
              <w:left w:val="nil"/>
              <w:bottom w:val="single" w:sz="4" w:space="0" w:color="ACB9CA"/>
              <w:right w:val="single" w:sz="4" w:space="0" w:color="ACB9CA"/>
            </w:tcBorders>
            <w:shd w:val="clear" w:color="000000" w:fill="FFFFFF"/>
            <w:vAlign w:val="center"/>
          </w:tcPr>
          <w:p w14:paraId="2753A9A6" w14:textId="2576FD3D" w:rsidR="00546FC9" w:rsidRPr="00C47FE2" w:rsidRDefault="00546FC9" w:rsidP="00546FC9">
            <w:pPr>
              <w:spacing w:before="0" w:after="0" w:line="240" w:lineRule="auto"/>
              <w:jc w:val="right"/>
              <w:rPr>
                <w:ins w:id="2566" w:author="khanguyen" w:date="2017-03-17T23:06:00Z"/>
                <w:rFonts w:eastAsia="Times New Roman" w:cs="Arial"/>
                <w:color w:val="4B4B63"/>
                <w:sz w:val="20"/>
                <w:szCs w:val="20"/>
                <w:lang w:val="en-US"/>
              </w:rPr>
            </w:pPr>
            <w:ins w:id="2567" w:author="khanguyen" w:date="2017-03-17T23:08:00Z">
              <w:r>
                <w:rPr>
                  <w:rFonts w:cs="Arial"/>
                  <w:color w:val="4B4B63"/>
                  <w:sz w:val="20"/>
                  <w:szCs w:val="20"/>
                </w:rPr>
                <w:t>1</w:t>
              </w:r>
            </w:ins>
          </w:p>
        </w:tc>
        <w:tc>
          <w:tcPr>
            <w:tcW w:w="1318" w:type="dxa"/>
            <w:tcBorders>
              <w:top w:val="nil"/>
              <w:left w:val="nil"/>
              <w:bottom w:val="single" w:sz="4" w:space="0" w:color="ACB9CA"/>
              <w:right w:val="single" w:sz="4" w:space="0" w:color="ACB9CA"/>
            </w:tcBorders>
            <w:shd w:val="clear" w:color="000000" w:fill="FFFFFF"/>
            <w:vAlign w:val="center"/>
          </w:tcPr>
          <w:p w14:paraId="4FA007FE" w14:textId="39B7B669" w:rsidR="00546FC9" w:rsidRPr="00C47FE2" w:rsidRDefault="00546FC9" w:rsidP="00546FC9">
            <w:pPr>
              <w:spacing w:before="0" w:after="0" w:line="240" w:lineRule="auto"/>
              <w:jc w:val="right"/>
              <w:rPr>
                <w:ins w:id="2568" w:author="khanguyen" w:date="2017-03-17T23:06:00Z"/>
                <w:rFonts w:eastAsia="Times New Roman" w:cs="Arial"/>
                <w:color w:val="4B4B63"/>
                <w:sz w:val="20"/>
                <w:szCs w:val="20"/>
                <w:lang w:val="en-US"/>
              </w:rPr>
            </w:pPr>
            <w:ins w:id="2569" w:author="khanguyen" w:date="2017-03-17T23:08:00Z">
              <w:r>
                <w:rPr>
                  <w:rFonts w:cs="Arial"/>
                  <w:color w:val="4B4B63"/>
                  <w:sz w:val="20"/>
                  <w:szCs w:val="20"/>
                </w:rPr>
                <w:t>2246</w:t>
              </w:r>
            </w:ins>
          </w:p>
        </w:tc>
        <w:tc>
          <w:tcPr>
            <w:tcW w:w="1176" w:type="dxa"/>
            <w:tcBorders>
              <w:top w:val="nil"/>
              <w:left w:val="nil"/>
              <w:bottom w:val="single" w:sz="4" w:space="0" w:color="ACB9CA"/>
              <w:right w:val="single" w:sz="4" w:space="0" w:color="ACB9CA"/>
            </w:tcBorders>
            <w:shd w:val="clear" w:color="000000" w:fill="FFFFFF"/>
            <w:vAlign w:val="center"/>
          </w:tcPr>
          <w:p w14:paraId="495F6813" w14:textId="6BA8663F" w:rsidR="00546FC9" w:rsidRPr="00C47FE2" w:rsidRDefault="00546FC9" w:rsidP="00546FC9">
            <w:pPr>
              <w:spacing w:before="0" w:after="0" w:line="240" w:lineRule="auto"/>
              <w:jc w:val="right"/>
              <w:rPr>
                <w:ins w:id="2570" w:author="khanguyen" w:date="2017-03-17T23:06:00Z"/>
                <w:rFonts w:eastAsia="Times New Roman" w:cs="Arial"/>
                <w:color w:val="4B4B63"/>
                <w:sz w:val="20"/>
                <w:szCs w:val="20"/>
                <w:lang w:val="en-US"/>
              </w:rPr>
            </w:pPr>
            <w:ins w:id="2571" w:author="khanguyen" w:date="2017-03-17T23:08:00Z">
              <w:r>
                <w:rPr>
                  <w:rFonts w:cs="Arial"/>
                  <w:color w:val="4B4B63"/>
                  <w:sz w:val="20"/>
                  <w:szCs w:val="20"/>
                </w:rPr>
                <w:t>0%</w:t>
              </w:r>
            </w:ins>
          </w:p>
        </w:tc>
      </w:tr>
      <w:tr w:rsidR="00546FC9" w:rsidRPr="00C47FE2" w14:paraId="24BDB872" w14:textId="77777777" w:rsidTr="00546FC9">
        <w:trPr>
          <w:trHeight w:val="300"/>
          <w:ins w:id="2572"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6904F0AA" w14:textId="3AF0CDA0" w:rsidR="00546FC9" w:rsidRPr="00C47FE2" w:rsidRDefault="00546FC9" w:rsidP="00546FC9">
            <w:pPr>
              <w:spacing w:before="0" w:after="0" w:line="240" w:lineRule="auto"/>
              <w:ind w:firstLineChars="100" w:firstLine="200"/>
              <w:rPr>
                <w:ins w:id="2573" w:author="khanguyen" w:date="2017-03-17T23:06:00Z"/>
                <w:rFonts w:eastAsia="Times New Roman" w:cs="Arial"/>
                <w:color w:val="4B4B63"/>
                <w:sz w:val="20"/>
                <w:szCs w:val="20"/>
                <w:lang w:val="en-US"/>
              </w:rPr>
            </w:pPr>
            <w:ins w:id="2574" w:author="khanguyen" w:date="2017-03-17T23:08:00Z">
              <w:r>
                <w:rPr>
                  <w:rFonts w:cs="Arial"/>
                  <w:color w:val="4B4B63"/>
                  <w:sz w:val="20"/>
                  <w:szCs w:val="20"/>
                </w:rPr>
                <w:t>Click_Login</w:t>
              </w:r>
            </w:ins>
          </w:p>
        </w:tc>
        <w:tc>
          <w:tcPr>
            <w:tcW w:w="846" w:type="dxa"/>
            <w:tcBorders>
              <w:top w:val="nil"/>
              <w:left w:val="nil"/>
              <w:bottom w:val="single" w:sz="4" w:space="0" w:color="ACB9CA"/>
              <w:right w:val="single" w:sz="4" w:space="0" w:color="ACB9CA"/>
            </w:tcBorders>
            <w:shd w:val="clear" w:color="000000" w:fill="FFFFFF"/>
            <w:vAlign w:val="center"/>
          </w:tcPr>
          <w:p w14:paraId="7D91A9F5" w14:textId="6D3DB4B5" w:rsidR="00546FC9" w:rsidRPr="00C47FE2" w:rsidRDefault="00546FC9" w:rsidP="00546FC9">
            <w:pPr>
              <w:spacing w:before="0" w:after="0" w:line="240" w:lineRule="auto"/>
              <w:jc w:val="right"/>
              <w:rPr>
                <w:ins w:id="2575" w:author="khanguyen" w:date="2017-03-17T23:06:00Z"/>
                <w:rFonts w:eastAsia="Times New Roman" w:cs="Arial"/>
                <w:color w:val="4B4B63"/>
                <w:sz w:val="20"/>
                <w:szCs w:val="20"/>
                <w:lang w:val="en-US"/>
              </w:rPr>
            </w:pPr>
            <w:ins w:id="2576" w:author="khanguyen" w:date="2017-03-17T23:08:00Z">
              <w:r>
                <w:rPr>
                  <w:rFonts w:cs="Arial"/>
                  <w:color w:val="4B4B63"/>
                  <w:sz w:val="20"/>
                  <w:szCs w:val="20"/>
                </w:rPr>
                <w:t>3104</w:t>
              </w:r>
            </w:ins>
          </w:p>
        </w:tc>
        <w:tc>
          <w:tcPr>
            <w:tcW w:w="1475" w:type="dxa"/>
            <w:tcBorders>
              <w:top w:val="nil"/>
              <w:left w:val="nil"/>
              <w:bottom w:val="single" w:sz="4" w:space="0" w:color="ACB9CA"/>
              <w:right w:val="single" w:sz="4" w:space="0" w:color="ACB9CA"/>
            </w:tcBorders>
            <w:shd w:val="clear" w:color="000000" w:fill="FFFFFF"/>
            <w:vAlign w:val="center"/>
          </w:tcPr>
          <w:p w14:paraId="5832140A" w14:textId="08C42D13" w:rsidR="00546FC9" w:rsidRPr="00C47FE2" w:rsidRDefault="00546FC9" w:rsidP="00546FC9">
            <w:pPr>
              <w:spacing w:before="0" w:after="0" w:line="240" w:lineRule="auto"/>
              <w:jc w:val="right"/>
              <w:rPr>
                <w:ins w:id="2577" w:author="khanguyen" w:date="2017-03-17T23:06:00Z"/>
                <w:rFonts w:eastAsia="Times New Roman" w:cs="Arial"/>
                <w:color w:val="4B4B63"/>
                <w:sz w:val="20"/>
                <w:szCs w:val="20"/>
                <w:lang w:val="en-US"/>
              </w:rPr>
            </w:pPr>
            <w:ins w:id="2578" w:author="khanguyen" w:date="2017-03-17T23:08:00Z">
              <w:r>
                <w:rPr>
                  <w:rFonts w:cs="Arial"/>
                  <w:color w:val="4B4B63"/>
                  <w:sz w:val="20"/>
                  <w:szCs w:val="20"/>
                </w:rPr>
                <w:t>146030.4</w:t>
              </w:r>
            </w:ins>
          </w:p>
        </w:tc>
        <w:tc>
          <w:tcPr>
            <w:tcW w:w="1397" w:type="dxa"/>
            <w:tcBorders>
              <w:top w:val="nil"/>
              <w:left w:val="nil"/>
              <w:bottom w:val="single" w:sz="4" w:space="0" w:color="ACB9CA"/>
              <w:right w:val="single" w:sz="4" w:space="0" w:color="ACB9CA"/>
            </w:tcBorders>
            <w:shd w:val="clear" w:color="000000" w:fill="FFFFFF"/>
            <w:vAlign w:val="center"/>
          </w:tcPr>
          <w:p w14:paraId="14379D2D" w14:textId="07092017" w:rsidR="00546FC9" w:rsidRPr="00C47FE2" w:rsidRDefault="00546FC9" w:rsidP="00546FC9">
            <w:pPr>
              <w:spacing w:before="0" w:after="0" w:line="240" w:lineRule="auto"/>
              <w:jc w:val="right"/>
              <w:rPr>
                <w:ins w:id="2579" w:author="khanguyen" w:date="2017-03-17T23:06:00Z"/>
                <w:rFonts w:eastAsia="Times New Roman" w:cs="Arial"/>
                <w:color w:val="4B4B63"/>
                <w:sz w:val="20"/>
                <w:szCs w:val="20"/>
                <w:lang w:val="en-US"/>
              </w:rPr>
            </w:pPr>
            <w:ins w:id="2580" w:author="khanguyen" w:date="2017-03-17T23:08:00Z">
              <w:r>
                <w:rPr>
                  <w:rFonts w:cs="Arial"/>
                  <w:color w:val="4B4B63"/>
                  <w:sz w:val="20"/>
                  <w:szCs w:val="20"/>
                </w:rPr>
                <w:t>162265.8</w:t>
              </w:r>
            </w:ins>
          </w:p>
        </w:tc>
        <w:tc>
          <w:tcPr>
            <w:tcW w:w="1397" w:type="dxa"/>
            <w:tcBorders>
              <w:top w:val="nil"/>
              <w:left w:val="nil"/>
              <w:bottom w:val="single" w:sz="4" w:space="0" w:color="ACB9CA"/>
              <w:right w:val="single" w:sz="4" w:space="0" w:color="ACB9CA"/>
            </w:tcBorders>
            <w:shd w:val="clear" w:color="000000" w:fill="FFFFFF"/>
            <w:vAlign w:val="center"/>
          </w:tcPr>
          <w:p w14:paraId="34957D26" w14:textId="76DC9EDC" w:rsidR="00546FC9" w:rsidRPr="00C47FE2" w:rsidRDefault="00546FC9" w:rsidP="00546FC9">
            <w:pPr>
              <w:spacing w:before="0" w:after="0" w:line="240" w:lineRule="auto"/>
              <w:jc w:val="right"/>
              <w:rPr>
                <w:ins w:id="2581" w:author="khanguyen" w:date="2017-03-17T23:06:00Z"/>
                <w:rFonts w:eastAsia="Times New Roman" w:cs="Arial"/>
                <w:color w:val="4B4B63"/>
                <w:sz w:val="20"/>
                <w:szCs w:val="20"/>
                <w:lang w:val="en-US"/>
              </w:rPr>
            </w:pPr>
            <w:ins w:id="2582" w:author="khanguyen" w:date="2017-03-17T23:08:00Z">
              <w:r>
                <w:rPr>
                  <w:rFonts w:cs="Arial"/>
                  <w:color w:val="4B4B63"/>
                  <w:sz w:val="20"/>
                  <w:szCs w:val="20"/>
                </w:rPr>
                <w:t>261481.9</w:t>
              </w:r>
            </w:ins>
          </w:p>
        </w:tc>
        <w:tc>
          <w:tcPr>
            <w:tcW w:w="1554" w:type="dxa"/>
            <w:tcBorders>
              <w:top w:val="nil"/>
              <w:left w:val="nil"/>
              <w:bottom w:val="single" w:sz="4" w:space="0" w:color="ACB9CA"/>
              <w:right w:val="single" w:sz="4" w:space="0" w:color="ACB9CA"/>
            </w:tcBorders>
            <w:shd w:val="clear" w:color="000000" w:fill="FFFFFF"/>
            <w:vAlign w:val="center"/>
          </w:tcPr>
          <w:p w14:paraId="65EEDE50" w14:textId="632DC679" w:rsidR="00546FC9" w:rsidRPr="00C47FE2" w:rsidRDefault="00546FC9" w:rsidP="00546FC9">
            <w:pPr>
              <w:spacing w:before="0" w:after="0" w:line="240" w:lineRule="auto"/>
              <w:jc w:val="right"/>
              <w:rPr>
                <w:ins w:id="2583" w:author="khanguyen" w:date="2017-03-17T23:06:00Z"/>
                <w:rFonts w:eastAsia="Times New Roman" w:cs="Arial"/>
                <w:color w:val="4B4B63"/>
                <w:sz w:val="20"/>
                <w:szCs w:val="20"/>
                <w:lang w:val="en-US"/>
              </w:rPr>
            </w:pPr>
            <w:ins w:id="2584" w:author="khanguyen" w:date="2017-03-17T23:08:00Z">
              <w:r>
                <w:rPr>
                  <w:rFonts w:cs="Arial"/>
                  <w:color w:val="4B4B63"/>
                  <w:sz w:val="20"/>
                  <w:szCs w:val="20"/>
                </w:rPr>
                <w:t>478092.2</w:t>
              </w:r>
            </w:ins>
          </w:p>
        </w:tc>
        <w:tc>
          <w:tcPr>
            <w:tcW w:w="1160" w:type="dxa"/>
            <w:tcBorders>
              <w:top w:val="nil"/>
              <w:left w:val="nil"/>
              <w:bottom w:val="single" w:sz="4" w:space="0" w:color="ACB9CA"/>
              <w:right w:val="single" w:sz="4" w:space="0" w:color="ACB9CA"/>
            </w:tcBorders>
            <w:shd w:val="clear" w:color="000000" w:fill="FFFFFF"/>
            <w:vAlign w:val="center"/>
          </w:tcPr>
          <w:p w14:paraId="17D39628" w14:textId="7719F73F" w:rsidR="00546FC9" w:rsidRPr="00C47FE2" w:rsidRDefault="00546FC9" w:rsidP="00546FC9">
            <w:pPr>
              <w:spacing w:before="0" w:after="0" w:line="240" w:lineRule="auto"/>
              <w:jc w:val="right"/>
              <w:rPr>
                <w:ins w:id="2585" w:author="khanguyen" w:date="2017-03-17T23:06:00Z"/>
                <w:rFonts w:eastAsia="Times New Roman" w:cs="Arial"/>
                <w:color w:val="4B4B63"/>
                <w:sz w:val="20"/>
                <w:szCs w:val="20"/>
                <w:lang w:val="en-US"/>
              </w:rPr>
            </w:pPr>
            <w:ins w:id="2586" w:author="khanguyen" w:date="2017-03-17T23:08:00Z">
              <w:r>
                <w:rPr>
                  <w:rFonts w:cs="Arial"/>
                  <w:color w:val="4B4B63"/>
                  <w:sz w:val="20"/>
                  <w:szCs w:val="20"/>
                </w:rPr>
                <w:t>1</w:t>
              </w:r>
            </w:ins>
          </w:p>
        </w:tc>
        <w:tc>
          <w:tcPr>
            <w:tcW w:w="1318" w:type="dxa"/>
            <w:tcBorders>
              <w:top w:val="nil"/>
              <w:left w:val="nil"/>
              <w:bottom w:val="single" w:sz="4" w:space="0" w:color="ACB9CA"/>
              <w:right w:val="single" w:sz="4" w:space="0" w:color="ACB9CA"/>
            </w:tcBorders>
            <w:shd w:val="clear" w:color="000000" w:fill="FFFFFF"/>
            <w:vAlign w:val="center"/>
          </w:tcPr>
          <w:p w14:paraId="2B343002" w14:textId="3DDB0A31" w:rsidR="00546FC9" w:rsidRPr="00C47FE2" w:rsidRDefault="00546FC9" w:rsidP="00546FC9">
            <w:pPr>
              <w:spacing w:before="0" w:after="0" w:line="240" w:lineRule="auto"/>
              <w:jc w:val="right"/>
              <w:rPr>
                <w:ins w:id="2587" w:author="khanguyen" w:date="2017-03-17T23:06:00Z"/>
                <w:rFonts w:eastAsia="Times New Roman" w:cs="Arial"/>
                <w:color w:val="4B4B63"/>
                <w:sz w:val="20"/>
                <w:szCs w:val="20"/>
                <w:lang w:val="en-US"/>
              </w:rPr>
            </w:pPr>
            <w:ins w:id="2588" w:author="khanguyen" w:date="2017-03-17T23:08:00Z">
              <w:r>
                <w:rPr>
                  <w:rFonts w:cs="Arial"/>
                  <w:color w:val="4B4B63"/>
                  <w:sz w:val="20"/>
                  <w:szCs w:val="20"/>
                </w:rPr>
                <w:t>1952359</w:t>
              </w:r>
            </w:ins>
          </w:p>
        </w:tc>
        <w:tc>
          <w:tcPr>
            <w:tcW w:w="1176" w:type="dxa"/>
            <w:tcBorders>
              <w:top w:val="nil"/>
              <w:left w:val="nil"/>
              <w:bottom w:val="single" w:sz="4" w:space="0" w:color="ACB9CA"/>
              <w:right w:val="single" w:sz="4" w:space="0" w:color="ACB9CA"/>
            </w:tcBorders>
            <w:shd w:val="clear" w:color="000000" w:fill="FFFFFF"/>
            <w:vAlign w:val="center"/>
          </w:tcPr>
          <w:p w14:paraId="0C228E67" w14:textId="2B860A20" w:rsidR="00546FC9" w:rsidRPr="00C47FE2" w:rsidRDefault="00546FC9" w:rsidP="00546FC9">
            <w:pPr>
              <w:spacing w:before="0" w:after="0" w:line="240" w:lineRule="auto"/>
              <w:jc w:val="right"/>
              <w:rPr>
                <w:ins w:id="2589" w:author="khanguyen" w:date="2017-03-17T23:06:00Z"/>
                <w:rFonts w:eastAsia="Times New Roman" w:cs="Arial"/>
                <w:color w:val="4B4B63"/>
                <w:sz w:val="20"/>
                <w:szCs w:val="20"/>
                <w:lang w:val="en-US"/>
              </w:rPr>
            </w:pPr>
            <w:ins w:id="2590" w:author="khanguyen" w:date="2017-03-17T23:08:00Z">
              <w:r>
                <w:rPr>
                  <w:rFonts w:cs="Arial"/>
                  <w:color w:val="4B4B63"/>
                  <w:sz w:val="20"/>
                  <w:szCs w:val="20"/>
                </w:rPr>
                <w:t>1.29%</w:t>
              </w:r>
            </w:ins>
          </w:p>
        </w:tc>
      </w:tr>
      <w:tr w:rsidR="00546FC9" w:rsidRPr="00C47FE2" w14:paraId="14B969BA" w14:textId="77777777" w:rsidTr="00546FC9">
        <w:trPr>
          <w:trHeight w:val="300"/>
          <w:ins w:id="2591"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1D59BBA4" w14:textId="25831EF7" w:rsidR="00546FC9" w:rsidRPr="00C47FE2" w:rsidRDefault="00546FC9" w:rsidP="00546FC9">
            <w:pPr>
              <w:spacing w:before="0" w:after="0" w:line="240" w:lineRule="auto"/>
              <w:ind w:firstLineChars="100" w:firstLine="200"/>
              <w:rPr>
                <w:ins w:id="2592" w:author="khanguyen" w:date="2017-03-17T23:06:00Z"/>
                <w:rFonts w:eastAsia="Times New Roman" w:cs="Arial"/>
                <w:color w:val="4B4B63"/>
                <w:sz w:val="20"/>
                <w:szCs w:val="20"/>
                <w:lang w:val="en-US"/>
              </w:rPr>
            </w:pPr>
            <w:ins w:id="2593" w:author="khanguyen" w:date="2017-03-17T23:08:00Z">
              <w:r>
                <w:rPr>
                  <w:rFonts w:cs="Arial"/>
                  <w:color w:val="4B4B63"/>
                  <w:sz w:val="20"/>
                  <w:szCs w:val="20"/>
                </w:rPr>
                <w:t>Click_Note_icon</w:t>
              </w:r>
            </w:ins>
          </w:p>
        </w:tc>
        <w:tc>
          <w:tcPr>
            <w:tcW w:w="846" w:type="dxa"/>
            <w:tcBorders>
              <w:top w:val="nil"/>
              <w:left w:val="nil"/>
              <w:bottom w:val="single" w:sz="4" w:space="0" w:color="ACB9CA"/>
              <w:right w:val="single" w:sz="4" w:space="0" w:color="ACB9CA"/>
            </w:tcBorders>
            <w:shd w:val="clear" w:color="000000" w:fill="FFFFFF"/>
            <w:vAlign w:val="center"/>
          </w:tcPr>
          <w:p w14:paraId="16804E55" w14:textId="0537F473" w:rsidR="00546FC9" w:rsidRPr="00C47FE2" w:rsidRDefault="00546FC9" w:rsidP="00546FC9">
            <w:pPr>
              <w:spacing w:before="0" w:after="0" w:line="240" w:lineRule="auto"/>
              <w:jc w:val="right"/>
              <w:rPr>
                <w:ins w:id="2594" w:author="khanguyen" w:date="2017-03-17T23:06:00Z"/>
                <w:rFonts w:eastAsia="Times New Roman" w:cs="Arial"/>
                <w:color w:val="4B4B63"/>
                <w:sz w:val="20"/>
                <w:szCs w:val="20"/>
                <w:lang w:val="en-US"/>
              </w:rPr>
            </w:pPr>
            <w:ins w:id="2595" w:author="khanguyen" w:date="2017-03-17T23:08:00Z">
              <w:r>
                <w:rPr>
                  <w:rFonts w:cs="Arial"/>
                  <w:color w:val="4B4B63"/>
                  <w:sz w:val="20"/>
                  <w:szCs w:val="20"/>
                </w:rPr>
                <w:t>5176</w:t>
              </w:r>
            </w:ins>
          </w:p>
        </w:tc>
        <w:tc>
          <w:tcPr>
            <w:tcW w:w="1475" w:type="dxa"/>
            <w:tcBorders>
              <w:top w:val="nil"/>
              <w:left w:val="nil"/>
              <w:bottom w:val="single" w:sz="4" w:space="0" w:color="ACB9CA"/>
              <w:right w:val="single" w:sz="4" w:space="0" w:color="ACB9CA"/>
            </w:tcBorders>
            <w:shd w:val="clear" w:color="000000" w:fill="FFFFFF"/>
            <w:vAlign w:val="center"/>
          </w:tcPr>
          <w:p w14:paraId="5349DEDB" w14:textId="59F61C9F" w:rsidR="00546FC9" w:rsidRPr="00C47FE2" w:rsidRDefault="00546FC9" w:rsidP="00546FC9">
            <w:pPr>
              <w:spacing w:before="0" w:after="0" w:line="240" w:lineRule="auto"/>
              <w:jc w:val="right"/>
              <w:rPr>
                <w:ins w:id="2596" w:author="khanguyen" w:date="2017-03-17T23:06:00Z"/>
                <w:rFonts w:eastAsia="Times New Roman" w:cs="Arial"/>
                <w:color w:val="4B4B63"/>
                <w:sz w:val="20"/>
                <w:szCs w:val="20"/>
                <w:lang w:val="en-US"/>
              </w:rPr>
            </w:pPr>
            <w:ins w:id="2597" w:author="khanguyen" w:date="2017-03-17T23:08:00Z">
              <w:r>
                <w:rPr>
                  <w:rFonts w:cs="Arial"/>
                  <w:color w:val="4B4B63"/>
                  <w:sz w:val="20"/>
                  <w:szCs w:val="20"/>
                </w:rPr>
                <w:t>404.28</w:t>
              </w:r>
            </w:ins>
          </w:p>
        </w:tc>
        <w:tc>
          <w:tcPr>
            <w:tcW w:w="1397" w:type="dxa"/>
            <w:tcBorders>
              <w:top w:val="nil"/>
              <w:left w:val="nil"/>
              <w:bottom w:val="single" w:sz="4" w:space="0" w:color="ACB9CA"/>
              <w:right w:val="single" w:sz="4" w:space="0" w:color="ACB9CA"/>
            </w:tcBorders>
            <w:shd w:val="clear" w:color="000000" w:fill="FFFFFF"/>
            <w:vAlign w:val="center"/>
          </w:tcPr>
          <w:p w14:paraId="53F75871" w14:textId="237F89F0" w:rsidR="00546FC9" w:rsidRPr="00C47FE2" w:rsidRDefault="00546FC9" w:rsidP="00546FC9">
            <w:pPr>
              <w:spacing w:before="0" w:after="0" w:line="240" w:lineRule="auto"/>
              <w:jc w:val="right"/>
              <w:rPr>
                <w:ins w:id="2598" w:author="khanguyen" w:date="2017-03-17T23:06:00Z"/>
                <w:rFonts w:eastAsia="Times New Roman" w:cs="Arial"/>
                <w:color w:val="4B4B63"/>
                <w:sz w:val="20"/>
                <w:szCs w:val="20"/>
                <w:lang w:val="en-US"/>
              </w:rPr>
            </w:pPr>
            <w:ins w:id="2599" w:author="khanguyen" w:date="2017-03-17T23:08:00Z">
              <w:r>
                <w:rPr>
                  <w:rFonts w:cs="Arial"/>
                  <w:color w:val="4B4B63"/>
                  <w:sz w:val="20"/>
                  <w:szCs w:val="20"/>
                </w:rPr>
                <w:t>580.44</w:t>
              </w:r>
            </w:ins>
          </w:p>
        </w:tc>
        <w:tc>
          <w:tcPr>
            <w:tcW w:w="1397" w:type="dxa"/>
            <w:tcBorders>
              <w:top w:val="nil"/>
              <w:left w:val="nil"/>
              <w:bottom w:val="single" w:sz="4" w:space="0" w:color="ACB9CA"/>
              <w:right w:val="single" w:sz="4" w:space="0" w:color="ACB9CA"/>
            </w:tcBorders>
            <w:shd w:val="clear" w:color="000000" w:fill="FFFFFF"/>
            <w:vAlign w:val="center"/>
          </w:tcPr>
          <w:p w14:paraId="5308BB92" w14:textId="741835C3" w:rsidR="00546FC9" w:rsidRPr="00C47FE2" w:rsidRDefault="00546FC9" w:rsidP="00546FC9">
            <w:pPr>
              <w:spacing w:before="0" w:after="0" w:line="240" w:lineRule="auto"/>
              <w:jc w:val="right"/>
              <w:rPr>
                <w:ins w:id="2600" w:author="khanguyen" w:date="2017-03-17T23:06:00Z"/>
                <w:rFonts w:eastAsia="Times New Roman" w:cs="Arial"/>
                <w:color w:val="4B4B63"/>
                <w:sz w:val="20"/>
                <w:szCs w:val="20"/>
                <w:lang w:val="en-US"/>
              </w:rPr>
            </w:pPr>
            <w:ins w:id="2601" w:author="khanguyen" w:date="2017-03-17T23:08:00Z">
              <w:r>
                <w:rPr>
                  <w:rFonts w:cs="Arial"/>
                  <w:color w:val="4B4B63"/>
                  <w:sz w:val="20"/>
                  <w:szCs w:val="20"/>
                </w:rPr>
                <w:t>1106.09</w:t>
              </w:r>
            </w:ins>
          </w:p>
        </w:tc>
        <w:tc>
          <w:tcPr>
            <w:tcW w:w="1554" w:type="dxa"/>
            <w:tcBorders>
              <w:top w:val="nil"/>
              <w:left w:val="nil"/>
              <w:bottom w:val="single" w:sz="4" w:space="0" w:color="ACB9CA"/>
              <w:right w:val="single" w:sz="4" w:space="0" w:color="ACB9CA"/>
            </w:tcBorders>
            <w:shd w:val="clear" w:color="000000" w:fill="FFFFFF"/>
            <w:vAlign w:val="center"/>
          </w:tcPr>
          <w:p w14:paraId="1110A5AF" w14:textId="4DCD1773" w:rsidR="00546FC9" w:rsidRPr="00C47FE2" w:rsidRDefault="00546FC9" w:rsidP="00546FC9">
            <w:pPr>
              <w:spacing w:before="0" w:after="0" w:line="240" w:lineRule="auto"/>
              <w:jc w:val="right"/>
              <w:rPr>
                <w:ins w:id="2602" w:author="khanguyen" w:date="2017-03-17T23:06:00Z"/>
                <w:rFonts w:eastAsia="Times New Roman" w:cs="Arial"/>
                <w:color w:val="4B4B63"/>
                <w:sz w:val="20"/>
                <w:szCs w:val="20"/>
                <w:lang w:val="en-US"/>
              </w:rPr>
            </w:pPr>
            <w:ins w:id="2603" w:author="khanguyen" w:date="2017-03-17T23:08:00Z">
              <w:r>
                <w:rPr>
                  <w:rFonts w:cs="Arial"/>
                  <w:color w:val="4B4B63"/>
                  <w:sz w:val="20"/>
                  <w:szCs w:val="20"/>
                </w:rPr>
                <w:t>6798.06</w:t>
              </w:r>
            </w:ins>
          </w:p>
        </w:tc>
        <w:tc>
          <w:tcPr>
            <w:tcW w:w="1160" w:type="dxa"/>
            <w:tcBorders>
              <w:top w:val="nil"/>
              <w:left w:val="nil"/>
              <w:bottom w:val="single" w:sz="4" w:space="0" w:color="ACB9CA"/>
              <w:right w:val="single" w:sz="4" w:space="0" w:color="ACB9CA"/>
            </w:tcBorders>
            <w:shd w:val="clear" w:color="000000" w:fill="FFFFFF"/>
            <w:vAlign w:val="center"/>
          </w:tcPr>
          <w:p w14:paraId="46B0F5A7" w14:textId="18656A37" w:rsidR="00546FC9" w:rsidRPr="00C47FE2" w:rsidRDefault="00546FC9" w:rsidP="00546FC9">
            <w:pPr>
              <w:spacing w:before="0" w:after="0" w:line="240" w:lineRule="auto"/>
              <w:jc w:val="right"/>
              <w:rPr>
                <w:ins w:id="2604" w:author="khanguyen" w:date="2017-03-17T23:06:00Z"/>
                <w:rFonts w:eastAsia="Times New Roman" w:cs="Arial"/>
                <w:color w:val="4B4B63"/>
                <w:sz w:val="20"/>
                <w:szCs w:val="20"/>
                <w:lang w:val="en-US"/>
              </w:rPr>
            </w:pPr>
            <w:ins w:id="2605" w:author="khanguyen" w:date="2017-03-17T23:08:00Z">
              <w:r>
                <w:rPr>
                  <w:rFonts w:cs="Arial"/>
                  <w:color w:val="4B4B63"/>
                  <w:sz w:val="20"/>
                  <w:szCs w:val="20"/>
                </w:rPr>
                <w:t>1</w:t>
              </w:r>
            </w:ins>
          </w:p>
        </w:tc>
        <w:tc>
          <w:tcPr>
            <w:tcW w:w="1318" w:type="dxa"/>
            <w:tcBorders>
              <w:top w:val="nil"/>
              <w:left w:val="nil"/>
              <w:bottom w:val="single" w:sz="4" w:space="0" w:color="ACB9CA"/>
              <w:right w:val="single" w:sz="4" w:space="0" w:color="ACB9CA"/>
            </w:tcBorders>
            <w:shd w:val="clear" w:color="000000" w:fill="FFFFFF"/>
            <w:vAlign w:val="center"/>
          </w:tcPr>
          <w:p w14:paraId="0DCCE1A9" w14:textId="2C87287A" w:rsidR="00546FC9" w:rsidRPr="00C47FE2" w:rsidRDefault="00546FC9" w:rsidP="00546FC9">
            <w:pPr>
              <w:spacing w:before="0" w:after="0" w:line="240" w:lineRule="auto"/>
              <w:jc w:val="right"/>
              <w:rPr>
                <w:ins w:id="2606" w:author="khanguyen" w:date="2017-03-17T23:06:00Z"/>
                <w:rFonts w:eastAsia="Times New Roman" w:cs="Arial"/>
                <w:color w:val="4B4B63"/>
                <w:sz w:val="20"/>
                <w:szCs w:val="20"/>
                <w:lang w:val="en-US"/>
              </w:rPr>
            </w:pPr>
            <w:ins w:id="2607" w:author="khanguyen" w:date="2017-03-17T23:08:00Z">
              <w:r>
                <w:rPr>
                  <w:rFonts w:cs="Arial"/>
                  <w:color w:val="4B4B63"/>
                  <w:sz w:val="20"/>
                  <w:szCs w:val="20"/>
                </w:rPr>
                <w:t>26555</w:t>
              </w:r>
            </w:ins>
          </w:p>
        </w:tc>
        <w:tc>
          <w:tcPr>
            <w:tcW w:w="1176" w:type="dxa"/>
            <w:tcBorders>
              <w:top w:val="nil"/>
              <w:left w:val="nil"/>
              <w:bottom w:val="single" w:sz="4" w:space="0" w:color="ACB9CA"/>
              <w:right w:val="single" w:sz="4" w:space="0" w:color="ACB9CA"/>
            </w:tcBorders>
            <w:shd w:val="clear" w:color="000000" w:fill="FFFFFF"/>
            <w:vAlign w:val="center"/>
          </w:tcPr>
          <w:p w14:paraId="07F9C9A5" w14:textId="2809BB9E" w:rsidR="00546FC9" w:rsidRPr="00C47FE2" w:rsidRDefault="00546FC9" w:rsidP="00546FC9">
            <w:pPr>
              <w:spacing w:before="0" w:after="0" w:line="240" w:lineRule="auto"/>
              <w:jc w:val="right"/>
              <w:rPr>
                <w:ins w:id="2608" w:author="khanguyen" w:date="2017-03-17T23:06:00Z"/>
                <w:rFonts w:eastAsia="Times New Roman" w:cs="Arial"/>
                <w:color w:val="4B4B63"/>
                <w:sz w:val="20"/>
                <w:szCs w:val="20"/>
                <w:lang w:val="en-US"/>
              </w:rPr>
            </w:pPr>
            <w:ins w:id="2609" w:author="khanguyen" w:date="2017-03-17T23:08:00Z">
              <w:r>
                <w:rPr>
                  <w:rFonts w:cs="Arial"/>
                  <w:color w:val="4B4B63"/>
                  <w:sz w:val="20"/>
                  <w:szCs w:val="20"/>
                </w:rPr>
                <w:t>0%</w:t>
              </w:r>
            </w:ins>
          </w:p>
        </w:tc>
      </w:tr>
      <w:tr w:rsidR="00546FC9" w:rsidRPr="00C47FE2" w14:paraId="6034B149" w14:textId="77777777" w:rsidTr="00546FC9">
        <w:trPr>
          <w:trHeight w:val="300"/>
          <w:ins w:id="2610"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2819D38C" w14:textId="01EAAF75" w:rsidR="00546FC9" w:rsidRPr="00C47FE2" w:rsidRDefault="00546FC9" w:rsidP="00546FC9">
            <w:pPr>
              <w:spacing w:before="0" w:after="0" w:line="240" w:lineRule="auto"/>
              <w:ind w:firstLineChars="100" w:firstLine="200"/>
              <w:rPr>
                <w:ins w:id="2611" w:author="khanguyen" w:date="2017-03-17T23:06:00Z"/>
                <w:rFonts w:eastAsia="Times New Roman" w:cs="Arial"/>
                <w:color w:val="4B4B63"/>
                <w:sz w:val="20"/>
                <w:szCs w:val="20"/>
                <w:lang w:val="en-US"/>
              </w:rPr>
            </w:pPr>
            <w:ins w:id="2612" w:author="khanguyen" w:date="2017-03-17T23:08:00Z">
              <w:r>
                <w:rPr>
                  <w:rFonts w:cs="Arial"/>
                  <w:color w:val="4B4B63"/>
                  <w:sz w:val="20"/>
                  <w:szCs w:val="20"/>
                </w:rPr>
                <w:t>Click_Reminder_icon</w:t>
              </w:r>
            </w:ins>
          </w:p>
        </w:tc>
        <w:tc>
          <w:tcPr>
            <w:tcW w:w="846" w:type="dxa"/>
            <w:tcBorders>
              <w:top w:val="nil"/>
              <w:left w:val="nil"/>
              <w:bottom w:val="single" w:sz="4" w:space="0" w:color="ACB9CA"/>
              <w:right w:val="single" w:sz="4" w:space="0" w:color="ACB9CA"/>
            </w:tcBorders>
            <w:shd w:val="clear" w:color="000000" w:fill="FFFFFF"/>
            <w:vAlign w:val="center"/>
          </w:tcPr>
          <w:p w14:paraId="01D56693" w14:textId="4494C552" w:rsidR="00546FC9" w:rsidRPr="00C47FE2" w:rsidRDefault="00546FC9" w:rsidP="00546FC9">
            <w:pPr>
              <w:spacing w:before="0" w:after="0" w:line="240" w:lineRule="auto"/>
              <w:jc w:val="right"/>
              <w:rPr>
                <w:ins w:id="2613" w:author="khanguyen" w:date="2017-03-17T23:06:00Z"/>
                <w:rFonts w:eastAsia="Times New Roman" w:cs="Arial"/>
                <w:color w:val="4B4B63"/>
                <w:sz w:val="20"/>
                <w:szCs w:val="20"/>
                <w:lang w:val="en-US"/>
              </w:rPr>
            </w:pPr>
            <w:ins w:id="2614" w:author="khanguyen" w:date="2017-03-17T23:08:00Z">
              <w:r>
                <w:rPr>
                  <w:rFonts w:cs="Arial"/>
                  <w:color w:val="4B4B63"/>
                  <w:sz w:val="20"/>
                  <w:szCs w:val="20"/>
                </w:rPr>
                <w:t>4925</w:t>
              </w:r>
            </w:ins>
          </w:p>
        </w:tc>
        <w:tc>
          <w:tcPr>
            <w:tcW w:w="1475" w:type="dxa"/>
            <w:tcBorders>
              <w:top w:val="nil"/>
              <w:left w:val="nil"/>
              <w:bottom w:val="single" w:sz="4" w:space="0" w:color="ACB9CA"/>
              <w:right w:val="single" w:sz="4" w:space="0" w:color="ACB9CA"/>
            </w:tcBorders>
            <w:shd w:val="clear" w:color="000000" w:fill="FFFFFF"/>
            <w:vAlign w:val="center"/>
          </w:tcPr>
          <w:p w14:paraId="72CCB82B" w14:textId="552333E7" w:rsidR="00546FC9" w:rsidRPr="00C47FE2" w:rsidRDefault="00546FC9" w:rsidP="00546FC9">
            <w:pPr>
              <w:spacing w:before="0" w:after="0" w:line="240" w:lineRule="auto"/>
              <w:jc w:val="right"/>
              <w:rPr>
                <w:ins w:id="2615" w:author="khanguyen" w:date="2017-03-17T23:06:00Z"/>
                <w:rFonts w:eastAsia="Times New Roman" w:cs="Arial"/>
                <w:color w:val="4B4B63"/>
                <w:sz w:val="20"/>
                <w:szCs w:val="20"/>
                <w:lang w:val="en-US"/>
              </w:rPr>
            </w:pPr>
            <w:ins w:id="2616" w:author="khanguyen" w:date="2017-03-17T23:08:00Z">
              <w:r>
                <w:rPr>
                  <w:rFonts w:cs="Arial"/>
                  <w:color w:val="4B4B63"/>
                  <w:sz w:val="20"/>
                  <w:szCs w:val="20"/>
                </w:rPr>
                <w:t>769.1</w:t>
              </w:r>
            </w:ins>
          </w:p>
        </w:tc>
        <w:tc>
          <w:tcPr>
            <w:tcW w:w="1397" w:type="dxa"/>
            <w:tcBorders>
              <w:top w:val="nil"/>
              <w:left w:val="nil"/>
              <w:bottom w:val="single" w:sz="4" w:space="0" w:color="ACB9CA"/>
              <w:right w:val="single" w:sz="4" w:space="0" w:color="ACB9CA"/>
            </w:tcBorders>
            <w:shd w:val="clear" w:color="000000" w:fill="FFFFFF"/>
            <w:vAlign w:val="center"/>
          </w:tcPr>
          <w:p w14:paraId="32C22E41" w14:textId="6D5B7C1B" w:rsidR="00546FC9" w:rsidRPr="00C47FE2" w:rsidRDefault="00546FC9" w:rsidP="00546FC9">
            <w:pPr>
              <w:spacing w:before="0" w:after="0" w:line="240" w:lineRule="auto"/>
              <w:jc w:val="right"/>
              <w:rPr>
                <w:ins w:id="2617" w:author="khanguyen" w:date="2017-03-17T23:06:00Z"/>
                <w:rFonts w:eastAsia="Times New Roman" w:cs="Arial"/>
                <w:color w:val="4B4B63"/>
                <w:sz w:val="20"/>
                <w:szCs w:val="20"/>
                <w:lang w:val="en-US"/>
              </w:rPr>
            </w:pPr>
            <w:ins w:id="2618" w:author="khanguyen" w:date="2017-03-17T23:08:00Z">
              <w:r>
                <w:rPr>
                  <w:rFonts w:cs="Arial"/>
                  <w:color w:val="4B4B63"/>
                  <w:sz w:val="20"/>
                  <w:szCs w:val="20"/>
                </w:rPr>
                <w:t>647.62</w:t>
              </w:r>
            </w:ins>
          </w:p>
        </w:tc>
        <w:tc>
          <w:tcPr>
            <w:tcW w:w="1397" w:type="dxa"/>
            <w:tcBorders>
              <w:top w:val="nil"/>
              <w:left w:val="nil"/>
              <w:bottom w:val="single" w:sz="4" w:space="0" w:color="ACB9CA"/>
              <w:right w:val="single" w:sz="4" w:space="0" w:color="ACB9CA"/>
            </w:tcBorders>
            <w:shd w:val="clear" w:color="000000" w:fill="FFFFFF"/>
            <w:vAlign w:val="center"/>
          </w:tcPr>
          <w:p w14:paraId="5E753BEB" w14:textId="61F14DA6" w:rsidR="00546FC9" w:rsidRPr="00C47FE2" w:rsidRDefault="00546FC9" w:rsidP="00546FC9">
            <w:pPr>
              <w:spacing w:before="0" w:after="0" w:line="240" w:lineRule="auto"/>
              <w:jc w:val="right"/>
              <w:rPr>
                <w:ins w:id="2619" w:author="khanguyen" w:date="2017-03-17T23:06:00Z"/>
                <w:rFonts w:eastAsia="Times New Roman" w:cs="Arial"/>
                <w:color w:val="4B4B63"/>
                <w:sz w:val="20"/>
                <w:szCs w:val="20"/>
                <w:lang w:val="en-US"/>
              </w:rPr>
            </w:pPr>
            <w:ins w:id="2620" w:author="khanguyen" w:date="2017-03-17T23:08:00Z">
              <w:r>
                <w:rPr>
                  <w:rFonts w:cs="Arial"/>
                  <w:color w:val="4B4B63"/>
                  <w:sz w:val="20"/>
                  <w:szCs w:val="20"/>
                </w:rPr>
                <w:t>2498.85</w:t>
              </w:r>
            </w:ins>
          </w:p>
        </w:tc>
        <w:tc>
          <w:tcPr>
            <w:tcW w:w="1554" w:type="dxa"/>
            <w:tcBorders>
              <w:top w:val="nil"/>
              <w:left w:val="nil"/>
              <w:bottom w:val="single" w:sz="4" w:space="0" w:color="ACB9CA"/>
              <w:right w:val="single" w:sz="4" w:space="0" w:color="ACB9CA"/>
            </w:tcBorders>
            <w:shd w:val="clear" w:color="000000" w:fill="FFFFFF"/>
            <w:vAlign w:val="center"/>
          </w:tcPr>
          <w:p w14:paraId="52888B13" w14:textId="1177BB31" w:rsidR="00546FC9" w:rsidRPr="00C47FE2" w:rsidRDefault="00546FC9" w:rsidP="00546FC9">
            <w:pPr>
              <w:spacing w:before="0" w:after="0" w:line="240" w:lineRule="auto"/>
              <w:jc w:val="right"/>
              <w:rPr>
                <w:ins w:id="2621" w:author="khanguyen" w:date="2017-03-17T23:06:00Z"/>
                <w:rFonts w:eastAsia="Times New Roman" w:cs="Arial"/>
                <w:color w:val="4B4B63"/>
                <w:sz w:val="20"/>
                <w:szCs w:val="20"/>
                <w:lang w:val="en-US"/>
              </w:rPr>
            </w:pPr>
            <w:ins w:id="2622" w:author="khanguyen" w:date="2017-03-17T23:08:00Z">
              <w:r>
                <w:rPr>
                  <w:rFonts w:cs="Arial"/>
                  <w:color w:val="4B4B63"/>
                  <w:sz w:val="20"/>
                  <w:szCs w:val="20"/>
                </w:rPr>
                <w:t>18424.93</w:t>
              </w:r>
            </w:ins>
          </w:p>
        </w:tc>
        <w:tc>
          <w:tcPr>
            <w:tcW w:w="1160" w:type="dxa"/>
            <w:tcBorders>
              <w:top w:val="nil"/>
              <w:left w:val="nil"/>
              <w:bottom w:val="single" w:sz="4" w:space="0" w:color="ACB9CA"/>
              <w:right w:val="single" w:sz="4" w:space="0" w:color="ACB9CA"/>
            </w:tcBorders>
            <w:shd w:val="clear" w:color="000000" w:fill="FFFFFF"/>
            <w:vAlign w:val="center"/>
          </w:tcPr>
          <w:p w14:paraId="5B4C3689" w14:textId="0F624CD2" w:rsidR="00546FC9" w:rsidRPr="00C47FE2" w:rsidRDefault="00546FC9" w:rsidP="00546FC9">
            <w:pPr>
              <w:spacing w:before="0" w:after="0" w:line="240" w:lineRule="auto"/>
              <w:jc w:val="right"/>
              <w:rPr>
                <w:ins w:id="2623" w:author="khanguyen" w:date="2017-03-17T23:06:00Z"/>
                <w:rFonts w:eastAsia="Times New Roman" w:cs="Arial"/>
                <w:color w:val="4B4B63"/>
                <w:sz w:val="20"/>
                <w:szCs w:val="20"/>
                <w:lang w:val="en-US"/>
              </w:rPr>
            </w:pPr>
            <w:ins w:id="2624" w:author="khanguyen" w:date="2017-03-17T23:08:00Z">
              <w:r>
                <w:rPr>
                  <w:rFonts w:cs="Arial"/>
                  <w:color w:val="4B4B63"/>
                  <w:sz w:val="20"/>
                  <w:szCs w:val="20"/>
                </w:rPr>
                <w:t>1</w:t>
              </w:r>
            </w:ins>
          </w:p>
        </w:tc>
        <w:tc>
          <w:tcPr>
            <w:tcW w:w="1318" w:type="dxa"/>
            <w:tcBorders>
              <w:top w:val="nil"/>
              <w:left w:val="nil"/>
              <w:bottom w:val="single" w:sz="4" w:space="0" w:color="ACB9CA"/>
              <w:right w:val="single" w:sz="4" w:space="0" w:color="ACB9CA"/>
            </w:tcBorders>
            <w:shd w:val="clear" w:color="000000" w:fill="FFFFFF"/>
            <w:vAlign w:val="center"/>
          </w:tcPr>
          <w:p w14:paraId="15D50F6C" w14:textId="610CF0F4" w:rsidR="00546FC9" w:rsidRPr="00C47FE2" w:rsidRDefault="00546FC9" w:rsidP="00546FC9">
            <w:pPr>
              <w:spacing w:before="0" w:after="0" w:line="240" w:lineRule="auto"/>
              <w:jc w:val="right"/>
              <w:rPr>
                <w:ins w:id="2625" w:author="khanguyen" w:date="2017-03-17T23:06:00Z"/>
                <w:rFonts w:eastAsia="Times New Roman" w:cs="Arial"/>
                <w:color w:val="4B4B63"/>
                <w:sz w:val="20"/>
                <w:szCs w:val="20"/>
                <w:lang w:val="en-US"/>
              </w:rPr>
            </w:pPr>
            <w:ins w:id="2626" w:author="khanguyen" w:date="2017-03-17T23:08:00Z">
              <w:r>
                <w:rPr>
                  <w:rFonts w:cs="Arial"/>
                  <w:color w:val="4B4B63"/>
                  <w:sz w:val="20"/>
                  <w:szCs w:val="20"/>
                </w:rPr>
                <w:t>26198</w:t>
              </w:r>
            </w:ins>
          </w:p>
        </w:tc>
        <w:tc>
          <w:tcPr>
            <w:tcW w:w="1176" w:type="dxa"/>
            <w:tcBorders>
              <w:top w:val="nil"/>
              <w:left w:val="nil"/>
              <w:bottom w:val="single" w:sz="4" w:space="0" w:color="ACB9CA"/>
              <w:right w:val="single" w:sz="4" w:space="0" w:color="ACB9CA"/>
            </w:tcBorders>
            <w:shd w:val="clear" w:color="000000" w:fill="FFFFFF"/>
            <w:vAlign w:val="center"/>
          </w:tcPr>
          <w:p w14:paraId="29BD5A0F" w14:textId="25043161" w:rsidR="00546FC9" w:rsidRPr="00C47FE2" w:rsidRDefault="00546FC9" w:rsidP="00546FC9">
            <w:pPr>
              <w:spacing w:before="0" w:after="0" w:line="240" w:lineRule="auto"/>
              <w:jc w:val="right"/>
              <w:rPr>
                <w:ins w:id="2627" w:author="khanguyen" w:date="2017-03-17T23:06:00Z"/>
                <w:rFonts w:eastAsia="Times New Roman" w:cs="Arial"/>
                <w:color w:val="4B4B63"/>
                <w:sz w:val="20"/>
                <w:szCs w:val="20"/>
                <w:lang w:val="en-US"/>
              </w:rPr>
            </w:pPr>
            <w:ins w:id="2628" w:author="khanguyen" w:date="2017-03-17T23:08:00Z">
              <w:r>
                <w:rPr>
                  <w:rFonts w:cs="Arial"/>
                  <w:color w:val="4B4B63"/>
                  <w:sz w:val="20"/>
                  <w:szCs w:val="20"/>
                </w:rPr>
                <w:t>0%</w:t>
              </w:r>
            </w:ins>
          </w:p>
        </w:tc>
      </w:tr>
      <w:tr w:rsidR="00546FC9" w:rsidRPr="00C47FE2" w14:paraId="61AD0536" w14:textId="77777777" w:rsidTr="00546FC9">
        <w:trPr>
          <w:trHeight w:val="300"/>
          <w:ins w:id="2629"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6082346E" w14:textId="39D93BB5" w:rsidR="00546FC9" w:rsidRPr="00C47FE2" w:rsidRDefault="00546FC9" w:rsidP="00546FC9">
            <w:pPr>
              <w:spacing w:before="0" w:after="0" w:line="240" w:lineRule="auto"/>
              <w:ind w:firstLineChars="100" w:firstLine="200"/>
              <w:rPr>
                <w:ins w:id="2630" w:author="khanguyen" w:date="2017-03-17T23:06:00Z"/>
                <w:rFonts w:eastAsia="Times New Roman" w:cs="Arial"/>
                <w:color w:val="4B4B63"/>
                <w:sz w:val="20"/>
                <w:szCs w:val="20"/>
                <w:lang w:val="en-US"/>
              </w:rPr>
            </w:pPr>
            <w:ins w:id="2631" w:author="khanguyen" w:date="2017-03-17T23:08:00Z">
              <w:r>
                <w:rPr>
                  <w:rFonts w:cs="Arial"/>
                  <w:color w:val="4B4B63"/>
                  <w:sz w:val="20"/>
                  <w:szCs w:val="20"/>
                </w:rPr>
                <w:t>Click_Save_Contact</w:t>
              </w:r>
            </w:ins>
          </w:p>
        </w:tc>
        <w:tc>
          <w:tcPr>
            <w:tcW w:w="846" w:type="dxa"/>
            <w:tcBorders>
              <w:top w:val="nil"/>
              <w:left w:val="nil"/>
              <w:bottom w:val="single" w:sz="4" w:space="0" w:color="ACB9CA"/>
              <w:right w:val="single" w:sz="4" w:space="0" w:color="ACB9CA"/>
            </w:tcBorders>
            <w:shd w:val="clear" w:color="000000" w:fill="FFFFFF"/>
            <w:vAlign w:val="center"/>
          </w:tcPr>
          <w:p w14:paraId="7E2243E9" w14:textId="3A07F205" w:rsidR="00546FC9" w:rsidRPr="00C47FE2" w:rsidRDefault="00546FC9" w:rsidP="00546FC9">
            <w:pPr>
              <w:spacing w:before="0" w:after="0" w:line="240" w:lineRule="auto"/>
              <w:jc w:val="right"/>
              <w:rPr>
                <w:ins w:id="2632" w:author="khanguyen" w:date="2017-03-17T23:06:00Z"/>
                <w:rFonts w:eastAsia="Times New Roman" w:cs="Arial"/>
                <w:color w:val="4B4B63"/>
                <w:sz w:val="20"/>
                <w:szCs w:val="20"/>
                <w:lang w:val="en-US"/>
              </w:rPr>
            </w:pPr>
            <w:ins w:id="2633" w:author="khanguyen" w:date="2017-03-17T23:08:00Z">
              <w:r>
                <w:rPr>
                  <w:rFonts w:cs="Arial"/>
                  <w:color w:val="4B4B63"/>
                  <w:sz w:val="20"/>
                  <w:szCs w:val="20"/>
                </w:rPr>
                <w:t>2900</w:t>
              </w:r>
            </w:ins>
          </w:p>
        </w:tc>
        <w:tc>
          <w:tcPr>
            <w:tcW w:w="1475" w:type="dxa"/>
            <w:tcBorders>
              <w:top w:val="nil"/>
              <w:left w:val="nil"/>
              <w:bottom w:val="single" w:sz="4" w:space="0" w:color="ACB9CA"/>
              <w:right w:val="single" w:sz="4" w:space="0" w:color="ACB9CA"/>
            </w:tcBorders>
            <w:shd w:val="clear" w:color="000000" w:fill="FFFFFF"/>
            <w:vAlign w:val="center"/>
          </w:tcPr>
          <w:p w14:paraId="03944DB1" w14:textId="6D9A0DE2" w:rsidR="00546FC9" w:rsidRPr="00C47FE2" w:rsidRDefault="00546FC9" w:rsidP="00546FC9">
            <w:pPr>
              <w:spacing w:before="0" w:after="0" w:line="240" w:lineRule="auto"/>
              <w:jc w:val="right"/>
              <w:rPr>
                <w:ins w:id="2634" w:author="khanguyen" w:date="2017-03-17T23:06:00Z"/>
                <w:rFonts w:eastAsia="Times New Roman" w:cs="Arial"/>
                <w:color w:val="4B4B63"/>
                <w:sz w:val="20"/>
                <w:szCs w:val="20"/>
                <w:lang w:val="en-US"/>
              </w:rPr>
            </w:pPr>
            <w:ins w:id="2635" w:author="khanguyen" w:date="2017-03-17T23:08:00Z">
              <w:r>
                <w:rPr>
                  <w:rFonts w:cs="Arial"/>
                  <w:color w:val="4B4B63"/>
                  <w:sz w:val="20"/>
                  <w:szCs w:val="20"/>
                </w:rPr>
                <w:t>172996.9</w:t>
              </w:r>
            </w:ins>
          </w:p>
        </w:tc>
        <w:tc>
          <w:tcPr>
            <w:tcW w:w="1397" w:type="dxa"/>
            <w:tcBorders>
              <w:top w:val="nil"/>
              <w:left w:val="nil"/>
              <w:bottom w:val="single" w:sz="4" w:space="0" w:color="ACB9CA"/>
              <w:right w:val="single" w:sz="4" w:space="0" w:color="ACB9CA"/>
            </w:tcBorders>
            <w:shd w:val="clear" w:color="000000" w:fill="FFFFFF"/>
            <w:vAlign w:val="center"/>
          </w:tcPr>
          <w:p w14:paraId="6B751F25" w14:textId="6D10781D" w:rsidR="00546FC9" w:rsidRPr="00C47FE2" w:rsidRDefault="00546FC9" w:rsidP="00546FC9">
            <w:pPr>
              <w:spacing w:before="0" w:after="0" w:line="240" w:lineRule="auto"/>
              <w:jc w:val="right"/>
              <w:rPr>
                <w:ins w:id="2636" w:author="khanguyen" w:date="2017-03-17T23:06:00Z"/>
                <w:rFonts w:eastAsia="Times New Roman" w:cs="Arial"/>
                <w:color w:val="4B4B63"/>
                <w:sz w:val="20"/>
                <w:szCs w:val="20"/>
                <w:lang w:val="en-US"/>
              </w:rPr>
            </w:pPr>
            <w:ins w:id="2637" w:author="khanguyen" w:date="2017-03-17T23:08:00Z">
              <w:r>
                <w:rPr>
                  <w:rFonts w:cs="Arial"/>
                  <w:color w:val="4B4B63"/>
                  <w:sz w:val="20"/>
                  <w:szCs w:val="20"/>
                </w:rPr>
                <w:t>171703.2</w:t>
              </w:r>
            </w:ins>
          </w:p>
        </w:tc>
        <w:tc>
          <w:tcPr>
            <w:tcW w:w="1397" w:type="dxa"/>
            <w:tcBorders>
              <w:top w:val="nil"/>
              <w:left w:val="nil"/>
              <w:bottom w:val="single" w:sz="4" w:space="0" w:color="ACB9CA"/>
              <w:right w:val="single" w:sz="4" w:space="0" w:color="ACB9CA"/>
            </w:tcBorders>
            <w:shd w:val="clear" w:color="000000" w:fill="FFFFFF"/>
            <w:vAlign w:val="center"/>
          </w:tcPr>
          <w:p w14:paraId="0738AFDA" w14:textId="513B2BF6" w:rsidR="00546FC9" w:rsidRPr="00C47FE2" w:rsidRDefault="00546FC9" w:rsidP="00546FC9">
            <w:pPr>
              <w:spacing w:before="0" w:after="0" w:line="240" w:lineRule="auto"/>
              <w:jc w:val="right"/>
              <w:rPr>
                <w:ins w:id="2638" w:author="khanguyen" w:date="2017-03-17T23:06:00Z"/>
                <w:rFonts w:eastAsia="Times New Roman" w:cs="Arial"/>
                <w:color w:val="4B4B63"/>
                <w:sz w:val="20"/>
                <w:szCs w:val="20"/>
                <w:lang w:val="en-US"/>
              </w:rPr>
            </w:pPr>
            <w:ins w:id="2639" w:author="khanguyen" w:date="2017-03-17T23:08:00Z">
              <w:r>
                <w:rPr>
                  <w:rFonts w:cs="Arial"/>
                  <w:color w:val="4B4B63"/>
                  <w:sz w:val="20"/>
                  <w:szCs w:val="20"/>
                </w:rPr>
                <w:t>313843.4</w:t>
              </w:r>
            </w:ins>
          </w:p>
        </w:tc>
        <w:tc>
          <w:tcPr>
            <w:tcW w:w="1554" w:type="dxa"/>
            <w:tcBorders>
              <w:top w:val="nil"/>
              <w:left w:val="nil"/>
              <w:bottom w:val="single" w:sz="4" w:space="0" w:color="ACB9CA"/>
              <w:right w:val="single" w:sz="4" w:space="0" w:color="ACB9CA"/>
            </w:tcBorders>
            <w:shd w:val="clear" w:color="000000" w:fill="FFFFFF"/>
            <w:vAlign w:val="center"/>
          </w:tcPr>
          <w:p w14:paraId="24BEF6C5" w14:textId="6B030415" w:rsidR="00546FC9" w:rsidRPr="00C47FE2" w:rsidRDefault="00546FC9" w:rsidP="00546FC9">
            <w:pPr>
              <w:spacing w:before="0" w:after="0" w:line="240" w:lineRule="auto"/>
              <w:jc w:val="right"/>
              <w:rPr>
                <w:ins w:id="2640" w:author="khanguyen" w:date="2017-03-17T23:06:00Z"/>
                <w:rFonts w:eastAsia="Times New Roman" w:cs="Arial"/>
                <w:color w:val="4B4B63"/>
                <w:sz w:val="20"/>
                <w:szCs w:val="20"/>
                <w:lang w:val="en-US"/>
              </w:rPr>
            </w:pPr>
            <w:ins w:id="2641" w:author="khanguyen" w:date="2017-03-17T23:08:00Z">
              <w:r>
                <w:rPr>
                  <w:rFonts w:cs="Arial"/>
                  <w:color w:val="4B4B63"/>
                  <w:sz w:val="20"/>
                  <w:szCs w:val="20"/>
                </w:rPr>
                <w:t>583885.7</w:t>
              </w:r>
            </w:ins>
          </w:p>
        </w:tc>
        <w:tc>
          <w:tcPr>
            <w:tcW w:w="1160" w:type="dxa"/>
            <w:tcBorders>
              <w:top w:val="nil"/>
              <w:left w:val="nil"/>
              <w:bottom w:val="single" w:sz="4" w:space="0" w:color="ACB9CA"/>
              <w:right w:val="single" w:sz="4" w:space="0" w:color="ACB9CA"/>
            </w:tcBorders>
            <w:shd w:val="clear" w:color="000000" w:fill="FFFFFF"/>
            <w:vAlign w:val="center"/>
          </w:tcPr>
          <w:p w14:paraId="4D0D9C5D" w14:textId="110B2FDB" w:rsidR="00546FC9" w:rsidRPr="00C47FE2" w:rsidRDefault="00546FC9" w:rsidP="00546FC9">
            <w:pPr>
              <w:spacing w:before="0" w:after="0" w:line="240" w:lineRule="auto"/>
              <w:jc w:val="right"/>
              <w:rPr>
                <w:ins w:id="2642" w:author="khanguyen" w:date="2017-03-17T23:06:00Z"/>
                <w:rFonts w:eastAsia="Times New Roman" w:cs="Arial"/>
                <w:color w:val="4B4B63"/>
                <w:sz w:val="20"/>
                <w:szCs w:val="20"/>
                <w:lang w:val="en-US"/>
              </w:rPr>
            </w:pPr>
            <w:ins w:id="2643" w:author="khanguyen" w:date="2017-03-17T23:08:00Z">
              <w:r>
                <w:rPr>
                  <w:rFonts w:cs="Arial"/>
                  <w:color w:val="4B4B63"/>
                  <w:sz w:val="20"/>
                  <w:szCs w:val="20"/>
                </w:rPr>
                <w:t>6</w:t>
              </w:r>
            </w:ins>
          </w:p>
        </w:tc>
        <w:tc>
          <w:tcPr>
            <w:tcW w:w="1318" w:type="dxa"/>
            <w:tcBorders>
              <w:top w:val="nil"/>
              <w:left w:val="nil"/>
              <w:bottom w:val="single" w:sz="4" w:space="0" w:color="ACB9CA"/>
              <w:right w:val="single" w:sz="4" w:space="0" w:color="ACB9CA"/>
            </w:tcBorders>
            <w:shd w:val="clear" w:color="000000" w:fill="FFFFFF"/>
            <w:vAlign w:val="center"/>
          </w:tcPr>
          <w:p w14:paraId="1E34697D" w14:textId="71C1D813" w:rsidR="00546FC9" w:rsidRPr="00C47FE2" w:rsidRDefault="00546FC9" w:rsidP="00546FC9">
            <w:pPr>
              <w:spacing w:before="0" w:after="0" w:line="240" w:lineRule="auto"/>
              <w:jc w:val="right"/>
              <w:rPr>
                <w:ins w:id="2644" w:author="khanguyen" w:date="2017-03-17T23:06:00Z"/>
                <w:rFonts w:eastAsia="Times New Roman" w:cs="Arial"/>
                <w:color w:val="4B4B63"/>
                <w:sz w:val="20"/>
                <w:szCs w:val="20"/>
                <w:lang w:val="en-US"/>
              </w:rPr>
            </w:pPr>
            <w:ins w:id="2645" w:author="khanguyen" w:date="2017-03-17T23:08:00Z">
              <w:r>
                <w:rPr>
                  <w:rFonts w:cs="Arial"/>
                  <w:color w:val="4B4B63"/>
                  <w:sz w:val="20"/>
                  <w:szCs w:val="20"/>
                </w:rPr>
                <w:t>1861761</w:t>
              </w:r>
            </w:ins>
          </w:p>
        </w:tc>
        <w:tc>
          <w:tcPr>
            <w:tcW w:w="1176" w:type="dxa"/>
            <w:tcBorders>
              <w:top w:val="nil"/>
              <w:left w:val="nil"/>
              <w:bottom w:val="single" w:sz="4" w:space="0" w:color="ACB9CA"/>
              <w:right w:val="single" w:sz="4" w:space="0" w:color="ACB9CA"/>
            </w:tcBorders>
            <w:shd w:val="clear" w:color="000000" w:fill="FFFFFF"/>
            <w:vAlign w:val="center"/>
          </w:tcPr>
          <w:p w14:paraId="5BBFA1BF" w14:textId="5F854C9F" w:rsidR="00546FC9" w:rsidRPr="00C47FE2" w:rsidRDefault="00546FC9" w:rsidP="00546FC9">
            <w:pPr>
              <w:spacing w:before="0" w:after="0" w:line="240" w:lineRule="auto"/>
              <w:jc w:val="right"/>
              <w:rPr>
                <w:ins w:id="2646" w:author="khanguyen" w:date="2017-03-17T23:06:00Z"/>
                <w:rFonts w:eastAsia="Times New Roman" w:cs="Arial"/>
                <w:color w:val="4B4B63"/>
                <w:sz w:val="20"/>
                <w:szCs w:val="20"/>
                <w:lang w:val="en-US"/>
              </w:rPr>
            </w:pPr>
            <w:ins w:id="2647" w:author="khanguyen" w:date="2017-03-17T23:08:00Z">
              <w:r>
                <w:rPr>
                  <w:rFonts w:cs="Arial"/>
                  <w:color w:val="4B4B63"/>
                  <w:sz w:val="20"/>
                  <w:szCs w:val="20"/>
                </w:rPr>
                <w:t>0.45%</w:t>
              </w:r>
            </w:ins>
          </w:p>
        </w:tc>
      </w:tr>
      <w:tr w:rsidR="00546FC9" w:rsidRPr="00C47FE2" w14:paraId="7368DECB" w14:textId="77777777" w:rsidTr="00546FC9">
        <w:trPr>
          <w:trHeight w:val="300"/>
          <w:ins w:id="2648"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45ADC6E1" w14:textId="0B054FC7" w:rsidR="00546FC9" w:rsidRPr="00C47FE2" w:rsidRDefault="00546FC9" w:rsidP="00546FC9">
            <w:pPr>
              <w:spacing w:before="0" w:after="0" w:line="240" w:lineRule="auto"/>
              <w:ind w:firstLineChars="100" w:firstLine="200"/>
              <w:rPr>
                <w:ins w:id="2649" w:author="khanguyen" w:date="2017-03-17T23:06:00Z"/>
                <w:rFonts w:eastAsia="Times New Roman" w:cs="Arial"/>
                <w:color w:val="4B4B63"/>
                <w:sz w:val="20"/>
                <w:szCs w:val="20"/>
                <w:lang w:val="en-US"/>
              </w:rPr>
            </w:pPr>
            <w:ins w:id="2650" w:author="khanguyen" w:date="2017-03-17T23:08:00Z">
              <w:r>
                <w:rPr>
                  <w:rFonts w:cs="Arial"/>
                  <w:color w:val="4B4B63"/>
                  <w:sz w:val="20"/>
                  <w:szCs w:val="20"/>
                </w:rPr>
                <w:t>Click_Save_expense</w:t>
              </w:r>
            </w:ins>
          </w:p>
        </w:tc>
        <w:tc>
          <w:tcPr>
            <w:tcW w:w="846" w:type="dxa"/>
            <w:tcBorders>
              <w:top w:val="nil"/>
              <w:left w:val="nil"/>
              <w:bottom w:val="single" w:sz="4" w:space="0" w:color="ACB9CA"/>
              <w:right w:val="single" w:sz="4" w:space="0" w:color="ACB9CA"/>
            </w:tcBorders>
            <w:shd w:val="clear" w:color="000000" w:fill="FFFFFF"/>
            <w:vAlign w:val="center"/>
          </w:tcPr>
          <w:p w14:paraId="36B36C8C" w14:textId="4D7C87DE" w:rsidR="00546FC9" w:rsidRPr="00C47FE2" w:rsidRDefault="00546FC9" w:rsidP="00546FC9">
            <w:pPr>
              <w:spacing w:before="0" w:after="0" w:line="240" w:lineRule="auto"/>
              <w:jc w:val="right"/>
              <w:rPr>
                <w:ins w:id="2651" w:author="khanguyen" w:date="2017-03-17T23:06:00Z"/>
                <w:rFonts w:eastAsia="Times New Roman" w:cs="Arial"/>
                <w:color w:val="4B4B63"/>
                <w:sz w:val="20"/>
                <w:szCs w:val="20"/>
                <w:lang w:val="en-US"/>
              </w:rPr>
            </w:pPr>
            <w:ins w:id="2652" w:author="khanguyen" w:date="2017-03-17T23:08:00Z">
              <w:r>
                <w:rPr>
                  <w:rFonts w:cs="Arial"/>
                  <w:color w:val="4B4B63"/>
                  <w:sz w:val="20"/>
                  <w:szCs w:val="20"/>
                </w:rPr>
                <w:t>44</w:t>
              </w:r>
            </w:ins>
          </w:p>
        </w:tc>
        <w:tc>
          <w:tcPr>
            <w:tcW w:w="1475" w:type="dxa"/>
            <w:tcBorders>
              <w:top w:val="nil"/>
              <w:left w:val="nil"/>
              <w:bottom w:val="single" w:sz="4" w:space="0" w:color="ACB9CA"/>
              <w:right w:val="single" w:sz="4" w:space="0" w:color="ACB9CA"/>
            </w:tcBorders>
            <w:shd w:val="clear" w:color="000000" w:fill="FFFFFF"/>
            <w:vAlign w:val="center"/>
          </w:tcPr>
          <w:p w14:paraId="1C58034A" w14:textId="51FF1B01" w:rsidR="00546FC9" w:rsidRPr="00C47FE2" w:rsidRDefault="00546FC9" w:rsidP="00546FC9">
            <w:pPr>
              <w:spacing w:before="0" w:after="0" w:line="240" w:lineRule="auto"/>
              <w:jc w:val="right"/>
              <w:rPr>
                <w:ins w:id="2653" w:author="khanguyen" w:date="2017-03-17T23:06:00Z"/>
                <w:rFonts w:eastAsia="Times New Roman" w:cs="Arial"/>
                <w:color w:val="4B4B63"/>
                <w:sz w:val="20"/>
                <w:szCs w:val="20"/>
                <w:lang w:val="en-US"/>
              </w:rPr>
            </w:pPr>
            <w:ins w:id="2654" w:author="khanguyen" w:date="2017-03-17T23:08:00Z">
              <w:r>
                <w:rPr>
                  <w:rFonts w:cs="Arial"/>
                  <w:color w:val="4B4B63"/>
                  <w:sz w:val="20"/>
                  <w:szCs w:val="20"/>
                </w:rPr>
                <w:t>177420</w:t>
              </w:r>
            </w:ins>
          </w:p>
        </w:tc>
        <w:tc>
          <w:tcPr>
            <w:tcW w:w="1397" w:type="dxa"/>
            <w:tcBorders>
              <w:top w:val="nil"/>
              <w:left w:val="nil"/>
              <w:bottom w:val="single" w:sz="4" w:space="0" w:color="ACB9CA"/>
              <w:right w:val="single" w:sz="4" w:space="0" w:color="ACB9CA"/>
            </w:tcBorders>
            <w:shd w:val="clear" w:color="000000" w:fill="FFFFFF"/>
            <w:vAlign w:val="center"/>
          </w:tcPr>
          <w:p w14:paraId="7782EBD8" w14:textId="3C56150D" w:rsidR="00546FC9" w:rsidRPr="00C47FE2" w:rsidRDefault="00546FC9" w:rsidP="00546FC9">
            <w:pPr>
              <w:spacing w:before="0" w:after="0" w:line="240" w:lineRule="auto"/>
              <w:jc w:val="right"/>
              <w:rPr>
                <w:ins w:id="2655" w:author="khanguyen" w:date="2017-03-17T23:06:00Z"/>
                <w:rFonts w:eastAsia="Times New Roman" w:cs="Arial"/>
                <w:color w:val="4B4B63"/>
                <w:sz w:val="20"/>
                <w:szCs w:val="20"/>
                <w:lang w:val="en-US"/>
              </w:rPr>
            </w:pPr>
            <w:ins w:id="2656" w:author="khanguyen" w:date="2017-03-17T23:08:00Z">
              <w:r>
                <w:rPr>
                  <w:rFonts w:cs="Arial"/>
                  <w:color w:val="4B4B63"/>
                  <w:sz w:val="20"/>
                  <w:szCs w:val="20"/>
                </w:rPr>
                <w:t>217343</w:t>
              </w:r>
            </w:ins>
          </w:p>
        </w:tc>
        <w:tc>
          <w:tcPr>
            <w:tcW w:w="1397" w:type="dxa"/>
            <w:tcBorders>
              <w:top w:val="nil"/>
              <w:left w:val="nil"/>
              <w:bottom w:val="single" w:sz="4" w:space="0" w:color="ACB9CA"/>
              <w:right w:val="single" w:sz="4" w:space="0" w:color="ACB9CA"/>
            </w:tcBorders>
            <w:shd w:val="clear" w:color="000000" w:fill="FFFFFF"/>
            <w:vAlign w:val="center"/>
          </w:tcPr>
          <w:p w14:paraId="749EC5FC" w14:textId="39B1212F" w:rsidR="00546FC9" w:rsidRPr="00C47FE2" w:rsidRDefault="00546FC9" w:rsidP="00546FC9">
            <w:pPr>
              <w:spacing w:before="0" w:after="0" w:line="240" w:lineRule="auto"/>
              <w:jc w:val="right"/>
              <w:rPr>
                <w:ins w:id="2657" w:author="khanguyen" w:date="2017-03-17T23:06:00Z"/>
                <w:rFonts w:eastAsia="Times New Roman" w:cs="Arial"/>
                <w:color w:val="4B4B63"/>
                <w:sz w:val="20"/>
                <w:szCs w:val="20"/>
                <w:lang w:val="en-US"/>
              </w:rPr>
            </w:pPr>
            <w:ins w:id="2658" w:author="khanguyen" w:date="2017-03-17T23:08:00Z">
              <w:r>
                <w:rPr>
                  <w:rFonts w:cs="Arial"/>
                  <w:color w:val="4B4B63"/>
                  <w:sz w:val="20"/>
                  <w:szCs w:val="20"/>
                </w:rPr>
                <w:t>237183</w:t>
              </w:r>
            </w:ins>
          </w:p>
        </w:tc>
        <w:tc>
          <w:tcPr>
            <w:tcW w:w="1554" w:type="dxa"/>
            <w:tcBorders>
              <w:top w:val="nil"/>
              <w:left w:val="nil"/>
              <w:bottom w:val="single" w:sz="4" w:space="0" w:color="ACB9CA"/>
              <w:right w:val="single" w:sz="4" w:space="0" w:color="ACB9CA"/>
            </w:tcBorders>
            <w:shd w:val="clear" w:color="000000" w:fill="FFFFFF"/>
            <w:vAlign w:val="center"/>
          </w:tcPr>
          <w:p w14:paraId="0A1E52F4" w14:textId="14A08BF8" w:rsidR="00546FC9" w:rsidRPr="00C47FE2" w:rsidRDefault="00546FC9" w:rsidP="00546FC9">
            <w:pPr>
              <w:spacing w:before="0" w:after="0" w:line="240" w:lineRule="auto"/>
              <w:jc w:val="right"/>
              <w:rPr>
                <w:ins w:id="2659" w:author="khanguyen" w:date="2017-03-17T23:06:00Z"/>
                <w:rFonts w:eastAsia="Times New Roman" w:cs="Arial"/>
                <w:color w:val="4B4B63"/>
                <w:sz w:val="20"/>
                <w:szCs w:val="20"/>
                <w:lang w:val="en-US"/>
              </w:rPr>
            </w:pPr>
            <w:ins w:id="2660" w:author="khanguyen" w:date="2017-03-17T23:08:00Z">
              <w:r>
                <w:rPr>
                  <w:rFonts w:cs="Arial"/>
                  <w:color w:val="4B4B63"/>
                  <w:sz w:val="20"/>
                  <w:szCs w:val="20"/>
                </w:rPr>
                <w:t>244991</w:t>
              </w:r>
            </w:ins>
          </w:p>
        </w:tc>
        <w:tc>
          <w:tcPr>
            <w:tcW w:w="1160" w:type="dxa"/>
            <w:tcBorders>
              <w:top w:val="nil"/>
              <w:left w:val="nil"/>
              <w:bottom w:val="single" w:sz="4" w:space="0" w:color="ACB9CA"/>
              <w:right w:val="single" w:sz="4" w:space="0" w:color="ACB9CA"/>
            </w:tcBorders>
            <w:shd w:val="clear" w:color="000000" w:fill="FFFFFF"/>
            <w:vAlign w:val="center"/>
          </w:tcPr>
          <w:p w14:paraId="48611E9A" w14:textId="51D6B1E8" w:rsidR="00546FC9" w:rsidRPr="00C47FE2" w:rsidRDefault="00546FC9" w:rsidP="00546FC9">
            <w:pPr>
              <w:spacing w:before="0" w:after="0" w:line="240" w:lineRule="auto"/>
              <w:jc w:val="right"/>
              <w:rPr>
                <w:ins w:id="2661" w:author="khanguyen" w:date="2017-03-17T23:06:00Z"/>
                <w:rFonts w:eastAsia="Times New Roman" w:cs="Arial"/>
                <w:color w:val="4B4B63"/>
                <w:sz w:val="20"/>
                <w:szCs w:val="20"/>
                <w:lang w:val="en-US"/>
              </w:rPr>
            </w:pPr>
            <w:ins w:id="2662" w:author="khanguyen" w:date="2017-03-17T23:08:00Z">
              <w:r>
                <w:rPr>
                  <w:rFonts w:cs="Arial"/>
                  <w:color w:val="4B4B63"/>
                  <w:sz w:val="20"/>
                  <w:szCs w:val="20"/>
                </w:rPr>
                <w:t>106741</w:t>
              </w:r>
            </w:ins>
          </w:p>
        </w:tc>
        <w:tc>
          <w:tcPr>
            <w:tcW w:w="1318" w:type="dxa"/>
            <w:tcBorders>
              <w:top w:val="nil"/>
              <w:left w:val="nil"/>
              <w:bottom w:val="single" w:sz="4" w:space="0" w:color="ACB9CA"/>
              <w:right w:val="single" w:sz="4" w:space="0" w:color="ACB9CA"/>
            </w:tcBorders>
            <w:shd w:val="clear" w:color="000000" w:fill="FFFFFF"/>
            <w:vAlign w:val="center"/>
          </w:tcPr>
          <w:p w14:paraId="50DFCA1E" w14:textId="601AFE65" w:rsidR="00546FC9" w:rsidRPr="00C47FE2" w:rsidRDefault="00546FC9" w:rsidP="00546FC9">
            <w:pPr>
              <w:spacing w:before="0" w:after="0" w:line="240" w:lineRule="auto"/>
              <w:jc w:val="right"/>
              <w:rPr>
                <w:ins w:id="2663" w:author="khanguyen" w:date="2017-03-17T23:06:00Z"/>
                <w:rFonts w:eastAsia="Times New Roman" w:cs="Arial"/>
                <w:color w:val="4B4B63"/>
                <w:sz w:val="20"/>
                <w:szCs w:val="20"/>
                <w:lang w:val="en-US"/>
              </w:rPr>
            </w:pPr>
            <w:ins w:id="2664" w:author="khanguyen" w:date="2017-03-17T23:08:00Z">
              <w:r>
                <w:rPr>
                  <w:rFonts w:cs="Arial"/>
                  <w:color w:val="4B4B63"/>
                  <w:sz w:val="20"/>
                  <w:szCs w:val="20"/>
                </w:rPr>
                <w:t>244908</w:t>
              </w:r>
            </w:ins>
          </w:p>
        </w:tc>
        <w:tc>
          <w:tcPr>
            <w:tcW w:w="1176" w:type="dxa"/>
            <w:tcBorders>
              <w:top w:val="nil"/>
              <w:left w:val="nil"/>
              <w:bottom w:val="single" w:sz="4" w:space="0" w:color="ACB9CA"/>
              <w:right w:val="single" w:sz="4" w:space="0" w:color="ACB9CA"/>
            </w:tcBorders>
            <w:shd w:val="clear" w:color="000000" w:fill="FFFFFF"/>
            <w:vAlign w:val="center"/>
          </w:tcPr>
          <w:p w14:paraId="3459C860" w14:textId="02EF101D" w:rsidR="00546FC9" w:rsidRPr="00C47FE2" w:rsidRDefault="00546FC9" w:rsidP="00546FC9">
            <w:pPr>
              <w:spacing w:before="0" w:after="0" w:line="240" w:lineRule="auto"/>
              <w:jc w:val="right"/>
              <w:rPr>
                <w:ins w:id="2665" w:author="khanguyen" w:date="2017-03-17T23:06:00Z"/>
                <w:rFonts w:eastAsia="Times New Roman" w:cs="Arial"/>
                <w:color w:val="4B4B63"/>
                <w:sz w:val="20"/>
                <w:szCs w:val="20"/>
                <w:lang w:val="en-US"/>
              </w:rPr>
            </w:pPr>
            <w:ins w:id="2666" w:author="khanguyen" w:date="2017-03-17T23:08:00Z">
              <w:r>
                <w:rPr>
                  <w:rFonts w:cs="Arial"/>
                  <w:color w:val="4B4B63"/>
                  <w:sz w:val="20"/>
                  <w:szCs w:val="20"/>
                </w:rPr>
                <w:t>0%</w:t>
              </w:r>
            </w:ins>
          </w:p>
        </w:tc>
      </w:tr>
      <w:tr w:rsidR="00546FC9" w:rsidRPr="00C47FE2" w14:paraId="60F21D14" w14:textId="77777777" w:rsidTr="00546FC9">
        <w:trPr>
          <w:trHeight w:val="300"/>
          <w:ins w:id="2667"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1937FC5F" w14:textId="341CF5AE" w:rsidR="00546FC9" w:rsidRPr="00C47FE2" w:rsidRDefault="00546FC9" w:rsidP="00546FC9">
            <w:pPr>
              <w:spacing w:before="0" w:after="0" w:line="240" w:lineRule="auto"/>
              <w:ind w:firstLineChars="100" w:firstLine="200"/>
              <w:rPr>
                <w:ins w:id="2668" w:author="khanguyen" w:date="2017-03-17T23:06:00Z"/>
                <w:rFonts w:eastAsia="Times New Roman" w:cs="Arial"/>
                <w:color w:val="4B4B63"/>
                <w:sz w:val="20"/>
                <w:szCs w:val="20"/>
                <w:lang w:val="en-US"/>
              </w:rPr>
            </w:pPr>
            <w:ins w:id="2669" w:author="khanguyen" w:date="2017-03-17T23:08:00Z">
              <w:r>
                <w:rPr>
                  <w:rFonts w:cs="Arial"/>
                  <w:color w:val="4B4B63"/>
                  <w:sz w:val="20"/>
                  <w:szCs w:val="20"/>
                </w:rPr>
                <w:t>Click_Save_Expense</w:t>
              </w:r>
            </w:ins>
          </w:p>
        </w:tc>
        <w:tc>
          <w:tcPr>
            <w:tcW w:w="846" w:type="dxa"/>
            <w:tcBorders>
              <w:top w:val="nil"/>
              <w:left w:val="nil"/>
              <w:bottom w:val="single" w:sz="4" w:space="0" w:color="ACB9CA"/>
              <w:right w:val="single" w:sz="4" w:space="0" w:color="ACB9CA"/>
            </w:tcBorders>
            <w:shd w:val="clear" w:color="000000" w:fill="FFFFFF"/>
            <w:vAlign w:val="center"/>
          </w:tcPr>
          <w:p w14:paraId="13D98E46" w14:textId="54187040" w:rsidR="00546FC9" w:rsidRPr="00C47FE2" w:rsidRDefault="00546FC9" w:rsidP="00546FC9">
            <w:pPr>
              <w:spacing w:before="0" w:after="0" w:line="240" w:lineRule="auto"/>
              <w:jc w:val="right"/>
              <w:rPr>
                <w:ins w:id="2670" w:author="khanguyen" w:date="2017-03-17T23:06:00Z"/>
                <w:rFonts w:eastAsia="Times New Roman" w:cs="Arial"/>
                <w:color w:val="4B4B63"/>
                <w:sz w:val="20"/>
                <w:szCs w:val="20"/>
                <w:lang w:val="en-US"/>
              </w:rPr>
            </w:pPr>
            <w:ins w:id="2671" w:author="khanguyen" w:date="2017-03-17T23:08:00Z">
              <w:r>
                <w:rPr>
                  <w:rFonts w:cs="Arial"/>
                  <w:color w:val="4B4B63"/>
                  <w:sz w:val="20"/>
                  <w:szCs w:val="20"/>
                </w:rPr>
                <w:t>1032</w:t>
              </w:r>
            </w:ins>
          </w:p>
        </w:tc>
        <w:tc>
          <w:tcPr>
            <w:tcW w:w="1475" w:type="dxa"/>
            <w:tcBorders>
              <w:top w:val="nil"/>
              <w:left w:val="nil"/>
              <w:bottom w:val="single" w:sz="4" w:space="0" w:color="ACB9CA"/>
              <w:right w:val="single" w:sz="4" w:space="0" w:color="ACB9CA"/>
            </w:tcBorders>
            <w:shd w:val="clear" w:color="000000" w:fill="FFFFFF"/>
            <w:vAlign w:val="center"/>
          </w:tcPr>
          <w:p w14:paraId="1C33CB07" w14:textId="69AF1796" w:rsidR="00546FC9" w:rsidRPr="00C47FE2" w:rsidRDefault="00546FC9" w:rsidP="00546FC9">
            <w:pPr>
              <w:spacing w:before="0" w:after="0" w:line="240" w:lineRule="auto"/>
              <w:jc w:val="right"/>
              <w:rPr>
                <w:ins w:id="2672" w:author="khanguyen" w:date="2017-03-17T23:06:00Z"/>
                <w:rFonts w:eastAsia="Times New Roman" w:cs="Arial"/>
                <w:color w:val="4B4B63"/>
                <w:sz w:val="20"/>
                <w:szCs w:val="20"/>
                <w:lang w:val="en-US"/>
              </w:rPr>
            </w:pPr>
            <w:ins w:id="2673" w:author="khanguyen" w:date="2017-03-17T23:08:00Z">
              <w:r>
                <w:rPr>
                  <w:rFonts w:cs="Arial"/>
                  <w:color w:val="4B4B63"/>
                  <w:sz w:val="20"/>
                  <w:szCs w:val="20"/>
                </w:rPr>
                <w:t>730432</w:t>
              </w:r>
            </w:ins>
          </w:p>
        </w:tc>
        <w:tc>
          <w:tcPr>
            <w:tcW w:w="1397" w:type="dxa"/>
            <w:tcBorders>
              <w:top w:val="nil"/>
              <w:left w:val="nil"/>
              <w:bottom w:val="single" w:sz="4" w:space="0" w:color="ACB9CA"/>
              <w:right w:val="single" w:sz="4" w:space="0" w:color="ACB9CA"/>
            </w:tcBorders>
            <w:shd w:val="clear" w:color="000000" w:fill="FFFFFF"/>
            <w:vAlign w:val="center"/>
          </w:tcPr>
          <w:p w14:paraId="0A009CD8" w14:textId="1DB2B7DB" w:rsidR="00546FC9" w:rsidRPr="00C47FE2" w:rsidRDefault="00546FC9" w:rsidP="00546FC9">
            <w:pPr>
              <w:spacing w:before="0" w:after="0" w:line="240" w:lineRule="auto"/>
              <w:jc w:val="right"/>
              <w:rPr>
                <w:ins w:id="2674" w:author="khanguyen" w:date="2017-03-17T23:06:00Z"/>
                <w:rFonts w:eastAsia="Times New Roman" w:cs="Arial"/>
                <w:color w:val="4B4B63"/>
                <w:sz w:val="20"/>
                <w:szCs w:val="20"/>
                <w:lang w:val="en-US"/>
              </w:rPr>
            </w:pPr>
            <w:ins w:id="2675" w:author="khanguyen" w:date="2017-03-17T23:08:00Z">
              <w:r>
                <w:rPr>
                  <w:rFonts w:cs="Arial"/>
                  <w:color w:val="4B4B63"/>
                  <w:sz w:val="20"/>
                  <w:szCs w:val="20"/>
                </w:rPr>
                <w:t>804435.3</w:t>
              </w:r>
            </w:ins>
          </w:p>
        </w:tc>
        <w:tc>
          <w:tcPr>
            <w:tcW w:w="1397" w:type="dxa"/>
            <w:tcBorders>
              <w:top w:val="nil"/>
              <w:left w:val="nil"/>
              <w:bottom w:val="single" w:sz="4" w:space="0" w:color="ACB9CA"/>
              <w:right w:val="single" w:sz="4" w:space="0" w:color="ACB9CA"/>
            </w:tcBorders>
            <w:shd w:val="clear" w:color="000000" w:fill="FFFFFF"/>
            <w:vAlign w:val="center"/>
          </w:tcPr>
          <w:p w14:paraId="548DC104" w14:textId="07606F58" w:rsidR="00546FC9" w:rsidRPr="00C47FE2" w:rsidRDefault="00546FC9" w:rsidP="00546FC9">
            <w:pPr>
              <w:spacing w:before="0" w:after="0" w:line="240" w:lineRule="auto"/>
              <w:jc w:val="right"/>
              <w:rPr>
                <w:ins w:id="2676" w:author="khanguyen" w:date="2017-03-17T23:06:00Z"/>
                <w:rFonts w:eastAsia="Times New Roman" w:cs="Arial"/>
                <w:color w:val="4B4B63"/>
                <w:sz w:val="20"/>
                <w:szCs w:val="20"/>
                <w:lang w:val="en-US"/>
              </w:rPr>
            </w:pPr>
            <w:ins w:id="2677" w:author="khanguyen" w:date="2017-03-17T23:08:00Z">
              <w:r>
                <w:rPr>
                  <w:rFonts w:cs="Arial"/>
                  <w:color w:val="4B4B63"/>
                  <w:sz w:val="20"/>
                  <w:szCs w:val="20"/>
                </w:rPr>
                <w:t>921189.7</w:t>
              </w:r>
            </w:ins>
          </w:p>
        </w:tc>
        <w:tc>
          <w:tcPr>
            <w:tcW w:w="1554" w:type="dxa"/>
            <w:tcBorders>
              <w:top w:val="nil"/>
              <w:left w:val="nil"/>
              <w:bottom w:val="single" w:sz="4" w:space="0" w:color="ACB9CA"/>
              <w:right w:val="single" w:sz="4" w:space="0" w:color="ACB9CA"/>
            </w:tcBorders>
            <w:shd w:val="clear" w:color="000000" w:fill="FFFFFF"/>
            <w:vAlign w:val="center"/>
          </w:tcPr>
          <w:p w14:paraId="5D329948" w14:textId="16D09CE2" w:rsidR="00546FC9" w:rsidRPr="00C47FE2" w:rsidRDefault="00546FC9" w:rsidP="00546FC9">
            <w:pPr>
              <w:spacing w:before="0" w:after="0" w:line="240" w:lineRule="auto"/>
              <w:jc w:val="right"/>
              <w:rPr>
                <w:ins w:id="2678" w:author="khanguyen" w:date="2017-03-17T23:06:00Z"/>
                <w:rFonts w:eastAsia="Times New Roman" w:cs="Arial"/>
                <w:color w:val="4B4B63"/>
                <w:sz w:val="20"/>
                <w:szCs w:val="20"/>
                <w:lang w:val="en-US"/>
              </w:rPr>
            </w:pPr>
            <w:ins w:id="2679" w:author="khanguyen" w:date="2017-03-17T23:08:00Z">
              <w:r>
                <w:rPr>
                  <w:rFonts w:cs="Arial"/>
                  <w:color w:val="4B4B63"/>
                  <w:sz w:val="20"/>
                  <w:szCs w:val="20"/>
                </w:rPr>
                <w:t>1009292</w:t>
              </w:r>
            </w:ins>
          </w:p>
        </w:tc>
        <w:tc>
          <w:tcPr>
            <w:tcW w:w="1160" w:type="dxa"/>
            <w:tcBorders>
              <w:top w:val="nil"/>
              <w:left w:val="nil"/>
              <w:bottom w:val="single" w:sz="4" w:space="0" w:color="ACB9CA"/>
              <w:right w:val="single" w:sz="4" w:space="0" w:color="ACB9CA"/>
            </w:tcBorders>
            <w:shd w:val="clear" w:color="000000" w:fill="FFFFFF"/>
            <w:vAlign w:val="center"/>
          </w:tcPr>
          <w:p w14:paraId="792F4F65" w14:textId="39DFB685" w:rsidR="00546FC9" w:rsidRPr="00C47FE2" w:rsidRDefault="00546FC9" w:rsidP="00546FC9">
            <w:pPr>
              <w:spacing w:before="0" w:after="0" w:line="240" w:lineRule="auto"/>
              <w:jc w:val="right"/>
              <w:rPr>
                <w:ins w:id="2680" w:author="khanguyen" w:date="2017-03-17T23:06:00Z"/>
                <w:rFonts w:eastAsia="Times New Roman" w:cs="Arial"/>
                <w:color w:val="4B4B63"/>
                <w:sz w:val="20"/>
                <w:szCs w:val="20"/>
                <w:lang w:val="en-US"/>
              </w:rPr>
            </w:pPr>
            <w:ins w:id="2681" w:author="khanguyen" w:date="2017-03-17T23:08:00Z">
              <w:r>
                <w:rPr>
                  <w:rFonts w:cs="Arial"/>
                  <w:color w:val="4B4B63"/>
                  <w:sz w:val="20"/>
                  <w:szCs w:val="20"/>
                </w:rPr>
                <w:t>20753</w:t>
              </w:r>
            </w:ins>
          </w:p>
        </w:tc>
        <w:tc>
          <w:tcPr>
            <w:tcW w:w="1318" w:type="dxa"/>
            <w:tcBorders>
              <w:top w:val="nil"/>
              <w:left w:val="nil"/>
              <w:bottom w:val="single" w:sz="4" w:space="0" w:color="ACB9CA"/>
              <w:right w:val="single" w:sz="4" w:space="0" w:color="ACB9CA"/>
            </w:tcBorders>
            <w:shd w:val="clear" w:color="000000" w:fill="FFFFFF"/>
            <w:vAlign w:val="center"/>
          </w:tcPr>
          <w:p w14:paraId="2705D9A4" w14:textId="34F1FDC2" w:rsidR="00546FC9" w:rsidRPr="00C47FE2" w:rsidRDefault="00546FC9" w:rsidP="00546FC9">
            <w:pPr>
              <w:spacing w:before="0" w:after="0" w:line="240" w:lineRule="auto"/>
              <w:jc w:val="right"/>
              <w:rPr>
                <w:ins w:id="2682" w:author="khanguyen" w:date="2017-03-17T23:06:00Z"/>
                <w:rFonts w:eastAsia="Times New Roman" w:cs="Arial"/>
                <w:color w:val="4B4B63"/>
                <w:sz w:val="20"/>
                <w:szCs w:val="20"/>
                <w:lang w:val="en-US"/>
              </w:rPr>
            </w:pPr>
            <w:ins w:id="2683" w:author="khanguyen" w:date="2017-03-17T23:08:00Z">
              <w:r>
                <w:rPr>
                  <w:rFonts w:cs="Arial"/>
                  <w:color w:val="4B4B63"/>
                  <w:sz w:val="20"/>
                  <w:szCs w:val="20"/>
                </w:rPr>
                <w:t>2235731</w:t>
              </w:r>
            </w:ins>
          </w:p>
        </w:tc>
        <w:tc>
          <w:tcPr>
            <w:tcW w:w="1176" w:type="dxa"/>
            <w:tcBorders>
              <w:top w:val="nil"/>
              <w:left w:val="nil"/>
              <w:bottom w:val="single" w:sz="4" w:space="0" w:color="ACB9CA"/>
              <w:right w:val="single" w:sz="4" w:space="0" w:color="ACB9CA"/>
            </w:tcBorders>
            <w:shd w:val="clear" w:color="000000" w:fill="FFFFFF"/>
            <w:vAlign w:val="center"/>
          </w:tcPr>
          <w:p w14:paraId="267B3D79" w14:textId="304988E8" w:rsidR="00546FC9" w:rsidRPr="00C47FE2" w:rsidRDefault="00546FC9" w:rsidP="00546FC9">
            <w:pPr>
              <w:spacing w:before="0" w:after="0" w:line="240" w:lineRule="auto"/>
              <w:jc w:val="right"/>
              <w:rPr>
                <w:ins w:id="2684" w:author="khanguyen" w:date="2017-03-17T23:06:00Z"/>
                <w:rFonts w:eastAsia="Times New Roman" w:cs="Arial"/>
                <w:color w:val="4B4B63"/>
                <w:sz w:val="20"/>
                <w:szCs w:val="20"/>
                <w:lang w:val="en-US"/>
              </w:rPr>
            </w:pPr>
            <w:ins w:id="2685" w:author="khanguyen" w:date="2017-03-17T23:08:00Z">
              <w:r>
                <w:rPr>
                  <w:rFonts w:cs="Arial"/>
                  <w:color w:val="4B4B63"/>
                  <w:sz w:val="20"/>
                  <w:szCs w:val="20"/>
                </w:rPr>
                <w:t>22.58%</w:t>
              </w:r>
            </w:ins>
          </w:p>
        </w:tc>
      </w:tr>
      <w:tr w:rsidR="00546FC9" w:rsidRPr="00C47FE2" w14:paraId="605936E0" w14:textId="77777777" w:rsidTr="00546FC9">
        <w:trPr>
          <w:trHeight w:val="300"/>
          <w:ins w:id="2686"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4352651A" w14:textId="3823A2DD" w:rsidR="00546FC9" w:rsidRPr="00C47FE2" w:rsidRDefault="00546FC9" w:rsidP="00546FC9">
            <w:pPr>
              <w:spacing w:before="0" w:after="0" w:line="240" w:lineRule="auto"/>
              <w:ind w:firstLineChars="100" w:firstLine="200"/>
              <w:rPr>
                <w:ins w:id="2687" w:author="khanguyen" w:date="2017-03-17T23:06:00Z"/>
                <w:rFonts w:eastAsia="Times New Roman" w:cs="Arial"/>
                <w:color w:val="4B4B63"/>
                <w:sz w:val="20"/>
                <w:szCs w:val="20"/>
                <w:lang w:val="en-US"/>
              </w:rPr>
            </w:pPr>
            <w:ins w:id="2688" w:author="khanguyen" w:date="2017-03-17T23:08:00Z">
              <w:r>
                <w:rPr>
                  <w:rFonts w:cs="Arial"/>
                  <w:color w:val="4B4B63"/>
                  <w:sz w:val="20"/>
                  <w:szCs w:val="20"/>
                </w:rPr>
                <w:t>Click_Save_Invoice</w:t>
              </w:r>
            </w:ins>
          </w:p>
        </w:tc>
        <w:tc>
          <w:tcPr>
            <w:tcW w:w="846" w:type="dxa"/>
            <w:tcBorders>
              <w:top w:val="nil"/>
              <w:left w:val="nil"/>
              <w:bottom w:val="single" w:sz="4" w:space="0" w:color="ACB9CA"/>
              <w:right w:val="single" w:sz="4" w:space="0" w:color="ACB9CA"/>
            </w:tcBorders>
            <w:shd w:val="clear" w:color="000000" w:fill="FFFFFF"/>
            <w:vAlign w:val="center"/>
          </w:tcPr>
          <w:p w14:paraId="4AFD724F" w14:textId="0FB59574" w:rsidR="00546FC9" w:rsidRPr="00C47FE2" w:rsidRDefault="00546FC9" w:rsidP="00546FC9">
            <w:pPr>
              <w:spacing w:before="0" w:after="0" w:line="240" w:lineRule="auto"/>
              <w:jc w:val="right"/>
              <w:rPr>
                <w:ins w:id="2689" w:author="khanguyen" w:date="2017-03-17T23:06:00Z"/>
                <w:rFonts w:eastAsia="Times New Roman" w:cs="Arial"/>
                <w:color w:val="4B4B63"/>
                <w:sz w:val="20"/>
                <w:szCs w:val="20"/>
                <w:lang w:val="en-US"/>
              </w:rPr>
            </w:pPr>
            <w:ins w:id="2690" w:author="khanguyen" w:date="2017-03-17T23:08:00Z">
              <w:r>
                <w:rPr>
                  <w:rFonts w:cs="Arial"/>
                  <w:color w:val="4B4B63"/>
                  <w:sz w:val="20"/>
                  <w:szCs w:val="20"/>
                </w:rPr>
                <w:t>947</w:t>
              </w:r>
            </w:ins>
          </w:p>
        </w:tc>
        <w:tc>
          <w:tcPr>
            <w:tcW w:w="1475" w:type="dxa"/>
            <w:tcBorders>
              <w:top w:val="nil"/>
              <w:left w:val="nil"/>
              <w:bottom w:val="single" w:sz="4" w:space="0" w:color="ACB9CA"/>
              <w:right w:val="single" w:sz="4" w:space="0" w:color="ACB9CA"/>
            </w:tcBorders>
            <w:shd w:val="clear" w:color="000000" w:fill="FFFFFF"/>
            <w:vAlign w:val="center"/>
          </w:tcPr>
          <w:p w14:paraId="78170EB2" w14:textId="7CB49234" w:rsidR="00546FC9" w:rsidRPr="00C47FE2" w:rsidRDefault="00546FC9" w:rsidP="00546FC9">
            <w:pPr>
              <w:spacing w:before="0" w:after="0" w:line="240" w:lineRule="auto"/>
              <w:jc w:val="right"/>
              <w:rPr>
                <w:ins w:id="2691" w:author="khanguyen" w:date="2017-03-17T23:06:00Z"/>
                <w:rFonts w:eastAsia="Times New Roman" w:cs="Arial"/>
                <w:color w:val="4B4B63"/>
                <w:sz w:val="20"/>
                <w:szCs w:val="20"/>
                <w:lang w:val="en-US"/>
              </w:rPr>
            </w:pPr>
            <w:ins w:id="2692" w:author="khanguyen" w:date="2017-03-17T23:08:00Z">
              <w:r>
                <w:rPr>
                  <w:rFonts w:cs="Arial"/>
                  <w:color w:val="4B4B63"/>
                  <w:sz w:val="20"/>
                  <w:szCs w:val="20"/>
                </w:rPr>
                <w:t>118276.8</w:t>
              </w:r>
            </w:ins>
          </w:p>
        </w:tc>
        <w:tc>
          <w:tcPr>
            <w:tcW w:w="1397" w:type="dxa"/>
            <w:tcBorders>
              <w:top w:val="nil"/>
              <w:left w:val="nil"/>
              <w:bottom w:val="single" w:sz="4" w:space="0" w:color="ACB9CA"/>
              <w:right w:val="single" w:sz="4" w:space="0" w:color="ACB9CA"/>
            </w:tcBorders>
            <w:shd w:val="clear" w:color="000000" w:fill="FFFFFF"/>
            <w:vAlign w:val="center"/>
          </w:tcPr>
          <w:p w14:paraId="279BC63D" w14:textId="2F1D0DCB" w:rsidR="00546FC9" w:rsidRPr="00C47FE2" w:rsidRDefault="00546FC9" w:rsidP="00546FC9">
            <w:pPr>
              <w:spacing w:before="0" w:after="0" w:line="240" w:lineRule="auto"/>
              <w:jc w:val="right"/>
              <w:rPr>
                <w:ins w:id="2693" w:author="khanguyen" w:date="2017-03-17T23:06:00Z"/>
                <w:rFonts w:eastAsia="Times New Roman" w:cs="Arial"/>
                <w:color w:val="4B4B63"/>
                <w:sz w:val="20"/>
                <w:szCs w:val="20"/>
                <w:lang w:val="en-US"/>
              </w:rPr>
            </w:pPr>
            <w:ins w:id="2694" w:author="khanguyen" w:date="2017-03-17T23:08:00Z">
              <w:r>
                <w:rPr>
                  <w:rFonts w:cs="Arial"/>
                  <w:color w:val="4B4B63"/>
                  <w:sz w:val="20"/>
                  <w:szCs w:val="20"/>
                </w:rPr>
                <w:t>183039</w:t>
              </w:r>
            </w:ins>
          </w:p>
        </w:tc>
        <w:tc>
          <w:tcPr>
            <w:tcW w:w="1397" w:type="dxa"/>
            <w:tcBorders>
              <w:top w:val="nil"/>
              <w:left w:val="nil"/>
              <w:bottom w:val="single" w:sz="4" w:space="0" w:color="ACB9CA"/>
              <w:right w:val="single" w:sz="4" w:space="0" w:color="ACB9CA"/>
            </w:tcBorders>
            <w:shd w:val="clear" w:color="000000" w:fill="FFFFFF"/>
            <w:vAlign w:val="center"/>
          </w:tcPr>
          <w:p w14:paraId="1E10EA81" w14:textId="0A19EB50" w:rsidR="00546FC9" w:rsidRPr="00C47FE2" w:rsidRDefault="00546FC9" w:rsidP="00546FC9">
            <w:pPr>
              <w:spacing w:before="0" w:after="0" w:line="240" w:lineRule="auto"/>
              <w:jc w:val="right"/>
              <w:rPr>
                <w:ins w:id="2695" w:author="khanguyen" w:date="2017-03-17T23:06:00Z"/>
                <w:rFonts w:eastAsia="Times New Roman" w:cs="Arial"/>
                <w:color w:val="4B4B63"/>
                <w:sz w:val="20"/>
                <w:szCs w:val="20"/>
                <w:lang w:val="en-US"/>
              </w:rPr>
            </w:pPr>
            <w:ins w:id="2696" w:author="khanguyen" w:date="2017-03-17T23:08:00Z">
              <w:r>
                <w:rPr>
                  <w:rFonts w:cs="Arial"/>
                  <w:color w:val="4B4B63"/>
                  <w:sz w:val="20"/>
                  <w:szCs w:val="20"/>
                </w:rPr>
                <w:t>203903</w:t>
              </w:r>
            </w:ins>
          </w:p>
        </w:tc>
        <w:tc>
          <w:tcPr>
            <w:tcW w:w="1554" w:type="dxa"/>
            <w:tcBorders>
              <w:top w:val="nil"/>
              <w:left w:val="nil"/>
              <w:bottom w:val="single" w:sz="4" w:space="0" w:color="ACB9CA"/>
              <w:right w:val="single" w:sz="4" w:space="0" w:color="ACB9CA"/>
            </w:tcBorders>
            <w:shd w:val="clear" w:color="000000" w:fill="FFFFFF"/>
            <w:vAlign w:val="center"/>
          </w:tcPr>
          <w:p w14:paraId="0A011043" w14:textId="04C3FF48" w:rsidR="00546FC9" w:rsidRPr="00C47FE2" w:rsidRDefault="00546FC9" w:rsidP="00546FC9">
            <w:pPr>
              <w:spacing w:before="0" w:after="0" w:line="240" w:lineRule="auto"/>
              <w:jc w:val="right"/>
              <w:rPr>
                <w:ins w:id="2697" w:author="khanguyen" w:date="2017-03-17T23:06:00Z"/>
                <w:rFonts w:eastAsia="Times New Roman" w:cs="Arial"/>
                <w:color w:val="4B4B63"/>
                <w:sz w:val="20"/>
                <w:szCs w:val="20"/>
                <w:lang w:val="en-US"/>
              </w:rPr>
            </w:pPr>
            <w:ins w:id="2698" w:author="khanguyen" w:date="2017-03-17T23:08:00Z">
              <w:r>
                <w:rPr>
                  <w:rFonts w:cs="Arial"/>
                  <w:color w:val="4B4B63"/>
                  <w:sz w:val="20"/>
                  <w:szCs w:val="20"/>
                </w:rPr>
                <w:t>242559</w:t>
              </w:r>
            </w:ins>
          </w:p>
        </w:tc>
        <w:tc>
          <w:tcPr>
            <w:tcW w:w="1160" w:type="dxa"/>
            <w:tcBorders>
              <w:top w:val="nil"/>
              <w:left w:val="nil"/>
              <w:bottom w:val="single" w:sz="4" w:space="0" w:color="ACB9CA"/>
              <w:right w:val="single" w:sz="4" w:space="0" w:color="ACB9CA"/>
            </w:tcBorders>
            <w:shd w:val="clear" w:color="000000" w:fill="FFFFFF"/>
            <w:vAlign w:val="center"/>
          </w:tcPr>
          <w:p w14:paraId="65D9930F" w14:textId="200BA7EA" w:rsidR="00546FC9" w:rsidRPr="00C47FE2" w:rsidRDefault="00546FC9" w:rsidP="00546FC9">
            <w:pPr>
              <w:spacing w:before="0" w:after="0" w:line="240" w:lineRule="auto"/>
              <w:jc w:val="right"/>
              <w:rPr>
                <w:ins w:id="2699" w:author="khanguyen" w:date="2017-03-17T23:06:00Z"/>
                <w:rFonts w:eastAsia="Times New Roman" w:cs="Arial"/>
                <w:color w:val="4B4B63"/>
                <w:sz w:val="20"/>
                <w:szCs w:val="20"/>
                <w:lang w:val="en-US"/>
              </w:rPr>
            </w:pPr>
            <w:ins w:id="2700" w:author="khanguyen" w:date="2017-03-17T23:08:00Z">
              <w:r>
                <w:rPr>
                  <w:rFonts w:cs="Arial"/>
                  <w:color w:val="4B4B63"/>
                  <w:sz w:val="20"/>
                  <w:szCs w:val="20"/>
                </w:rPr>
                <w:t>113</w:t>
              </w:r>
            </w:ins>
          </w:p>
        </w:tc>
        <w:tc>
          <w:tcPr>
            <w:tcW w:w="1318" w:type="dxa"/>
            <w:tcBorders>
              <w:top w:val="nil"/>
              <w:left w:val="nil"/>
              <w:bottom w:val="single" w:sz="4" w:space="0" w:color="ACB9CA"/>
              <w:right w:val="single" w:sz="4" w:space="0" w:color="ACB9CA"/>
            </w:tcBorders>
            <w:shd w:val="clear" w:color="000000" w:fill="FFFFFF"/>
            <w:vAlign w:val="center"/>
          </w:tcPr>
          <w:p w14:paraId="66EB938B" w14:textId="73750681" w:rsidR="00546FC9" w:rsidRPr="00C47FE2" w:rsidRDefault="00546FC9" w:rsidP="00546FC9">
            <w:pPr>
              <w:spacing w:before="0" w:after="0" w:line="240" w:lineRule="auto"/>
              <w:jc w:val="right"/>
              <w:rPr>
                <w:ins w:id="2701" w:author="khanguyen" w:date="2017-03-17T23:06:00Z"/>
                <w:rFonts w:eastAsia="Times New Roman" w:cs="Arial"/>
                <w:color w:val="4B4B63"/>
                <w:sz w:val="20"/>
                <w:szCs w:val="20"/>
                <w:lang w:val="en-US"/>
              </w:rPr>
            </w:pPr>
            <w:ins w:id="2702" w:author="khanguyen" w:date="2017-03-17T23:08:00Z">
              <w:r>
                <w:rPr>
                  <w:rFonts w:cs="Arial"/>
                  <w:color w:val="4B4B63"/>
                  <w:sz w:val="20"/>
                  <w:szCs w:val="20"/>
                </w:rPr>
                <w:t>248898</w:t>
              </w:r>
            </w:ins>
          </w:p>
        </w:tc>
        <w:tc>
          <w:tcPr>
            <w:tcW w:w="1176" w:type="dxa"/>
            <w:tcBorders>
              <w:top w:val="nil"/>
              <w:left w:val="nil"/>
              <w:bottom w:val="single" w:sz="4" w:space="0" w:color="ACB9CA"/>
              <w:right w:val="single" w:sz="4" w:space="0" w:color="ACB9CA"/>
            </w:tcBorders>
            <w:shd w:val="clear" w:color="000000" w:fill="FFFFFF"/>
            <w:vAlign w:val="center"/>
          </w:tcPr>
          <w:p w14:paraId="76882751" w14:textId="45971922" w:rsidR="00546FC9" w:rsidRPr="00C47FE2" w:rsidRDefault="00546FC9" w:rsidP="00546FC9">
            <w:pPr>
              <w:spacing w:before="0" w:after="0" w:line="240" w:lineRule="auto"/>
              <w:jc w:val="right"/>
              <w:rPr>
                <w:ins w:id="2703" w:author="khanguyen" w:date="2017-03-17T23:06:00Z"/>
                <w:rFonts w:eastAsia="Times New Roman" w:cs="Arial"/>
                <w:color w:val="4B4B63"/>
                <w:sz w:val="20"/>
                <w:szCs w:val="20"/>
                <w:lang w:val="en-US"/>
              </w:rPr>
            </w:pPr>
            <w:ins w:id="2704" w:author="khanguyen" w:date="2017-03-17T23:08:00Z">
              <w:r>
                <w:rPr>
                  <w:rFonts w:cs="Arial"/>
                  <w:color w:val="4B4B63"/>
                  <w:sz w:val="20"/>
                  <w:szCs w:val="20"/>
                </w:rPr>
                <w:t>0.11%</w:t>
              </w:r>
            </w:ins>
          </w:p>
        </w:tc>
      </w:tr>
      <w:tr w:rsidR="00546FC9" w:rsidRPr="00C47FE2" w14:paraId="18EB09A4" w14:textId="77777777" w:rsidTr="00546FC9">
        <w:trPr>
          <w:trHeight w:val="300"/>
          <w:ins w:id="2705"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599B114E" w14:textId="740CA3EB" w:rsidR="00546FC9" w:rsidRPr="00C47FE2" w:rsidRDefault="00546FC9" w:rsidP="00546FC9">
            <w:pPr>
              <w:spacing w:before="0" w:after="0" w:line="240" w:lineRule="auto"/>
              <w:ind w:firstLineChars="100" w:firstLine="200"/>
              <w:rPr>
                <w:ins w:id="2706" w:author="khanguyen" w:date="2017-03-17T23:06:00Z"/>
                <w:rFonts w:eastAsia="Times New Roman" w:cs="Arial"/>
                <w:color w:val="4B4B63"/>
                <w:sz w:val="20"/>
                <w:szCs w:val="20"/>
                <w:lang w:val="en-US"/>
              </w:rPr>
            </w:pPr>
            <w:ins w:id="2707" w:author="khanguyen" w:date="2017-03-17T23:08:00Z">
              <w:r>
                <w:rPr>
                  <w:rFonts w:cs="Arial"/>
                  <w:color w:val="4B4B63"/>
                  <w:sz w:val="20"/>
                  <w:szCs w:val="20"/>
                </w:rPr>
                <w:t>Click_Save_Invoice01</w:t>
              </w:r>
            </w:ins>
          </w:p>
        </w:tc>
        <w:tc>
          <w:tcPr>
            <w:tcW w:w="846" w:type="dxa"/>
            <w:tcBorders>
              <w:top w:val="nil"/>
              <w:left w:val="nil"/>
              <w:bottom w:val="single" w:sz="4" w:space="0" w:color="ACB9CA"/>
              <w:right w:val="single" w:sz="4" w:space="0" w:color="ACB9CA"/>
            </w:tcBorders>
            <w:shd w:val="clear" w:color="000000" w:fill="FFFFFF"/>
            <w:vAlign w:val="center"/>
          </w:tcPr>
          <w:p w14:paraId="2CF3C6B0" w14:textId="2EB2C196" w:rsidR="00546FC9" w:rsidRPr="00C47FE2" w:rsidRDefault="00546FC9" w:rsidP="00546FC9">
            <w:pPr>
              <w:spacing w:before="0" w:after="0" w:line="240" w:lineRule="auto"/>
              <w:jc w:val="right"/>
              <w:rPr>
                <w:ins w:id="2708" w:author="khanguyen" w:date="2017-03-17T23:06:00Z"/>
                <w:rFonts w:eastAsia="Times New Roman" w:cs="Arial"/>
                <w:color w:val="4B4B63"/>
                <w:sz w:val="20"/>
                <w:szCs w:val="20"/>
                <w:lang w:val="en-US"/>
              </w:rPr>
            </w:pPr>
            <w:ins w:id="2709" w:author="khanguyen" w:date="2017-03-17T23:08:00Z">
              <w:r>
                <w:rPr>
                  <w:rFonts w:cs="Arial"/>
                  <w:color w:val="4B4B63"/>
                  <w:sz w:val="20"/>
                  <w:szCs w:val="20"/>
                </w:rPr>
                <w:t>254</w:t>
              </w:r>
            </w:ins>
          </w:p>
        </w:tc>
        <w:tc>
          <w:tcPr>
            <w:tcW w:w="1475" w:type="dxa"/>
            <w:tcBorders>
              <w:top w:val="nil"/>
              <w:left w:val="nil"/>
              <w:bottom w:val="single" w:sz="4" w:space="0" w:color="ACB9CA"/>
              <w:right w:val="single" w:sz="4" w:space="0" w:color="ACB9CA"/>
            </w:tcBorders>
            <w:shd w:val="clear" w:color="000000" w:fill="FFFFFF"/>
            <w:vAlign w:val="center"/>
          </w:tcPr>
          <w:p w14:paraId="1F1A1040" w14:textId="579C7748" w:rsidR="00546FC9" w:rsidRPr="00C47FE2" w:rsidRDefault="00546FC9" w:rsidP="00546FC9">
            <w:pPr>
              <w:spacing w:before="0" w:after="0" w:line="240" w:lineRule="auto"/>
              <w:jc w:val="right"/>
              <w:rPr>
                <w:ins w:id="2710" w:author="khanguyen" w:date="2017-03-17T23:06:00Z"/>
                <w:rFonts w:eastAsia="Times New Roman" w:cs="Arial"/>
                <w:color w:val="4B4B63"/>
                <w:sz w:val="20"/>
                <w:szCs w:val="20"/>
                <w:lang w:val="en-US"/>
              </w:rPr>
            </w:pPr>
            <w:ins w:id="2711" w:author="khanguyen" w:date="2017-03-17T23:08:00Z">
              <w:r>
                <w:rPr>
                  <w:rFonts w:cs="Arial"/>
                  <w:color w:val="4B4B63"/>
                  <w:sz w:val="20"/>
                  <w:szCs w:val="20"/>
                </w:rPr>
                <w:t>142563.3</w:t>
              </w:r>
            </w:ins>
          </w:p>
        </w:tc>
        <w:tc>
          <w:tcPr>
            <w:tcW w:w="1397" w:type="dxa"/>
            <w:tcBorders>
              <w:top w:val="nil"/>
              <w:left w:val="nil"/>
              <w:bottom w:val="single" w:sz="4" w:space="0" w:color="ACB9CA"/>
              <w:right w:val="single" w:sz="4" w:space="0" w:color="ACB9CA"/>
            </w:tcBorders>
            <w:shd w:val="clear" w:color="000000" w:fill="FFFFFF"/>
            <w:vAlign w:val="center"/>
          </w:tcPr>
          <w:p w14:paraId="45EE3793" w14:textId="0E3C30F4" w:rsidR="00546FC9" w:rsidRPr="00C47FE2" w:rsidRDefault="00546FC9" w:rsidP="00546FC9">
            <w:pPr>
              <w:spacing w:before="0" w:after="0" w:line="240" w:lineRule="auto"/>
              <w:jc w:val="right"/>
              <w:rPr>
                <w:ins w:id="2712" w:author="khanguyen" w:date="2017-03-17T23:06:00Z"/>
                <w:rFonts w:eastAsia="Times New Roman" w:cs="Arial"/>
                <w:color w:val="4B4B63"/>
                <w:sz w:val="20"/>
                <w:szCs w:val="20"/>
                <w:lang w:val="en-US"/>
              </w:rPr>
            </w:pPr>
            <w:ins w:id="2713" w:author="khanguyen" w:date="2017-03-17T23:08:00Z">
              <w:r>
                <w:rPr>
                  <w:rFonts w:cs="Arial"/>
                  <w:color w:val="4B4B63"/>
                  <w:sz w:val="20"/>
                  <w:szCs w:val="20"/>
                </w:rPr>
                <w:t>228863</w:t>
              </w:r>
            </w:ins>
          </w:p>
        </w:tc>
        <w:tc>
          <w:tcPr>
            <w:tcW w:w="1397" w:type="dxa"/>
            <w:tcBorders>
              <w:top w:val="nil"/>
              <w:left w:val="nil"/>
              <w:bottom w:val="single" w:sz="4" w:space="0" w:color="ACB9CA"/>
              <w:right w:val="single" w:sz="4" w:space="0" w:color="ACB9CA"/>
            </w:tcBorders>
            <w:shd w:val="clear" w:color="000000" w:fill="FFFFFF"/>
            <w:vAlign w:val="center"/>
          </w:tcPr>
          <w:p w14:paraId="5ED6D173" w14:textId="3C38EC9C" w:rsidR="00546FC9" w:rsidRPr="00C47FE2" w:rsidRDefault="00546FC9" w:rsidP="00546FC9">
            <w:pPr>
              <w:spacing w:before="0" w:after="0" w:line="240" w:lineRule="auto"/>
              <w:jc w:val="right"/>
              <w:rPr>
                <w:ins w:id="2714" w:author="khanguyen" w:date="2017-03-17T23:06:00Z"/>
                <w:rFonts w:eastAsia="Times New Roman" w:cs="Arial"/>
                <w:color w:val="4B4B63"/>
                <w:sz w:val="20"/>
                <w:szCs w:val="20"/>
                <w:lang w:val="en-US"/>
              </w:rPr>
            </w:pPr>
            <w:ins w:id="2715" w:author="khanguyen" w:date="2017-03-17T23:08:00Z">
              <w:r>
                <w:rPr>
                  <w:rFonts w:cs="Arial"/>
                  <w:color w:val="4B4B63"/>
                  <w:sz w:val="20"/>
                  <w:szCs w:val="20"/>
                </w:rPr>
                <w:t>236543</w:t>
              </w:r>
            </w:ins>
          </w:p>
        </w:tc>
        <w:tc>
          <w:tcPr>
            <w:tcW w:w="1554" w:type="dxa"/>
            <w:tcBorders>
              <w:top w:val="nil"/>
              <w:left w:val="nil"/>
              <w:bottom w:val="single" w:sz="4" w:space="0" w:color="ACB9CA"/>
              <w:right w:val="single" w:sz="4" w:space="0" w:color="ACB9CA"/>
            </w:tcBorders>
            <w:shd w:val="clear" w:color="000000" w:fill="FFFFFF"/>
            <w:vAlign w:val="center"/>
          </w:tcPr>
          <w:p w14:paraId="722E1AD1" w14:textId="39A4FED7" w:rsidR="00546FC9" w:rsidRPr="00C47FE2" w:rsidRDefault="00546FC9" w:rsidP="00546FC9">
            <w:pPr>
              <w:spacing w:before="0" w:after="0" w:line="240" w:lineRule="auto"/>
              <w:jc w:val="right"/>
              <w:rPr>
                <w:ins w:id="2716" w:author="khanguyen" w:date="2017-03-17T23:06:00Z"/>
                <w:rFonts w:eastAsia="Times New Roman" w:cs="Arial"/>
                <w:color w:val="4B4B63"/>
                <w:sz w:val="20"/>
                <w:szCs w:val="20"/>
                <w:lang w:val="en-US"/>
              </w:rPr>
            </w:pPr>
            <w:ins w:id="2717" w:author="khanguyen" w:date="2017-03-17T23:08:00Z">
              <w:r>
                <w:rPr>
                  <w:rFonts w:cs="Arial"/>
                  <w:color w:val="4B4B63"/>
                  <w:sz w:val="20"/>
                  <w:szCs w:val="20"/>
                </w:rPr>
                <w:t>243583</w:t>
              </w:r>
            </w:ins>
          </w:p>
        </w:tc>
        <w:tc>
          <w:tcPr>
            <w:tcW w:w="1160" w:type="dxa"/>
            <w:tcBorders>
              <w:top w:val="nil"/>
              <w:left w:val="nil"/>
              <w:bottom w:val="single" w:sz="4" w:space="0" w:color="ACB9CA"/>
              <w:right w:val="single" w:sz="4" w:space="0" w:color="ACB9CA"/>
            </w:tcBorders>
            <w:shd w:val="clear" w:color="000000" w:fill="FFFFFF"/>
            <w:vAlign w:val="center"/>
          </w:tcPr>
          <w:p w14:paraId="6DC7AF4C" w14:textId="40B45EBD" w:rsidR="00546FC9" w:rsidRPr="00C47FE2" w:rsidRDefault="00546FC9" w:rsidP="00546FC9">
            <w:pPr>
              <w:spacing w:before="0" w:after="0" w:line="240" w:lineRule="auto"/>
              <w:jc w:val="right"/>
              <w:rPr>
                <w:ins w:id="2718" w:author="khanguyen" w:date="2017-03-17T23:06:00Z"/>
                <w:rFonts w:eastAsia="Times New Roman" w:cs="Arial"/>
                <w:color w:val="4B4B63"/>
                <w:sz w:val="20"/>
                <w:szCs w:val="20"/>
                <w:lang w:val="en-US"/>
              </w:rPr>
            </w:pPr>
            <w:ins w:id="2719" w:author="khanguyen" w:date="2017-03-17T23:08:00Z">
              <w:r>
                <w:rPr>
                  <w:rFonts w:cs="Arial"/>
                  <w:color w:val="4B4B63"/>
                  <w:sz w:val="20"/>
                  <w:szCs w:val="20"/>
                </w:rPr>
                <w:t>9528</w:t>
              </w:r>
            </w:ins>
          </w:p>
        </w:tc>
        <w:tc>
          <w:tcPr>
            <w:tcW w:w="1318" w:type="dxa"/>
            <w:tcBorders>
              <w:top w:val="nil"/>
              <w:left w:val="nil"/>
              <w:bottom w:val="single" w:sz="4" w:space="0" w:color="ACB9CA"/>
              <w:right w:val="single" w:sz="4" w:space="0" w:color="ACB9CA"/>
            </w:tcBorders>
            <w:shd w:val="clear" w:color="000000" w:fill="FFFFFF"/>
            <w:vAlign w:val="center"/>
          </w:tcPr>
          <w:p w14:paraId="209CDBB1" w14:textId="2F923F4F" w:rsidR="00546FC9" w:rsidRPr="00C47FE2" w:rsidRDefault="00546FC9" w:rsidP="00546FC9">
            <w:pPr>
              <w:spacing w:before="0" w:after="0" w:line="240" w:lineRule="auto"/>
              <w:jc w:val="right"/>
              <w:rPr>
                <w:ins w:id="2720" w:author="khanguyen" w:date="2017-03-17T23:06:00Z"/>
                <w:rFonts w:eastAsia="Times New Roman" w:cs="Arial"/>
                <w:color w:val="4B4B63"/>
                <w:sz w:val="20"/>
                <w:szCs w:val="20"/>
                <w:lang w:val="en-US"/>
              </w:rPr>
            </w:pPr>
            <w:ins w:id="2721" w:author="khanguyen" w:date="2017-03-17T23:08:00Z">
              <w:r>
                <w:rPr>
                  <w:rFonts w:cs="Arial"/>
                  <w:color w:val="4B4B63"/>
                  <w:sz w:val="20"/>
                  <w:szCs w:val="20"/>
                </w:rPr>
                <w:t>247674</w:t>
              </w:r>
            </w:ins>
          </w:p>
        </w:tc>
        <w:tc>
          <w:tcPr>
            <w:tcW w:w="1176" w:type="dxa"/>
            <w:tcBorders>
              <w:top w:val="nil"/>
              <w:left w:val="nil"/>
              <w:bottom w:val="single" w:sz="4" w:space="0" w:color="ACB9CA"/>
              <w:right w:val="single" w:sz="4" w:space="0" w:color="ACB9CA"/>
            </w:tcBorders>
            <w:shd w:val="clear" w:color="000000" w:fill="FFFFFF"/>
            <w:vAlign w:val="center"/>
          </w:tcPr>
          <w:p w14:paraId="3CA4CA20" w14:textId="705C2921" w:rsidR="00546FC9" w:rsidRPr="00C47FE2" w:rsidRDefault="00546FC9" w:rsidP="00546FC9">
            <w:pPr>
              <w:spacing w:before="0" w:after="0" w:line="240" w:lineRule="auto"/>
              <w:jc w:val="right"/>
              <w:rPr>
                <w:ins w:id="2722" w:author="khanguyen" w:date="2017-03-17T23:06:00Z"/>
                <w:rFonts w:eastAsia="Times New Roman" w:cs="Arial"/>
                <w:color w:val="4B4B63"/>
                <w:sz w:val="20"/>
                <w:szCs w:val="20"/>
                <w:lang w:val="en-US"/>
              </w:rPr>
            </w:pPr>
            <w:ins w:id="2723" w:author="khanguyen" w:date="2017-03-17T23:08:00Z">
              <w:r>
                <w:rPr>
                  <w:rFonts w:cs="Arial"/>
                  <w:color w:val="4B4B63"/>
                  <w:sz w:val="20"/>
                  <w:szCs w:val="20"/>
                </w:rPr>
                <w:t>0%</w:t>
              </w:r>
            </w:ins>
          </w:p>
        </w:tc>
      </w:tr>
      <w:tr w:rsidR="00546FC9" w:rsidRPr="00C47FE2" w14:paraId="1D9864D3" w14:textId="77777777" w:rsidTr="00546FC9">
        <w:trPr>
          <w:trHeight w:val="300"/>
          <w:ins w:id="2724"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0BDD8E28" w14:textId="73B349B8" w:rsidR="00546FC9" w:rsidRPr="00C47FE2" w:rsidRDefault="00546FC9" w:rsidP="00546FC9">
            <w:pPr>
              <w:spacing w:before="0" w:after="0" w:line="240" w:lineRule="auto"/>
              <w:ind w:firstLineChars="100" w:firstLine="200"/>
              <w:rPr>
                <w:ins w:id="2725" w:author="khanguyen" w:date="2017-03-17T23:06:00Z"/>
                <w:rFonts w:eastAsia="Times New Roman" w:cs="Arial"/>
                <w:color w:val="4B4B63"/>
                <w:sz w:val="20"/>
                <w:szCs w:val="20"/>
                <w:lang w:val="en-US"/>
              </w:rPr>
            </w:pPr>
            <w:ins w:id="2726" w:author="khanguyen" w:date="2017-03-17T23:08:00Z">
              <w:r>
                <w:rPr>
                  <w:rFonts w:cs="Arial"/>
                  <w:color w:val="4B4B63"/>
                  <w:sz w:val="20"/>
                  <w:szCs w:val="20"/>
                </w:rPr>
                <w:t>Click_Save_Invoice02</w:t>
              </w:r>
            </w:ins>
          </w:p>
        </w:tc>
        <w:tc>
          <w:tcPr>
            <w:tcW w:w="846" w:type="dxa"/>
            <w:tcBorders>
              <w:top w:val="nil"/>
              <w:left w:val="nil"/>
              <w:bottom w:val="single" w:sz="4" w:space="0" w:color="ACB9CA"/>
              <w:right w:val="single" w:sz="4" w:space="0" w:color="ACB9CA"/>
            </w:tcBorders>
            <w:shd w:val="clear" w:color="000000" w:fill="FFFFFF"/>
            <w:vAlign w:val="center"/>
          </w:tcPr>
          <w:p w14:paraId="4DA34323" w14:textId="2736997D" w:rsidR="00546FC9" w:rsidRPr="00C47FE2" w:rsidRDefault="00546FC9" w:rsidP="00546FC9">
            <w:pPr>
              <w:spacing w:before="0" w:after="0" w:line="240" w:lineRule="auto"/>
              <w:jc w:val="right"/>
              <w:rPr>
                <w:ins w:id="2727" w:author="khanguyen" w:date="2017-03-17T23:06:00Z"/>
                <w:rFonts w:eastAsia="Times New Roman" w:cs="Arial"/>
                <w:color w:val="4B4B63"/>
                <w:sz w:val="20"/>
                <w:szCs w:val="20"/>
                <w:lang w:val="en-US"/>
              </w:rPr>
            </w:pPr>
            <w:ins w:id="2728" w:author="khanguyen" w:date="2017-03-17T23:08:00Z">
              <w:r>
                <w:rPr>
                  <w:rFonts w:cs="Arial"/>
                  <w:color w:val="4B4B63"/>
                  <w:sz w:val="20"/>
                  <w:szCs w:val="20"/>
                </w:rPr>
                <w:t>124</w:t>
              </w:r>
            </w:ins>
          </w:p>
        </w:tc>
        <w:tc>
          <w:tcPr>
            <w:tcW w:w="1475" w:type="dxa"/>
            <w:tcBorders>
              <w:top w:val="nil"/>
              <w:left w:val="nil"/>
              <w:bottom w:val="single" w:sz="4" w:space="0" w:color="ACB9CA"/>
              <w:right w:val="single" w:sz="4" w:space="0" w:color="ACB9CA"/>
            </w:tcBorders>
            <w:shd w:val="clear" w:color="000000" w:fill="FFFFFF"/>
            <w:vAlign w:val="center"/>
          </w:tcPr>
          <w:p w14:paraId="0B536ECF" w14:textId="63A66042" w:rsidR="00546FC9" w:rsidRPr="00C47FE2" w:rsidRDefault="00546FC9" w:rsidP="00546FC9">
            <w:pPr>
              <w:spacing w:before="0" w:after="0" w:line="240" w:lineRule="auto"/>
              <w:jc w:val="right"/>
              <w:rPr>
                <w:ins w:id="2729" w:author="khanguyen" w:date="2017-03-17T23:06:00Z"/>
                <w:rFonts w:eastAsia="Times New Roman" w:cs="Arial"/>
                <w:color w:val="4B4B63"/>
                <w:sz w:val="20"/>
                <w:szCs w:val="20"/>
                <w:lang w:val="en-US"/>
              </w:rPr>
            </w:pPr>
            <w:ins w:id="2730" w:author="khanguyen" w:date="2017-03-17T23:08:00Z">
              <w:r>
                <w:rPr>
                  <w:rFonts w:cs="Arial"/>
                  <w:color w:val="4B4B63"/>
                  <w:sz w:val="20"/>
                  <w:szCs w:val="20"/>
                </w:rPr>
                <w:t>149598.7</w:t>
              </w:r>
            </w:ins>
          </w:p>
        </w:tc>
        <w:tc>
          <w:tcPr>
            <w:tcW w:w="1397" w:type="dxa"/>
            <w:tcBorders>
              <w:top w:val="nil"/>
              <w:left w:val="nil"/>
              <w:bottom w:val="single" w:sz="4" w:space="0" w:color="ACB9CA"/>
              <w:right w:val="single" w:sz="4" w:space="0" w:color="ACB9CA"/>
            </w:tcBorders>
            <w:shd w:val="clear" w:color="000000" w:fill="FFFFFF"/>
            <w:vAlign w:val="center"/>
          </w:tcPr>
          <w:p w14:paraId="1ACEAD8E" w14:textId="091A3D45" w:rsidR="00546FC9" w:rsidRPr="00C47FE2" w:rsidRDefault="00546FC9" w:rsidP="00546FC9">
            <w:pPr>
              <w:spacing w:before="0" w:after="0" w:line="240" w:lineRule="auto"/>
              <w:jc w:val="right"/>
              <w:rPr>
                <w:ins w:id="2731" w:author="khanguyen" w:date="2017-03-17T23:06:00Z"/>
                <w:rFonts w:eastAsia="Times New Roman" w:cs="Arial"/>
                <w:color w:val="4B4B63"/>
                <w:sz w:val="20"/>
                <w:szCs w:val="20"/>
                <w:lang w:val="en-US"/>
              </w:rPr>
            </w:pPr>
            <w:ins w:id="2732" w:author="khanguyen" w:date="2017-03-17T23:08:00Z">
              <w:r>
                <w:rPr>
                  <w:rFonts w:cs="Arial"/>
                  <w:color w:val="4B4B63"/>
                  <w:sz w:val="20"/>
                  <w:szCs w:val="20"/>
                </w:rPr>
                <w:t>231679</w:t>
              </w:r>
            </w:ins>
          </w:p>
        </w:tc>
        <w:tc>
          <w:tcPr>
            <w:tcW w:w="1397" w:type="dxa"/>
            <w:tcBorders>
              <w:top w:val="nil"/>
              <w:left w:val="nil"/>
              <w:bottom w:val="single" w:sz="4" w:space="0" w:color="ACB9CA"/>
              <w:right w:val="single" w:sz="4" w:space="0" w:color="ACB9CA"/>
            </w:tcBorders>
            <w:shd w:val="clear" w:color="000000" w:fill="FFFFFF"/>
            <w:vAlign w:val="center"/>
          </w:tcPr>
          <w:p w14:paraId="05E4D677" w14:textId="63BC4E65" w:rsidR="00546FC9" w:rsidRPr="00C47FE2" w:rsidRDefault="00546FC9" w:rsidP="00546FC9">
            <w:pPr>
              <w:spacing w:before="0" w:after="0" w:line="240" w:lineRule="auto"/>
              <w:jc w:val="right"/>
              <w:rPr>
                <w:ins w:id="2733" w:author="khanguyen" w:date="2017-03-17T23:06:00Z"/>
                <w:rFonts w:eastAsia="Times New Roman" w:cs="Arial"/>
                <w:color w:val="4B4B63"/>
                <w:sz w:val="20"/>
                <w:szCs w:val="20"/>
                <w:lang w:val="en-US"/>
              </w:rPr>
            </w:pPr>
            <w:ins w:id="2734" w:author="khanguyen" w:date="2017-03-17T23:08:00Z">
              <w:r>
                <w:rPr>
                  <w:rFonts w:cs="Arial"/>
                  <w:color w:val="4B4B63"/>
                  <w:sz w:val="20"/>
                  <w:szCs w:val="20"/>
                </w:rPr>
                <w:t>235647</w:t>
              </w:r>
            </w:ins>
          </w:p>
        </w:tc>
        <w:tc>
          <w:tcPr>
            <w:tcW w:w="1554" w:type="dxa"/>
            <w:tcBorders>
              <w:top w:val="nil"/>
              <w:left w:val="nil"/>
              <w:bottom w:val="single" w:sz="4" w:space="0" w:color="ACB9CA"/>
              <w:right w:val="single" w:sz="4" w:space="0" w:color="ACB9CA"/>
            </w:tcBorders>
            <w:shd w:val="clear" w:color="000000" w:fill="FFFFFF"/>
            <w:vAlign w:val="center"/>
          </w:tcPr>
          <w:p w14:paraId="37043759" w14:textId="24874189" w:rsidR="00546FC9" w:rsidRPr="00C47FE2" w:rsidRDefault="00546FC9" w:rsidP="00546FC9">
            <w:pPr>
              <w:spacing w:before="0" w:after="0" w:line="240" w:lineRule="auto"/>
              <w:jc w:val="right"/>
              <w:rPr>
                <w:ins w:id="2735" w:author="khanguyen" w:date="2017-03-17T23:06:00Z"/>
                <w:rFonts w:eastAsia="Times New Roman" w:cs="Arial"/>
                <w:color w:val="4B4B63"/>
                <w:sz w:val="20"/>
                <w:szCs w:val="20"/>
                <w:lang w:val="en-US"/>
              </w:rPr>
            </w:pPr>
            <w:ins w:id="2736" w:author="khanguyen" w:date="2017-03-17T23:08:00Z">
              <w:r>
                <w:rPr>
                  <w:rFonts w:cs="Arial"/>
                  <w:color w:val="4B4B63"/>
                  <w:sz w:val="20"/>
                  <w:szCs w:val="20"/>
                </w:rPr>
                <w:t>242047</w:t>
              </w:r>
            </w:ins>
          </w:p>
        </w:tc>
        <w:tc>
          <w:tcPr>
            <w:tcW w:w="1160" w:type="dxa"/>
            <w:tcBorders>
              <w:top w:val="nil"/>
              <w:left w:val="nil"/>
              <w:bottom w:val="single" w:sz="4" w:space="0" w:color="ACB9CA"/>
              <w:right w:val="single" w:sz="4" w:space="0" w:color="ACB9CA"/>
            </w:tcBorders>
            <w:shd w:val="clear" w:color="000000" w:fill="FFFFFF"/>
            <w:vAlign w:val="center"/>
          </w:tcPr>
          <w:p w14:paraId="37CC19F0" w14:textId="6DB7D371" w:rsidR="00546FC9" w:rsidRPr="00C47FE2" w:rsidRDefault="00546FC9" w:rsidP="00546FC9">
            <w:pPr>
              <w:spacing w:before="0" w:after="0" w:line="240" w:lineRule="auto"/>
              <w:jc w:val="right"/>
              <w:rPr>
                <w:ins w:id="2737" w:author="khanguyen" w:date="2017-03-17T23:06:00Z"/>
                <w:rFonts w:eastAsia="Times New Roman" w:cs="Arial"/>
                <w:color w:val="4B4B63"/>
                <w:sz w:val="20"/>
                <w:szCs w:val="20"/>
                <w:lang w:val="en-US"/>
              </w:rPr>
            </w:pPr>
            <w:ins w:id="2738" w:author="khanguyen" w:date="2017-03-17T23:08:00Z">
              <w:r>
                <w:rPr>
                  <w:rFonts w:cs="Arial"/>
                  <w:color w:val="4B4B63"/>
                  <w:sz w:val="20"/>
                  <w:szCs w:val="20"/>
                </w:rPr>
                <w:t>35297</w:t>
              </w:r>
            </w:ins>
          </w:p>
        </w:tc>
        <w:tc>
          <w:tcPr>
            <w:tcW w:w="1318" w:type="dxa"/>
            <w:tcBorders>
              <w:top w:val="nil"/>
              <w:left w:val="nil"/>
              <w:bottom w:val="single" w:sz="4" w:space="0" w:color="ACB9CA"/>
              <w:right w:val="single" w:sz="4" w:space="0" w:color="ACB9CA"/>
            </w:tcBorders>
            <w:shd w:val="clear" w:color="000000" w:fill="FFFFFF"/>
            <w:vAlign w:val="center"/>
          </w:tcPr>
          <w:p w14:paraId="2C0BE667" w14:textId="3004C7EE" w:rsidR="00546FC9" w:rsidRPr="00C47FE2" w:rsidRDefault="00546FC9" w:rsidP="00546FC9">
            <w:pPr>
              <w:spacing w:before="0" w:after="0" w:line="240" w:lineRule="auto"/>
              <w:jc w:val="right"/>
              <w:rPr>
                <w:ins w:id="2739" w:author="khanguyen" w:date="2017-03-17T23:06:00Z"/>
                <w:rFonts w:eastAsia="Times New Roman" w:cs="Arial"/>
                <w:color w:val="4B4B63"/>
                <w:sz w:val="20"/>
                <w:szCs w:val="20"/>
                <w:lang w:val="en-US"/>
              </w:rPr>
            </w:pPr>
            <w:ins w:id="2740" w:author="khanguyen" w:date="2017-03-17T23:08:00Z">
              <w:r>
                <w:rPr>
                  <w:rFonts w:cs="Arial"/>
                  <w:color w:val="4B4B63"/>
                  <w:sz w:val="20"/>
                  <w:szCs w:val="20"/>
                </w:rPr>
                <w:t>242676</w:t>
              </w:r>
            </w:ins>
          </w:p>
        </w:tc>
        <w:tc>
          <w:tcPr>
            <w:tcW w:w="1176" w:type="dxa"/>
            <w:tcBorders>
              <w:top w:val="nil"/>
              <w:left w:val="nil"/>
              <w:bottom w:val="single" w:sz="4" w:space="0" w:color="ACB9CA"/>
              <w:right w:val="single" w:sz="4" w:space="0" w:color="ACB9CA"/>
            </w:tcBorders>
            <w:shd w:val="clear" w:color="000000" w:fill="FFFFFF"/>
            <w:vAlign w:val="center"/>
          </w:tcPr>
          <w:p w14:paraId="5F92CB91" w14:textId="61048546" w:rsidR="00546FC9" w:rsidRPr="00C47FE2" w:rsidRDefault="00546FC9" w:rsidP="00546FC9">
            <w:pPr>
              <w:spacing w:before="0" w:after="0" w:line="240" w:lineRule="auto"/>
              <w:jc w:val="right"/>
              <w:rPr>
                <w:ins w:id="2741" w:author="khanguyen" w:date="2017-03-17T23:06:00Z"/>
                <w:rFonts w:eastAsia="Times New Roman" w:cs="Arial"/>
                <w:color w:val="4B4B63"/>
                <w:sz w:val="20"/>
                <w:szCs w:val="20"/>
                <w:lang w:val="en-US"/>
              </w:rPr>
            </w:pPr>
            <w:ins w:id="2742" w:author="khanguyen" w:date="2017-03-17T23:08:00Z">
              <w:r>
                <w:rPr>
                  <w:rFonts w:cs="Arial"/>
                  <w:color w:val="4B4B63"/>
                  <w:sz w:val="20"/>
                  <w:szCs w:val="20"/>
                </w:rPr>
                <w:t>0%</w:t>
              </w:r>
            </w:ins>
          </w:p>
        </w:tc>
      </w:tr>
      <w:tr w:rsidR="00546FC9" w:rsidRPr="00C47FE2" w14:paraId="2C942B75" w14:textId="77777777" w:rsidTr="00546FC9">
        <w:trPr>
          <w:trHeight w:val="300"/>
          <w:ins w:id="2743"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7A60C2BF" w14:textId="2BBF9C9F" w:rsidR="00546FC9" w:rsidRPr="00C47FE2" w:rsidRDefault="00546FC9" w:rsidP="00546FC9">
            <w:pPr>
              <w:spacing w:before="0" w:after="0" w:line="240" w:lineRule="auto"/>
              <w:ind w:firstLineChars="100" w:firstLine="200"/>
              <w:rPr>
                <w:ins w:id="2744" w:author="khanguyen" w:date="2017-03-17T23:06:00Z"/>
                <w:rFonts w:eastAsia="Times New Roman" w:cs="Arial"/>
                <w:color w:val="4B4B63"/>
                <w:sz w:val="20"/>
                <w:szCs w:val="20"/>
                <w:lang w:val="en-US"/>
              </w:rPr>
            </w:pPr>
            <w:ins w:id="2745" w:author="khanguyen" w:date="2017-03-17T23:08:00Z">
              <w:r>
                <w:rPr>
                  <w:rFonts w:cs="Arial"/>
                  <w:color w:val="4B4B63"/>
                  <w:sz w:val="20"/>
                  <w:szCs w:val="20"/>
                </w:rPr>
                <w:lastRenderedPageBreak/>
                <w:t>Click_Save_Invoice03</w:t>
              </w:r>
            </w:ins>
          </w:p>
        </w:tc>
        <w:tc>
          <w:tcPr>
            <w:tcW w:w="846" w:type="dxa"/>
            <w:tcBorders>
              <w:top w:val="nil"/>
              <w:left w:val="nil"/>
              <w:bottom w:val="single" w:sz="4" w:space="0" w:color="ACB9CA"/>
              <w:right w:val="single" w:sz="4" w:space="0" w:color="ACB9CA"/>
            </w:tcBorders>
            <w:shd w:val="clear" w:color="000000" w:fill="FFFFFF"/>
            <w:vAlign w:val="center"/>
          </w:tcPr>
          <w:p w14:paraId="6D1C2041" w14:textId="1B04AEAA" w:rsidR="00546FC9" w:rsidRPr="00C47FE2" w:rsidRDefault="00546FC9" w:rsidP="00546FC9">
            <w:pPr>
              <w:spacing w:before="0" w:after="0" w:line="240" w:lineRule="auto"/>
              <w:jc w:val="right"/>
              <w:rPr>
                <w:ins w:id="2746" w:author="khanguyen" w:date="2017-03-17T23:06:00Z"/>
                <w:rFonts w:eastAsia="Times New Roman" w:cs="Arial"/>
                <w:color w:val="4B4B63"/>
                <w:sz w:val="20"/>
                <w:szCs w:val="20"/>
                <w:lang w:val="en-US"/>
              </w:rPr>
            </w:pPr>
            <w:ins w:id="2747" w:author="khanguyen" w:date="2017-03-17T23:08:00Z">
              <w:r>
                <w:rPr>
                  <w:rFonts w:cs="Arial"/>
                  <w:color w:val="4B4B63"/>
                  <w:sz w:val="20"/>
                  <w:szCs w:val="20"/>
                </w:rPr>
                <w:t>29</w:t>
              </w:r>
            </w:ins>
          </w:p>
        </w:tc>
        <w:tc>
          <w:tcPr>
            <w:tcW w:w="1475" w:type="dxa"/>
            <w:tcBorders>
              <w:top w:val="nil"/>
              <w:left w:val="nil"/>
              <w:bottom w:val="single" w:sz="4" w:space="0" w:color="ACB9CA"/>
              <w:right w:val="single" w:sz="4" w:space="0" w:color="ACB9CA"/>
            </w:tcBorders>
            <w:shd w:val="clear" w:color="000000" w:fill="FFFFFF"/>
            <w:vAlign w:val="center"/>
          </w:tcPr>
          <w:p w14:paraId="6B0E5C04" w14:textId="23739C0D" w:rsidR="00546FC9" w:rsidRPr="00C47FE2" w:rsidRDefault="00546FC9" w:rsidP="00546FC9">
            <w:pPr>
              <w:spacing w:before="0" w:after="0" w:line="240" w:lineRule="auto"/>
              <w:jc w:val="right"/>
              <w:rPr>
                <w:ins w:id="2748" w:author="khanguyen" w:date="2017-03-17T23:06:00Z"/>
                <w:rFonts w:eastAsia="Times New Roman" w:cs="Arial"/>
                <w:color w:val="4B4B63"/>
                <w:sz w:val="20"/>
                <w:szCs w:val="20"/>
                <w:lang w:val="en-US"/>
              </w:rPr>
            </w:pPr>
            <w:ins w:id="2749" w:author="khanguyen" w:date="2017-03-17T23:08:00Z">
              <w:r>
                <w:rPr>
                  <w:rFonts w:cs="Arial"/>
                  <w:color w:val="4B4B63"/>
                  <w:sz w:val="20"/>
                  <w:szCs w:val="20"/>
                </w:rPr>
                <w:t>182206.1</w:t>
              </w:r>
            </w:ins>
          </w:p>
        </w:tc>
        <w:tc>
          <w:tcPr>
            <w:tcW w:w="1397" w:type="dxa"/>
            <w:tcBorders>
              <w:top w:val="nil"/>
              <w:left w:val="nil"/>
              <w:bottom w:val="single" w:sz="4" w:space="0" w:color="ACB9CA"/>
              <w:right w:val="single" w:sz="4" w:space="0" w:color="ACB9CA"/>
            </w:tcBorders>
            <w:shd w:val="clear" w:color="000000" w:fill="FFFFFF"/>
            <w:vAlign w:val="center"/>
          </w:tcPr>
          <w:p w14:paraId="20ECEFC7" w14:textId="3451CE48" w:rsidR="00546FC9" w:rsidRPr="00C47FE2" w:rsidRDefault="00546FC9" w:rsidP="00546FC9">
            <w:pPr>
              <w:spacing w:before="0" w:after="0" w:line="240" w:lineRule="auto"/>
              <w:jc w:val="right"/>
              <w:rPr>
                <w:ins w:id="2750" w:author="khanguyen" w:date="2017-03-17T23:06:00Z"/>
                <w:rFonts w:eastAsia="Times New Roman" w:cs="Arial"/>
                <w:color w:val="4B4B63"/>
                <w:sz w:val="20"/>
                <w:szCs w:val="20"/>
                <w:lang w:val="en-US"/>
              </w:rPr>
            </w:pPr>
            <w:ins w:id="2751" w:author="khanguyen" w:date="2017-03-17T23:08:00Z">
              <w:r>
                <w:rPr>
                  <w:rFonts w:cs="Arial"/>
                  <w:color w:val="4B4B63"/>
                  <w:sz w:val="20"/>
                  <w:szCs w:val="20"/>
                </w:rPr>
                <w:t>227327</w:t>
              </w:r>
            </w:ins>
          </w:p>
        </w:tc>
        <w:tc>
          <w:tcPr>
            <w:tcW w:w="1397" w:type="dxa"/>
            <w:tcBorders>
              <w:top w:val="nil"/>
              <w:left w:val="nil"/>
              <w:bottom w:val="single" w:sz="4" w:space="0" w:color="ACB9CA"/>
              <w:right w:val="single" w:sz="4" w:space="0" w:color="ACB9CA"/>
            </w:tcBorders>
            <w:shd w:val="clear" w:color="000000" w:fill="FFFFFF"/>
            <w:vAlign w:val="center"/>
          </w:tcPr>
          <w:p w14:paraId="3CB7758B" w14:textId="1D8E9CDE" w:rsidR="00546FC9" w:rsidRPr="00C47FE2" w:rsidRDefault="00546FC9" w:rsidP="00546FC9">
            <w:pPr>
              <w:spacing w:before="0" w:after="0" w:line="240" w:lineRule="auto"/>
              <w:jc w:val="right"/>
              <w:rPr>
                <w:ins w:id="2752" w:author="khanguyen" w:date="2017-03-17T23:06:00Z"/>
                <w:rFonts w:eastAsia="Times New Roman" w:cs="Arial"/>
                <w:color w:val="4B4B63"/>
                <w:sz w:val="20"/>
                <w:szCs w:val="20"/>
                <w:lang w:val="en-US"/>
              </w:rPr>
            </w:pPr>
            <w:ins w:id="2753" w:author="khanguyen" w:date="2017-03-17T23:08:00Z">
              <w:r>
                <w:rPr>
                  <w:rFonts w:cs="Arial"/>
                  <w:color w:val="4B4B63"/>
                  <w:sz w:val="20"/>
                  <w:szCs w:val="20"/>
                </w:rPr>
                <w:t>241023</w:t>
              </w:r>
            </w:ins>
          </w:p>
        </w:tc>
        <w:tc>
          <w:tcPr>
            <w:tcW w:w="1554" w:type="dxa"/>
            <w:tcBorders>
              <w:top w:val="nil"/>
              <w:left w:val="nil"/>
              <w:bottom w:val="single" w:sz="4" w:space="0" w:color="ACB9CA"/>
              <w:right w:val="single" w:sz="4" w:space="0" w:color="ACB9CA"/>
            </w:tcBorders>
            <w:shd w:val="clear" w:color="000000" w:fill="FFFFFF"/>
            <w:vAlign w:val="center"/>
          </w:tcPr>
          <w:p w14:paraId="65251D93" w14:textId="30DE641B" w:rsidR="00546FC9" w:rsidRPr="00C47FE2" w:rsidRDefault="00546FC9" w:rsidP="00546FC9">
            <w:pPr>
              <w:spacing w:before="0" w:after="0" w:line="240" w:lineRule="auto"/>
              <w:jc w:val="right"/>
              <w:rPr>
                <w:ins w:id="2754" w:author="khanguyen" w:date="2017-03-17T23:06:00Z"/>
                <w:rFonts w:eastAsia="Times New Roman" w:cs="Arial"/>
                <w:color w:val="4B4B63"/>
                <w:sz w:val="20"/>
                <w:szCs w:val="20"/>
                <w:lang w:val="en-US"/>
              </w:rPr>
            </w:pPr>
            <w:ins w:id="2755" w:author="khanguyen" w:date="2017-03-17T23:08:00Z">
              <w:r>
                <w:rPr>
                  <w:rFonts w:cs="Arial"/>
                  <w:color w:val="4B4B63"/>
                  <w:sz w:val="20"/>
                  <w:szCs w:val="20"/>
                </w:rPr>
                <w:t>241279</w:t>
              </w:r>
            </w:ins>
          </w:p>
        </w:tc>
        <w:tc>
          <w:tcPr>
            <w:tcW w:w="1160" w:type="dxa"/>
            <w:tcBorders>
              <w:top w:val="nil"/>
              <w:left w:val="nil"/>
              <w:bottom w:val="single" w:sz="4" w:space="0" w:color="ACB9CA"/>
              <w:right w:val="single" w:sz="4" w:space="0" w:color="ACB9CA"/>
            </w:tcBorders>
            <w:shd w:val="clear" w:color="000000" w:fill="FFFFFF"/>
            <w:vAlign w:val="center"/>
          </w:tcPr>
          <w:p w14:paraId="5BEC8690" w14:textId="1CE57BEA" w:rsidR="00546FC9" w:rsidRPr="00C47FE2" w:rsidRDefault="00546FC9" w:rsidP="00546FC9">
            <w:pPr>
              <w:spacing w:before="0" w:after="0" w:line="240" w:lineRule="auto"/>
              <w:jc w:val="right"/>
              <w:rPr>
                <w:ins w:id="2756" w:author="khanguyen" w:date="2017-03-17T23:06:00Z"/>
                <w:rFonts w:eastAsia="Times New Roman" w:cs="Arial"/>
                <w:color w:val="4B4B63"/>
                <w:sz w:val="20"/>
                <w:szCs w:val="20"/>
                <w:lang w:val="en-US"/>
              </w:rPr>
            </w:pPr>
            <w:ins w:id="2757" w:author="khanguyen" w:date="2017-03-17T23:08:00Z">
              <w:r>
                <w:rPr>
                  <w:rFonts w:cs="Arial"/>
                  <w:color w:val="4B4B63"/>
                  <w:sz w:val="20"/>
                  <w:szCs w:val="20"/>
                </w:rPr>
                <w:t>120156</w:t>
              </w:r>
            </w:ins>
          </w:p>
        </w:tc>
        <w:tc>
          <w:tcPr>
            <w:tcW w:w="1318" w:type="dxa"/>
            <w:tcBorders>
              <w:top w:val="nil"/>
              <w:left w:val="nil"/>
              <w:bottom w:val="single" w:sz="4" w:space="0" w:color="ACB9CA"/>
              <w:right w:val="single" w:sz="4" w:space="0" w:color="ACB9CA"/>
            </w:tcBorders>
            <w:shd w:val="clear" w:color="000000" w:fill="FFFFFF"/>
            <w:vAlign w:val="center"/>
          </w:tcPr>
          <w:p w14:paraId="1BF32D50" w14:textId="73BF0B84" w:rsidR="00546FC9" w:rsidRPr="00C47FE2" w:rsidRDefault="00546FC9" w:rsidP="00546FC9">
            <w:pPr>
              <w:spacing w:before="0" w:after="0" w:line="240" w:lineRule="auto"/>
              <w:jc w:val="right"/>
              <w:rPr>
                <w:ins w:id="2758" w:author="khanguyen" w:date="2017-03-17T23:06:00Z"/>
                <w:rFonts w:eastAsia="Times New Roman" w:cs="Arial"/>
                <w:color w:val="4B4B63"/>
                <w:sz w:val="20"/>
                <w:szCs w:val="20"/>
                <w:lang w:val="en-US"/>
              </w:rPr>
            </w:pPr>
            <w:ins w:id="2759" w:author="khanguyen" w:date="2017-03-17T23:08:00Z">
              <w:r>
                <w:rPr>
                  <w:rFonts w:cs="Arial"/>
                  <w:color w:val="4B4B63"/>
                  <w:sz w:val="20"/>
                  <w:szCs w:val="20"/>
                </w:rPr>
                <w:t>241278</w:t>
              </w:r>
            </w:ins>
          </w:p>
        </w:tc>
        <w:tc>
          <w:tcPr>
            <w:tcW w:w="1176" w:type="dxa"/>
            <w:tcBorders>
              <w:top w:val="nil"/>
              <w:left w:val="nil"/>
              <w:bottom w:val="single" w:sz="4" w:space="0" w:color="ACB9CA"/>
              <w:right w:val="single" w:sz="4" w:space="0" w:color="ACB9CA"/>
            </w:tcBorders>
            <w:shd w:val="clear" w:color="000000" w:fill="FFFFFF"/>
            <w:vAlign w:val="center"/>
          </w:tcPr>
          <w:p w14:paraId="5B1E1839" w14:textId="75B8B09E" w:rsidR="00546FC9" w:rsidRPr="00C47FE2" w:rsidRDefault="00546FC9" w:rsidP="00546FC9">
            <w:pPr>
              <w:spacing w:before="0" w:after="0" w:line="240" w:lineRule="auto"/>
              <w:jc w:val="right"/>
              <w:rPr>
                <w:ins w:id="2760" w:author="khanguyen" w:date="2017-03-17T23:06:00Z"/>
                <w:rFonts w:eastAsia="Times New Roman" w:cs="Arial"/>
                <w:color w:val="4B4B63"/>
                <w:sz w:val="20"/>
                <w:szCs w:val="20"/>
                <w:lang w:val="en-US"/>
              </w:rPr>
            </w:pPr>
            <w:ins w:id="2761" w:author="khanguyen" w:date="2017-03-17T23:08:00Z">
              <w:r>
                <w:rPr>
                  <w:rFonts w:cs="Arial"/>
                  <w:color w:val="4B4B63"/>
                  <w:sz w:val="20"/>
                  <w:szCs w:val="20"/>
                </w:rPr>
                <w:t>0%</w:t>
              </w:r>
            </w:ins>
          </w:p>
        </w:tc>
      </w:tr>
      <w:tr w:rsidR="00546FC9" w:rsidRPr="00C47FE2" w14:paraId="379AD4A3" w14:textId="77777777" w:rsidTr="00546FC9">
        <w:trPr>
          <w:trHeight w:val="300"/>
          <w:ins w:id="2762"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4B53FECC" w14:textId="7DD84B11" w:rsidR="00546FC9" w:rsidRPr="00C47FE2" w:rsidRDefault="00546FC9" w:rsidP="00546FC9">
            <w:pPr>
              <w:spacing w:before="0" w:after="0" w:line="240" w:lineRule="auto"/>
              <w:ind w:firstLineChars="100" w:firstLine="200"/>
              <w:rPr>
                <w:ins w:id="2763" w:author="khanguyen" w:date="2017-03-17T23:06:00Z"/>
                <w:rFonts w:eastAsia="Times New Roman" w:cs="Arial"/>
                <w:color w:val="4B4B63"/>
                <w:sz w:val="20"/>
                <w:szCs w:val="20"/>
                <w:lang w:val="en-US"/>
              </w:rPr>
            </w:pPr>
            <w:ins w:id="2764" w:author="khanguyen" w:date="2017-03-17T23:08:00Z">
              <w:r>
                <w:rPr>
                  <w:rFonts w:cs="Arial"/>
                  <w:color w:val="4B4B63"/>
                  <w:sz w:val="20"/>
                  <w:szCs w:val="20"/>
                </w:rPr>
                <w:t>Click_Save_Note</w:t>
              </w:r>
            </w:ins>
          </w:p>
        </w:tc>
        <w:tc>
          <w:tcPr>
            <w:tcW w:w="846" w:type="dxa"/>
            <w:tcBorders>
              <w:top w:val="nil"/>
              <w:left w:val="nil"/>
              <w:bottom w:val="single" w:sz="4" w:space="0" w:color="ACB9CA"/>
              <w:right w:val="single" w:sz="4" w:space="0" w:color="ACB9CA"/>
            </w:tcBorders>
            <w:shd w:val="clear" w:color="000000" w:fill="FFFFFF"/>
            <w:vAlign w:val="center"/>
          </w:tcPr>
          <w:p w14:paraId="7062A309" w14:textId="319B7B55" w:rsidR="00546FC9" w:rsidRPr="00C47FE2" w:rsidRDefault="00546FC9" w:rsidP="00546FC9">
            <w:pPr>
              <w:spacing w:before="0" w:after="0" w:line="240" w:lineRule="auto"/>
              <w:jc w:val="right"/>
              <w:rPr>
                <w:ins w:id="2765" w:author="khanguyen" w:date="2017-03-17T23:06:00Z"/>
                <w:rFonts w:eastAsia="Times New Roman" w:cs="Arial"/>
                <w:color w:val="4B4B63"/>
                <w:sz w:val="20"/>
                <w:szCs w:val="20"/>
                <w:lang w:val="en-US"/>
              </w:rPr>
            </w:pPr>
            <w:ins w:id="2766" w:author="khanguyen" w:date="2017-03-17T23:08:00Z">
              <w:r>
                <w:rPr>
                  <w:rFonts w:cs="Arial"/>
                  <w:color w:val="4B4B63"/>
                  <w:sz w:val="20"/>
                  <w:szCs w:val="20"/>
                </w:rPr>
                <w:t>5176</w:t>
              </w:r>
            </w:ins>
          </w:p>
        </w:tc>
        <w:tc>
          <w:tcPr>
            <w:tcW w:w="1475" w:type="dxa"/>
            <w:tcBorders>
              <w:top w:val="nil"/>
              <w:left w:val="nil"/>
              <w:bottom w:val="single" w:sz="4" w:space="0" w:color="ACB9CA"/>
              <w:right w:val="single" w:sz="4" w:space="0" w:color="ACB9CA"/>
            </w:tcBorders>
            <w:shd w:val="clear" w:color="000000" w:fill="FFFFFF"/>
            <w:vAlign w:val="center"/>
          </w:tcPr>
          <w:p w14:paraId="131582B0" w14:textId="42976A23" w:rsidR="00546FC9" w:rsidRPr="00C47FE2" w:rsidRDefault="00546FC9" w:rsidP="00546FC9">
            <w:pPr>
              <w:spacing w:before="0" w:after="0" w:line="240" w:lineRule="auto"/>
              <w:jc w:val="right"/>
              <w:rPr>
                <w:ins w:id="2767" w:author="khanguyen" w:date="2017-03-17T23:06:00Z"/>
                <w:rFonts w:eastAsia="Times New Roman" w:cs="Arial"/>
                <w:color w:val="4B4B63"/>
                <w:sz w:val="20"/>
                <w:szCs w:val="20"/>
                <w:lang w:val="en-US"/>
              </w:rPr>
            </w:pPr>
            <w:ins w:id="2768" w:author="khanguyen" w:date="2017-03-17T23:08:00Z">
              <w:r>
                <w:rPr>
                  <w:rFonts w:cs="Arial"/>
                  <w:color w:val="4B4B63"/>
                  <w:sz w:val="20"/>
                  <w:szCs w:val="20"/>
                </w:rPr>
                <w:t>253271.1</w:t>
              </w:r>
            </w:ins>
          </w:p>
        </w:tc>
        <w:tc>
          <w:tcPr>
            <w:tcW w:w="1397" w:type="dxa"/>
            <w:tcBorders>
              <w:top w:val="nil"/>
              <w:left w:val="nil"/>
              <w:bottom w:val="single" w:sz="4" w:space="0" w:color="ACB9CA"/>
              <w:right w:val="single" w:sz="4" w:space="0" w:color="ACB9CA"/>
            </w:tcBorders>
            <w:shd w:val="clear" w:color="000000" w:fill="FFFFFF"/>
            <w:vAlign w:val="center"/>
          </w:tcPr>
          <w:p w14:paraId="3B435B80" w14:textId="45BCEA0A" w:rsidR="00546FC9" w:rsidRPr="00C47FE2" w:rsidRDefault="00546FC9" w:rsidP="00546FC9">
            <w:pPr>
              <w:spacing w:before="0" w:after="0" w:line="240" w:lineRule="auto"/>
              <w:jc w:val="right"/>
              <w:rPr>
                <w:ins w:id="2769" w:author="khanguyen" w:date="2017-03-17T23:06:00Z"/>
                <w:rFonts w:eastAsia="Times New Roman" w:cs="Arial"/>
                <w:color w:val="4B4B63"/>
                <w:sz w:val="20"/>
                <w:szCs w:val="20"/>
                <w:lang w:val="en-US"/>
              </w:rPr>
            </w:pPr>
            <w:ins w:id="2770" w:author="khanguyen" w:date="2017-03-17T23:08:00Z">
              <w:r>
                <w:rPr>
                  <w:rFonts w:cs="Arial"/>
                  <w:color w:val="4B4B63"/>
                  <w:sz w:val="20"/>
                  <w:szCs w:val="20"/>
                </w:rPr>
                <w:t>370706</w:t>
              </w:r>
            </w:ins>
          </w:p>
        </w:tc>
        <w:tc>
          <w:tcPr>
            <w:tcW w:w="1397" w:type="dxa"/>
            <w:tcBorders>
              <w:top w:val="nil"/>
              <w:left w:val="nil"/>
              <w:bottom w:val="single" w:sz="4" w:space="0" w:color="ACB9CA"/>
              <w:right w:val="single" w:sz="4" w:space="0" w:color="ACB9CA"/>
            </w:tcBorders>
            <w:shd w:val="clear" w:color="000000" w:fill="FFFFFF"/>
            <w:vAlign w:val="center"/>
          </w:tcPr>
          <w:p w14:paraId="221A14DE" w14:textId="5E11A01D" w:rsidR="00546FC9" w:rsidRPr="00C47FE2" w:rsidRDefault="00546FC9" w:rsidP="00546FC9">
            <w:pPr>
              <w:spacing w:before="0" w:after="0" w:line="240" w:lineRule="auto"/>
              <w:jc w:val="right"/>
              <w:rPr>
                <w:ins w:id="2771" w:author="khanguyen" w:date="2017-03-17T23:06:00Z"/>
                <w:rFonts w:eastAsia="Times New Roman" w:cs="Arial"/>
                <w:color w:val="4B4B63"/>
                <w:sz w:val="20"/>
                <w:szCs w:val="20"/>
                <w:lang w:val="en-US"/>
              </w:rPr>
            </w:pPr>
            <w:ins w:id="2772" w:author="khanguyen" w:date="2017-03-17T23:08:00Z">
              <w:r>
                <w:rPr>
                  <w:rFonts w:cs="Arial"/>
                  <w:color w:val="4B4B63"/>
                  <w:sz w:val="20"/>
                  <w:szCs w:val="20"/>
                </w:rPr>
                <w:t>513234.1</w:t>
              </w:r>
            </w:ins>
          </w:p>
        </w:tc>
        <w:tc>
          <w:tcPr>
            <w:tcW w:w="1554" w:type="dxa"/>
            <w:tcBorders>
              <w:top w:val="nil"/>
              <w:left w:val="nil"/>
              <w:bottom w:val="single" w:sz="4" w:space="0" w:color="ACB9CA"/>
              <w:right w:val="single" w:sz="4" w:space="0" w:color="ACB9CA"/>
            </w:tcBorders>
            <w:shd w:val="clear" w:color="000000" w:fill="FFFFFF"/>
            <w:vAlign w:val="center"/>
          </w:tcPr>
          <w:p w14:paraId="5D9F5A8B" w14:textId="3F85DE79" w:rsidR="00546FC9" w:rsidRPr="00C47FE2" w:rsidRDefault="00546FC9" w:rsidP="00546FC9">
            <w:pPr>
              <w:spacing w:before="0" w:after="0" w:line="240" w:lineRule="auto"/>
              <w:jc w:val="right"/>
              <w:rPr>
                <w:ins w:id="2773" w:author="khanguyen" w:date="2017-03-17T23:06:00Z"/>
                <w:rFonts w:eastAsia="Times New Roman" w:cs="Arial"/>
                <w:color w:val="4B4B63"/>
                <w:sz w:val="20"/>
                <w:szCs w:val="20"/>
                <w:lang w:val="en-US"/>
              </w:rPr>
            </w:pPr>
            <w:ins w:id="2774" w:author="khanguyen" w:date="2017-03-17T23:08:00Z">
              <w:r>
                <w:rPr>
                  <w:rFonts w:cs="Arial"/>
                  <w:color w:val="4B4B63"/>
                  <w:sz w:val="20"/>
                  <w:szCs w:val="20"/>
                </w:rPr>
                <w:t>664539.3</w:t>
              </w:r>
            </w:ins>
          </w:p>
        </w:tc>
        <w:tc>
          <w:tcPr>
            <w:tcW w:w="1160" w:type="dxa"/>
            <w:tcBorders>
              <w:top w:val="nil"/>
              <w:left w:val="nil"/>
              <w:bottom w:val="single" w:sz="4" w:space="0" w:color="ACB9CA"/>
              <w:right w:val="single" w:sz="4" w:space="0" w:color="ACB9CA"/>
            </w:tcBorders>
            <w:shd w:val="clear" w:color="000000" w:fill="FFFFFF"/>
            <w:vAlign w:val="center"/>
          </w:tcPr>
          <w:p w14:paraId="456174CA" w14:textId="67AF89C2" w:rsidR="00546FC9" w:rsidRPr="00C47FE2" w:rsidRDefault="00546FC9" w:rsidP="00546FC9">
            <w:pPr>
              <w:spacing w:before="0" w:after="0" w:line="240" w:lineRule="auto"/>
              <w:jc w:val="right"/>
              <w:rPr>
                <w:ins w:id="2775" w:author="khanguyen" w:date="2017-03-17T23:06:00Z"/>
                <w:rFonts w:eastAsia="Times New Roman" w:cs="Arial"/>
                <w:color w:val="4B4B63"/>
                <w:sz w:val="20"/>
                <w:szCs w:val="20"/>
                <w:lang w:val="en-US"/>
              </w:rPr>
            </w:pPr>
            <w:ins w:id="2776" w:author="khanguyen" w:date="2017-03-17T23:08:00Z">
              <w:r>
                <w:rPr>
                  <w:rFonts w:cs="Arial"/>
                  <w:color w:val="4B4B63"/>
                  <w:sz w:val="20"/>
                  <w:szCs w:val="20"/>
                </w:rPr>
                <w:t>3</w:t>
              </w:r>
            </w:ins>
          </w:p>
        </w:tc>
        <w:tc>
          <w:tcPr>
            <w:tcW w:w="1318" w:type="dxa"/>
            <w:tcBorders>
              <w:top w:val="nil"/>
              <w:left w:val="nil"/>
              <w:bottom w:val="single" w:sz="4" w:space="0" w:color="ACB9CA"/>
              <w:right w:val="single" w:sz="4" w:space="0" w:color="ACB9CA"/>
            </w:tcBorders>
            <w:shd w:val="clear" w:color="000000" w:fill="FFFFFF"/>
            <w:vAlign w:val="center"/>
          </w:tcPr>
          <w:p w14:paraId="46CA519C" w14:textId="6F4F88AD" w:rsidR="00546FC9" w:rsidRPr="00C47FE2" w:rsidRDefault="00546FC9" w:rsidP="00546FC9">
            <w:pPr>
              <w:spacing w:before="0" w:after="0" w:line="240" w:lineRule="auto"/>
              <w:jc w:val="right"/>
              <w:rPr>
                <w:ins w:id="2777" w:author="khanguyen" w:date="2017-03-17T23:06:00Z"/>
                <w:rFonts w:eastAsia="Times New Roman" w:cs="Arial"/>
                <w:color w:val="4B4B63"/>
                <w:sz w:val="20"/>
                <w:szCs w:val="20"/>
                <w:lang w:val="en-US"/>
              </w:rPr>
            </w:pPr>
            <w:ins w:id="2778" w:author="khanguyen" w:date="2017-03-17T23:08:00Z">
              <w:r>
                <w:rPr>
                  <w:rFonts w:cs="Arial"/>
                  <w:color w:val="4B4B63"/>
                  <w:sz w:val="20"/>
                  <w:szCs w:val="20"/>
                </w:rPr>
                <w:t>2022596</w:t>
              </w:r>
            </w:ins>
          </w:p>
        </w:tc>
        <w:tc>
          <w:tcPr>
            <w:tcW w:w="1176" w:type="dxa"/>
            <w:tcBorders>
              <w:top w:val="nil"/>
              <w:left w:val="nil"/>
              <w:bottom w:val="single" w:sz="4" w:space="0" w:color="ACB9CA"/>
              <w:right w:val="single" w:sz="4" w:space="0" w:color="ACB9CA"/>
            </w:tcBorders>
            <w:shd w:val="clear" w:color="000000" w:fill="FFFFFF"/>
            <w:vAlign w:val="center"/>
          </w:tcPr>
          <w:p w14:paraId="5AA99A8C" w14:textId="502A1449" w:rsidR="00546FC9" w:rsidRPr="00C47FE2" w:rsidRDefault="00546FC9" w:rsidP="00546FC9">
            <w:pPr>
              <w:spacing w:before="0" w:after="0" w:line="240" w:lineRule="auto"/>
              <w:jc w:val="right"/>
              <w:rPr>
                <w:ins w:id="2779" w:author="khanguyen" w:date="2017-03-17T23:06:00Z"/>
                <w:rFonts w:eastAsia="Times New Roman" w:cs="Arial"/>
                <w:color w:val="4B4B63"/>
                <w:sz w:val="20"/>
                <w:szCs w:val="20"/>
                <w:lang w:val="en-US"/>
              </w:rPr>
            </w:pPr>
            <w:ins w:id="2780" w:author="khanguyen" w:date="2017-03-17T23:08:00Z">
              <w:r>
                <w:rPr>
                  <w:rFonts w:cs="Arial"/>
                  <w:color w:val="4B4B63"/>
                  <w:sz w:val="20"/>
                  <w:szCs w:val="20"/>
                </w:rPr>
                <w:t>9.02%</w:t>
              </w:r>
            </w:ins>
          </w:p>
        </w:tc>
      </w:tr>
      <w:tr w:rsidR="00546FC9" w:rsidRPr="00C47FE2" w14:paraId="00515E67" w14:textId="77777777" w:rsidTr="00546FC9">
        <w:trPr>
          <w:trHeight w:val="300"/>
          <w:ins w:id="2781" w:author="khanguyen" w:date="2017-03-17T23:06: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49DC3AA5" w14:textId="68DC0D57" w:rsidR="00546FC9" w:rsidRPr="00C47FE2" w:rsidRDefault="00546FC9" w:rsidP="00546FC9">
            <w:pPr>
              <w:spacing w:before="0" w:after="0" w:line="240" w:lineRule="auto"/>
              <w:ind w:firstLineChars="100" w:firstLine="200"/>
              <w:rPr>
                <w:ins w:id="2782" w:author="khanguyen" w:date="2017-03-17T23:06:00Z"/>
                <w:rFonts w:eastAsia="Times New Roman" w:cs="Arial"/>
                <w:color w:val="4B4B63"/>
                <w:sz w:val="20"/>
                <w:szCs w:val="20"/>
                <w:lang w:val="en-US"/>
              </w:rPr>
            </w:pPr>
            <w:ins w:id="2783" w:author="khanguyen" w:date="2017-03-17T23:08:00Z">
              <w:r>
                <w:rPr>
                  <w:rFonts w:cs="Arial"/>
                  <w:color w:val="4B4B63"/>
                  <w:sz w:val="20"/>
                  <w:szCs w:val="20"/>
                </w:rPr>
                <w:t>Click_Save_Project</w:t>
              </w:r>
            </w:ins>
          </w:p>
        </w:tc>
        <w:tc>
          <w:tcPr>
            <w:tcW w:w="846" w:type="dxa"/>
            <w:tcBorders>
              <w:top w:val="nil"/>
              <w:left w:val="nil"/>
              <w:bottom w:val="single" w:sz="4" w:space="0" w:color="ACB9CA"/>
              <w:right w:val="single" w:sz="4" w:space="0" w:color="ACB9CA"/>
            </w:tcBorders>
            <w:shd w:val="clear" w:color="000000" w:fill="FFFFFF"/>
            <w:vAlign w:val="center"/>
          </w:tcPr>
          <w:p w14:paraId="20C2A615" w14:textId="4D9E5926" w:rsidR="00546FC9" w:rsidRPr="00C47FE2" w:rsidRDefault="00546FC9" w:rsidP="00546FC9">
            <w:pPr>
              <w:spacing w:before="0" w:after="0" w:line="240" w:lineRule="auto"/>
              <w:jc w:val="right"/>
              <w:rPr>
                <w:ins w:id="2784" w:author="khanguyen" w:date="2017-03-17T23:06:00Z"/>
                <w:rFonts w:eastAsia="Times New Roman" w:cs="Arial"/>
                <w:color w:val="4B4B63"/>
                <w:sz w:val="20"/>
                <w:szCs w:val="20"/>
                <w:lang w:val="en-US"/>
              </w:rPr>
            </w:pPr>
            <w:ins w:id="2785" w:author="khanguyen" w:date="2017-03-17T23:08:00Z">
              <w:r>
                <w:rPr>
                  <w:rFonts w:cs="Arial"/>
                  <w:color w:val="4B4B63"/>
                  <w:sz w:val="20"/>
                  <w:szCs w:val="20"/>
                </w:rPr>
                <w:t>256</w:t>
              </w:r>
            </w:ins>
          </w:p>
        </w:tc>
        <w:tc>
          <w:tcPr>
            <w:tcW w:w="1475" w:type="dxa"/>
            <w:tcBorders>
              <w:top w:val="nil"/>
              <w:left w:val="nil"/>
              <w:bottom w:val="single" w:sz="4" w:space="0" w:color="ACB9CA"/>
              <w:right w:val="single" w:sz="4" w:space="0" w:color="ACB9CA"/>
            </w:tcBorders>
            <w:shd w:val="clear" w:color="000000" w:fill="FFFFFF"/>
            <w:vAlign w:val="center"/>
          </w:tcPr>
          <w:p w14:paraId="666A3ACF" w14:textId="70C3B4AA" w:rsidR="00546FC9" w:rsidRPr="00C47FE2" w:rsidRDefault="00546FC9" w:rsidP="00546FC9">
            <w:pPr>
              <w:spacing w:before="0" w:after="0" w:line="240" w:lineRule="auto"/>
              <w:jc w:val="right"/>
              <w:rPr>
                <w:ins w:id="2786" w:author="khanguyen" w:date="2017-03-17T23:06:00Z"/>
                <w:rFonts w:eastAsia="Times New Roman" w:cs="Arial"/>
                <w:color w:val="4B4B63"/>
                <w:sz w:val="20"/>
                <w:szCs w:val="20"/>
                <w:lang w:val="en-US"/>
              </w:rPr>
            </w:pPr>
            <w:ins w:id="2787" w:author="khanguyen" w:date="2017-03-17T23:08:00Z">
              <w:r>
                <w:rPr>
                  <w:rFonts w:cs="Arial"/>
                  <w:color w:val="4B4B63"/>
                  <w:sz w:val="20"/>
                  <w:szCs w:val="20"/>
                </w:rPr>
                <w:t>273761.7</w:t>
              </w:r>
            </w:ins>
          </w:p>
        </w:tc>
        <w:tc>
          <w:tcPr>
            <w:tcW w:w="1397" w:type="dxa"/>
            <w:tcBorders>
              <w:top w:val="nil"/>
              <w:left w:val="nil"/>
              <w:bottom w:val="single" w:sz="4" w:space="0" w:color="ACB9CA"/>
              <w:right w:val="single" w:sz="4" w:space="0" w:color="ACB9CA"/>
            </w:tcBorders>
            <w:shd w:val="clear" w:color="000000" w:fill="FFFFFF"/>
            <w:vAlign w:val="center"/>
          </w:tcPr>
          <w:p w14:paraId="145F0679" w14:textId="7CD998B3" w:rsidR="00546FC9" w:rsidRPr="00C47FE2" w:rsidRDefault="00546FC9" w:rsidP="00546FC9">
            <w:pPr>
              <w:spacing w:before="0" w:after="0" w:line="240" w:lineRule="auto"/>
              <w:jc w:val="right"/>
              <w:rPr>
                <w:ins w:id="2788" w:author="khanguyen" w:date="2017-03-17T23:06:00Z"/>
                <w:rFonts w:eastAsia="Times New Roman" w:cs="Arial"/>
                <w:color w:val="4B4B63"/>
                <w:sz w:val="20"/>
                <w:szCs w:val="20"/>
                <w:lang w:val="en-US"/>
              </w:rPr>
            </w:pPr>
            <w:ins w:id="2789" w:author="khanguyen" w:date="2017-03-17T23:08:00Z">
              <w:r>
                <w:rPr>
                  <w:rFonts w:cs="Arial"/>
                  <w:color w:val="4B4B63"/>
                  <w:sz w:val="20"/>
                  <w:szCs w:val="20"/>
                </w:rPr>
                <w:t>413951</w:t>
              </w:r>
            </w:ins>
          </w:p>
        </w:tc>
        <w:tc>
          <w:tcPr>
            <w:tcW w:w="1397" w:type="dxa"/>
            <w:tcBorders>
              <w:top w:val="nil"/>
              <w:left w:val="nil"/>
              <w:bottom w:val="single" w:sz="4" w:space="0" w:color="ACB9CA"/>
              <w:right w:val="single" w:sz="4" w:space="0" w:color="ACB9CA"/>
            </w:tcBorders>
            <w:shd w:val="clear" w:color="000000" w:fill="FFFFFF"/>
            <w:vAlign w:val="center"/>
          </w:tcPr>
          <w:p w14:paraId="1C87F952" w14:textId="77513858" w:rsidR="00546FC9" w:rsidRPr="00C47FE2" w:rsidRDefault="00546FC9" w:rsidP="00546FC9">
            <w:pPr>
              <w:spacing w:before="0" w:after="0" w:line="240" w:lineRule="auto"/>
              <w:jc w:val="right"/>
              <w:rPr>
                <w:ins w:id="2790" w:author="khanguyen" w:date="2017-03-17T23:06:00Z"/>
                <w:rFonts w:eastAsia="Times New Roman" w:cs="Arial"/>
                <w:color w:val="4B4B63"/>
                <w:sz w:val="20"/>
                <w:szCs w:val="20"/>
                <w:lang w:val="en-US"/>
              </w:rPr>
            </w:pPr>
            <w:ins w:id="2791" w:author="khanguyen" w:date="2017-03-17T23:08:00Z">
              <w:r>
                <w:rPr>
                  <w:rFonts w:cs="Arial"/>
                  <w:color w:val="4B4B63"/>
                  <w:sz w:val="20"/>
                  <w:szCs w:val="20"/>
                </w:rPr>
                <w:t>417279</w:t>
              </w:r>
            </w:ins>
          </w:p>
        </w:tc>
        <w:tc>
          <w:tcPr>
            <w:tcW w:w="1554" w:type="dxa"/>
            <w:tcBorders>
              <w:top w:val="nil"/>
              <w:left w:val="nil"/>
              <w:bottom w:val="single" w:sz="4" w:space="0" w:color="ACB9CA"/>
              <w:right w:val="single" w:sz="4" w:space="0" w:color="ACB9CA"/>
            </w:tcBorders>
            <w:shd w:val="clear" w:color="000000" w:fill="FFFFFF"/>
            <w:vAlign w:val="center"/>
          </w:tcPr>
          <w:p w14:paraId="27747C75" w14:textId="449FE8A0" w:rsidR="00546FC9" w:rsidRPr="00C47FE2" w:rsidRDefault="00546FC9" w:rsidP="00546FC9">
            <w:pPr>
              <w:spacing w:before="0" w:after="0" w:line="240" w:lineRule="auto"/>
              <w:jc w:val="right"/>
              <w:rPr>
                <w:ins w:id="2792" w:author="khanguyen" w:date="2017-03-17T23:06:00Z"/>
                <w:rFonts w:eastAsia="Times New Roman" w:cs="Arial"/>
                <w:color w:val="4B4B63"/>
                <w:sz w:val="20"/>
                <w:szCs w:val="20"/>
                <w:lang w:val="en-US"/>
              </w:rPr>
            </w:pPr>
            <w:ins w:id="2793" w:author="khanguyen" w:date="2017-03-17T23:08:00Z">
              <w:r>
                <w:rPr>
                  <w:rFonts w:cs="Arial"/>
                  <w:color w:val="4B4B63"/>
                  <w:sz w:val="20"/>
                  <w:szCs w:val="20"/>
                </w:rPr>
                <w:t>429823</w:t>
              </w:r>
            </w:ins>
          </w:p>
        </w:tc>
        <w:tc>
          <w:tcPr>
            <w:tcW w:w="1160" w:type="dxa"/>
            <w:tcBorders>
              <w:top w:val="nil"/>
              <w:left w:val="nil"/>
              <w:bottom w:val="single" w:sz="4" w:space="0" w:color="ACB9CA"/>
              <w:right w:val="single" w:sz="4" w:space="0" w:color="ACB9CA"/>
            </w:tcBorders>
            <w:shd w:val="clear" w:color="000000" w:fill="FFFFFF"/>
            <w:vAlign w:val="center"/>
          </w:tcPr>
          <w:p w14:paraId="3AD75ACA" w14:textId="75246DA3" w:rsidR="00546FC9" w:rsidRPr="00C47FE2" w:rsidRDefault="00546FC9" w:rsidP="00546FC9">
            <w:pPr>
              <w:spacing w:before="0" w:after="0" w:line="240" w:lineRule="auto"/>
              <w:jc w:val="right"/>
              <w:rPr>
                <w:ins w:id="2794" w:author="khanguyen" w:date="2017-03-17T23:06:00Z"/>
                <w:rFonts w:eastAsia="Times New Roman" w:cs="Arial"/>
                <w:color w:val="4B4B63"/>
                <w:sz w:val="20"/>
                <w:szCs w:val="20"/>
                <w:lang w:val="en-US"/>
              </w:rPr>
            </w:pPr>
            <w:ins w:id="2795" w:author="khanguyen" w:date="2017-03-17T23:08:00Z">
              <w:r>
                <w:rPr>
                  <w:rFonts w:cs="Arial"/>
                  <w:color w:val="4B4B63"/>
                  <w:sz w:val="20"/>
                  <w:szCs w:val="20"/>
                </w:rPr>
                <w:t>28392</w:t>
              </w:r>
            </w:ins>
          </w:p>
        </w:tc>
        <w:tc>
          <w:tcPr>
            <w:tcW w:w="1318" w:type="dxa"/>
            <w:tcBorders>
              <w:top w:val="nil"/>
              <w:left w:val="nil"/>
              <w:bottom w:val="single" w:sz="4" w:space="0" w:color="ACB9CA"/>
              <w:right w:val="single" w:sz="4" w:space="0" w:color="ACB9CA"/>
            </w:tcBorders>
            <w:shd w:val="clear" w:color="000000" w:fill="FFFFFF"/>
            <w:vAlign w:val="center"/>
          </w:tcPr>
          <w:p w14:paraId="72C2B964" w14:textId="36608F58" w:rsidR="00546FC9" w:rsidRPr="00C47FE2" w:rsidRDefault="00546FC9" w:rsidP="00546FC9">
            <w:pPr>
              <w:spacing w:before="0" w:after="0" w:line="240" w:lineRule="auto"/>
              <w:jc w:val="right"/>
              <w:rPr>
                <w:ins w:id="2796" w:author="khanguyen" w:date="2017-03-17T23:06:00Z"/>
                <w:rFonts w:eastAsia="Times New Roman" w:cs="Arial"/>
                <w:color w:val="4B4B63"/>
                <w:sz w:val="20"/>
                <w:szCs w:val="20"/>
                <w:lang w:val="en-US"/>
              </w:rPr>
            </w:pPr>
            <w:ins w:id="2797" w:author="khanguyen" w:date="2017-03-17T23:08:00Z">
              <w:r>
                <w:rPr>
                  <w:rFonts w:cs="Arial"/>
                  <w:color w:val="4B4B63"/>
                  <w:sz w:val="20"/>
                  <w:szCs w:val="20"/>
                </w:rPr>
                <w:t>436355</w:t>
              </w:r>
            </w:ins>
          </w:p>
        </w:tc>
        <w:tc>
          <w:tcPr>
            <w:tcW w:w="1176" w:type="dxa"/>
            <w:tcBorders>
              <w:top w:val="nil"/>
              <w:left w:val="nil"/>
              <w:bottom w:val="single" w:sz="4" w:space="0" w:color="ACB9CA"/>
              <w:right w:val="single" w:sz="4" w:space="0" w:color="ACB9CA"/>
            </w:tcBorders>
            <w:shd w:val="clear" w:color="000000" w:fill="FFFFFF"/>
            <w:vAlign w:val="center"/>
          </w:tcPr>
          <w:p w14:paraId="334F3281" w14:textId="7BF31309" w:rsidR="00546FC9" w:rsidRPr="00C47FE2" w:rsidRDefault="00546FC9" w:rsidP="00546FC9">
            <w:pPr>
              <w:spacing w:before="0" w:after="0" w:line="240" w:lineRule="auto"/>
              <w:jc w:val="right"/>
              <w:rPr>
                <w:ins w:id="2798" w:author="khanguyen" w:date="2017-03-17T23:06:00Z"/>
                <w:rFonts w:eastAsia="Times New Roman" w:cs="Arial"/>
                <w:color w:val="4B4B63"/>
                <w:sz w:val="20"/>
                <w:szCs w:val="20"/>
                <w:lang w:val="en-US"/>
              </w:rPr>
            </w:pPr>
            <w:ins w:id="2799" w:author="khanguyen" w:date="2017-03-17T23:08:00Z">
              <w:r>
                <w:rPr>
                  <w:rFonts w:cs="Arial"/>
                  <w:color w:val="4B4B63"/>
                  <w:sz w:val="20"/>
                  <w:szCs w:val="20"/>
                </w:rPr>
                <w:t>0%</w:t>
              </w:r>
            </w:ins>
          </w:p>
        </w:tc>
      </w:tr>
      <w:tr w:rsidR="00546FC9" w:rsidRPr="00C47FE2" w14:paraId="4D865338"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0DE2FA73" w14:textId="0110BA4D"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800" w:author="khanguyen" w:date="2017-03-17T23:08:00Z">
              <w:r>
                <w:rPr>
                  <w:rFonts w:cs="Arial"/>
                  <w:color w:val="4B4B63"/>
                  <w:sz w:val="20"/>
                  <w:szCs w:val="20"/>
                </w:rPr>
                <w:t>Click_Save_Project01</w:t>
              </w:r>
            </w:ins>
            <w:del w:id="2801" w:author="khanguyen" w:date="2017-03-17T23:07:00Z">
              <w:r w:rsidRPr="00C47FE2" w:rsidDel="005D5052">
                <w:rPr>
                  <w:rFonts w:eastAsia="Times New Roman" w:cs="Arial"/>
                  <w:color w:val="4B4B63"/>
                  <w:sz w:val="20"/>
                  <w:szCs w:val="20"/>
                  <w:lang w:val="en-US"/>
                </w:rPr>
                <w:delText>Click_Add_Sale</w:delText>
              </w:r>
            </w:del>
          </w:p>
        </w:tc>
        <w:tc>
          <w:tcPr>
            <w:tcW w:w="846" w:type="dxa"/>
            <w:tcBorders>
              <w:top w:val="nil"/>
              <w:left w:val="nil"/>
              <w:bottom w:val="single" w:sz="4" w:space="0" w:color="ACB9CA"/>
              <w:right w:val="single" w:sz="4" w:space="0" w:color="ACB9CA"/>
            </w:tcBorders>
            <w:shd w:val="clear" w:color="000000" w:fill="FFFFFF"/>
            <w:vAlign w:val="center"/>
            <w:hideMark/>
          </w:tcPr>
          <w:p w14:paraId="57AED1F6" w14:textId="020C5957" w:rsidR="00546FC9" w:rsidRPr="00C47FE2" w:rsidRDefault="00546FC9" w:rsidP="00546FC9">
            <w:pPr>
              <w:spacing w:before="0" w:after="0" w:line="240" w:lineRule="auto"/>
              <w:jc w:val="right"/>
              <w:rPr>
                <w:rFonts w:eastAsia="Times New Roman" w:cs="Arial"/>
                <w:color w:val="4B4B63"/>
                <w:sz w:val="20"/>
                <w:szCs w:val="20"/>
                <w:lang w:val="en-US"/>
              </w:rPr>
            </w:pPr>
            <w:ins w:id="2802" w:author="khanguyen" w:date="2017-03-17T23:08:00Z">
              <w:r>
                <w:rPr>
                  <w:rFonts w:cs="Arial"/>
                  <w:color w:val="4B4B63"/>
                  <w:sz w:val="20"/>
                  <w:szCs w:val="20"/>
                </w:rPr>
                <w:t>358</w:t>
              </w:r>
            </w:ins>
            <w:del w:id="2803" w:author="khanguyen" w:date="2017-03-17T23:07:00Z">
              <w:r w:rsidRPr="00C47FE2" w:rsidDel="005D5052">
                <w:rPr>
                  <w:rFonts w:eastAsia="Times New Roman" w:cs="Arial"/>
                  <w:color w:val="4B4B63"/>
                  <w:sz w:val="20"/>
                  <w:szCs w:val="20"/>
                  <w:lang w:val="en-US"/>
                </w:rPr>
                <w:delText>2704</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68B9AF71" w14:textId="6811E7F4" w:rsidR="00546FC9" w:rsidRPr="00C47FE2" w:rsidRDefault="00546FC9" w:rsidP="00546FC9">
            <w:pPr>
              <w:spacing w:before="0" w:after="0" w:line="240" w:lineRule="auto"/>
              <w:jc w:val="right"/>
              <w:rPr>
                <w:rFonts w:eastAsia="Times New Roman" w:cs="Arial"/>
                <w:color w:val="4B4B63"/>
                <w:sz w:val="20"/>
                <w:szCs w:val="20"/>
                <w:lang w:val="en-US"/>
              </w:rPr>
            </w:pPr>
            <w:ins w:id="2804" w:author="khanguyen" w:date="2017-03-17T23:08:00Z">
              <w:r>
                <w:rPr>
                  <w:rFonts w:cs="Arial"/>
                  <w:color w:val="4B4B63"/>
                  <w:sz w:val="20"/>
                  <w:szCs w:val="20"/>
                </w:rPr>
                <w:t>136725.9</w:t>
              </w:r>
            </w:ins>
            <w:del w:id="2805" w:author="khanguyen" w:date="2017-03-17T23:07:00Z">
              <w:r w:rsidRPr="00C47FE2" w:rsidDel="005D5052">
                <w:rPr>
                  <w:rFonts w:eastAsia="Times New Roman" w:cs="Arial"/>
                  <w:color w:val="4B4B63"/>
                  <w:sz w:val="20"/>
                  <w:szCs w:val="20"/>
                  <w:lang w:val="en-US"/>
                </w:rPr>
                <w:delText>63.63</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368C8387" w14:textId="1B78DE0D" w:rsidR="00546FC9" w:rsidRPr="00C47FE2" w:rsidRDefault="00546FC9" w:rsidP="00546FC9">
            <w:pPr>
              <w:spacing w:before="0" w:after="0" w:line="240" w:lineRule="auto"/>
              <w:jc w:val="right"/>
              <w:rPr>
                <w:rFonts w:eastAsia="Times New Roman" w:cs="Arial"/>
                <w:color w:val="4B4B63"/>
                <w:sz w:val="20"/>
                <w:szCs w:val="20"/>
                <w:lang w:val="en-US"/>
              </w:rPr>
            </w:pPr>
            <w:ins w:id="2806" w:author="khanguyen" w:date="2017-03-17T23:08:00Z">
              <w:r>
                <w:rPr>
                  <w:rFonts w:cs="Arial"/>
                  <w:color w:val="4B4B63"/>
                  <w:sz w:val="20"/>
                  <w:szCs w:val="20"/>
                </w:rPr>
                <w:t>216319</w:t>
              </w:r>
            </w:ins>
            <w:del w:id="2807" w:author="khanguyen" w:date="2017-03-17T23:07:00Z">
              <w:r w:rsidRPr="00C47FE2" w:rsidDel="005D5052">
                <w:rPr>
                  <w:rFonts w:eastAsia="Times New Roman" w:cs="Arial"/>
                  <w:color w:val="4B4B63"/>
                  <w:sz w:val="20"/>
                  <w:szCs w:val="20"/>
                  <w:lang w:val="en-US"/>
                </w:rPr>
                <w:delText>160.03</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79EA716" w14:textId="0FA5865C" w:rsidR="00546FC9" w:rsidRPr="00C47FE2" w:rsidRDefault="00546FC9" w:rsidP="00546FC9">
            <w:pPr>
              <w:spacing w:before="0" w:after="0" w:line="240" w:lineRule="auto"/>
              <w:jc w:val="right"/>
              <w:rPr>
                <w:rFonts w:eastAsia="Times New Roman" w:cs="Arial"/>
                <w:color w:val="4B4B63"/>
                <w:sz w:val="20"/>
                <w:szCs w:val="20"/>
                <w:lang w:val="en-US"/>
              </w:rPr>
            </w:pPr>
            <w:ins w:id="2808" w:author="khanguyen" w:date="2017-03-17T23:08:00Z">
              <w:r>
                <w:rPr>
                  <w:rFonts w:cs="Arial"/>
                  <w:color w:val="4B4B63"/>
                  <w:sz w:val="20"/>
                  <w:szCs w:val="20"/>
                </w:rPr>
                <w:t>235263</w:t>
              </w:r>
            </w:ins>
            <w:del w:id="2809" w:author="khanguyen" w:date="2017-03-17T23:07:00Z">
              <w:r w:rsidRPr="00C47FE2" w:rsidDel="005D5052">
                <w:rPr>
                  <w:rFonts w:eastAsia="Times New Roman" w:cs="Arial"/>
                  <w:color w:val="4B4B63"/>
                  <w:sz w:val="20"/>
                  <w:szCs w:val="20"/>
                  <w:lang w:val="en-US"/>
                </w:rPr>
                <w:delText>265.76</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2C7CD70D" w14:textId="5C64C555" w:rsidR="00546FC9" w:rsidRPr="00C47FE2" w:rsidRDefault="00546FC9" w:rsidP="00546FC9">
            <w:pPr>
              <w:spacing w:before="0" w:after="0" w:line="240" w:lineRule="auto"/>
              <w:jc w:val="right"/>
              <w:rPr>
                <w:rFonts w:eastAsia="Times New Roman" w:cs="Arial"/>
                <w:color w:val="4B4B63"/>
                <w:sz w:val="20"/>
                <w:szCs w:val="20"/>
                <w:lang w:val="en-US"/>
              </w:rPr>
            </w:pPr>
            <w:ins w:id="2810" w:author="khanguyen" w:date="2017-03-17T23:08:00Z">
              <w:r>
                <w:rPr>
                  <w:rFonts w:cs="Arial"/>
                  <w:color w:val="4B4B63"/>
                  <w:sz w:val="20"/>
                  <w:szCs w:val="20"/>
                </w:rPr>
                <w:t>242559</w:t>
              </w:r>
            </w:ins>
            <w:del w:id="2811" w:author="khanguyen" w:date="2017-03-17T23:07:00Z">
              <w:r w:rsidRPr="00C47FE2" w:rsidDel="005D5052">
                <w:rPr>
                  <w:rFonts w:eastAsia="Times New Roman" w:cs="Arial"/>
                  <w:color w:val="4B4B63"/>
                  <w:sz w:val="20"/>
                  <w:szCs w:val="20"/>
                  <w:lang w:val="en-US"/>
                </w:rPr>
                <w:delText>707.84</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4C52E251" w14:textId="2E3B8D81" w:rsidR="00546FC9" w:rsidRPr="00C47FE2" w:rsidRDefault="00546FC9" w:rsidP="00546FC9">
            <w:pPr>
              <w:spacing w:before="0" w:after="0" w:line="240" w:lineRule="auto"/>
              <w:jc w:val="right"/>
              <w:rPr>
                <w:rFonts w:eastAsia="Times New Roman" w:cs="Arial"/>
                <w:color w:val="4B4B63"/>
                <w:sz w:val="20"/>
                <w:szCs w:val="20"/>
                <w:lang w:val="en-US"/>
              </w:rPr>
            </w:pPr>
            <w:ins w:id="2812" w:author="khanguyen" w:date="2017-03-17T23:08:00Z">
              <w:r>
                <w:rPr>
                  <w:rFonts w:cs="Arial"/>
                  <w:color w:val="4B4B63"/>
                  <w:sz w:val="20"/>
                  <w:szCs w:val="20"/>
                </w:rPr>
                <w:t>251</w:t>
              </w:r>
            </w:ins>
            <w:del w:id="2813" w:author="khanguyen" w:date="2017-03-17T23:07:00Z">
              <w:r w:rsidRPr="00C47FE2" w:rsidDel="005D5052">
                <w:rPr>
                  <w:rFonts w:eastAsia="Times New Roman" w:cs="Arial"/>
                  <w:color w:val="4B4B63"/>
                  <w:sz w:val="20"/>
                  <w:szCs w:val="20"/>
                  <w:lang w:val="en-US"/>
                </w:rPr>
                <w:delText>1</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22C11A0A" w14:textId="32032786" w:rsidR="00546FC9" w:rsidRPr="00C47FE2" w:rsidRDefault="00546FC9" w:rsidP="00546FC9">
            <w:pPr>
              <w:spacing w:before="0" w:after="0" w:line="240" w:lineRule="auto"/>
              <w:jc w:val="right"/>
              <w:rPr>
                <w:rFonts w:eastAsia="Times New Roman" w:cs="Arial"/>
                <w:color w:val="4B4B63"/>
                <w:sz w:val="20"/>
                <w:szCs w:val="20"/>
                <w:lang w:val="en-US"/>
              </w:rPr>
            </w:pPr>
            <w:ins w:id="2814" w:author="khanguyen" w:date="2017-03-17T23:08:00Z">
              <w:r>
                <w:rPr>
                  <w:rFonts w:cs="Arial"/>
                  <w:color w:val="4B4B63"/>
                  <w:sz w:val="20"/>
                  <w:szCs w:val="20"/>
                </w:rPr>
                <w:t>250095</w:t>
              </w:r>
            </w:ins>
            <w:del w:id="2815" w:author="khanguyen" w:date="2017-03-17T23:07:00Z">
              <w:r w:rsidRPr="00C47FE2" w:rsidDel="005D5052">
                <w:rPr>
                  <w:rFonts w:eastAsia="Times New Roman" w:cs="Arial"/>
                  <w:color w:val="4B4B63"/>
                  <w:sz w:val="20"/>
                  <w:szCs w:val="20"/>
                  <w:lang w:val="en-US"/>
                </w:rPr>
                <w:delText>6150</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6510B897" w14:textId="07C196BF" w:rsidR="00546FC9" w:rsidRPr="00C47FE2" w:rsidRDefault="00546FC9" w:rsidP="00546FC9">
            <w:pPr>
              <w:spacing w:before="0" w:after="0" w:line="240" w:lineRule="auto"/>
              <w:jc w:val="right"/>
              <w:rPr>
                <w:rFonts w:eastAsia="Times New Roman" w:cs="Arial"/>
                <w:color w:val="4B4B63"/>
                <w:sz w:val="20"/>
                <w:szCs w:val="20"/>
                <w:lang w:val="en-US"/>
              </w:rPr>
            </w:pPr>
            <w:ins w:id="2816" w:author="khanguyen" w:date="2017-03-17T23:08:00Z">
              <w:r>
                <w:rPr>
                  <w:rFonts w:cs="Arial"/>
                  <w:color w:val="4B4B63"/>
                  <w:sz w:val="20"/>
                  <w:szCs w:val="20"/>
                </w:rPr>
                <w:t>0%</w:t>
              </w:r>
            </w:ins>
            <w:del w:id="2817" w:author="khanguyen" w:date="2017-03-17T23:07:00Z">
              <w:r w:rsidRPr="00C47FE2" w:rsidDel="005D5052">
                <w:rPr>
                  <w:rFonts w:eastAsia="Times New Roman" w:cs="Arial"/>
                  <w:color w:val="4B4B63"/>
                  <w:sz w:val="20"/>
                  <w:szCs w:val="20"/>
                  <w:lang w:val="en-US"/>
                </w:rPr>
                <w:delText>0%</w:delText>
              </w:r>
            </w:del>
          </w:p>
        </w:tc>
      </w:tr>
      <w:tr w:rsidR="00546FC9" w:rsidRPr="00C47FE2" w14:paraId="13519AF7"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3533676E" w14:textId="083EDE48"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818" w:author="khanguyen" w:date="2017-03-17T23:08:00Z">
              <w:r>
                <w:rPr>
                  <w:rFonts w:cs="Arial"/>
                  <w:color w:val="4B4B63"/>
                  <w:sz w:val="20"/>
                  <w:szCs w:val="20"/>
                </w:rPr>
                <w:t>Click_Save_Reminder</w:t>
              </w:r>
            </w:ins>
            <w:del w:id="2819" w:author="khanguyen" w:date="2017-03-17T23:07:00Z">
              <w:r w:rsidRPr="00C47FE2" w:rsidDel="005D5052">
                <w:rPr>
                  <w:rFonts w:eastAsia="Times New Roman" w:cs="Arial"/>
                  <w:color w:val="4B4B63"/>
                  <w:sz w:val="20"/>
                  <w:szCs w:val="20"/>
                  <w:lang w:val="en-US"/>
                </w:rPr>
                <w:delText>Click_Add_Task</w:delText>
              </w:r>
            </w:del>
          </w:p>
        </w:tc>
        <w:tc>
          <w:tcPr>
            <w:tcW w:w="846" w:type="dxa"/>
            <w:tcBorders>
              <w:top w:val="nil"/>
              <w:left w:val="nil"/>
              <w:bottom w:val="single" w:sz="4" w:space="0" w:color="ACB9CA"/>
              <w:right w:val="single" w:sz="4" w:space="0" w:color="ACB9CA"/>
            </w:tcBorders>
            <w:shd w:val="clear" w:color="000000" w:fill="FFFFFF"/>
            <w:vAlign w:val="center"/>
            <w:hideMark/>
          </w:tcPr>
          <w:p w14:paraId="1013C9DF" w14:textId="72250A8D" w:rsidR="00546FC9" w:rsidRPr="00C47FE2" w:rsidRDefault="00546FC9" w:rsidP="00546FC9">
            <w:pPr>
              <w:spacing w:before="0" w:after="0" w:line="240" w:lineRule="auto"/>
              <w:jc w:val="right"/>
              <w:rPr>
                <w:rFonts w:eastAsia="Times New Roman" w:cs="Arial"/>
                <w:color w:val="4B4B63"/>
                <w:sz w:val="20"/>
                <w:szCs w:val="20"/>
                <w:lang w:val="en-US"/>
              </w:rPr>
            </w:pPr>
            <w:ins w:id="2820" w:author="khanguyen" w:date="2017-03-17T23:08:00Z">
              <w:r>
                <w:rPr>
                  <w:rFonts w:cs="Arial"/>
                  <w:color w:val="4B4B63"/>
                  <w:sz w:val="20"/>
                  <w:szCs w:val="20"/>
                </w:rPr>
                <w:t>4925</w:t>
              </w:r>
            </w:ins>
            <w:del w:id="2821" w:author="khanguyen" w:date="2017-03-17T23:07:00Z">
              <w:r w:rsidRPr="00C47FE2" w:rsidDel="005D5052">
                <w:rPr>
                  <w:rFonts w:eastAsia="Times New Roman" w:cs="Arial"/>
                  <w:color w:val="4B4B63"/>
                  <w:sz w:val="20"/>
                  <w:szCs w:val="20"/>
                  <w:lang w:val="en-US"/>
                </w:rPr>
                <w:delText>194</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62341A7F" w14:textId="71A9E354" w:rsidR="00546FC9" w:rsidRPr="00C47FE2" w:rsidRDefault="00546FC9" w:rsidP="00546FC9">
            <w:pPr>
              <w:spacing w:before="0" w:after="0" w:line="240" w:lineRule="auto"/>
              <w:jc w:val="right"/>
              <w:rPr>
                <w:rFonts w:eastAsia="Times New Roman" w:cs="Arial"/>
                <w:color w:val="4B4B63"/>
                <w:sz w:val="20"/>
                <w:szCs w:val="20"/>
                <w:lang w:val="en-US"/>
              </w:rPr>
            </w:pPr>
            <w:ins w:id="2822" w:author="khanguyen" w:date="2017-03-17T23:08:00Z">
              <w:r>
                <w:rPr>
                  <w:rFonts w:cs="Arial"/>
                  <w:color w:val="4B4B63"/>
                  <w:sz w:val="20"/>
                  <w:szCs w:val="20"/>
                </w:rPr>
                <w:t>198011.6</w:t>
              </w:r>
            </w:ins>
            <w:del w:id="2823" w:author="khanguyen" w:date="2017-03-17T23:07:00Z">
              <w:r w:rsidRPr="00C47FE2" w:rsidDel="005D5052">
                <w:rPr>
                  <w:rFonts w:eastAsia="Times New Roman" w:cs="Arial"/>
                  <w:color w:val="4B4B63"/>
                  <w:sz w:val="20"/>
                  <w:szCs w:val="20"/>
                  <w:lang w:val="en-US"/>
                </w:rPr>
                <w:delText>128.25</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03E9539B" w14:textId="471404A1" w:rsidR="00546FC9" w:rsidRPr="00C47FE2" w:rsidRDefault="00546FC9" w:rsidP="00546FC9">
            <w:pPr>
              <w:spacing w:before="0" w:after="0" w:line="240" w:lineRule="auto"/>
              <w:jc w:val="right"/>
              <w:rPr>
                <w:rFonts w:eastAsia="Times New Roman" w:cs="Arial"/>
                <w:color w:val="4B4B63"/>
                <w:sz w:val="20"/>
                <w:szCs w:val="20"/>
                <w:lang w:val="en-US"/>
              </w:rPr>
            </w:pPr>
            <w:ins w:id="2824" w:author="khanguyen" w:date="2017-03-17T23:08:00Z">
              <w:r>
                <w:rPr>
                  <w:rFonts w:cs="Arial"/>
                  <w:color w:val="4B4B63"/>
                  <w:sz w:val="20"/>
                  <w:szCs w:val="20"/>
                </w:rPr>
                <w:t>422751.6</w:t>
              </w:r>
            </w:ins>
            <w:del w:id="2825" w:author="khanguyen" w:date="2017-03-17T23:07:00Z">
              <w:r w:rsidRPr="00C47FE2" w:rsidDel="005D5052">
                <w:rPr>
                  <w:rFonts w:eastAsia="Times New Roman" w:cs="Arial"/>
                  <w:color w:val="4B4B63"/>
                  <w:sz w:val="20"/>
                  <w:szCs w:val="20"/>
                  <w:lang w:val="en-US"/>
                </w:rPr>
                <w:delText>282</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29391024" w14:textId="05B7050C" w:rsidR="00546FC9" w:rsidRPr="00C47FE2" w:rsidRDefault="00546FC9" w:rsidP="00546FC9">
            <w:pPr>
              <w:spacing w:before="0" w:after="0" w:line="240" w:lineRule="auto"/>
              <w:jc w:val="right"/>
              <w:rPr>
                <w:rFonts w:eastAsia="Times New Roman" w:cs="Arial"/>
                <w:color w:val="4B4B63"/>
                <w:sz w:val="20"/>
                <w:szCs w:val="20"/>
                <w:lang w:val="en-US"/>
              </w:rPr>
            </w:pPr>
            <w:ins w:id="2826" w:author="khanguyen" w:date="2017-03-17T23:08:00Z">
              <w:r>
                <w:rPr>
                  <w:rFonts w:cs="Arial"/>
                  <w:color w:val="4B4B63"/>
                  <w:sz w:val="20"/>
                  <w:szCs w:val="20"/>
                </w:rPr>
                <w:t>528497.7</w:t>
              </w:r>
            </w:ins>
            <w:del w:id="2827" w:author="khanguyen" w:date="2017-03-17T23:07:00Z">
              <w:r w:rsidRPr="00C47FE2" w:rsidDel="005D5052">
                <w:rPr>
                  <w:rFonts w:eastAsia="Times New Roman" w:cs="Arial"/>
                  <w:color w:val="4B4B63"/>
                  <w:sz w:val="20"/>
                  <w:szCs w:val="20"/>
                  <w:lang w:val="en-US"/>
                </w:rPr>
                <w:delText>378</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0D2CFCB7" w14:textId="6ADA687E" w:rsidR="00546FC9" w:rsidRPr="00C47FE2" w:rsidRDefault="00546FC9" w:rsidP="00546FC9">
            <w:pPr>
              <w:spacing w:before="0" w:after="0" w:line="240" w:lineRule="auto"/>
              <w:jc w:val="right"/>
              <w:rPr>
                <w:rFonts w:eastAsia="Times New Roman" w:cs="Arial"/>
                <w:color w:val="4B4B63"/>
                <w:sz w:val="20"/>
                <w:szCs w:val="20"/>
                <w:lang w:val="en-US"/>
              </w:rPr>
            </w:pPr>
            <w:ins w:id="2828" w:author="khanguyen" w:date="2017-03-17T23:08:00Z">
              <w:r>
                <w:rPr>
                  <w:rFonts w:cs="Arial"/>
                  <w:color w:val="4B4B63"/>
                  <w:sz w:val="20"/>
                  <w:szCs w:val="20"/>
                </w:rPr>
                <w:t>633702.5</w:t>
              </w:r>
            </w:ins>
            <w:del w:id="2829" w:author="khanguyen" w:date="2017-03-17T23:07:00Z">
              <w:r w:rsidRPr="00C47FE2" w:rsidDel="005D5052">
                <w:rPr>
                  <w:rFonts w:eastAsia="Times New Roman" w:cs="Arial"/>
                  <w:color w:val="4B4B63"/>
                  <w:sz w:val="20"/>
                  <w:szCs w:val="20"/>
                  <w:lang w:val="en-US"/>
                </w:rPr>
                <w:delText>829</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11E79E79" w14:textId="6A8DEEE0" w:rsidR="00546FC9" w:rsidRPr="00C47FE2" w:rsidRDefault="00546FC9" w:rsidP="00546FC9">
            <w:pPr>
              <w:spacing w:before="0" w:after="0" w:line="240" w:lineRule="auto"/>
              <w:jc w:val="right"/>
              <w:rPr>
                <w:rFonts w:eastAsia="Times New Roman" w:cs="Arial"/>
                <w:color w:val="4B4B63"/>
                <w:sz w:val="20"/>
                <w:szCs w:val="20"/>
                <w:lang w:val="en-US"/>
              </w:rPr>
            </w:pPr>
            <w:ins w:id="2830" w:author="khanguyen" w:date="2017-03-17T23:08:00Z">
              <w:r>
                <w:rPr>
                  <w:rFonts w:cs="Arial"/>
                  <w:color w:val="4B4B63"/>
                  <w:sz w:val="20"/>
                  <w:szCs w:val="20"/>
                </w:rPr>
                <w:t>3</w:t>
              </w:r>
            </w:ins>
            <w:del w:id="2831" w:author="khanguyen" w:date="2017-03-17T23:07:00Z">
              <w:r w:rsidRPr="00C47FE2" w:rsidDel="005D5052">
                <w:rPr>
                  <w:rFonts w:eastAsia="Times New Roman" w:cs="Arial"/>
                  <w:color w:val="4B4B63"/>
                  <w:sz w:val="20"/>
                  <w:szCs w:val="20"/>
                  <w:lang w:val="en-US"/>
                </w:rPr>
                <w:delText>3</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7DB73EF3" w14:textId="687D2D27" w:rsidR="00546FC9" w:rsidRPr="00C47FE2" w:rsidRDefault="00546FC9" w:rsidP="00546FC9">
            <w:pPr>
              <w:spacing w:before="0" w:after="0" w:line="240" w:lineRule="auto"/>
              <w:jc w:val="right"/>
              <w:rPr>
                <w:rFonts w:eastAsia="Times New Roman" w:cs="Arial"/>
                <w:color w:val="4B4B63"/>
                <w:sz w:val="20"/>
                <w:szCs w:val="20"/>
                <w:lang w:val="en-US"/>
              </w:rPr>
            </w:pPr>
            <w:ins w:id="2832" w:author="khanguyen" w:date="2017-03-17T23:08:00Z">
              <w:r>
                <w:rPr>
                  <w:rFonts w:cs="Arial"/>
                  <w:color w:val="4B4B63"/>
                  <w:sz w:val="20"/>
                  <w:szCs w:val="20"/>
                </w:rPr>
                <w:t>2009181</w:t>
              </w:r>
            </w:ins>
            <w:del w:id="2833" w:author="khanguyen" w:date="2017-03-17T23:07:00Z">
              <w:r w:rsidRPr="00C47FE2" w:rsidDel="005D5052">
                <w:rPr>
                  <w:rFonts w:eastAsia="Times New Roman" w:cs="Arial"/>
                  <w:color w:val="4B4B63"/>
                  <w:sz w:val="20"/>
                  <w:szCs w:val="20"/>
                  <w:lang w:val="en-US"/>
                </w:rPr>
                <w:delText>1300</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79F6FCEA" w14:textId="402C6D3C" w:rsidR="00546FC9" w:rsidRPr="00C47FE2" w:rsidRDefault="00546FC9" w:rsidP="00546FC9">
            <w:pPr>
              <w:spacing w:before="0" w:after="0" w:line="240" w:lineRule="auto"/>
              <w:jc w:val="right"/>
              <w:rPr>
                <w:rFonts w:eastAsia="Times New Roman" w:cs="Arial"/>
                <w:color w:val="4B4B63"/>
                <w:sz w:val="20"/>
                <w:szCs w:val="20"/>
                <w:lang w:val="en-US"/>
              </w:rPr>
            </w:pPr>
            <w:ins w:id="2834" w:author="khanguyen" w:date="2017-03-17T23:08:00Z">
              <w:r>
                <w:rPr>
                  <w:rFonts w:cs="Arial"/>
                  <w:color w:val="4B4B63"/>
                  <w:sz w:val="20"/>
                  <w:szCs w:val="20"/>
                </w:rPr>
                <w:t>11.41%</w:t>
              </w:r>
            </w:ins>
            <w:del w:id="2835" w:author="khanguyen" w:date="2017-03-17T23:07:00Z">
              <w:r w:rsidRPr="00C47FE2" w:rsidDel="005D5052">
                <w:rPr>
                  <w:rFonts w:eastAsia="Times New Roman" w:cs="Arial"/>
                  <w:color w:val="4B4B63"/>
                  <w:sz w:val="20"/>
                  <w:szCs w:val="20"/>
                  <w:lang w:val="en-US"/>
                </w:rPr>
                <w:delText>0%</w:delText>
              </w:r>
            </w:del>
          </w:p>
        </w:tc>
      </w:tr>
      <w:tr w:rsidR="00546FC9" w:rsidRPr="00C47FE2" w14:paraId="2D84D02B"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3CB2B63F" w14:textId="2FD22BFC"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836" w:author="khanguyen" w:date="2017-03-17T23:08:00Z">
              <w:r>
                <w:rPr>
                  <w:rFonts w:cs="Arial"/>
                  <w:color w:val="4B4B63"/>
                  <w:sz w:val="20"/>
                  <w:szCs w:val="20"/>
                </w:rPr>
                <w:t>Click_Save_Sale</w:t>
              </w:r>
            </w:ins>
            <w:del w:id="2837" w:author="khanguyen" w:date="2017-03-17T23:07:00Z">
              <w:r w:rsidRPr="00C47FE2" w:rsidDel="005D5052">
                <w:rPr>
                  <w:rFonts w:eastAsia="Times New Roman" w:cs="Arial"/>
                  <w:color w:val="4B4B63"/>
                  <w:sz w:val="20"/>
                  <w:szCs w:val="20"/>
                  <w:lang w:val="en-US"/>
                </w:rPr>
                <w:delText>Click_Add_Timesheet</w:delText>
              </w:r>
            </w:del>
          </w:p>
        </w:tc>
        <w:tc>
          <w:tcPr>
            <w:tcW w:w="846" w:type="dxa"/>
            <w:tcBorders>
              <w:top w:val="nil"/>
              <w:left w:val="nil"/>
              <w:bottom w:val="single" w:sz="4" w:space="0" w:color="ACB9CA"/>
              <w:right w:val="single" w:sz="4" w:space="0" w:color="ACB9CA"/>
            </w:tcBorders>
            <w:shd w:val="clear" w:color="000000" w:fill="FFFFFF"/>
            <w:vAlign w:val="center"/>
            <w:hideMark/>
          </w:tcPr>
          <w:p w14:paraId="2F06516D" w14:textId="4B784929" w:rsidR="00546FC9" w:rsidRPr="00C47FE2" w:rsidRDefault="00546FC9" w:rsidP="00546FC9">
            <w:pPr>
              <w:spacing w:before="0" w:after="0" w:line="240" w:lineRule="auto"/>
              <w:jc w:val="right"/>
              <w:rPr>
                <w:rFonts w:eastAsia="Times New Roman" w:cs="Arial"/>
                <w:color w:val="4B4B63"/>
                <w:sz w:val="20"/>
                <w:szCs w:val="20"/>
                <w:lang w:val="en-US"/>
              </w:rPr>
            </w:pPr>
            <w:ins w:id="2838" w:author="khanguyen" w:date="2017-03-17T23:08:00Z">
              <w:r>
                <w:rPr>
                  <w:rFonts w:cs="Arial"/>
                  <w:color w:val="4B4B63"/>
                  <w:sz w:val="20"/>
                  <w:szCs w:val="20"/>
                </w:rPr>
                <w:t>498</w:t>
              </w:r>
            </w:ins>
            <w:del w:id="2839" w:author="khanguyen" w:date="2017-03-17T23:07:00Z">
              <w:r w:rsidRPr="00C47FE2" w:rsidDel="005D5052">
                <w:rPr>
                  <w:rFonts w:eastAsia="Times New Roman" w:cs="Arial"/>
                  <w:color w:val="4B4B63"/>
                  <w:sz w:val="20"/>
                  <w:szCs w:val="20"/>
                  <w:lang w:val="en-US"/>
                </w:rPr>
                <w:delText>2180</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206E8177" w14:textId="4AC021F5" w:rsidR="00546FC9" w:rsidRPr="00C47FE2" w:rsidRDefault="00546FC9" w:rsidP="00546FC9">
            <w:pPr>
              <w:spacing w:before="0" w:after="0" w:line="240" w:lineRule="auto"/>
              <w:jc w:val="right"/>
              <w:rPr>
                <w:rFonts w:eastAsia="Times New Roman" w:cs="Arial"/>
                <w:color w:val="4B4B63"/>
                <w:sz w:val="20"/>
                <w:szCs w:val="20"/>
                <w:lang w:val="en-US"/>
              </w:rPr>
            </w:pPr>
            <w:ins w:id="2840" w:author="khanguyen" w:date="2017-03-17T23:08:00Z">
              <w:r>
                <w:rPr>
                  <w:rFonts w:cs="Arial"/>
                  <w:color w:val="4B4B63"/>
                  <w:sz w:val="20"/>
                  <w:szCs w:val="20"/>
                </w:rPr>
                <w:t>126774.1</w:t>
              </w:r>
            </w:ins>
            <w:del w:id="2841" w:author="khanguyen" w:date="2017-03-17T23:07:00Z">
              <w:r w:rsidRPr="00C47FE2" w:rsidDel="005D5052">
                <w:rPr>
                  <w:rFonts w:eastAsia="Times New Roman" w:cs="Arial"/>
                  <w:color w:val="4B4B63"/>
                  <w:sz w:val="20"/>
                  <w:szCs w:val="20"/>
                  <w:lang w:val="en-US"/>
                </w:rPr>
                <w:delText>147.04</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A6974EB" w14:textId="00E7BC15" w:rsidR="00546FC9" w:rsidRPr="00C47FE2" w:rsidRDefault="00546FC9" w:rsidP="00546FC9">
            <w:pPr>
              <w:spacing w:before="0" w:after="0" w:line="240" w:lineRule="auto"/>
              <w:jc w:val="right"/>
              <w:rPr>
                <w:rFonts w:eastAsia="Times New Roman" w:cs="Arial"/>
                <w:color w:val="4B4B63"/>
                <w:sz w:val="20"/>
                <w:szCs w:val="20"/>
                <w:lang w:val="en-US"/>
              </w:rPr>
            </w:pPr>
            <w:ins w:id="2842" w:author="khanguyen" w:date="2017-03-17T23:08:00Z">
              <w:r>
                <w:rPr>
                  <w:rFonts w:cs="Arial"/>
                  <w:color w:val="4B4B63"/>
                  <w:sz w:val="20"/>
                  <w:szCs w:val="20"/>
                </w:rPr>
                <w:t>203135</w:t>
              </w:r>
            </w:ins>
            <w:del w:id="2843" w:author="khanguyen" w:date="2017-03-17T23:07:00Z">
              <w:r w:rsidRPr="00C47FE2" w:rsidDel="005D5052">
                <w:rPr>
                  <w:rFonts w:eastAsia="Times New Roman" w:cs="Arial"/>
                  <w:color w:val="4B4B63"/>
                  <w:sz w:val="20"/>
                  <w:szCs w:val="20"/>
                  <w:lang w:val="en-US"/>
                </w:rPr>
                <w:delText>328.03</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AB7282C" w14:textId="5A93654C" w:rsidR="00546FC9" w:rsidRPr="00C47FE2" w:rsidRDefault="00546FC9" w:rsidP="00546FC9">
            <w:pPr>
              <w:spacing w:before="0" w:after="0" w:line="240" w:lineRule="auto"/>
              <w:jc w:val="right"/>
              <w:rPr>
                <w:rFonts w:eastAsia="Times New Roman" w:cs="Arial"/>
                <w:color w:val="4B4B63"/>
                <w:sz w:val="20"/>
                <w:szCs w:val="20"/>
                <w:lang w:val="en-US"/>
              </w:rPr>
            </w:pPr>
            <w:ins w:id="2844" w:author="khanguyen" w:date="2017-03-17T23:08:00Z">
              <w:r>
                <w:rPr>
                  <w:rFonts w:cs="Arial"/>
                  <w:color w:val="4B4B63"/>
                  <w:sz w:val="20"/>
                  <w:szCs w:val="20"/>
                </w:rPr>
                <w:t>233343</w:t>
              </w:r>
            </w:ins>
            <w:del w:id="2845" w:author="khanguyen" w:date="2017-03-17T23:07:00Z">
              <w:r w:rsidRPr="00C47FE2" w:rsidDel="005D5052">
                <w:rPr>
                  <w:rFonts w:eastAsia="Times New Roman" w:cs="Arial"/>
                  <w:color w:val="4B4B63"/>
                  <w:sz w:val="20"/>
                  <w:szCs w:val="20"/>
                  <w:lang w:val="en-US"/>
                </w:rPr>
                <w:delText>592.46</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6F8D00CA" w14:textId="5A1117BC" w:rsidR="00546FC9" w:rsidRPr="00C47FE2" w:rsidRDefault="00546FC9" w:rsidP="00546FC9">
            <w:pPr>
              <w:spacing w:before="0" w:after="0" w:line="240" w:lineRule="auto"/>
              <w:jc w:val="right"/>
              <w:rPr>
                <w:rFonts w:eastAsia="Times New Roman" w:cs="Arial"/>
                <w:color w:val="4B4B63"/>
                <w:sz w:val="20"/>
                <w:szCs w:val="20"/>
                <w:lang w:val="en-US"/>
              </w:rPr>
            </w:pPr>
            <w:ins w:id="2846" w:author="khanguyen" w:date="2017-03-17T23:08:00Z">
              <w:r>
                <w:rPr>
                  <w:rFonts w:cs="Arial"/>
                  <w:color w:val="4B4B63"/>
                  <w:sz w:val="20"/>
                  <w:szCs w:val="20"/>
                </w:rPr>
                <w:t>241791</w:t>
              </w:r>
            </w:ins>
            <w:del w:id="2847" w:author="khanguyen" w:date="2017-03-17T23:07:00Z">
              <w:r w:rsidRPr="00C47FE2" w:rsidDel="005D5052">
                <w:rPr>
                  <w:rFonts w:eastAsia="Times New Roman" w:cs="Arial"/>
                  <w:color w:val="4B4B63"/>
                  <w:sz w:val="20"/>
                  <w:szCs w:val="20"/>
                  <w:lang w:val="en-US"/>
                </w:rPr>
                <w:delText>1602.5</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0F64394D" w14:textId="122BA062" w:rsidR="00546FC9" w:rsidRPr="00C47FE2" w:rsidRDefault="00546FC9" w:rsidP="00546FC9">
            <w:pPr>
              <w:spacing w:before="0" w:after="0" w:line="240" w:lineRule="auto"/>
              <w:jc w:val="right"/>
              <w:rPr>
                <w:rFonts w:eastAsia="Times New Roman" w:cs="Arial"/>
                <w:color w:val="4B4B63"/>
                <w:sz w:val="20"/>
                <w:szCs w:val="20"/>
                <w:lang w:val="en-US"/>
              </w:rPr>
            </w:pPr>
            <w:ins w:id="2848" w:author="khanguyen" w:date="2017-03-17T23:08:00Z">
              <w:r>
                <w:rPr>
                  <w:rFonts w:cs="Arial"/>
                  <w:color w:val="4B4B63"/>
                  <w:sz w:val="20"/>
                  <w:szCs w:val="20"/>
                </w:rPr>
                <w:t>76</w:t>
              </w:r>
            </w:ins>
            <w:del w:id="2849" w:author="khanguyen" w:date="2017-03-17T23:07:00Z">
              <w:r w:rsidRPr="00C47FE2" w:rsidDel="005D5052">
                <w:rPr>
                  <w:rFonts w:eastAsia="Times New Roman" w:cs="Arial"/>
                  <w:color w:val="4B4B63"/>
                  <w:sz w:val="20"/>
                  <w:szCs w:val="20"/>
                  <w:lang w:val="en-US"/>
                </w:rPr>
                <w:delText>1</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12F6F274" w14:textId="61907FD8" w:rsidR="00546FC9" w:rsidRPr="00C47FE2" w:rsidRDefault="00546FC9" w:rsidP="00546FC9">
            <w:pPr>
              <w:spacing w:before="0" w:after="0" w:line="240" w:lineRule="auto"/>
              <w:jc w:val="right"/>
              <w:rPr>
                <w:rFonts w:eastAsia="Times New Roman" w:cs="Arial"/>
                <w:color w:val="4B4B63"/>
                <w:sz w:val="20"/>
                <w:szCs w:val="20"/>
                <w:lang w:val="en-US"/>
              </w:rPr>
            </w:pPr>
            <w:ins w:id="2850" w:author="khanguyen" w:date="2017-03-17T23:08:00Z">
              <w:r>
                <w:rPr>
                  <w:rFonts w:cs="Arial"/>
                  <w:color w:val="4B4B63"/>
                  <w:sz w:val="20"/>
                  <w:szCs w:val="20"/>
                </w:rPr>
                <w:t>255328</w:t>
              </w:r>
            </w:ins>
            <w:del w:id="2851" w:author="khanguyen" w:date="2017-03-17T23:07:00Z">
              <w:r w:rsidRPr="00C47FE2" w:rsidDel="005D5052">
                <w:rPr>
                  <w:rFonts w:eastAsia="Times New Roman" w:cs="Arial"/>
                  <w:color w:val="4B4B63"/>
                  <w:sz w:val="20"/>
                  <w:szCs w:val="20"/>
                  <w:lang w:val="en-US"/>
                </w:rPr>
                <w:delText>18710</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26BFF773" w14:textId="3E0089D9" w:rsidR="00546FC9" w:rsidRPr="00C47FE2" w:rsidRDefault="00546FC9" w:rsidP="00546FC9">
            <w:pPr>
              <w:spacing w:before="0" w:after="0" w:line="240" w:lineRule="auto"/>
              <w:jc w:val="right"/>
              <w:rPr>
                <w:rFonts w:eastAsia="Times New Roman" w:cs="Arial"/>
                <w:color w:val="4B4B63"/>
                <w:sz w:val="20"/>
                <w:szCs w:val="20"/>
                <w:lang w:val="en-US"/>
              </w:rPr>
            </w:pPr>
            <w:ins w:id="2852" w:author="khanguyen" w:date="2017-03-17T23:08:00Z">
              <w:r>
                <w:rPr>
                  <w:rFonts w:cs="Arial"/>
                  <w:color w:val="4B4B63"/>
                  <w:sz w:val="20"/>
                  <w:szCs w:val="20"/>
                </w:rPr>
                <w:t>0%</w:t>
              </w:r>
            </w:ins>
            <w:del w:id="2853" w:author="khanguyen" w:date="2017-03-17T23:07:00Z">
              <w:r w:rsidRPr="00C47FE2" w:rsidDel="005D5052">
                <w:rPr>
                  <w:rFonts w:eastAsia="Times New Roman" w:cs="Arial"/>
                  <w:color w:val="4B4B63"/>
                  <w:sz w:val="20"/>
                  <w:szCs w:val="20"/>
                  <w:lang w:val="en-US"/>
                </w:rPr>
                <w:delText>0%</w:delText>
              </w:r>
            </w:del>
          </w:p>
        </w:tc>
      </w:tr>
      <w:tr w:rsidR="00546FC9" w:rsidRPr="00C47FE2" w14:paraId="5B4E7341"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5B32CFD8" w14:textId="022EC343"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854" w:author="khanguyen" w:date="2017-03-17T23:08:00Z">
              <w:r>
                <w:rPr>
                  <w:rFonts w:cs="Arial"/>
                  <w:color w:val="4B4B63"/>
                  <w:sz w:val="20"/>
                  <w:szCs w:val="20"/>
                </w:rPr>
                <w:t>Click_Save_SaleProposal</w:t>
              </w:r>
            </w:ins>
            <w:del w:id="2855" w:author="khanguyen" w:date="2017-03-17T23:07:00Z">
              <w:r w:rsidRPr="00C47FE2" w:rsidDel="005D5052">
                <w:rPr>
                  <w:rFonts w:eastAsia="Times New Roman" w:cs="Arial"/>
                  <w:color w:val="4B4B63"/>
                  <w:sz w:val="20"/>
                  <w:szCs w:val="20"/>
                  <w:lang w:val="en-US"/>
                </w:rPr>
                <w:delText>Click_Invoice_icon</w:delText>
              </w:r>
            </w:del>
          </w:p>
        </w:tc>
        <w:tc>
          <w:tcPr>
            <w:tcW w:w="846" w:type="dxa"/>
            <w:tcBorders>
              <w:top w:val="nil"/>
              <w:left w:val="nil"/>
              <w:bottom w:val="single" w:sz="4" w:space="0" w:color="ACB9CA"/>
              <w:right w:val="single" w:sz="4" w:space="0" w:color="ACB9CA"/>
            </w:tcBorders>
            <w:shd w:val="clear" w:color="000000" w:fill="FFFFFF"/>
            <w:vAlign w:val="center"/>
            <w:hideMark/>
          </w:tcPr>
          <w:p w14:paraId="475C8396" w14:textId="0CC6209F" w:rsidR="00546FC9" w:rsidRPr="00C47FE2" w:rsidRDefault="00546FC9" w:rsidP="00546FC9">
            <w:pPr>
              <w:spacing w:before="0" w:after="0" w:line="240" w:lineRule="auto"/>
              <w:jc w:val="right"/>
              <w:rPr>
                <w:rFonts w:eastAsia="Times New Roman" w:cs="Arial"/>
                <w:color w:val="4B4B63"/>
                <w:sz w:val="20"/>
                <w:szCs w:val="20"/>
                <w:lang w:val="en-US"/>
              </w:rPr>
            </w:pPr>
            <w:ins w:id="2856" w:author="khanguyen" w:date="2017-03-17T23:08:00Z">
              <w:r>
                <w:rPr>
                  <w:rFonts w:cs="Arial"/>
                  <w:color w:val="4B4B63"/>
                  <w:sz w:val="20"/>
                  <w:szCs w:val="20"/>
                </w:rPr>
                <w:t>2201</w:t>
              </w:r>
            </w:ins>
            <w:del w:id="2857" w:author="khanguyen" w:date="2017-03-17T23:07:00Z">
              <w:r w:rsidRPr="00C47FE2" w:rsidDel="005D5052">
                <w:rPr>
                  <w:rFonts w:eastAsia="Times New Roman" w:cs="Arial"/>
                  <w:color w:val="4B4B63"/>
                  <w:sz w:val="20"/>
                  <w:szCs w:val="20"/>
                  <w:lang w:val="en-US"/>
                </w:rPr>
                <w:delText>1468</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4330DD78" w14:textId="0F5ACEEF" w:rsidR="00546FC9" w:rsidRPr="00C47FE2" w:rsidRDefault="00546FC9" w:rsidP="00546FC9">
            <w:pPr>
              <w:spacing w:before="0" w:after="0" w:line="240" w:lineRule="auto"/>
              <w:jc w:val="right"/>
              <w:rPr>
                <w:rFonts w:eastAsia="Times New Roman" w:cs="Arial"/>
                <w:color w:val="4B4B63"/>
                <w:sz w:val="20"/>
                <w:szCs w:val="20"/>
                <w:lang w:val="en-US"/>
              </w:rPr>
            </w:pPr>
            <w:ins w:id="2858" w:author="khanguyen" w:date="2017-03-17T23:08:00Z">
              <w:r>
                <w:rPr>
                  <w:rFonts w:cs="Arial"/>
                  <w:color w:val="4B4B63"/>
                  <w:sz w:val="20"/>
                  <w:szCs w:val="20"/>
                </w:rPr>
                <w:t>233909.5</w:t>
              </w:r>
            </w:ins>
            <w:del w:id="2859" w:author="khanguyen" w:date="2017-03-17T23:07:00Z">
              <w:r w:rsidRPr="00C47FE2" w:rsidDel="005D5052">
                <w:rPr>
                  <w:rFonts w:eastAsia="Times New Roman" w:cs="Arial"/>
                  <w:color w:val="4B4B63"/>
                  <w:sz w:val="20"/>
                  <w:szCs w:val="20"/>
                  <w:lang w:val="en-US"/>
                </w:rPr>
                <w:delText>282</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4AD257A" w14:textId="77F481B0" w:rsidR="00546FC9" w:rsidRPr="00C47FE2" w:rsidRDefault="00546FC9" w:rsidP="00546FC9">
            <w:pPr>
              <w:spacing w:before="0" w:after="0" w:line="240" w:lineRule="auto"/>
              <w:jc w:val="right"/>
              <w:rPr>
                <w:rFonts w:eastAsia="Times New Roman" w:cs="Arial"/>
                <w:color w:val="4B4B63"/>
                <w:sz w:val="20"/>
                <w:szCs w:val="20"/>
                <w:lang w:val="en-US"/>
              </w:rPr>
            </w:pPr>
            <w:ins w:id="2860" w:author="khanguyen" w:date="2017-03-17T23:08:00Z">
              <w:r>
                <w:rPr>
                  <w:rFonts w:cs="Arial"/>
                  <w:color w:val="4B4B63"/>
                  <w:sz w:val="20"/>
                  <w:szCs w:val="20"/>
                </w:rPr>
                <w:t>502103.8</w:t>
              </w:r>
            </w:ins>
            <w:del w:id="2861" w:author="khanguyen" w:date="2017-03-17T23:07:00Z">
              <w:r w:rsidRPr="00C47FE2" w:rsidDel="005D5052">
                <w:rPr>
                  <w:rFonts w:eastAsia="Times New Roman" w:cs="Arial"/>
                  <w:color w:val="4B4B63"/>
                  <w:sz w:val="20"/>
                  <w:szCs w:val="20"/>
                  <w:lang w:val="en-US"/>
                </w:rPr>
                <w:delText>675</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1838DD7" w14:textId="3FC297D3" w:rsidR="00546FC9" w:rsidRPr="00C47FE2" w:rsidRDefault="00546FC9" w:rsidP="00546FC9">
            <w:pPr>
              <w:spacing w:before="0" w:after="0" w:line="240" w:lineRule="auto"/>
              <w:jc w:val="right"/>
              <w:rPr>
                <w:rFonts w:eastAsia="Times New Roman" w:cs="Arial"/>
                <w:color w:val="4B4B63"/>
                <w:sz w:val="20"/>
                <w:szCs w:val="20"/>
                <w:lang w:val="en-US"/>
              </w:rPr>
            </w:pPr>
            <w:ins w:id="2862" w:author="khanguyen" w:date="2017-03-17T23:08:00Z">
              <w:r>
                <w:rPr>
                  <w:rFonts w:cs="Arial"/>
                  <w:color w:val="4B4B63"/>
                  <w:sz w:val="20"/>
                  <w:szCs w:val="20"/>
                </w:rPr>
                <w:t>613758.8</w:t>
              </w:r>
            </w:ins>
            <w:del w:id="2863" w:author="khanguyen" w:date="2017-03-17T23:07:00Z">
              <w:r w:rsidRPr="00C47FE2" w:rsidDel="005D5052">
                <w:rPr>
                  <w:rFonts w:eastAsia="Times New Roman" w:cs="Arial"/>
                  <w:color w:val="4B4B63"/>
                  <w:sz w:val="20"/>
                  <w:szCs w:val="20"/>
                  <w:lang w:val="en-US"/>
                </w:rPr>
                <w:delText>952</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6EE546BF" w14:textId="77A84B71" w:rsidR="00546FC9" w:rsidRPr="00C47FE2" w:rsidRDefault="00546FC9" w:rsidP="00546FC9">
            <w:pPr>
              <w:spacing w:before="0" w:after="0" w:line="240" w:lineRule="auto"/>
              <w:jc w:val="right"/>
              <w:rPr>
                <w:rFonts w:eastAsia="Times New Roman" w:cs="Arial"/>
                <w:color w:val="4B4B63"/>
                <w:sz w:val="20"/>
                <w:szCs w:val="20"/>
                <w:lang w:val="en-US"/>
              </w:rPr>
            </w:pPr>
            <w:ins w:id="2864" w:author="khanguyen" w:date="2017-03-17T23:08:00Z">
              <w:r>
                <w:rPr>
                  <w:rFonts w:cs="Arial"/>
                  <w:color w:val="4B4B63"/>
                  <w:sz w:val="20"/>
                  <w:szCs w:val="20"/>
                </w:rPr>
                <w:t>680332.8</w:t>
              </w:r>
            </w:ins>
            <w:del w:id="2865" w:author="khanguyen" w:date="2017-03-17T23:07:00Z">
              <w:r w:rsidRPr="00C47FE2" w:rsidDel="005D5052">
                <w:rPr>
                  <w:rFonts w:eastAsia="Times New Roman" w:cs="Arial"/>
                  <w:color w:val="4B4B63"/>
                  <w:sz w:val="20"/>
                  <w:szCs w:val="20"/>
                  <w:lang w:val="en-US"/>
                </w:rPr>
                <w:delText>1392</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6CD7FED3" w14:textId="0B3AA4A9" w:rsidR="00546FC9" w:rsidRPr="00C47FE2" w:rsidRDefault="00546FC9" w:rsidP="00546FC9">
            <w:pPr>
              <w:spacing w:before="0" w:after="0" w:line="240" w:lineRule="auto"/>
              <w:jc w:val="right"/>
              <w:rPr>
                <w:rFonts w:eastAsia="Times New Roman" w:cs="Arial"/>
                <w:color w:val="4B4B63"/>
                <w:sz w:val="20"/>
                <w:szCs w:val="20"/>
                <w:lang w:val="en-US"/>
              </w:rPr>
            </w:pPr>
            <w:ins w:id="2866" w:author="khanguyen" w:date="2017-03-17T23:08:00Z">
              <w:r>
                <w:rPr>
                  <w:rFonts w:cs="Arial"/>
                  <w:color w:val="4B4B63"/>
                  <w:sz w:val="20"/>
                  <w:szCs w:val="20"/>
                </w:rPr>
                <w:t>68</w:t>
              </w:r>
            </w:ins>
            <w:del w:id="2867" w:author="khanguyen" w:date="2017-03-17T23:07:00Z">
              <w:r w:rsidRPr="00C47FE2" w:rsidDel="005D5052">
                <w:rPr>
                  <w:rFonts w:eastAsia="Times New Roman" w:cs="Arial"/>
                  <w:color w:val="4B4B63"/>
                  <w:sz w:val="20"/>
                  <w:szCs w:val="20"/>
                  <w:lang w:val="en-US"/>
                </w:rPr>
                <w:delText>1</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3557E528" w14:textId="15F583B2" w:rsidR="00546FC9" w:rsidRPr="00C47FE2" w:rsidRDefault="00546FC9" w:rsidP="00546FC9">
            <w:pPr>
              <w:spacing w:before="0" w:after="0" w:line="240" w:lineRule="auto"/>
              <w:jc w:val="right"/>
              <w:rPr>
                <w:rFonts w:eastAsia="Times New Roman" w:cs="Arial"/>
                <w:color w:val="4B4B63"/>
                <w:sz w:val="20"/>
                <w:szCs w:val="20"/>
                <w:lang w:val="en-US"/>
              </w:rPr>
            </w:pPr>
            <w:ins w:id="2868" w:author="khanguyen" w:date="2017-03-17T23:08:00Z">
              <w:r>
                <w:rPr>
                  <w:rFonts w:cs="Arial"/>
                  <w:color w:val="4B4B63"/>
                  <w:sz w:val="20"/>
                  <w:szCs w:val="20"/>
                </w:rPr>
                <w:t>2017326</w:t>
              </w:r>
            </w:ins>
            <w:del w:id="2869" w:author="khanguyen" w:date="2017-03-17T23:07:00Z">
              <w:r w:rsidRPr="00C47FE2" w:rsidDel="005D5052">
                <w:rPr>
                  <w:rFonts w:eastAsia="Times New Roman" w:cs="Arial"/>
                  <w:color w:val="4B4B63"/>
                  <w:sz w:val="20"/>
                  <w:szCs w:val="20"/>
                  <w:lang w:val="en-US"/>
                </w:rPr>
                <w:delText>2246</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07FEF6CB" w14:textId="0C491B32" w:rsidR="00546FC9" w:rsidRPr="00C47FE2" w:rsidRDefault="00546FC9" w:rsidP="00546FC9">
            <w:pPr>
              <w:spacing w:before="0" w:after="0" w:line="240" w:lineRule="auto"/>
              <w:jc w:val="right"/>
              <w:rPr>
                <w:rFonts w:eastAsia="Times New Roman" w:cs="Arial"/>
                <w:color w:val="4B4B63"/>
                <w:sz w:val="20"/>
                <w:szCs w:val="20"/>
                <w:lang w:val="en-US"/>
              </w:rPr>
            </w:pPr>
            <w:ins w:id="2870" w:author="khanguyen" w:date="2017-03-17T23:08:00Z">
              <w:r>
                <w:rPr>
                  <w:rFonts w:cs="Arial"/>
                  <w:color w:val="4B4B63"/>
                  <w:sz w:val="20"/>
                  <w:szCs w:val="20"/>
                </w:rPr>
                <w:t>9.13%</w:t>
              </w:r>
            </w:ins>
            <w:del w:id="2871" w:author="khanguyen" w:date="2017-03-17T23:07:00Z">
              <w:r w:rsidRPr="00C47FE2" w:rsidDel="005D5052">
                <w:rPr>
                  <w:rFonts w:eastAsia="Times New Roman" w:cs="Arial"/>
                  <w:color w:val="4B4B63"/>
                  <w:sz w:val="20"/>
                  <w:szCs w:val="20"/>
                  <w:lang w:val="en-US"/>
                </w:rPr>
                <w:delText>0%</w:delText>
              </w:r>
            </w:del>
          </w:p>
        </w:tc>
      </w:tr>
      <w:tr w:rsidR="00546FC9" w:rsidRPr="00C47FE2" w14:paraId="73F1CDAB"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6BA87694" w14:textId="331C5081"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872" w:author="khanguyen" w:date="2017-03-17T23:08:00Z">
              <w:r>
                <w:rPr>
                  <w:rFonts w:cs="Arial"/>
                  <w:color w:val="4B4B63"/>
                  <w:sz w:val="20"/>
                  <w:szCs w:val="20"/>
                </w:rPr>
                <w:t>Click_Save_Task</w:t>
              </w:r>
            </w:ins>
            <w:del w:id="2873" w:author="khanguyen" w:date="2017-03-17T23:07:00Z">
              <w:r w:rsidRPr="00C47FE2" w:rsidDel="005D5052">
                <w:rPr>
                  <w:rFonts w:eastAsia="Times New Roman" w:cs="Arial"/>
                  <w:color w:val="4B4B63"/>
                  <w:sz w:val="20"/>
                  <w:szCs w:val="20"/>
                  <w:lang w:val="en-US"/>
                </w:rPr>
                <w:delText>Click_Login</w:delText>
              </w:r>
            </w:del>
          </w:p>
        </w:tc>
        <w:tc>
          <w:tcPr>
            <w:tcW w:w="846" w:type="dxa"/>
            <w:tcBorders>
              <w:top w:val="nil"/>
              <w:left w:val="nil"/>
              <w:bottom w:val="single" w:sz="4" w:space="0" w:color="ACB9CA"/>
              <w:right w:val="single" w:sz="4" w:space="0" w:color="ACB9CA"/>
            </w:tcBorders>
            <w:shd w:val="clear" w:color="000000" w:fill="FFFFFF"/>
            <w:vAlign w:val="center"/>
            <w:hideMark/>
          </w:tcPr>
          <w:p w14:paraId="38D9F02C" w14:textId="7125FD08" w:rsidR="00546FC9" w:rsidRPr="00C47FE2" w:rsidRDefault="00546FC9" w:rsidP="00546FC9">
            <w:pPr>
              <w:spacing w:before="0" w:after="0" w:line="240" w:lineRule="auto"/>
              <w:jc w:val="right"/>
              <w:rPr>
                <w:rFonts w:eastAsia="Times New Roman" w:cs="Arial"/>
                <w:color w:val="4B4B63"/>
                <w:sz w:val="20"/>
                <w:szCs w:val="20"/>
                <w:lang w:val="en-US"/>
              </w:rPr>
            </w:pPr>
            <w:ins w:id="2874" w:author="khanguyen" w:date="2017-03-17T23:08:00Z">
              <w:r>
                <w:rPr>
                  <w:rFonts w:cs="Arial"/>
                  <w:color w:val="4B4B63"/>
                  <w:sz w:val="20"/>
                  <w:szCs w:val="20"/>
                </w:rPr>
                <w:t>166</w:t>
              </w:r>
            </w:ins>
            <w:del w:id="2875" w:author="khanguyen" w:date="2017-03-17T23:07:00Z">
              <w:r w:rsidRPr="00C47FE2" w:rsidDel="005D5052">
                <w:rPr>
                  <w:rFonts w:eastAsia="Times New Roman" w:cs="Arial"/>
                  <w:color w:val="4B4B63"/>
                  <w:sz w:val="20"/>
                  <w:szCs w:val="20"/>
                  <w:lang w:val="en-US"/>
                </w:rPr>
                <w:delText>3104</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1BDF8ABF" w14:textId="2D999040" w:rsidR="00546FC9" w:rsidRPr="00C47FE2" w:rsidRDefault="00546FC9" w:rsidP="00546FC9">
            <w:pPr>
              <w:spacing w:before="0" w:after="0" w:line="240" w:lineRule="auto"/>
              <w:jc w:val="right"/>
              <w:rPr>
                <w:rFonts w:eastAsia="Times New Roman" w:cs="Arial"/>
                <w:color w:val="4B4B63"/>
                <w:sz w:val="20"/>
                <w:szCs w:val="20"/>
                <w:lang w:val="en-US"/>
              </w:rPr>
            </w:pPr>
            <w:ins w:id="2876" w:author="khanguyen" w:date="2017-03-17T23:08:00Z">
              <w:r>
                <w:rPr>
                  <w:rFonts w:cs="Arial"/>
                  <w:color w:val="4B4B63"/>
                  <w:sz w:val="20"/>
                  <w:szCs w:val="20"/>
                </w:rPr>
                <w:t>142036</w:t>
              </w:r>
            </w:ins>
            <w:del w:id="2877" w:author="khanguyen" w:date="2017-03-17T23:07:00Z">
              <w:r w:rsidRPr="00C47FE2" w:rsidDel="005D5052">
                <w:rPr>
                  <w:rFonts w:eastAsia="Times New Roman" w:cs="Arial"/>
                  <w:color w:val="4B4B63"/>
                  <w:sz w:val="20"/>
                  <w:szCs w:val="20"/>
                  <w:lang w:val="en-US"/>
                </w:rPr>
                <w:delText>146030.36</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69DA9528" w14:textId="6404BF58" w:rsidR="00546FC9" w:rsidRPr="00C47FE2" w:rsidRDefault="00546FC9" w:rsidP="00546FC9">
            <w:pPr>
              <w:spacing w:before="0" w:after="0" w:line="240" w:lineRule="auto"/>
              <w:jc w:val="right"/>
              <w:rPr>
                <w:rFonts w:eastAsia="Times New Roman" w:cs="Arial"/>
                <w:color w:val="4B4B63"/>
                <w:sz w:val="20"/>
                <w:szCs w:val="20"/>
                <w:lang w:val="en-US"/>
              </w:rPr>
            </w:pPr>
            <w:ins w:id="2878" w:author="khanguyen" w:date="2017-03-17T23:08:00Z">
              <w:r>
                <w:rPr>
                  <w:rFonts w:cs="Arial"/>
                  <w:color w:val="4B4B63"/>
                  <w:sz w:val="20"/>
                  <w:szCs w:val="20"/>
                </w:rPr>
                <w:t>204927</w:t>
              </w:r>
            </w:ins>
            <w:del w:id="2879" w:author="khanguyen" w:date="2017-03-17T23:07:00Z">
              <w:r w:rsidRPr="00C47FE2" w:rsidDel="005D5052">
                <w:rPr>
                  <w:rFonts w:eastAsia="Times New Roman" w:cs="Arial"/>
                  <w:color w:val="4B4B63"/>
                  <w:sz w:val="20"/>
                  <w:szCs w:val="20"/>
                  <w:lang w:val="en-US"/>
                </w:rPr>
                <w:delText>162265.8</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0198FC39" w14:textId="5E1DEB8E" w:rsidR="00546FC9" w:rsidRPr="00C47FE2" w:rsidRDefault="00546FC9" w:rsidP="00546FC9">
            <w:pPr>
              <w:spacing w:before="0" w:after="0" w:line="240" w:lineRule="auto"/>
              <w:jc w:val="right"/>
              <w:rPr>
                <w:rFonts w:eastAsia="Times New Roman" w:cs="Arial"/>
                <w:color w:val="4B4B63"/>
                <w:sz w:val="20"/>
                <w:szCs w:val="20"/>
                <w:lang w:val="en-US"/>
              </w:rPr>
            </w:pPr>
            <w:ins w:id="2880" w:author="khanguyen" w:date="2017-03-17T23:08:00Z">
              <w:r>
                <w:rPr>
                  <w:rFonts w:cs="Arial"/>
                  <w:color w:val="4B4B63"/>
                  <w:sz w:val="20"/>
                  <w:szCs w:val="20"/>
                </w:rPr>
                <w:t>232575</w:t>
              </w:r>
            </w:ins>
            <w:del w:id="2881" w:author="khanguyen" w:date="2017-03-17T23:07:00Z">
              <w:r w:rsidRPr="00C47FE2" w:rsidDel="005D5052">
                <w:rPr>
                  <w:rFonts w:eastAsia="Times New Roman" w:cs="Arial"/>
                  <w:color w:val="4B4B63"/>
                  <w:sz w:val="20"/>
                  <w:szCs w:val="20"/>
                  <w:lang w:val="en-US"/>
                </w:rPr>
                <w:delText>261481.9</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6510BE44" w14:textId="5A4E5148" w:rsidR="00546FC9" w:rsidRPr="00C47FE2" w:rsidRDefault="00546FC9" w:rsidP="00546FC9">
            <w:pPr>
              <w:spacing w:before="0" w:after="0" w:line="240" w:lineRule="auto"/>
              <w:jc w:val="right"/>
              <w:rPr>
                <w:rFonts w:eastAsia="Times New Roman" w:cs="Arial"/>
                <w:color w:val="4B4B63"/>
                <w:sz w:val="20"/>
                <w:szCs w:val="20"/>
                <w:lang w:val="en-US"/>
              </w:rPr>
            </w:pPr>
            <w:ins w:id="2882" w:author="khanguyen" w:date="2017-03-17T23:08:00Z">
              <w:r>
                <w:rPr>
                  <w:rFonts w:cs="Arial"/>
                  <w:color w:val="4B4B63"/>
                  <w:sz w:val="20"/>
                  <w:szCs w:val="20"/>
                </w:rPr>
                <w:t>241151</w:t>
              </w:r>
            </w:ins>
            <w:del w:id="2883" w:author="khanguyen" w:date="2017-03-17T23:07:00Z">
              <w:r w:rsidRPr="00C47FE2" w:rsidDel="005D5052">
                <w:rPr>
                  <w:rFonts w:eastAsia="Times New Roman" w:cs="Arial"/>
                  <w:color w:val="4B4B63"/>
                  <w:sz w:val="20"/>
                  <w:szCs w:val="20"/>
                  <w:lang w:val="en-US"/>
                </w:rPr>
                <w:delText>478092.19</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4E60334F" w14:textId="21732834" w:rsidR="00546FC9" w:rsidRPr="00C47FE2" w:rsidRDefault="00546FC9" w:rsidP="00546FC9">
            <w:pPr>
              <w:spacing w:before="0" w:after="0" w:line="240" w:lineRule="auto"/>
              <w:jc w:val="right"/>
              <w:rPr>
                <w:rFonts w:eastAsia="Times New Roman" w:cs="Arial"/>
                <w:color w:val="4B4B63"/>
                <w:sz w:val="20"/>
                <w:szCs w:val="20"/>
                <w:lang w:val="en-US"/>
              </w:rPr>
            </w:pPr>
            <w:ins w:id="2884" w:author="khanguyen" w:date="2017-03-17T23:08:00Z">
              <w:r>
                <w:rPr>
                  <w:rFonts w:cs="Arial"/>
                  <w:color w:val="4B4B63"/>
                  <w:sz w:val="20"/>
                  <w:szCs w:val="20"/>
                </w:rPr>
                <w:t>39586</w:t>
              </w:r>
            </w:ins>
            <w:del w:id="2885" w:author="khanguyen" w:date="2017-03-17T23:07:00Z">
              <w:r w:rsidRPr="00C47FE2" w:rsidDel="005D5052">
                <w:rPr>
                  <w:rFonts w:eastAsia="Times New Roman" w:cs="Arial"/>
                  <w:color w:val="4B4B63"/>
                  <w:sz w:val="20"/>
                  <w:szCs w:val="20"/>
                  <w:lang w:val="en-US"/>
                </w:rPr>
                <w:delText>1</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5B9D45A0" w14:textId="1C5B5403" w:rsidR="00546FC9" w:rsidRPr="00C47FE2" w:rsidRDefault="00546FC9" w:rsidP="00546FC9">
            <w:pPr>
              <w:spacing w:before="0" w:after="0" w:line="240" w:lineRule="auto"/>
              <w:jc w:val="right"/>
              <w:rPr>
                <w:rFonts w:eastAsia="Times New Roman" w:cs="Arial"/>
                <w:color w:val="4B4B63"/>
                <w:sz w:val="20"/>
                <w:szCs w:val="20"/>
                <w:lang w:val="en-US"/>
              </w:rPr>
            </w:pPr>
            <w:ins w:id="2886" w:author="khanguyen" w:date="2017-03-17T23:08:00Z">
              <w:r>
                <w:rPr>
                  <w:rFonts w:cs="Arial"/>
                  <w:color w:val="4B4B63"/>
                  <w:sz w:val="20"/>
                  <w:szCs w:val="20"/>
                </w:rPr>
                <w:t>243140</w:t>
              </w:r>
            </w:ins>
            <w:del w:id="2887" w:author="khanguyen" w:date="2017-03-17T23:07:00Z">
              <w:r w:rsidRPr="00C47FE2" w:rsidDel="005D5052">
                <w:rPr>
                  <w:rFonts w:eastAsia="Times New Roman" w:cs="Arial"/>
                  <w:color w:val="4B4B63"/>
                  <w:sz w:val="20"/>
                  <w:szCs w:val="20"/>
                  <w:lang w:val="en-US"/>
                </w:rPr>
                <w:delText>1952359</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3B84E27E" w14:textId="420F2E46" w:rsidR="00546FC9" w:rsidRPr="00C47FE2" w:rsidRDefault="00546FC9" w:rsidP="00546FC9">
            <w:pPr>
              <w:spacing w:before="0" w:after="0" w:line="240" w:lineRule="auto"/>
              <w:jc w:val="right"/>
              <w:rPr>
                <w:rFonts w:eastAsia="Times New Roman" w:cs="Arial"/>
                <w:color w:val="4B4B63"/>
                <w:sz w:val="20"/>
                <w:szCs w:val="20"/>
                <w:lang w:val="en-US"/>
              </w:rPr>
            </w:pPr>
            <w:ins w:id="2888" w:author="khanguyen" w:date="2017-03-17T23:08:00Z">
              <w:r>
                <w:rPr>
                  <w:rFonts w:cs="Arial"/>
                  <w:color w:val="4B4B63"/>
                  <w:sz w:val="20"/>
                  <w:szCs w:val="20"/>
                </w:rPr>
                <w:t>0%</w:t>
              </w:r>
            </w:ins>
            <w:del w:id="2889" w:author="khanguyen" w:date="2017-03-17T23:07:00Z">
              <w:r w:rsidRPr="00C47FE2" w:rsidDel="005D5052">
                <w:rPr>
                  <w:rFonts w:eastAsia="Times New Roman" w:cs="Arial"/>
                  <w:color w:val="4B4B63"/>
                  <w:sz w:val="20"/>
                  <w:szCs w:val="20"/>
                  <w:lang w:val="en-US"/>
                </w:rPr>
                <w:delText>1.29%</w:delText>
              </w:r>
            </w:del>
          </w:p>
        </w:tc>
      </w:tr>
      <w:tr w:rsidR="00546FC9" w:rsidRPr="00C47FE2" w14:paraId="4D8D1494"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1E6C076B" w14:textId="50624A75"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890" w:author="khanguyen" w:date="2017-03-17T23:08:00Z">
              <w:r>
                <w:rPr>
                  <w:rFonts w:cs="Arial"/>
                  <w:color w:val="4B4B63"/>
                  <w:sz w:val="20"/>
                  <w:szCs w:val="20"/>
                </w:rPr>
                <w:t>Click_Save_Timesheet</w:t>
              </w:r>
            </w:ins>
            <w:del w:id="2891" w:author="khanguyen" w:date="2017-03-17T23:07:00Z">
              <w:r w:rsidRPr="00C47FE2" w:rsidDel="005D5052">
                <w:rPr>
                  <w:rFonts w:eastAsia="Times New Roman" w:cs="Arial"/>
                  <w:color w:val="4B4B63"/>
                  <w:sz w:val="20"/>
                  <w:szCs w:val="20"/>
                  <w:lang w:val="en-US"/>
                </w:rPr>
                <w:delText>Click_Note_icon</w:delText>
              </w:r>
            </w:del>
          </w:p>
        </w:tc>
        <w:tc>
          <w:tcPr>
            <w:tcW w:w="846" w:type="dxa"/>
            <w:tcBorders>
              <w:top w:val="nil"/>
              <w:left w:val="nil"/>
              <w:bottom w:val="single" w:sz="4" w:space="0" w:color="ACB9CA"/>
              <w:right w:val="single" w:sz="4" w:space="0" w:color="ACB9CA"/>
            </w:tcBorders>
            <w:shd w:val="clear" w:color="000000" w:fill="FFFFFF"/>
            <w:vAlign w:val="center"/>
            <w:hideMark/>
          </w:tcPr>
          <w:p w14:paraId="316555BC" w14:textId="5F3DCA72" w:rsidR="00546FC9" w:rsidRPr="00C47FE2" w:rsidRDefault="00546FC9" w:rsidP="00546FC9">
            <w:pPr>
              <w:spacing w:before="0" w:after="0" w:line="240" w:lineRule="auto"/>
              <w:jc w:val="right"/>
              <w:rPr>
                <w:rFonts w:eastAsia="Times New Roman" w:cs="Arial"/>
                <w:color w:val="4B4B63"/>
                <w:sz w:val="20"/>
                <w:szCs w:val="20"/>
                <w:lang w:val="en-US"/>
              </w:rPr>
            </w:pPr>
            <w:ins w:id="2892" w:author="khanguyen" w:date="2017-03-17T23:08:00Z">
              <w:r>
                <w:rPr>
                  <w:rFonts w:cs="Arial"/>
                  <w:color w:val="4B4B63"/>
                  <w:sz w:val="20"/>
                  <w:szCs w:val="20"/>
                </w:rPr>
                <w:t>53</w:t>
              </w:r>
            </w:ins>
            <w:del w:id="2893" w:author="khanguyen" w:date="2017-03-17T23:07:00Z">
              <w:r w:rsidRPr="00C47FE2" w:rsidDel="005D5052">
                <w:rPr>
                  <w:rFonts w:eastAsia="Times New Roman" w:cs="Arial"/>
                  <w:color w:val="4B4B63"/>
                  <w:sz w:val="20"/>
                  <w:szCs w:val="20"/>
                  <w:lang w:val="en-US"/>
                </w:rPr>
                <w:delText>5176</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1796DA2D" w14:textId="02B6F50C" w:rsidR="00546FC9" w:rsidRPr="00C47FE2" w:rsidRDefault="00546FC9" w:rsidP="00546FC9">
            <w:pPr>
              <w:spacing w:before="0" w:after="0" w:line="240" w:lineRule="auto"/>
              <w:jc w:val="right"/>
              <w:rPr>
                <w:rFonts w:eastAsia="Times New Roman" w:cs="Arial"/>
                <w:color w:val="4B4B63"/>
                <w:sz w:val="20"/>
                <w:szCs w:val="20"/>
                <w:lang w:val="en-US"/>
              </w:rPr>
            </w:pPr>
            <w:ins w:id="2894" w:author="khanguyen" w:date="2017-03-17T23:08:00Z">
              <w:r>
                <w:rPr>
                  <w:rFonts w:cs="Arial"/>
                  <w:color w:val="4B4B63"/>
                  <w:sz w:val="20"/>
                  <w:szCs w:val="20"/>
                </w:rPr>
                <w:t>167012.3</w:t>
              </w:r>
            </w:ins>
            <w:del w:id="2895" w:author="khanguyen" w:date="2017-03-17T23:07:00Z">
              <w:r w:rsidRPr="00C47FE2" w:rsidDel="005D5052">
                <w:rPr>
                  <w:rFonts w:eastAsia="Times New Roman" w:cs="Arial"/>
                  <w:color w:val="4B4B63"/>
                  <w:sz w:val="20"/>
                  <w:szCs w:val="20"/>
                  <w:lang w:val="en-US"/>
                </w:rPr>
                <w:delText>404.28</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113CB1C3" w14:textId="15AA253B" w:rsidR="00546FC9" w:rsidRPr="00C47FE2" w:rsidRDefault="00546FC9" w:rsidP="00546FC9">
            <w:pPr>
              <w:spacing w:before="0" w:after="0" w:line="240" w:lineRule="auto"/>
              <w:jc w:val="right"/>
              <w:rPr>
                <w:rFonts w:eastAsia="Times New Roman" w:cs="Arial"/>
                <w:color w:val="4B4B63"/>
                <w:sz w:val="20"/>
                <w:szCs w:val="20"/>
                <w:lang w:val="en-US"/>
              </w:rPr>
            </w:pPr>
            <w:ins w:id="2896" w:author="khanguyen" w:date="2017-03-17T23:08:00Z">
              <w:r>
                <w:rPr>
                  <w:rFonts w:cs="Arial"/>
                  <w:color w:val="4B4B63"/>
                  <w:sz w:val="20"/>
                  <w:szCs w:val="20"/>
                </w:rPr>
                <w:t>232831</w:t>
              </w:r>
            </w:ins>
            <w:del w:id="2897" w:author="khanguyen" w:date="2017-03-17T23:07:00Z">
              <w:r w:rsidRPr="00C47FE2" w:rsidDel="005D5052">
                <w:rPr>
                  <w:rFonts w:eastAsia="Times New Roman" w:cs="Arial"/>
                  <w:color w:val="4B4B63"/>
                  <w:sz w:val="20"/>
                  <w:szCs w:val="20"/>
                  <w:lang w:val="en-US"/>
                </w:rPr>
                <w:delText>580.44</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607C4F45" w14:textId="5FEE053D" w:rsidR="00546FC9" w:rsidRPr="00C47FE2" w:rsidRDefault="00546FC9" w:rsidP="00546FC9">
            <w:pPr>
              <w:spacing w:before="0" w:after="0" w:line="240" w:lineRule="auto"/>
              <w:jc w:val="right"/>
              <w:rPr>
                <w:rFonts w:eastAsia="Times New Roman" w:cs="Arial"/>
                <w:color w:val="4B4B63"/>
                <w:sz w:val="20"/>
                <w:szCs w:val="20"/>
                <w:lang w:val="en-US"/>
              </w:rPr>
            </w:pPr>
            <w:ins w:id="2898" w:author="khanguyen" w:date="2017-03-17T23:08:00Z">
              <w:r>
                <w:rPr>
                  <w:rFonts w:cs="Arial"/>
                  <w:color w:val="4B4B63"/>
                  <w:sz w:val="20"/>
                  <w:szCs w:val="20"/>
                </w:rPr>
                <w:t>233727</w:t>
              </w:r>
            </w:ins>
            <w:del w:id="2899" w:author="khanguyen" w:date="2017-03-17T23:07:00Z">
              <w:r w:rsidRPr="00C47FE2" w:rsidDel="005D5052">
                <w:rPr>
                  <w:rFonts w:eastAsia="Times New Roman" w:cs="Arial"/>
                  <w:color w:val="4B4B63"/>
                  <w:sz w:val="20"/>
                  <w:szCs w:val="20"/>
                  <w:lang w:val="en-US"/>
                </w:rPr>
                <w:delText>1106.09</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1BF9E435" w14:textId="7BF7E8AD" w:rsidR="00546FC9" w:rsidRPr="00C47FE2" w:rsidRDefault="00546FC9" w:rsidP="00546FC9">
            <w:pPr>
              <w:spacing w:before="0" w:after="0" w:line="240" w:lineRule="auto"/>
              <w:jc w:val="right"/>
              <w:rPr>
                <w:rFonts w:eastAsia="Times New Roman" w:cs="Arial"/>
                <w:color w:val="4B4B63"/>
                <w:sz w:val="20"/>
                <w:szCs w:val="20"/>
                <w:lang w:val="en-US"/>
              </w:rPr>
            </w:pPr>
            <w:ins w:id="2900" w:author="khanguyen" w:date="2017-03-17T23:08:00Z">
              <w:r>
                <w:rPr>
                  <w:rFonts w:cs="Arial"/>
                  <w:color w:val="4B4B63"/>
                  <w:sz w:val="20"/>
                  <w:szCs w:val="20"/>
                </w:rPr>
                <w:t>241791</w:t>
              </w:r>
            </w:ins>
            <w:del w:id="2901" w:author="khanguyen" w:date="2017-03-17T23:07:00Z">
              <w:r w:rsidRPr="00C47FE2" w:rsidDel="005D5052">
                <w:rPr>
                  <w:rFonts w:eastAsia="Times New Roman" w:cs="Arial"/>
                  <w:color w:val="4B4B63"/>
                  <w:sz w:val="20"/>
                  <w:szCs w:val="20"/>
                  <w:lang w:val="en-US"/>
                </w:rPr>
                <w:delText>6798.06</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5CB48C6F" w14:textId="35229077" w:rsidR="00546FC9" w:rsidRPr="00C47FE2" w:rsidRDefault="00546FC9" w:rsidP="00546FC9">
            <w:pPr>
              <w:spacing w:before="0" w:after="0" w:line="240" w:lineRule="auto"/>
              <w:jc w:val="right"/>
              <w:rPr>
                <w:rFonts w:eastAsia="Times New Roman" w:cs="Arial"/>
                <w:color w:val="4B4B63"/>
                <w:sz w:val="20"/>
                <w:szCs w:val="20"/>
                <w:lang w:val="en-US"/>
              </w:rPr>
            </w:pPr>
            <w:ins w:id="2902" w:author="khanguyen" w:date="2017-03-17T23:08:00Z">
              <w:r>
                <w:rPr>
                  <w:rFonts w:cs="Arial"/>
                  <w:color w:val="4B4B63"/>
                  <w:sz w:val="20"/>
                  <w:szCs w:val="20"/>
                </w:rPr>
                <w:t>89697</w:t>
              </w:r>
            </w:ins>
            <w:del w:id="2903" w:author="khanguyen" w:date="2017-03-17T23:07:00Z">
              <w:r w:rsidRPr="00C47FE2" w:rsidDel="005D5052">
                <w:rPr>
                  <w:rFonts w:eastAsia="Times New Roman" w:cs="Arial"/>
                  <w:color w:val="4B4B63"/>
                  <w:sz w:val="20"/>
                  <w:szCs w:val="20"/>
                  <w:lang w:val="en-US"/>
                </w:rPr>
                <w:delText>1</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157C6D98" w14:textId="2EBC318F" w:rsidR="00546FC9" w:rsidRPr="00C47FE2" w:rsidRDefault="00546FC9" w:rsidP="00546FC9">
            <w:pPr>
              <w:spacing w:before="0" w:after="0" w:line="240" w:lineRule="auto"/>
              <w:jc w:val="right"/>
              <w:rPr>
                <w:rFonts w:eastAsia="Times New Roman" w:cs="Arial"/>
                <w:color w:val="4B4B63"/>
                <w:sz w:val="20"/>
                <w:szCs w:val="20"/>
                <w:lang w:val="en-US"/>
              </w:rPr>
            </w:pPr>
            <w:ins w:id="2904" w:author="khanguyen" w:date="2017-03-17T23:08:00Z">
              <w:r>
                <w:rPr>
                  <w:rFonts w:cs="Arial"/>
                  <w:color w:val="4B4B63"/>
                  <w:sz w:val="20"/>
                  <w:szCs w:val="20"/>
                </w:rPr>
                <w:t>244279</w:t>
              </w:r>
            </w:ins>
            <w:del w:id="2905" w:author="khanguyen" w:date="2017-03-17T23:07:00Z">
              <w:r w:rsidRPr="00C47FE2" w:rsidDel="005D5052">
                <w:rPr>
                  <w:rFonts w:eastAsia="Times New Roman" w:cs="Arial"/>
                  <w:color w:val="4B4B63"/>
                  <w:sz w:val="20"/>
                  <w:szCs w:val="20"/>
                  <w:lang w:val="en-US"/>
                </w:rPr>
                <w:delText>26555</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61852FF1" w14:textId="3BB136BB" w:rsidR="00546FC9" w:rsidRPr="00C47FE2" w:rsidRDefault="00546FC9" w:rsidP="00546FC9">
            <w:pPr>
              <w:spacing w:before="0" w:after="0" w:line="240" w:lineRule="auto"/>
              <w:jc w:val="right"/>
              <w:rPr>
                <w:rFonts w:eastAsia="Times New Roman" w:cs="Arial"/>
                <w:color w:val="4B4B63"/>
                <w:sz w:val="20"/>
                <w:szCs w:val="20"/>
                <w:lang w:val="en-US"/>
              </w:rPr>
            </w:pPr>
            <w:ins w:id="2906" w:author="khanguyen" w:date="2017-03-17T23:08:00Z">
              <w:r>
                <w:rPr>
                  <w:rFonts w:cs="Arial"/>
                  <w:color w:val="4B4B63"/>
                  <w:sz w:val="20"/>
                  <w:szCs w:val="20"/>
                </w:rPr>
                <w:t>0%</w:t>
              </w:r>
            </w:ins>
            <w:del w:id="2907" w:author="khanguyen" w:date="2017-03-17T23:07:00Z">
              <w:r w:rsidRPr="00C47FE2" w:rsidDel="005D5052">
                <w:rPr>
                  <w:rFonts w:eastAsia="Times New Roman" w:cs="Arial"/>
                  <w:color w:val="4B4B63"/>
                  <w:sz w:val="20"/>
                  <w:szCs w:val="20"/>
                  <w:lang w:val="en-US"/>
                </w:rPr>
                <w:delText>0%</w:delText>
              </w:r>
            </w:del>
          </w:p>
        </w:tc>
      </w:tr>
      <w:tr w:rsidR="00546FC9" w:rsidRPr="00C47FE2" w14:paraId="0700C2B1"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385B5E6A" w14:textId="06FC6828"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908" w:author="khanguyen" w:date="2017-03-17T23:08:00Z">
              <w:r>
                <w:rPr>
                  <w:rFonts w:cs="Arial"/>
                  <w:color w:val="4B4B63"/>
                  <w:sz w:val="20"/>
                  <w:szCs w:val="20"/>
                </w:rPr>
                <w:t>Click_Save_TimeSheet</w:t>
              </w:r>
            </w:ins>
            <w:del w:id="2909" w:author="khanguyen" w:date="2017-03-17T23:07:00Z">
              <w:r w:rsidRPr="00C47FE2" w:rsidDel="005D5052">
                <w:rPr>
                  <w:rFonts w:eastAsia="Times New Roman" w:cs="Arial"/>
                  <w:color w:val="4B4B63"/>
                  <w:sz w:val="20"/>
                  <w:szCs w:val="20"/>
                  <w:lang w:val="en-US"/>
                </w:rPr>
                <w:delText>Click_Reminder_icon</w:delText>
              </w:r>
            </w:del>
          </w:p>
        </w:tc>
        <w:tc>
          <w:tcPr>
            <w:tcW w:w="846" w:type="dxa"/>
            <w:tcBorders>
              <w:top w:val="nil"/>
              <w:left w:val="nil"/>
              <w:bottom w:val="single" w:sz="4" w:space="0" w:color="ACB9CA"/>
              <w:right w:val="single" w:sz="4" w:space="0" w:color="ACB9CA"/>
            </w:tcBorders>
            <w:shd w:val="clear" w:color="000000" w:fill="FFFFFF"/>
            <w:vAlign w:val="center"/>
            <w:hideMark/>
          </w:tcPr>
          <w:p w14:paraId="2441CA86" w14:textId="25D19E09" w:rsidR="00546FC9" w:rsidRPr="00C47FE2" w:rsidRDefault="00546FC9" w:rsidP="00546FC9">
            <w:pPr>
              <w:spacing w:before="0" w:after="0" w:line="240" w:lineRule="auto"/>
              <w:jc w:val="right"/>
              <w:rPr>
                <w:rFonts w:eastAsia="Times New Roman" w:cs="Arial"/>
                <w:color w:val="4B4B63"/>
                <w:sz w:val="20"/>
                <w:szCs w:val="20"/>
                <w:lang w:val="en-US"/>
              </w:rPr>
            </w:pPr>
            <w:ins w:id="2910" w:author="khanguyen" w:date="2017-03-17T23:08:00Z">
              <w:r>
                <w:rPr>
                  <w:rFonts w:cs="Arial"/>
                  <w:color w:val="4B4B63"/>
                  <w:sz w:val="20"/>
                  <w:szCs w:val="20"/>
                </w:rPr>
                <w:t>926</w:t>
              </w:r>
            </w:ins>
            <w:del w:id="2911" w:author="khanguyen" w:date="2017-03-17T23:07:00Z">
              <w:r w:rsidRPr="00C47FE2" w:rsidDel="005D5052">
                <w:rPr>
                  <w:rFonts w:eastAsia="Times New Roman" w:cs="Arial"/>
                  <w:color w:val="4B4B63"/>
                  <w:sz w:val="20"/>
                  <w:szCs w:val="20"/>
                  <w:lang w:val="en-US"/>
                </w:rPr>
                <w:delText>4925</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0B032B22" w14:textId="5E7FAA6E" w:rsidR="00546FC9" w:rsidRPr="00C47FE2" w:rsidRDefault="00546FC9" w:rsidP="00546FC9">
            <w:pPr>
              <w:spacing w:before="0" w:after="0" w:line="240" w:lineRule="auto"/>
              <w:jc w:val="right"/>
              <w:rPr>
                <w:rFonts w:eastAsia="Times New Roman" w:cs="Arial"/>
                <w:color w:val="4B4B63"/>
                <w:sz w:val="20"/>
                <w:szCs w:val="20"/>
                <w:lang w:val="en-US"/>
              </w:rPr>
            </w:pPr>
            <w:ins w:id="2912" w:author="khanguyen" w:date="2017-03-17T23:08:00Z">
              <w:r>
                <w:rPr>
                  <w:rFonts w:cs="Arial"/>
                  <w:color w:val="4B4B63"/>
                  <w:sz w:val="20"/>
                  <w:szCs w:val="20"/>
                </w:rPr>
                <w:t>574401.1</w:t>
              </w:r>
            </w:ins>
            <w:del w:id="2913" w:author="khanguyen" w:date="2017-03-17T23:07:00Z">
              <w:r w:rsidRPr="00C47FE2" w:rsidDel="005D5052">
                <w:rPr>
                  <w:rFonts w:eastAsia="Times New Roman" w:cs="Arial"/>
                  <w:color w:val="4B4B63"/>
                  <w:sz w:val="20"/>
                  <w:szCs w:val="20"/>
                  <w:lang w:val="en-US"/>
                </w:rPr>
                <w:delText>769.1</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139A7086" w14:textId="1BA53D51" w:rsidR="00546FC9" w:rsidRPr="00C47FE2" w:rsidRDefault="00546FC9" w:rsidP="00546FC9">
            <w:pPr>
              <w:spacing w:before="0" w:after="0" w:line="240" w:lineRule="auto"/>
              <w:jc w:val="right"/>
              <w:rPr>
                <w:rFonts w:eastAsia="Times New Roman" w:cs="Arial"/>
                <w:color w:val="4B4B63"/>
                <w:sz w:val="20"/>
                <w:szCs w:val="20"/>
                <w:lang w:val="en-US"/>
              </w:rPr>
            </w:pPr>
            <w:ins w:id="2914" w:author="khanguyen" w:date="2017-03-17T23:08:00Z">
              <w:r>
                <w:rPr>
                  <w:rFonts w:cs="Arial"/>
                  <w:color w:val="4B4B63"/>
                  <w:sz w:val="20"/>
                  <w:szCs w:val="20"/>
                </w:rPr>
                <w:t>563739.8</w:t>
              </w:r>
            </w:ins>
            <w:del w:id="2915" w:author="khanguyen" w:date="2017-03-17T23:07:00Z">
              <w:r w:rsidRPr="00C47FE2" w:rsidDel="005D5052">
                <w:rPr>
                  <w:rFonts w:eastAsia="Times New Roman" w:cs="Arial"/>
                  <w:color w:val="4B4B63"/>
                  <w:sz w:val="20"/>
                  <w:szCs w:val="20"/>
                  <w:lang w:val="en-US"/>
                </w:rPr>
                <w:delText>647.62</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26DB8EDC" w14:textId="582F590E" w:rsidR="00546FC9" w:rsidRPr="00C47FE2" w:rsidRDefault="00546FC9" w:rsidP="00546FC9">
            <w:pPr>
              <w:spacing w:before="0" w:after="0" w:line="240" w:lineRule="auto"/>
              <w:jc w:val="right"/>
              <w:rPr>
                <w:rFonts w:eastAsia="Times New Roman" w:cs="Arial"/>
                <w:color w:val="4B4B63"/>
                <w:sz w:val="20"/>
                <w:szCs w:val="20"/>
                <w:lang w:val="en-US"/>
              </w:rPr>
            </w:pPr>
            <w:ins w:id="2916" w:author="khanguyen" w:date="2017-03-17T23:08:00Z">
              <w:r>
                <w:rPr>
                  <w:rFonts w:cs="Arial"/>
                  <w:color w:val="4B4B63"/>
                  <w:sz w:val="20"/>
                  <w:szCs w:val="20"/>
                </w:rPr>
                <w:t>655556.9</w:t>
              </w:r>
            </w:ins>
            <w:del w:id="2917" w:author="khanguyen" w:date="2017-03-17T23:07:00Z">
              <w:r w:rsidRPr="00C47FE2" w:rsidDel="005D5052">
                <w:rPr>
                  <w:rFonts w:eastAsia="Times New Roman" w:cs="Arial"/>
                  <w:color w:val="4B4B63"/>
                  <w:sz w:val="20"/>
                  <w:szCs w:val="20"/>
                  <w:lang w:val="en-US"/>
                </w:rPr>
                <w:delText>2498.85</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50046104" w14:textId="427D08F9" w:rsidR="00546FC9" w:rsidRPr="00C47FE2" w:rsidRDefault="00546FC9" w:rsidP="00546FC9">
            <w:pPr>
              <w:spacing w:before="0" w:after="0" w:line="240" w:lineRule="auto"/>
              <w:jc w:val="right"/>
              <w:rPr>
                <w:rFonts w:eastAsia="Times New Roman" w:cs="Arial"/>
                <w:color w:val="4B4B63"/>
                <w:sz w:val="20"/>
                <w:szCs w:val="20"/>
                <w:lang w:val="en-US"/>
              </w:rPr>
            </w:pPr>
            <w:ins w:id="2918" w:author="khanguyen" w:date="2017-03-17T23:08:00Z">
              <w:r>
                <w:rPr>
                  <w:rFonts w:cs="Arial"/>
                  <w:color w:val="4B4B63"/>
                  <w:sz w:val="20"/>
                  <w:szCs w:val="20"/>
                </w:rPr>
                <w:t>699036</w:t>
              </w:r>
            </w:ins>
            <w:del w:id="2919" w:author="khanguyen" w:date="2017-03-17T23:07:00Z">
              <w:r w:rsidRPr="00C47FE2" w:rsidDel="005D5052">
                <w:rPr>
                  <w:rFonts w:eastAsia="Times New Roman" w:cs="Arial"/>
                  <w:color w:val="4B4B63"/>
                  <w:sz w:val="20"/>
                  <w:szCs w:val="20"/>
                  <w:lang w:val="en-US"/>
                </w:rPr>
                <w:delText>18424.93</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530AC126" w14:textId="6AE87089" w:rsidR="00546FC9" w:rsidRPr="00C47FE2" w:rsidRDefault="00546FC9" w:rsidP="00546FC9">
            <w:pPr>
              <w:spacing w:before="0" w:after="0" w:line="240" w:lineRule="auto"/>
              <w:jc w:val="right"/>
              <w:rPr>
                <w:rFonts w:eastAsia="Times New Roman" w:cs="Arial"/>
                <w:color w:val="4B4B63"/>
                <w:sz w:val="20"/>
                <w:szCs w:val="20"/>
                <w:lang w:val="en-US"/>
              </w:rPr>
            </w:pPr>
            <w:ins w:id="2920" w:author="khanguyen" w:date="2017-03-17T23:08:00Z">
              <w:r>
                <w:rPr>
                  <w:rFonts w:cs="Arial"/>
                  <w:color w:val="4B4B63"/>
                  <w:sz w:val="20"/>
                  <w:szCs w:val="20"/>
                </w:rPr>
                <w:t>4252</w:t>
              </w:r>
            </w:ins>
            <w:del w:id="2921" w:author="khanguyen" w:date="2017-03-17T23:07:00Z">
              <w:r w:rsidRPr="00C47FE2" w:rsidDel="005D5052">
                <w:rPr>
                  <w:rFonts w:eastAsia="Times New Roman" w:cs="Arial"/>
                  <w:color w:val="4B4B63"/>
                  <w:sz w:val="20"/>
                  <w:szCs w:val="20"/>
                  <w:lang w:val="en-US"/>
                </w:rPr>
                <w:delText>1</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5EA0C1D1" w14:textId="0A1EAE47" w:rsidR="00546FC9" w:rsidRPr="00C47FE2" w:rsidRDefault="00546FC9" w:rsidP="00546FC9">
            <w:pPr>
              <w:spacing w:before="0" w:after="0" w:line="240" w:lineRule="auto"/>
              <w:jc w:val="right"/>
              <w:rPr>
                <w:rFonts w:eastAsia="Times New Roman" w:cs="Arial"/>
                <w:color w:val="4B4B63"/>
                <w:sz w:val="20"/>
                <w:szCs w:val="20"/>
                <w:lang w:val="en-US"/>
              </w:rPr>
            </w:pPr>
            <w:ins w:id="2922" w:author="khanguyen" w:date="2017-03-17T23:08:00Z">
              <w:r>
                <w:rPr>
                  <w:rFonts w:cs="Arial"/>
                  <w:color w:val="4B4B63"/>
                  <w:sz w:val="20"/>
                  <w:szCs w:val="20"/>
                </w:rPr>
                <w:t>2166778</w:t>
              </w:r>
            </w:ins>
            <w:del w:id="2923" w:author="khanguyen" w:date="2017-03-17T23:07:00Z">
              <w:r w:rsidRPr="00C47FE2" w:rsidDel="005D5052">
                <w:rPr>
                  <w:rFonts w:eastAsia="Times New Roman" w:cs="Arial"/>
                  <w:color w:val="4B4B63"/>
                  <w:sz w:val="20"/>
                  <w:szCs w:val="20"/>
                  <w:lang w:val="en-US"/>
                </w:rPr>
                <w:delText>26198</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58386829" w14:textId="560DCA75" w:rsidR="00546FC9" w:rsidRPr="00C47FE2" w:rsidRDefault="00546FC9" w:rsidP="00546FC9">
            <w:pPr>
              <w:spacing w:before="0" w:after="0" w:line="240" w:lineRule="auto"/>
              <w:jc w:val="right"/>
              <w:rPr>
                <w:rFonts w:eastAsia="Times New Roman" w:cs="Arial"/>
                <w:color w:val="4B4B63"/>
                <w:sz w:val="20"/>
                <w:szCs w:val="20"/>
                <w:lang w:val="en-US"/>
              </w:rPr>
            </w:pPr>
            <w:ins w:id="2924" w:author="khanguyen" w:date="2017-03-17T23:08:00Z">
              <w:r>
                <w:rPr>
                  <w:rFonts w:cs="Arial"/>
                  <w:color w:val="4B4B63"/>
                  <w:sz w:val="20"/>
                  <w:szCs w:val="20"/>
                </w:rPr>
                <w:t>20.63%</w:t>
              </w:r>
            </w:ins>
            <w:del w:id="2925" w:author="khanguyen" w:date="2017-03-17T23:07:00Z">
              <w:r w:rsidRPr="00C47FE2" w:rsidDel="005D5052">
                <w:rPr>
                  <w:rFonts w:eastAsia="Times New Roman" w:cs="Arial"/>
                  <w:color w:val="4B4B63"/>
                  <w:sz w:val="20"/>
                  <w:szCs w:val="20"/>
                  <w:lang w:val="en-US"/>
                </w:rPr>
                <w:delText>0%</w:delText>
              </w:r>
            </w:del>
          </w:p>
        </w:tc>
      </w:tr>
      <w:tr w:rsidR="00546FC9" w:rsidRPr="00C47FE2" w14:paraId="5FCABE85"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4339B2F4" w14:textId="70654A71"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926" w:author="khanguyen" w:date="2017-03-17T23:08:00Z">
              <w:r>
                <w:rPr>
                  <w:rFonts w:cs="Arial"/>
                  <w:color w:val="4B4B63"/>
                  <w:sz w:val="20"/>
                  <w:szCs w:val="20"/>
                </w:rPr>
                <w:t>Click_Tasks_button</w:t>
              </w:r>
            </w:ins>
            <w:del w:id="2927" w:author="khanguyen" w:date="2017-03-17T23:07:00Z">
              <w:r w:rsidRPr="00C47FE2" w:rsidDel="005D5052">
                <w:rPr>
                  <w:rFonts w:eastAsia="Times New Roman" w:cs="Arial"/>
                  <w:color w:val="4B4B63"/>
                  <w:sz w:val="20"/>
                  <w:szCs w:val="20"/>
                  <w:lang w:val="en-US"/>
                </w:rPr>
                <w:delText>Click_Save_Contact</w:delText>
              </w:r>
            </w:del>
          </w:p>
        </w:tc>
        <w:tc>
          <w:tcPr>
            <w:tcW w:w="846" w:type="dxa"/>
            <w:tcBorders>
              <w:top w:val="nil"/>
              <w:left w:val="nil"/>
              <w:bottom w:val="single" w:sz="4" w:space="0" w:color="ACB9CA"/>
              <w:right w:val="single" w:sz="4" w:space="0" w:color="ACB9CA"/>
            </w:tcBorders>
            <w:shd w:val="clear" w:color="000000" w:fill="FFFFFF"/>
            <w:vAlign w:val="center"/>
            <w:hideMark/>
          </w:tcPr>
          <w:p w14:paraId="17930C64" w14:textId="243A751F" w:rsidR="00546FC9" w:rsidRPr="00C47FE2" w:rsidRDefault="00546FC9" w:rsidP="00546FC9">
            <w:pPr>
              <w:spacing w:before="0" w:after="0" w:line="240" w:lineRule="auto"/>
              <w:jc w:val="right"/>
              <w:rPr>
                <w:rFonts w:eastAsia="Times New Roman" w:cs="Arial"/>
                <w:color w:val="4B4B63"/>
                <w:sz w:val="20"/>
                <w:szCs w:val="20"/>
                <w:lang w:val="en-US"/>
              </w:rPr>
            </w:pPr>
            <w:ins w:id="2928" w:author="khanguyen" w:date="2017-03-17T23:08:00Z">
              <w:r>
                <w:rPr>
                  <w:rFonts w:cs="Arial"/>
                  <w:color w:val="4B4B63"/>
                  <w:sz w:val="20"/>
                  <w:szCs w:val="20"/>
                </w:rPr>
                <w:t>554</w:t>
              </w:r>
            </w:ins>
            <w:del w:id="2929" w:author="khanguyen" w:date="2017-03-17T23:07:00Z">
              <w:r w:rsidRPr="00C47FE2" w:rsidDel="005D5052">
                <w:rPr>
                  <w:rFonts w:eastAsia="Times New Roman" w:cs="Arial"/>
                  <w:color w:val="4B4B63"/>
                  <w:sz w:val="20"/>
                  <w:szCs w:val="20"/>
                  <w:lang w:val="en-US"/>
                </w:rPr>
                <w:delText>2900</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7F4F1252" w14:textId="69B2EEFC" w:rsidR="00546FC9" w:rsidRPr="00C47FE2" w:rsidRDefault="00546FC9" w:rsidP="00546FC9">
            <w:pPr>
              <w:spacing w:before="0" w:after="0" w:line="240" w:lineRule="auto"/>
              <w:jc w:val="right"/>
              <w:rPr>
                <w:rFonts w:eastAsia="Times New Roman" w:cs="Arial"/>
                <w:color w:val="4B4B63"/>
                <w:sz w:val="20"/>
                <w:szCs w:val="20"/>
                <w:lang w:val="en-US"/>
              </w:rPr>
            </w:pPr>
            <w:ins w:id="2930" w:author="khanguyen" w:date="2017-03-17T23:08:00Z">
              <w:r>
                <w:rPr>
                  <w:rFonts w:cs="Arial"/>
                  <w:color w:val="4B4B63"/>
                  <w:sz w:val="20"/>
                  <w:szCs w:val="20"/>
                </w:rPr>
                <w:t>123.33</w:t>
              </w:r>
            </w:ins>
            <w:del w:id="2931" w:author="khanguyen" w:date="2017-03-17T23:07:00Z">
              <w:r w:rsidRPr="00C47FE2" w:rsidDel="005D5052">
                <w:rPr>
                  <w:rFonts w:eastAsia="Times New Roman" w:cs="Arial"/>
                  <w:color w:val="4B4B63"/>
                  <w:sz w:val="20"/>
                  <w:szCs w:val="20"/>
                  <w:lang w:val="en-US"/>
                </w:rPr>
                <w:delText>172996.86</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177EC442" w14:textId="2B49F441" w:rsidR="00546FC9" w:rsidRPr="00C47FE2" w:rsidRDefault="00546FC9" w:rsidP="00546FC9">
            <w:pPr>
              <w:spacing w:before="0" w:after="0" w:line="240" w:lineRule="auto"/>
              <w:jc w:val="right"/>
              <w:rPr>
                <w:rFonts w:eastAsia="Times New Roman" w:cs="Arial"/>
                <w:color w:val="4B4B63"/>
                <w:sz w:val="20"/>
                <w:szCs w:val="20"/>
                <w:lang w:val="en-US"/>
              </w:rPr>
            </w:pPr>
            <w:ins w:id="2932" w:author="khanguyen" w:date="2017-03-17T23:08:00Z">
              <w:r>
                <w:rPr>
                  <w:rFonts w:cs="Arial"/>
                  <w:color w:val="4B4B63"/>
                  <w:sz w:val="20"/>
                  <w:szCs w:val="20"/>
                </w:rPr>
                <w:t>313</w:t>
              </w:r>
            </w:ins>
            <w:del w:id="2933" w:author="khanguyen" w:date="2017-03-17T23:07:00Z">
              <w:r w:rsidRPr="00C47FE2" w:rsidDel="005D5052">
                <w:rPr>
                  <w:rFonts w:eastAsia="Times New Roman" w:cs="Arial"/>
                  <w:color w:val="4B4B63"/>
                  <w:sz w:val="20"/>
                  <w:szCs w:val="20"/>
                  <w:lang w:val="en-US"/>
                </w:rPr>
                <w:delText>171703.2</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753BE42D" w14:textId="6F5EDDE5" w:rsidR="00546FC9" w:rsidRPr="00C47FE2" w:rsidRDefault="00546FC9" w:rsidP="00546FC9">
            <w:pPr>
              <w:spacing w:before="0" w:after="0" w:line="240" w:lineRule="auto"/>
              <w:jc w:val="right"/>
              <w:rPr>
                <w:rFonts w:eastAsia="Times New Roman" w:cs="Arial"/>
                <w:color w:val="4B4B63"/>
                <w:sz w:val="20"/>
                <w:szCs w:val="20"/>
                <w:lang w:val="en-US"/>
              </w:rPr>
            </w:pPr>
            <w:ins w:id="2934" w:author="khanguyen" w:date="2017-03-17T23:08:00Z">
              <w:r>
                <w:rPr>
                  <w:rFonts w:cs="Arial"/>
                  <w:color w:val="4B4B63"/>
                  <w:sz w:val="20"/>
                  <w:szCs w:val="20"/>
                </w:rPr>
                <w:t>407</w:t>
              </w:r>
            </w:ins>
            <w:del w:id="2935" w:author="khanguyen" w:date="2017-03-17T23:07:00Z">
              <w:r w:rsidRPr="00C47FE2" w:rsidDel="005D5052">
                <w:rPr>
                  <w:rFonts w:eastAsia="Times New Roman" w:cs="Arial"/>
                  <w:color w:val="4B4B63"/>
                  <w:sz w:val="20"/>
                  <w:szCs w:val="20"/>
                  <w:lang w:val="en-US"/>
                </w:rPr>
                <w:delText>313843.4</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15AD8823" w14:textId="5E6CECA5" w:rsidR="00546FC9" w:rsidRPr="00C47FE2" w:rsidRDefault="00546FC9" w:rsidP="00546FC9">
            <w:pPr>
              <w:spacing w:before="0" w:after="0" w:line="240" w:lineRule="auto"/>
              <w:jc w:val="right"/>
              <w:rPr>
                <w:rFonts w:eastAsia="Times New Roman" w:cs="Arial"/>
                <w:color w:val="4B4B63"/>
                <w:sz w:val="20"/>
                <w:szCs w:val="20"/>
                <w:lang w:val="en-US"/>
              </w:rPr>
            </w:pPr>
            <w:ins w:id="2936" w:author="khanguyen" w:date="2017-03-17T23:08:00Z">
              <w:r>
                <w:rPr>
                  <w:rFonts w:cs="Arial"/>
                  <w:color w:val="4B4B63"/>
                  <w:sz w:val="20"/>
                  <w:szCs w:val="20"/>
                </w:rPr>
                <w:t>639</w:t>
              </w:r>
            </w:ins>
            <w:del w:id="2937" w:author="khanguyen" w:date="2017-03-17T23:07:00Z">
              <w:r w:rsidRPr="00C47FE2" w:rsidDel="005D5052">
                <w:rPr>
                  <w:rFonts w:eastAsia="Times New Roman" w:cs="Arial"/>
                  <w:color w:val="4B4B63"/>
                  <w:sz w:val="20"/>
                  <w:szCs w:val="20"/>
                  <w:lang w:val="en-US"/>
                </w:rPr>
                <w:delText>583885.74</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3D4C6EDF" w14:textId="2F4487BB" w:rsidR="00546FC9" w:rsidRPr="00C47FE2" w:rsidRDefault="00546FC9" w:rsidP="00546FC9">
            <w:pPr>
              <w:spacing w:before="0" w:after="0" w:line="240" w:lineRule="auto"/>
              <w:jc w:val="right"/>
              <w:rPr>
                <w:rFonts w:eastAsia="Times New Roman" w:cs="Arial"/>
                <w:color w:val="4B4B63"/>
                <w:sz w:val="20"/>
                <w:szCs w:val="20"/>
                <w:lang w:val="en-US"/>
              </w:rPr>
            </w:pPr>
            <w:ins w:id="2938" w:author="khanguyen" w:date="2017-03-17T23:08:00Z">
              <w:r>
                <w:rPr>
                  <w:rFonts w:cs="Arial"/>
                  <w:color w:val="4B4B63"/>
                  <w:sz w:val="20"/>
                  <w:szCs w:val="20"/>
                </w:rPr>
                <w:t>3</w:t>
              </w:r>
            </w:ins>
            <w:del w:id="2939" w:author="khanguyen" w:date="2017-03-17T23:07:00Z">
              <w:r w:rsidRPr="00C47FE2" w:rsidDel="005D5052">
                <w:rPr>
                  <w:rFonts w:eastAsia="Times New Roman" w:cs="Arial"/>
                  <w:color w:val="4B4B63"/>
                  <w:sz w:val="20"/>
                  <w:szCs w:val="20"/>
                  <w:lang w:val="en-US"/>
                </w:rPr>
                <w:delText>6</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384637C8" w14:textId="77DE5C5E" w:rsidR="00546FC9" w:rsidRPr="00C47FE2" w:rsidRDefault="00546FC9" w:rsidP="00546FC9">
            <w:pPr>
              <w:spacing w:before="0" w:after="0" w:line="240" w:lineRule="auto"/>
              <w:jc w:val="right"/>
              <w:rPr>
                <w:rFonts w:eastAsia="Times New Roman" w:cs="Arial"/>
                <w:color w:val="4B4B63"/>
                <w:sz w:val="20"/>
                <w:szCs w:val="20"/>
                <w:lang w:val="en-US"/>
              </w:rPr>
            </w:pPr>
            <w:ins w:id="2940" w:author="khanguyen" w:date="2017-03-17T23:08:00Z">
              <w:r>
                <w:rPr>
                  <w:rFonts w:cs="Arial"/>
                  <w:color w:val="4B4B63"/>
                  <w:sz w:val="20"/>
                  <w:szCs w:val="20"/>
                </w:rPr>
                <w:t>1529</w:t>
              </w:r>
            </w:ins>
            <w:del w:id="2941" w:author="khanguyen" w:date="2017-03-17T23:07:00Z">
              <w:r w:rsidRPr="00C47FE2" w:rsidDel="005D5052">
                <w:rPr>
                  <w:rFonts w:eastAsia="Times New Roman" w:cs="Arial"/>
                  <w:color w:val="4B4B63"/>
                  <w:sz w:val="20"/>
                  <w:szCs w:val="20"/>
                  <w:lang w:val="en-US"/>
                </w:rPr>
                <w:delText>1861761</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78D6B42B" w14:textId="60B8367B" w:rsidR="00546FC9" w:rsidRPr="00C47FE2" w:rsidRDefault="00546FC9" w:rsidP="00546FC9">
            <w:pPr>
              <w:spacing w:before="0" w:after="0" w:line="240" w:lineRule="auto"/>
              <w:jc w:val="right"/>
              <w:rPr>
                <w:rFonts w:eastAsia="Times New Roman" w:cs="Arial"/>
                <w:color w:val="4B4B63"/>
                <w:sz w:val="20"/>
                <w:szCs w:val="20"/>
                <w:lang w:val="en-US"/>
              </w:rPr>
            </w:pPr>
            <w:ins w:id="2942" w:author="khanguyen" w:date="2017-03-17T23:08:00Z">
              <w:r>
                <w:rPr>
                  <w:rFonts w:cs="Arial"/>
                  <w:color w:val="4B4B63"/>
                  <w:sz w:val="20"/>
                  <w:szCs w:val="20"/>
                </w:rPr>
                <w:t>0%</w:t>
              </w:r>
            </w:ins>
            <w:del w:id="2943" w:author="khanguyen" w:date="2017-03-17T23:07:00Z">
              <w:r w:rsidRPr="00C47FE2" w:rsidDel="005D5052">
                <w:rPr>
                  <w:rFonts w:eastAsia="Times New Roman" w:cs="Arial"/>
                  <w:color w:val="4B4B63"/>
                  <w:sz w:val="20"/>
                  <w:szCs w:val="20"/>
                  <w:lang w:val="en-US"/>
                </w:rPr>
                <w:delText>0.45%</w:delText>
              </w:r>
            </w:del>
          </w:p>
        </w:tc>
      </w:tr>
      <w:tr w:rsidR="00546FC9" w:rsidRPr="00C47FE2" w14:paraId="6BE74078"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7FFBD98A" w14:textId="570CF910"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944" w:author="khanguyen" w:date="2017-03-17T23:08:00Z">
              <w:r>
                <w:rPr>
                  <w:rFonts w:cs="Arial"/>
                  <w:color w:val="4B4B63"/>
                  <w:sz w:val="20"/>
                  <w:szCs w:val="20"/>
                </w:rPr>
                <w:t>DEL Empty project</w:t>
              </w:r>
            </w:ins>
            <w:del w:id="2945" w:author="khanguyen" w:date="2017-03-17T23:07:00Z">
              <w:r w:rsidRPr="00C47FE2" w:rsidDel="005D5052">
                <w:rPr>
                  <w:rFonts w:eastAsia="Times New Roman" w:cs="Arial"/>
                  <w:color w:val="4B4B63"/>
                  <w:sz w:val="20"/>
                  <w:szCs w:val="20"/>
                  <w:lang w:val="en-US"/>
                </w:rPr>
                <w:delText>Click_Save_expense</w:delText>
              </w:r>
            </w:del>
          </w:p>
        </w:tc>
        <w:tc>
          <w:tcPr>
            <w:tcW w:w="846" w:type="dxa"/>
            <w:tcBorders>
              <w:top w:val="nil"/>
              <w:left w:val="nil"/>
              <w:bottom w:val="single" w:sz="4" w:space="0" w:color="ACB9CA"/>
              <w:right w:val="single" w:sz="4" w:space="0" w:color="ACB9CA"/>
            </w:tcBorders>
            <w:shd w:val="clear" w:color="000000" w:fill="FFFFFF"/>
            <w:vAlign w:val="center"/>
            <w:hideMark/>
          </w:tcPr>
          <w:p w14:paraId="7BD5928B" w14:textId="68E88700" w:rsidR="00546FC9" w:rsidRPr="00C47FE2" w:rsidRDefault="00546FC9" w:rsidP="00546FC9">
            <w:pPr>
              <w:spacing w:before="0" w:after="0" w:line="240" w:lineRule="auto"/>
              <w:jc w:val="right"/>
              <w:rPr>
                <w:rFonts w:eastAsia="Times New Roman" w:cs="Arial"/>
                <w:color w:val="4B4B63"/>
                <w:sz w:val="20"/>
                <w:szCs w:val="20"/>
                <w:lang w:val="en-US"/>
              </w:rPr>
            </w:pPr>
            <w:ins w:id="2946" w:author="khanguyen" w:date="2017-03-17T23:08:00Z">
              <w:r>
                <w:rPr>
                  <w:rFonts w:cs="Arial"/>
                  <w:color w:val="4B4B63"/>
                  <w:sz w:val="20"/>
                  <w:szCs w:val="20"/>
                </w:rPr>
                <w:t>2</w:t>
              </w:r>
            </w:ins>
            <w:del w:id="2947" w:author="khanguyen" w:date="2017-03-17T23:07:00Z">
              <w:r w:rsidRPr="00C47FE2" w:rsidDel="005D5052">
                <w:rPr>
                  <w:rFonts w:eastAsia="Times New Roman" w:cs="Arial"/>
                  <w:color w:val="4B4B63"/>
                  <w:sz w:val="20"/>
                  <w:szCs w:val="20"/>
                  <w:lang w:val="en-US"/>
                </w:rPr>
                <w:delText>44</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4B63D1CF" w14:textId="1BCEEC52" w:rsidR="00546FC9" w:rsidRPr="00C47FE2" w:rsidRDefault="00546FC9" w:rsidP="00546FC9">
            <w:pPr>
              <w:spacing w:before="0" w:after="0" w:line="240" w:lineRule="auto"/>
              <w:jc w:val="right"/>
              <w:rPr>
                <w:rFonts w:eastAsia="Times New Roman" w:cs="Arial"/>
                <w:color w:val="4B4B63"/>
                <w:sz w:val="20"/>
                <w:szCs w:val="20"/>
                <w:lang w:val="en-US"/>
              </w:rPr>
            </w:pPr>
            <w:ins w:id="2948" w:author="khanguyen" w:date="2017-03-17T23:08:00Z">
              <w:r>
                <w:rPr>
                  <w:rFonts w:cs="Arial"/>
                  <w:color w:val="4B4B63"/>
                  <w:sz w:val="20"/>
                  <w:szCs w:val="20"/>
                </w:rPr>
                <w:t>188767</w:t>
              </w:r>
            </w:ins>
            <w:del w:id="2949" w:author="khanguyen" w:date="2017-03-17T23:07:00Z">
              <w:r w:rsidRPr="00C47FE2" w:rsidDel="005D5052">
                <w:rPr>
                  <w:rFonts w:eastAsia="Times New Roman" w:cs="Arial"/>
                  <w:color w:val="4B4B63"/>
                  <w:sz w:val="20"/>
                  <w:szCs w:val="20"/>
                  <w:lang w:val="en-US"/>
                </w:rPr>
                <w:delText>177420</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F74E104" w14:textId="5937F72C" w:rsidR="00546FC9" w:rsidRPr="00C47FE2" w:rsidRDefault="00546FC9" w:rsidP="00546FC9">
            <w:pPr>
              <w:spacing w:before="0" w:after="0" w:line="240" w:lineRule="auto"/>
              <w:jc w:val="right"/>
              <w:rPr>
                <w:rFonts w:eastAsia="Times New Roman" w:cs="Arial"/>
                <w:color w:val="4B4B63"/>
                <w:sz w:val="20"/>
                <w:szCs w:val="20"/>
                <w:lang w:val="en-US"/>
              </w:rPr>
            </w:pPr>
            <w:ins w:id="2950" w:author="khanguyen" w:date="2017-03-17T23:08:00Z">
              <w:r>
                <w:rPr>
                  <w:rFonts w:cs="Arial"/>
                  <w:color w:val="4B4B63"/>
                  <w:sz w:val="20"/>
                  <w:szCs w:val="20"/>
                </w:rPr>
                <w:t>204543</w:t>
              </w:r>
            </w:ins>
            <w:del w:id="2951" w:author="khanguyen" w:date="2017-03-17T23:07:00Z">
              <w:r w:rsidRPr="00C47FE2" w:rsidDel="005D5052">
                <w:rPr>
                  <w:rFonts w:eastAsia="Times New Roman" w:cs="Arial"/>
                  <w:color w:val="4B4B63"/>
                  <w:sz w:val="20"/>
                  <w:szCs w:val="20"/>
                  <w:lang w:val="en-US"/>
                </w:rPr>
                <w:delText>217343</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51E94918" w14:textId="7CB2DC49" w:rsidR="00546FC9" w:rsidRPr="00C47FE2" w:rsidRDefault="00546FC9" w:rsidP="00546FC9">
            <w:pPr>
              <w:spacing w:before="0" w:after="0" w:line="240" w:lineRule="auto"/>
              <w:jc w:val="right"/>
              <w:rPr>
                <w:rFonts w:eastAsia="Times New Roman" w:cs="Arial"/>
                <w:color w:val="4B4B63"/>
                <w:sz w:val="20"/>
                <w:szCs w:val="20"/>
                <w:lang w:val="en-US"/>
              </w:rPr>
            </w:pPr>
            <w:ins w:id="2952" w:author="khanguyen" w:date="2017-03-17T23:08:00Z">
              <w:r>
                <w:rPr>
                  <w:rFonts w:cs="Arial"/>
                  <w:color w:val="4B4B63"/>
                  <w:sz w:val="20"/>
                  <w:szCs w:val="20"/>
                </w:rPr>
                <w:t>204543</w:t>
              </w:r>
            </w:ins>
            <w:del w:id="2953" w:author="khanguyen" w:date="2017-03-17T23:07:00Z">
              <w:r w:rsidRPr="00C47FE2" w:rsidDel="005D5052">
                <w:rPr>
                  <w:rFonts w:eastAsia="Times New Roman" w:cs="Arial"/>
                  <w:color w:val="4B4B63"/>
                  <w:sz w:val="20"/>
                  <w:szCs w:val="20"/>
                  <w:lang w:val="en-US"/>
                </w:rPr>
                <w:delText>237183</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7DA5F41C" w14:textId="176CCCF1" w:rsidR="00546FC9" w:rsidRPr="00C47FE2" w:rsidRDefault="00546FC9" w:rsidP="00546FC9">
            <w:pPr>
              <w:spacing w:before="0" w:after="0" w:line="240" w:lineRule="auto"/>
              <w:jc w:val="right"/>
              <w:rPr>
                <w:rFonts w:eastAsia="Times New Roman" w:cs="Arial"/>
                <w:color w:val="4B4B63"/>
                <w:sz w:val="20"/>
                <w:szCs w:val="20"/>
                <w:lang w:val="en-US"/>
              </w:rPr>
            </w:pPr>
            <w:ins w:id="2954" w:author="khanguyen" w:date="2017-03-17T23:08:00Z">
              <w:r>
                <w:rPr>
                  <w:rFonts w:cs="Arial"/>
                  <w:color w:val="4B4B63"/>
                  <w:sz w:val="20"/>
                  <w:szCs w:val="20"/>
                </w:rPr>
                <w:t>204543</w:t>
              </w:r>
            </w:ins>
            <w:del w:id="2955" w:author="khanguyen" w:date="2017-03-17T23:07:00Z">
              <w:r w:rsidRPr="00C47FE2" w:rsidDel="005D5052">
                <w:rPr>
                  <w:rFonts w:eastAsia="Times New Roman" w:cs="Arial"/>
                  <w:color w:val="4B4B63"/>
                  <w:sz w:val="20"/>
                  <w:szCs w:val="20"/>
                  <w:lang w:val="en-US"/>
                </w:rPr>
                <w:delText>244991</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6292C091" w14:textId="28561A82" w:rsidR="00546FC9" w:rsidRPr="00C47FE2" w:rsidRDefault="00546FC9" w:rsidP="00546FC9">
            <w:pPr>
              <w:spacing w:before="0" w:after="0" w:line="240" w:lineRule="auto"/>
              <w:jc w:val="right"/>
              <w:rPr>
                <w:rFonts w:eastAsia="Times New Roman" w:cs="Arial"/>
                <w:color w:val="4B4B63"/>
                <w:sz w:val="20"/>
                <w:szCs w:val="20"/>
                <w:lang w:val="en-US"/>
              </w:rPr>
            </w:pPr>
            <w:ins w:id="2956" w:author="khanguyen" w:date="2017-03-17T23:08:00Z">
              <w:r>
                <w:rPr>
                  <w:rFonts w:cs="Arial"/>
                  <w:color w:val="4B4B63"/>
                  <w:sz w:val="20"/>
                  <w:szCs w:val="20"/>
                </w:rPr>
                <w:t>173034</w:t>
              </w:r>
            </w:ins>
            <w:del w:id="2957" w:author="khanguyen" w:date="2017-03-17T23:07:00Z">
              <w:r w:rsidRPr="00C47FE2" w:rsidDel="005D5052">
                <w:rPr>
                  <w:rFonts w:eastAsia="Times New Roman" w:cs="Arial"/>
                  <w:color w:val="4B4B63"/>
                  <w:sz w:val="20"/>
                  <w:szCs w:val="20"/>
                  <w:lang w:val="en-US"/>
                </w:rPr>
                <w:delText>106741</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32F2782F" w14:textId="6047E1C0" w:rsidR="00546FC9" w:rsidRPr="00C47FE2" w:rsidRDefault="00546FC9" w:rsidP="00546FC9">
            <w:pPr>
              <w:spacing w:before="0" w:after="0" w:line="240" w:lineRule="auto"/>
              <w:jc w:val="right"/>
              <w:rPr>
                <w:rFonts w:eastAsia="Times New Roman" w:cs="Arial"/>
                <w:color w:val="4B4B63"/>
                <w:sz w:val="20"/>
                <w:szCs w:val="20"/>
                <w:lang w:val="en-US"/>
              </w:rPr>
            </w:pPr>
            <w:ins w:id="2958" w:author="khanguyen" w:date="2017-03-17T23:08:00Z">
              <w:r>
                <w:rPr>
                  <w:rFonts w:cs="Arial"/>
                  <w:color w:val="4B4B63"/>
                  <w:sz w:val="20"/>
                  <w:szCs w:val="20"/>
                </w:rPr>
                <w:t>204500</w:t>
              </w:r>
            </w:ins>
            <w:del w:id="2959" w:author="khanguyen" w:date="2017-03-17T23:07:00Z">
              <w:r w:rsidRPr="00C47FE2" w:rsidDel="005D5052">
                <w:rPr>
                  <w:rFonts w:eastAsia="Times New Roman" w:cs="Arial"/>
                  <w:color w:val="4B4B63"/>
                  <w:sz w:val="20"/>
                  <w:szCs w:val="20"/>
                  <w:lang w:val="en-US"/>
                </w:rPr>
                <w:delText>244908</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1AF96012" w14:textId="30DE8DB7" w:rsidR="00546FC9" w:rsidRPr="00C47FE2" w:rsidRDefault="00546FC9" w:rsidP="00546FC9">
            <w:pPr>
              <w:spacing w:before="0" w:after="0" w:line="240" w:lineRule="auto"/>
              <w:jc w:val="right"/>
              <w:rPr>
                <w:rFonts w:eastAsia="Times New Roman" w:cs="Arial"/>
                <w:color w:val="4B4B63"/>
                <w:sz w:val="20"/>
                <w:szCs w:val="20"/>
                <w:lang w:val="en-US"/>
              </w:rPr>
            </w:pPr>
            <w:ins w:id="2960" w:author="khanguyen" w:date="2017-03-17T23:08:00Z">
              <w:r>
                <w:rPr>
                  <w:rFonts w:cs="Arial"/>
                  <w:color w:val="4B4B63"/>
                  <w:sz w:val="20"/>
                  <w:szCs w:val="20"/>
                </w:rPr>
                <w:t>0%</w:t>
              </w:r>
            </w:ins>
            <w:del w:id="2961" w:author="khanguyen" w:date="2017-03-17T23:07:00Z">
              <w:r w:rsidRPr="00C47FE2" w:rsidDel="005D5052">
                <w:rPr>
                  <w:rFonts w:eastAsia="Times New Roman" w:cs="Arial"/>
                  <w:color w:val="4B4B63"/>
                  <w:sz w:val="20"/>
                  <w:szCs w:val="20"/>
                  <w:lang w:val="en-US"/>
                </w:rPr>
                <w:delText>0%</w:delText>
              </w:r>
            </w:del>
          </w:p>
        </w:tc>
      </w:tr>
      <w:tr w:rsidR="00546FC9" w:rsidRPr="00C47FE2" w14:paraId="3F7D1406"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21A122B2" w14:textId="5316BCE8"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962" w:author="khanguyen" w:date="2017-03-17T23:08:00Z">
              <w:r>
                <w:rPr>
                  <w:rFonts w:cs="Arial"/>
                  <w:color w:val="4B4B63"/>
                  <w:sz w:val="20"/>
                  <w:szCs w:val="20"/>
                </w:rPr>
                <w:t>DELETE CompanyContact</w:t>
              </w:r>
            </w:ins>
            <w:del w:id="2963" w:author="khanguyen" w:date="2017-03-17T23:07:00Z">
              <w:r w:rsidRPr="00C47FE2" w:rsidDel="005D5052">
                <w:rPr>
                  <w:rFonts w:eastAsia="Times New Roman" w:cs="Arial"/>
                  <w:color w:val="4B4B63"/>
                  <w:sz w:val="20"/>
                  <w:szCs w:val="20"/>
                  <w:lang w:val="en-US"/>
                </w:rPr>
                <w:delText>Click_Save_Expense</w:delText>
              </w:r>
            </w:del>
          </w:p>
        </w:tc>
        <w:tc>
          <w:tcPr>
            <w:tcW w:w="846" w:type="dxa"/>
            <w:tcBorders>
              <w:top w:val="nil"/>
              <w:left w:val="nil"/>
              <w:bottom w:val="single" w:sz="4" w:space="0" w:color="ACB9CA"/>
              <w:right w:val="single" w:sz="4" w:space="0" w:color="ACB9CA"/>
            </w:tcBorders>
            <w:shd w:val="clear" w:color="000000" w:fill="FFFFFF"/>
            <w:vAlign w:val="center"/>
            <w:hideMark/>
          </w:tcPr>
          <w:p w14:paraId="3DBCDE1B" w14:textId="5A7C8AA2" w:rsidR="00546FC9" w:rsidRPr="00C47FE2" w:rsidRDefault="00546FC9" w:rsidP="00546FC9">
            <w:pPr>
              <w:spacing w:before="0" w:after="0" w:line="240" w:lineRule="auto"/>
              <w:jc w:val="right"/>
              <w:rPr>
                <w:rFonts w:eastAsia="Times New Roman" w:cs="Arial"/>
                <w:color w:val="4B4B63"/>
                <w:sz w:val="20"/>
                <w:szCs w:val="20"/>
                <w:lang w:val="en-US"/>
              </w:rPr>
            </w:pPr>
            <w:ins w:id="2964" w:author="khanguyen" w:date="2017-03-17T23:08:00Z">
              <w:r>
                <w:rPr>
                  <w:rFonts w:cs="Arial"/>
                  <w:color w:val="4B4B63"/>
                  <w:sz w:val="20"/>
                  <w:szCs w:val="20"/>
                </w:rPr>
                <w:t>667</w:t>
              </w:r>
            </w:ins>
            <w:del w:id="2965" w:author="khanguyen" w:date="2017-03-17T23:07:00Z">
              <w:r w:rsidRPr="00C47FE2" w:rsidDel="005D5052">
                <w:rPr>
                  <w:rFonts w:eastAsia="Times New Roman" w:cs="Arial"/>
                  <w:color w:val="4B4B63"/>
                  <w:sz w:val="20"/>
                  <w:szCs w:val="20"/>
                  <w:lang w:val="en-US"/>
                </w:rPr>
                <w:delText>1032</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11A18AAD" w14:textId="711C2ECB" w:rsidR="00546FC9" w:rsidRPr="00C47FE2" w:rsidRDefault="00546FC9" w:rsidP="00546FC9">
            <w:pPr>
              <w:spacing w:before="0" w:after="0" w:line="240" w:lineRule="auto"/>
              <w:jc w:val="right"/>
              <w:rPr>
                <w:rFonts w:eastAsia="Times New Roman" w:cs="Arial"/>
                <w:color w:val="4B4B63"/>
                <w:sz w:val="20"/>
                <w:szCs w:val="20"/>
                <w:lang w:val="en-US"/>
              </w:rPr>
            </w:pPr>
            <w:ins w:id="2966" w:author="khanguyen" w:date="2017-03-17T23:08:00Z">
              <w:r>
                <w:rPr>
                  <w:rFonts w:cs="Arial"/>
                  <w:color w:val="4B4B63"/>
                  <w:sz w:val="20"/>
                  <w:szCs w:val="20"/>
                </w:rPr>
                <w:t>519663.2</w:t>
              </w:r>
            </w:ins>
            <w:del w:id="2967" w:author="khanguyen" w:date="2017-03-17T23:07:00Z">
              <w:r w:rsidRPr="00C47FE2" w:rsidDel="005D5052">
                <w:rPr>
                  <w:rFonts w:eastAsia="Times New Roman" w:cs="Arial"/>
                  <w:color w:val="4B4B63"/>
                  <w:sz w:val="20"/>
                  <w:szCs w:val="20"/>
                  <w:lang w:val="en-US"/>
                </w:rPr>
                <w:delText>730432</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7D51D2A8" w14:textId="59A1C806" w:rsidR="00546FC9" w:rsidRPr="00C47FE2" w:rsidRDefault="00546FC9" w:rsidP="00546FC9">
            <w:pPr>
              <w:spacing w:before="0" w:after="0" w:line="240" w:lineRule="auto"/>
              <w:jc w:val="right"/>
              <w:rPr>
                <w:rFonts w:eastAsia="Times New Roman" w:cs="Arial"/>
                <w:color w:val="4B4B63"/>
                <w:sz w:val="20"/>
                <w:szCs w:val="20"/>
                <w:lang w:val="en-US"/>
              </w:rPr>
            </w:pPr>
            <w:ins w:id="2968" w:author="khanguyen" w:date="2017-03-17T23:08:00Z">
              <w:r>
                <w:rPr>
                  <w:rFonts w:cs="Arial"/>
                  <w:color w:val="4B4B63"/>
                  <w:sz w:val="20"/>
                  <w:szCs w:val="20"/>
                </w:rPr>
                <w:t>630549.7</w:t>
              </w:r>
            </w:ins>
            <w:del w:id="2969" w:author="khanguyen" w:date="2017-03-17T23:07:00Z">
              <w:r w:rsidRPr="00C47FE2" w:rsidDel="005D5052">
                <w:rPr>
                  <w:rFonts w:eastAsia="Times New Roman" w:cs="Arial"/>
                  <w:color w:val="4B4B63"/>
                  <w:sz w:val="20"/>
                  <w:szCs w:val="20"/>
                  <w:lang w:val="en-US"/>
                </w:rPr>
                <w:delText>804435.3</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70B5FA2" w14:textId="05DACFB8" w:rsidR="00546FC9" w:rsidRPr="00C47FE2" w:rsidRDefault="00546FC9" w:rsidP="00546FC9">
            <w:pPr>
              <w:spacing w:before="0" w:after="0" w:line="240" w:lineRule="auto"/>
              <w:jc w:val="right"/>
              <w:rPr>
                <w:rFonts w:eastAsia="Times New Roman" w:cs="Arial"/>
                <w:color w:val="4B4B63"/>
                <w:sz w:val="20"/>
                <w:szCs w:val="20"/>
                <w:lang w:val="en-US"/>
              </w:rPr>
            </w:pPr>
            <w:ins w:id="2970" w:author="khanguyen" w:date="2017-03-17T23:08:00Z">
              <w:r>
                <w:rPr>
                  <w:rFonts w:cs="Arial"/>
                  <w:color w:val="4B4B63"/>
                  <w:sz w:val="20"/>
                  <w:szCs w:val="20"/>
                </w:rPr>
                <w:t>764566.2</w:t>
              </w:r>
            </w:ins>
            <w:del w:id="2971" w:author="khanguyen" w:date="2017-03-17T23:07:00Z">
              <w:r w:rsidRPr="00C47FE2" w:rsidDel="005D5052">
                <w:rPr>
                  <w:rFonts w:eastAsia="Times New Roman" w:cs="Arial"/>
                  <w:color w:val="4B4B63"/>
                  <w:sz w:val="20"/>
                  <w:szCs w:val="20"/>
                  <w:lang w:val="en-US"/>
                </w:rPr>
                <w:delText>921189.7</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1A609335" w14:textId="096A5D32" w:rsidR="00546FC9" w:rsidRPr="00C47FE2" w:rsidRDefault="00546FC9" w:rsidP="00546FC9">
            <w:pPr>
              <w:spacing w:before="0" w:after="0" w:line="240" w:lineRule="auto"/>
              <w:jc w:val="right"/>
              <w:rPr>
                <w:rFonts w:eastAsia="Times New Roman" w:cs="Arial"/>
                <w:color w:val="4B4B63"/>
                <w:sz w:val="20"/>
                <w:szCs w:val="20"/>
                <w:lang w:val="en-US"/>
              </w:rPr>
            </w:pPr>
            <w:ins w:id="2972" w:author="khanguyen" w:date="2017-03-17T23:08:00Z">
              <w:r>
                <w:rPr>
                  <w:rFonts w:cs="Arial"/>
                  <w:color w:val="4B4B63"/>
                  <w:sz w:val="20"/>
                  <w:szCs w:val="20"/>
                </w:rPr>
                <w:t>942330.8</w:t>
              </w:r>
            </w:ins>
            <w:del w:id="2973" w:author="khanguyen" w:date="2017-03-17T23:07:00Z">
              <w:r w:rsidRPr="00C47FE2" w:rsidDel="005D5052">
                <w:rPr>
                  <w:rFonts w:eastAsia="Times New Roman" w:cs="Arial"/>
                  <w:color w:val="4B4B63"/>
                  <w:sz w:val="20"/>
                  <w:szCs w:val="20"/>
                  <w:lang w:val="en-US"/>
                </w:rPr>
                <w:delText>1009292.39</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05FC2B6E" w14:textId="3ED3586A" w:rsidR="00546FC9" w:rsidRPr="00C47FE2" w:rsidRDefault="00546FC9" w:rsidP="00546FC9">
            <w:pPr>
              <w:spacing w:before="0" w:after="0" w:line="240" w:lineRule="auto"/>
              <w:jc w:val="right"/>
              <w:rPr>
                <w:rFonts w:eastAsia="Times New Roman" w:cs="Arial"/>
                <w:color w:val="4B4B63"/>
                <w:sz w:val="20"/>
                <w:szCs w:val="20"/>
                <w:lang w:val="en-US"/>
              </w:rPr>
            </w:pPr>
            <w:ins w:id="2974" w:author="khanguyen" w:date="2017-03-17T23:08:00Z">
              <w:r>
                <w:rPr>
                  <w:rFonts w:cs="Arial"/>
                  <w:color w:val="4B4B63"/>
                  <w:sz w:val="20"/>
                  <w:szCs w:val="20"/>
                </w:rPr>
                <w:t>4</w:t>
              </w:r>
            </w:ins>
            <w:del w:id="2975" w:author="khanguyen" w:date="2017-03-17T23:07:00Z">
              <w:r w:rsidRPr="00C47FE2" w:rsidDel="005D5052">
                <w:rPr>
                  <w:rFonts w:eastAsia="Times New Roman" w:cs="Arial"/>
                  <w:color w:val="4B4B63"/>
                  <w:sz w:val="20"/>
                  <w:szCs w:val="20"/>
                  <w:lang w:val="en-US"/>
                </w:rPr>
                <w:delText>20753</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361ABFE7" w14:textId="3C186EFB" w:rsidR="00546FC9" w:rsidRPr="00C47FE2" w:rsidRDefault="00546FC9" w:rsidP="00546FC9">
            <w:pPr>
              <w:spacing w:before="0" w:after="0" w:line="240" w:lineRule="auto"/>
              <w:jc w:val="right"/>
              <w:rPr>
                <w:rFonts w:eastAsia="Times New Roman" w:cs="Arial"/>
                <w:color w:val="4B4B63"/>
                <w:sz w:val="20"/>
                <w:szCs w:val="20"/>
                <w:lang w:val="en-US"/>
              </w:rPr>
            </w:pPr>
            <w:ins w:id="2976" w:author="khanguyen" w:date="2017-03-17T23:08:00Z">
              <w:r>
                <w:rPr>
                  <w:rFonts w:cs="Arial"/>
                  <w:color w:val="4B4B63"/>
                  <w:sz w:val="20"/>
                  <w:szCs w:val="20"/>
                </w:rPr>
                <w:t>1993883</w:t>
              </w:r>
            </w:ins>
            <w:del w:id="2977" w:author="khanguyen" w:date="2017-03-17T23:07:00Z">
              <w:r w:rsidRPr="00C47FE2" w:rsidDel="005D5052">
                <w:rPr>
                  <w:rFonts w:eastAsia="Times New Roman" w:cs="Arial"/>
                  <w:color w:val="4B4B63"/>
                  <w:sz w:val="20"/>
                  <w:szCs w:val="20"/>
                  <w:lang w:val="en-US"/>
                </w:rPr>
                <w:delText>2235731</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3B40C973" w14:textId="415514AD" w:rsidR="00546FC9" w:rsidRPr="00C47FE2" w:rsidRDefault="00546FC9" w:rsidP="00546FC9">
            <w:pPr>
              <w:spacing w:before="0" w:after="0" w:line="240" w:lineRule="auto"/>
              <w:jc w:val="right"/>
              <w:rPr>
                <w:rFonts w:eastAsia="Times New Roman" w:cs="Arial"/>
                <w:color w:val="4B4B63"/>
                <w:sz w:val="20"/>
                <w:szCs w:val="20"/>
                <w:lang w:val="en-US"/>
              </w:rPr>
            </w:pPr>
            <w:ins w:id="2978" w:author="khanguyen" w:date="2017-03-17T23:08:00Z">
              <w:r>
                <w:rPr>
                  <w:rFonts w:cs="Arial"/>
                  <w:color w:val="4B4B63"/>
                  <w:sz w:val="20"/>
                  <w:szCs w:val="20"/>
                </w:rPr>
                <w:t>7.95%</w:t>
              </w:r>
            </w:ins>
            <w:del w:id="2979" w:author="khanguyen" w:date="2017-03-17T23:07:00Z">
              <w:r w:rsidRPr="00C47FE2" w:rsidDel="005D5052">
                <w:rPr>
                  <w:rFonts w:eastAsia="Times New Roman" w:cs="Arial"/>
                  <w:color w:val="4B4B63"/>
                  <w:sz w:val="20"/>
                  <w:szCs w:val="20"/>
                  <w:lang w:val="en-US"/>
                </w:rPr>
                <w:delText>22.58%</w:delText>
              </w:r>
            </w:del>
          </w:p>
        </w:tc>
      </w:tr>
      <w:tr w:rsidR="00546FC9" w:rsidRPr="00C47FE2" w14:paraId="5731F97D"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3C75FC74" w14:textId="3FB9448D"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980" w:author="khanguyen" w:date="2017-03-17T23:08:00Z">
              <w:r>
                <w:rPr>
                  <w:rFonts w:cs="Arial"/>
                  <w:color w:val="4B4B63"/>
                  <w:sz w:val="20"/>
                  <w:szCs w:val="20"/>
                </w:rPr>
                <w:t>DELETE Expenses</w:t>
              </w:r>
            </w:ins>
            <w:del w:id="2981" w:author="khanguyen" w:date="2017-03-17T23:07:00Z">
              <w:r w:rsidRPr="00C47FE2" w:rsidDel="005D5052">
                <w:rPr>
                  <w:rFonts w:eastAsia="Times New Roman" w:cs="Arial"/>
                  <w:color w:val="4B4B63"/>
                  <w:sz w:val="20"/>
                  <w:szCs w:val="20"/>
                  <w:lang w:val="en-US"/>
                </w:rPr>
                <w:delText>Click_Save_Invoice</w:delText>
              </w:r>
            </w:del>
          </w:p>
        </w:tc>
        <w:tc>
          <w:tcPr>
            <w:tcW w:w="846" w:type="dxa"/>
            <w:tcBorders>
              <w:top w:val="nil"/>
              <w:left w:val="nil"/>
              <w:bottom w:val="single" w:sz="4" w:space="0" w:color="ACB9CA"/>
              <w:right w:val="single" w:sz="4" w:space="0" w:color="ACB9CA"/>
            </w:tcBorders>
            <w:shd w:val="clear" w:color="000000" w:fill="FFFFFF"/>
            <w:vAlign w:val="center"/>
            <w:hideMark/>
          </w:tcPr>
          <w:p w14:paraId="1562B28E" w14:textId="0DAFC659" w:rsidR="00546FC9" w:rsidRPr="00C47FE2" w:rsidRDefault="00546FC9" w:rsidP="00546FC9">
            <w:pPr>
              <w:spacing w:before="0" w:after="0" w:line="240" w:lineRule="auto"/>
              <w:jc w:val="right"/>
              <w:rPr>
                <w:rFonts w:eastAsia="Times New Roman" w:cs="Arial"/>
                <w:color w:val="4B4B63"/>
                <w:sz w:val="20"/>
                <w:szCs w:val="20"/>
                <w:lang w:val="en-US"/>
              </w:rPr>
            </w:pPr>
            <w:ins w:id="2982" w:author="khanguyen" w:date="2017-03-17T23:08:00Z">
              <w:r>
                <w:rPr>
                  <w:rFonts w:cs="Arial"/>
                  <w:color w:val="4B4B63"/>
                  <w:sz w:val="20"/>
                  <w:szCs w:val="20"/>
                </w:rPr>
                <w:t>503</w:t>
              </w:r>
            </w:ins>
            <w:del w:id="2983" w:author="khanguyen" w:date="2017-03-17T23:07:00Z">
              <w:r w:rsidRPr="00C47FE2" w:rsidDel="005D5052">
                <w:rPr>
                  <w:rFonts w:eastAsia="Times New Roman" w:cs="Arial"/>
                  <w:color w:val="4B4B63"/>
                  <w:sz w:val="20"/>
                  <w:szCs w:val="20"/>
                  <w:lang w:val="en-US"/>
                </w:rPr>
                <w:delText>947</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06689ED9" w14:textId="12522D67" w:rsidR="00546FC9" w:rsidRPr="00C47FE2" w:rsidRDefault="00546FC9" w:rsidP="00546FC9">
            <w:pPr>
              <w:spacing w:before="0" w:after="0" w:line="240" w:lineRule="auto"/>
              <w:jc w:val="right"/>
              <w:rPr>
                <w:rFonts w:eastAsia="Times New Roman" w:cs="Arial"/>
                <w:color w:val="4B4B63"/>
                <w:sz w:val="20"/>
                <w:szCs w:val="20"/>
                <w:lang w:val="en-US"/>
              </w:rPr>
            </w:pPr>
            <w:ins w:id="2984" w:author="khanguyen" w:date="2017-03-17T23:08:00Z">
              <w:r>
                <w:rPr>
                  <w:rFonts w:cs="Arial"/>
                  <w:color w:val="4B4B63"/>
                  <w:sz w:val="20"/>
                  <w:szCs w:val="20"/>
                </w:rPr>
                <w:t>177197.7</w:t>
              </w:r>
            </w:ins>
            <w:del w:id="2985" w:author="khanguyen" w:date="2017-03-17T23:07:00Z">
              <w:r w:rsidRPr="00C47FE2" w:rsidDel="005D5052">
                <w:rPr>
                  <w:rFonts w:eastAsia="Times New Roman" w:cs="Arial"/>
                  <w:color w:val="4B4B63"/>
                  <w:sz w:val="20"/>
                  <w:szCs w:val="20"/>
                  <w:lang w:val="en-US"/>
                </w:rPr>
                <w:delText>118276.75</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76A29337" w14:textId="463123D3" w:rsidR="00546FC9" w:rsidRPr="00C47FE2" w:rsidRDefault="00546FC9" w:rsidP="00546FC9">
            <w:pPr>
              <w:spacing w:before="0" w:after="0" w:line="240" w:lineRule="auto"/>
              <w:jc w:val="right"/>
              <w:rPr>
                <w:rFonts w:eastAsia="Times New Roman" w:cs="Arial"/>
                <w:color w:val="4B4B63"/>
                <w:sz w:val="20"/>
                <w:szCs w:val="20"/>
                <w:lang w:val="en-US"/>
              </w:rPr>
            </w:pPr>
            <w:ins w:id="2986" w:author="khanguyen" w:date="2017-03-17T23:08:00Z">
              <w:r>
                <w:rPr>
                  <w:rFonts w:cs="Arial"/>
                  <w:color w:val="4B4B63"/>
                  <w:sz w:val="20"/>
                  <w:szCs w:val="20"/>
                </w:rPr>
                <w:t>426626.8</w:t>
              </w:r>
            </w:ins>
            <w:del w:id="2987" w:author="khanguyen" w:date="2017-03-17T23:07:00Z">
              <w:r w:rsidRPr="00C47FE2" w:rsidDel="005D5052">
                <w:rPr>
                  <w:rFonts w:eastAsia="Times New Roman" w:cs="Arial"/>
                  <w:color w:val="4B4B63"/>
                  <w:sz w:val="20"/>
                  <w:szCs w:val="20"/>
                  <w:lang w:val="en-US"/>
                </w:rPr>
                <w:delText>183039</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55F6A183" w14:textId="1312D701" w:rsidR="00546FC9" w:rsidRPr="00C47FE2" w:rsidRDefault="00546FC9" w:rsidP="00546FC9">
            <w:pPr>
              <w:spacing w:before="0" w:after="0" w:line="240" w:lineRule="auto"/>
              <w:jc w:val="right"/>
              <w:rPr>
                <w:rFonts w:eastAsia="Times New Roman" w:cs="Arial"/>
                <w:color w:val="4B4B63"/>
                <w:sz w:val="20"/>
                <w:szCs w:val="20"/>
                <w:lang w:val="en-US"/>
              </w:rPr>
            </w:pPr>
            <w:ins w:id="2988" w:author="khanguyen" w:date="2017-03-17T23:08:00Z">
              <w:r>
                <w:rPr>
                  <w:rFonts w:cs="Arial"/>
                  <w:color w:val="4B4B63"/>
                  <w:sz w:val="20"/>
                  <w:szCs w:val="20"/>
                </w:rPr>
                <w:t>562725.7</w:t>
              </w:r>
            </w:ins>
            <w:del w:id="2989" w:author="khanguyen" w:date="2017-03-17T23:07:00Z">
              <w:r w:rsidRPr="00C47FE2" w:rsidDel="005D5052">
                <w:rPr>
                  <w:rFonts w:eastAsia="Times New Roman" w:cs="Arial"/>
                  <w:color w:val="4B4B63"/>
                  <w:sz w:val="20"/>
                  <w:szCs w:val="20"/>
                  <w:lang w:val="en-US"/>
                </w:rPr>
                <w:delText>203903</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719EF43B" w14:textId="21127F1C" w:rsidR="00546FC9" w:rsidRPr="00C47FE2" w:rsidRDefault="00546FC9" w:rsidP="00546FC9">
            <w:pPr>
              <w:spacing w:before="0" w:after="0" w:line="240" w:lineRule="auto"/>
              <w:jc w:val="right"/>
              <w:rPr>
                <w:rFonts w:eastAsia="Times New Roman" w:cs="Arial"/>
                <w:color w:val="4B4B63"/>
                <w:sz w:val="20"/>
                <w:szCs w:val="20"/>
                <w:lang w:val="en-US"/>
              </w:rPr>
            </w:pPr>
            <w:ins w:id="2990" w:author="khanguyen" w:date="2017-03-17T23:08:00Z">
              <w:r>
                <w:rPr>
                  <w:rFonts w:cs="Arial"/>
                  <w:color w:val="4B4B63"/>
                  <w:sz w:val="20"/>
                  <w:szCs w:val="20"/>
                </w:rPr>
                <w:t>654628.2</w:t>
              </w:r>
            </w:ins>
            <w:del w:id="2991" w:author="khanguyen" w:date="2017-03-17T23:07:00Z">
              <w:r w:rsidRPr="00C47FE2" w:rsidDel="005D5052">
                <w:rPr>
                  <w:rFonts w:eastAsia="Times New Roman" w:cs="Arial"/>
                  <w:color w:val="4B4B63"/>
                  <w:sz w:val="20"/>
                  <w:szCs w:val="20"/>
                  <w:lang w:val="en-US"/>
                </w:rPr>
                <w:delText>242559</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7A0C6CDF" w14:textId="54C300A1" w:rsidR="00546FC9" w:rsidRPr="00C47FE2" w:rsidRDefault="00546FC9" w:rsidP="00546FC9">
            <w:pPr>
              <w:spacing w:before="0" w:after="0" w:line="240" w:lineRule="auto"/>
              <w:jc w:val="right"/>
              <w:rPr>
                <w:rFonts w:eastAsia="Times New Roman" w:cs="Arial"/>
                <w:color w:val="4B4B63"/>
                <w:sz w:val="20"/>
                <w:szCs w:val="20"/>
                <w:lang w:val="en-US"/>
              </w:rPr>
            </w:pPr>
            <w:ins w:id="2992" w:author="khanguyen" w:date="2017-03-17T23:08:00Z">
              <w:r>
                <w:rPr>
                  <w:rFonts w:cs="Arial"/>
                  <w:color w:val="4B4B63"/>
                  <w:sz w:val="20"/>
                  <w:szCs w:val="20"/>
                </w:rPr>
                <w:t>0</w:t>
              </w:r>
            </w:ins>
            <w:del w:id="2993" w:author="khanguyen" w:date="2017-03-17T23:07:00Z">
              <w:r w:rsidRPr="00C47FE2" w:rsidDel="005D5052">
                <w:rPr>
                  <w:rFonts w:eastAsia="Times New Roman" w:cs="Arial"/>
                  <w:color w:val="4B4B63"/>
                  <w:sz w:val="20"/>
                  <w:szCs w:val="20"/>
                  <w:lang w:val="en-US"/>
                </w:rPr>
                <w:delText>113</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49B9A783" w14:textId="785D7E95" w:rsidR="00546FC9" w:rsidRPr="00C47FE2" w:rsidRDefault="00546FC9" w:rsidP="00546FC9">
            <w:pPr>
              <w:spacing w:before="0" w:after="0" w:line="240" w:lineRule="auto"/>
              <w:jc w:val="right"/>
              <w:rPr>
                <w:rFonts w:eastAsia="Times New Roman" w:cs="Arial"/>
                <w:color w:val="4B4B63"/>
                <w:sz w:val="20"/>
                <w:szCs w:val="20"/>
                <w:lang w:val="en-US"/>
              </w:rPr>
            </w:pPr>
            <w:ins w:id="2994" w:author="khanguyen" w:date="2017-03-17T23:08:00Z">
              <w:r>
                <w:rPr>
                  <w:rFonts w:cs="Arial"/>
                  <w:color w:val="4B4B63"/>
                  <w:sz w:val="20"/>
                  <w:szCs w:val="20"/>
                </w:rPr>
                <w:t>1101700</w:t>
              </w:r>
            </w:ins>
            <w:del w:id="2995" w:author="khanguyen" w:date="2017-03-17T23:07:00Z">
              <w:r w:rsidRPr="00C47FE2" w:rsidDel="005D5052">
                <w:rPr>
                  <w:rFonts w:eastAsia="Times New Roman" w:cs="Arial"/>
                  <w:color w:val="4B4B63"/>
                  <w:sz w:val="20"/>
                  <w:szCs w:val="20"/>
                  <w:lang w:val="en-US"/>
                </w:rPr>
                <w:delText>248898</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725C3A35" w14:textId="3CC4186C" w:rsidR="00546FC9" w:rsidRPr="00C47FE2" w:rsidRDefault="00546FC9" w:rsidP="00546FC9">
            <w:pPr>
              <w:spacing w:before="0" w:after="0" w:line="240" w:lineRule="auto"/>
              <w:jc w:val="right"/>
              <w:rPr>
                <w:rFonts w:eastAsia="Times New Roman" w:cs="Arial"/>
                <w:color w:val="4B4B63"/>
                <w:sz w:val="20"/>
                <w:szCs w:val="20"/>
                <w:lang w:val="en-US"/>
              </w:rPr>
            </w:pPr>
            <w:ins w:id="2996" w:author="khanguyen" w:date="2017-03-17T23:08:00Z">
              <w:r>
                <w:rPr>
                  <w:rFonts w:cs="Arial"/>
                  <w:color w:val="4B4B63"/>
                  <w:sz w:val="20"/>
                  <w:szCs w:val="20"/>
                </w:rPr>
                <w:t>26.64%</w:t>
              </w:r>
            </w:ins>
            <w:del w:id="2997" w:author="khanguyen" w:date="2017-03-17T23:07:00Z">
              <w:r w:rsidRPr="00C47FE2" w:rsidDel="005D5052">
                <w:rPr>
                  <w:rFonts w:eastAsia="Times New Roman" w:cs="Arial"/>
                  <w:color w:val="4B4B63"/>
                  <w:sz w:val="20"/>
                  <w:szCs w:val="20"/>
                  <w:lang w:val="en-US"/>
                </w:rPr>
                <w:delText>0.11%</w:delText>
              </w:r>
            </w:del>
          </w:p>
        </w:tc>
      </w:tr>
      <w:tr w:rsidR="00546FC9" w:rsidRPr="00C47FE2" w14:paraId="223789DA"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333D2287" w14:textId="2741EBD8"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2998" w:author="khanguyen" w:date="2017-03-17T23:08:00Z">
              <w:r>
                <w:rPr>
                  <w:rFonts w:cs="Arial"/>
                  <w:color w:val="4B4B63"/>
                  <w:sz w:val="20"/>
                  <w:szCs w:val="20"/>
                </w:rPr>
                <w:t>DELETE Invoice for Contact</w:t>
              </w:r>
            </w:ins>
            <w:del w:id="2999" w:author="khanguyen" w:date="2017-03-17T23:07:00Z">
              <w:r w:rsidRPr="00C47FE2" w:rsidDel="005D5052">
                <w:rPr>
                  <w:rFonts w:eastAsia="Times New Roman" w:cs="Arial"/>
                  <w:color w:val="4B4B63"/>
                  <w:sz w:val="20"/>
                  <w:szCs w:val="20"/>
                  <w:lang w:val="en-US"/>
                </w:rPr>
                <w:delText>Click_Save_Invoice01</w:delText>
              </w:r>
            </w:del>
          </w:p>
        </w:tc>
        <w:tc>
          <w:tcPr>
            <w:tcW w:w="846" w:type="dxa"/>
            <w:tcBorders>
              <w:top w:val="nil"/>
              <w:left w:val="nil"/>
              <w:bottom w:val="single" w:sz="4" w:space="0" w:color="ACB9CA"/>
              <w:right w:val="single" w:sz="4" w:space="0" w:color="ACB9CA"/>
            </w:tcBorders>
            <w:shd w:val="clear" w:color="000000" w:fill="FFFFFF"/>
            <w:vAlign w:val="center"/>
            <w:hideMark/>
          </w:tcPr>
          <w:p w14:paraId="4B626105" w14:textId="00678249" w:rsidR="00546FC9" w:rsidRPr="00C47FE2" w:rsidRDefault="00546FC9" w:rsidP="00546FC9">
            <w:pPr>
              <w:spacing w:before="0" w:after="0" w:line="240" w:lineRule="auto"/>
              <w:jc w:val="right"/>
              <w:rPr>
                <w:rFonts w:eastAsia="Times New Roman" w:cs="Arial"/>
                <w:color w:val="4B4B63"/>
                <w:sz w:val="20"/>
                <w:szCs w:val="20"/>
                <w:lang w:val="en-US"/>
              </w:rPr>
            </w:pPr>
            <w:ins w:id="3000" w:author="khanguyen" w:date="2017-03-17T23:08:00Z">
              <w:r>
                <w:rPr>
                  <w:rFonts w:cs="Arial"/>
                  <w:color w:val="4B4B63"/>
                  <w:sz w:val="20"/>
                  <w:szCs w:val="20"/>
                </w:rPr>
                <w:t>25</w:t>
              </w:r>
            </w:ins>
            <w:del w:id="3001" w:author="khanguyen" w:date="2017-03-17T23:07:00Z">
              <w:r w:rsidRPr="00C47FE2" w:rsidDel="005D5052">
                <w:rPr>
                  <w:rFonts w:eastAsia="Times New Roman" w:cs="Arial"/>
                  <w:color w:val="4B4B63"/>
                  <w:sz w:val="20"/>
                  <w:szCs w:val="20"/>
                  <w:lang w:val="en-US"/>
                </w:rPr>
                <w:delText>254</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1830DDB4" w14:textId="2D4907AF" w:rsidR="00546FC9" w:rsidRPr="00C47FE2" w:rsidRDefault="00546FC9" w:rsidP="00546FC9">
            <w:pPr>
              <w:spacing w:before="0" w:after="0" w:line="240" w:lineRule="auto"/>
              <w:jc w:val="right"/>
              <w:rPr>
                <w:rFonts w:eastAsia="Times New Roman" w:cs="Arial"/>
                <w:color w:val="4B4B63"/>
                <w:sz w:val="20"/>
                <w:szCs w:val="20"/>
                <w:lang w:val="en-US"/>
              </w:rPr>
            </w:pPr>
            <w:ins w:id="3002" w:author="khanguyen" w:date="2017-03-17T23:08:00Z">
              <w:r>
                <w:rPr>
                  <w:rFonts w:cs="Arial"/>
                  <w:color w:val="4B4B63"/>
                  <w:sz w:val="20"/>
                  <w:szCs w:val="20"/>
                </w:rPr>
                <w:t>174783</w:t>
              </w:r>
            </w:ins>
            <w:del w:id="3003" w:author="khanguyen" w:date="2017-03-17T23:07:00Z">
              <w:r w:rsidRPr="00C47FE2" w:rsidDel="005D5052">
                <w:rPr>
                  <w:rFonts w:eastAsia="Times New Roman" w:cs="Arial"/>
                  <w:color w:val="4B4B63"/>
                  <w:sz w:val="20"/>
                  <w:szCs w:val="20"/>
                  <w:lang w:val="en-US"/>
                </w:rPr>
                <w:delText>142563.27</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25B5F08C" w14:textId="76547DAB" w:rsidR="00546FC9" w:rsidRPr="00C47FE2" w:rsidRDefault="00546FC9" w:rsidP="00546FC9">
            <w:pPr>
              <w:spacing w:before="0" w:after="0" w:line="240" w:lineRule="auto"/>
              <w:jc w:val="right"/>
              <w:rPr>
                <w:rFonts w:eastAsia="Times New Roman" w:cs="Arial"/>
                <w:color w:val="4B4B63"/>
                <w:sz w:val="20"/>
                <w:szCs w:val="20"/>
                <w:lang w:val="en-US"/>
              </w:rPr>
            </w:pPr>
            <w:ins w:id="3004" w:author="khanguyen" w:date="2017-03-17T23:08:00Z">
              <w:r>
                <w:rPr>
                  <w:rFonts w:cs="Arial"/>
                  <w:color w:val="4B4B63"/>
                  <w:sz w:val="20"/>
                  <w:szCs w:val="20"/>
                </w:rPr>
                <w:t>225023</w:t>
              </w:r>
            </w:ins>
            <w:del w:id="3005" w:author="khanguyen" w:date="2017-03-17T23:07:00Z">
              <w:r w:rsidRPr="00C47FE2" w:rsidDel="005D5052">
                <w:rPr>
                  <w:rFonts w:eastAsia="Times New Roman" w:cs="Arial"/>
                  <w:color w:val="4B4B63"/>
                  <w:sz w:val="20"/>
                  <w:szCs w:val="20"/>
                  <w:lang w:val="en-US"/>
                </w:rPr>
                <w:delText>228863</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FDA0080" w14:textId="3EDCAE59" w:rsidR="00546FC9" w:rsidRPr="00C47FE2" w:rsidRDefault="00546FC9" w:rsidP="00546FC9">
            <w:pPr>
              <w:spacing w:before="0" w:after="0" w:line="240" w:lineRule="auto"/>
              <w:jc w:val="right"/>
              <w:rPr>
                <w:rFonts w:eastAsia="Times New Roman" w:cs="Arial"/>
                <w:color w:val="4B4B63"/>
                <w:sz w:val="20"/>
                <w:szCs w:val="20"/>
                <w:lang w:val="en-US"/>
              </w:rPr>
            </w:pPr>
            <w:ins w:id="3006" w:author="khanguyen" w:date="2017-03-17T23:08:00Z">
              <w:r>
                <w:rPr>
                  <w:rFonts w:cs="Arial"/>
                  <w:color w:val="4B4B63"/>
                  <w:sz w:val="20"/>
                  <w:szCs w:val="20"/>
                </w:rPr>
                <w:t>225151</w:t>
              </w:r>
            </w:ins>
            <w:del w:id="3007" w:author="khanguyen" w:date="2017-03-17T23:07:00Z">
              <w:r w:rsidRPr="00C47FE2" w:rsidDel="005D5052">
                <w:rPr>
                  <w:rFonts w:eastAsia="Times New Roman" w:cs="Arial"/>
                  <w:color w:val="4B4B63"/>
                  <w:sz w:val="20"/>
                  <w:szCs w:val="20"/>
                  <w:lang w:val="en-US"/>
                </w:rPr>
                <w:delText>236543</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79521FF0" w14:textId="6D6C3A71" w:rsidR="00546FC9" w:rsidRPr="00C47FE2" w:rsidRDefault="00546FC9" w:rsidP="00546FC9">
            <w:pPr>
              <w:spacing w:before="0" w:after="0" w:line="240" w:lineRule="auto"/>
              <w:jc w:val="right"/>
              <w:rPr>
                <w:rFonts w:eastAsia="Times New Roman" w:cs="Arial"/>
                <w:color w:val="4B4B63"/>
                <w:sz w:val="20"/>
                <w:szCs w:val="20"/>
                <w:lang w:val="en-US"/>
              </w:rPr>
            </w:pPr>
            <w:ins w:id="3008" w:author="khanguyen" w:date="2017-03-17T23:08:00Z">
              <w:r>
                <w:rPr>
                  <w:rFonts w:cs="Arial"/>
                  <w:color w:val="4B4B63"/>
                  <w:sz w:val="20"/>
                  <w:szCs w:val="20"/>
                </w:rPr>
                <w:t>225663</w:t>
              </w:r>
            </w:ins>
            <w:del w:id="3009" w:author="khanguyen" w:date="2017-03-17T23:07:00Z">
              <w:r w:rsidRPr="00C47FE2" w:rsidDel="005D5052">
                <w:rPr>
                  <w:rFonts w:eastAsia="Times New Roman" w:cs="Arial"/>
                  <w:color w:val="4B4B63"/>
                  <w:sz w:val="20"/>
                  <w:szCs w:val="20"/>
                  <w:lang w:val="en-US"/>
                </w:rPr>
                <w:delText>243583</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5EA03A8A" w14:textId="7C9253E9" w:rsidR="00546FC9" w:rsidRPr="00C47FE2" w:rsidRDefault="00546FC9" w:rsidP="00546FC9">
            <w:pPr>
              <w:spacing w:before="0" w:after="0" w:line="240" w:lineRule="auto"/>
              <w:jc w:val="right"/>
              <w:rPr>
                <w:rFonts w:eastAsia="Times New Roman" w:cs="Arial"/>
                <w:color w:val="4B4B63"/>
                <w:sz w:val="20"/>
                <w:szCs w:val="20"/>
                <w:lang w:val="en-US"/>
              </w:rPr>
            </w:pPr>
            <w:ins w:id="3010" w:author="khanguyen" w:date="2017-03-17T23:08:00Z">
              <w:r>
                <w:rPr>
                  <w:rFonts w:cs="Arial"/>
                  <w:color w:val="4B4B63"/>
                  <w:sz w:val="20"/>
                  <w:szCs w:val="20"/>
                </w:rPr>
                <w:t>121368</w:t>
              </w:r>
            </w:ins>
            <w:del w:id="3011" w:author="khanguyen" w:date="2017-03-17T23:07:00Z">
              <w:r w:rsidRPr="00C47FE2" w:rsidDel="005D5052">
                <w:rPr>
                  <w:rFonts w:eastAsia="Times New Roman" w:cs="Arial"/>
                  <w:color w:val="4B4B63"/>
                  <w:sz w:val="20"/>
                  <w:szCs w:val="20"/>
                  <w:lang w:val="en-US"/>
                </w:rPr>
                <w:delText>9528</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43F29FD1" w14:textId="5D5E6DDA" w:rsidR="00546FC9" w:rsidRPr="00C47FE2" w:rsidRDefault="00546FC9" w:rsidP="00546FC9">
            <w:pPr>
              <w:spacing w:before="0" w:after="0" w:line="240" w:lineRule="auto"/>
              <w:jc w:val="right"/>
              <w:rPr>
                <w:rFonts w:eastAsia="Times New Roman" w:cs="Arial"/>
                <w:color w:val="4B4B63"/>
                <w:sz w:val="20"/>
                <w:szCs w:val="20"/>
                <w:lang w:val="en-US"/>
              </w:rPr>
            </w:pPr>
            <w:ins w:id="3012" w:author="khanguyen" w:date="2017-03-17T23:08:00Z">
              <w:r>
                <w:rPr>
                  <w:rFonts w:cs="Arial"/>
                  <w:color w:val="4B4B63"/>
                  <w:sz w:val="20"/>
                  <w:szCs w:val="20"/>
                </w:rPr>
                <w:t>225551</w:t>
              </w:r>
            </w:ins>
            <w:del w:id="3013" w:author="khanguyen" w:date="2017-03-17T23:07:00Z">
              <w:r w:rsidRPr="00C47FE2" w:rsidDel="005D5052">
                <w:rPr>
                  <w:rFonts w:eastAsia="Times New Roman" w:cs="Arial"/>
                  <w:color w:val="4B4B63"/>
                  <w:sz w:val="20"/>
                  <w:szCs w:val="20"/>
                  <w:lang w:val="en-US"/>
                </w:rPr>
                <w:delText>247674</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4DE9ED0A" w14:textId="15A728CC" w:rsidR="00546FC9" w:rsidRPr="00C47FE2" w:rsidRDefault="00546FC9" w:rsidP="00546FC9">
            <w:pPr>
              <w:spacing w:before="0" w:after="0" w:line="240" w:lineRule="auto"/>
              <w:jc w:val="right"/>
              <w:rPr>
                <w:rFonts w:eastAsia="Times New Roman" w:cs="Arial"/>
                <w:color w:val="4B4B63"/>
                <w:sz w:val="20"/>
                <w:szCs w:val="20"/>
                <w:lang w:val="en-US"/>
              </w:rPr>
            </w:pPr>
            <w:ins w:id="3014" w:author="khanguyen" w:date="2017-03-17T23:08:00Z">
              <w:r>
                <w:rPr>
                  <w:rFonts w:cs="Arial"/>
                  <w:color w:val="4B4B63"/>
                  <w:sz w:val="20"/>
                  <w:szCs w:val="20"/>
                </w:rPr>
                <w:t>0%</w:t>
              </w:r>
            </w:ins>
            <w:del w:id="3015" w:author="khanguyen" w:date="2017-03-17T23:07:00Z">
              <w:r w:rsidRPr="00C47FE2" w:rsidDel="005D5052">
                <w:rPr>
                  <w:rFonts w:eastAsia="Times New Roman" w:cs="Arial"/>
                  <w:color w:val="4B4B63"/>
                  <w:sz w:val="20"/>
                  <w:szCs w:val="20"/>
                  <w:lang w:val="en-US"/>
                </w:rPr>
                <w:delText>0%</w:delText>
              </w:r>
            </w:del>
          </w:p>
        </w:tc>
      </w:tr>
      <w:tr w:rsidR="00546FC9" w:rsidRPr="00C47FE2" w14:paraId="44769362"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47B03547" w14:textId="1EB0734B"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016" w:author="khanguyen" w:date="2017-03-17T23:08:00Z">
              <w:r>
                <w:rPr>
                  <w:rFonts w:cs="Arial"/>
                  <w:color w:val="4B4B63"/>
                  <w:sz w:val="20"/>
                  <w:szCs w:val="20"/>
                </w:rPr>
                <w:t>DELETE Invoice for Empty project</w:t>
              </w:r>
            </w:ins>
            <w:del w:id="3017" w:author="khanguyen" w:date="2017-03-17T23:07:00Z">
              <w:r w:rsidRPr="00C47FE2" w:rsidDel="005D5052">
                <w:rPr>
                  <w:rFonts w:eastAsia="Times New Roman" w:cs="Arial"/>
                  <w:color w:val="4B4B63"/>
                  <w:sz w:val="20"/>
                  <w:szCs w:val="20"/>
                  <w:lang w:val="en-US"/>
                </w:rPr>
                <w:delText>Click_Save_Invoice02</w:delText>
              </w:r>
            </w:del>
          </w:p>
        </w:tc>
        <w:tc>
          <w:tcPr>
            <w:tcW w:w="846" w:type="dxa"/>
            <w:tcBorders>
              <w:top w:val="nil"/>
              <w:left w:val="nil"/>
              <w:bottom w:val="single" w:sz="4" w:space="0" w:color="ACB9CA"/>
              <w:right w:val="single" w:sz="4" w:space="0" w:color="ACB9CA"/>
            </w:tcBorders>
            <w:shd w:val="clear" w:color="000000" w:fill="FFFFFF"/>
            <w:vAlign w:val="center"/>
            <w:hideMark/>
          </w:tcPr>
          <w:p w14:paraId="4DF8D0C4" w14:textId="2F8690DB" w:rsidR="00546FC9" w:rsidRPr="00C47FE2" w:rsidRDefault="00546FC9" w:rsidP="00546FC9">
            <w:pPr>
              <w:spacing w:before="0" w:after="0" w:line="240" w:lineRule="auto"/>
              <w:jc w:val="right"/>
              <w:rPr>
                <w:rFonts w:eastAsia="Times New Roman" w:cs="Arial"/>
                <w:color w:val="4B4B63"/>
                <w:sz w:val="20"/>
                <w:szCs w:val="20"/>
                <w:lang w:val="en-US"/>
              </w:rPr>
            </w:pPr>
            <w:ins w:id="3018" w:author="khanguyen" w:date="2017-03-17T23:08:00Z">
              <w:r>
                <w:rPr>
                  <w:rFonts w:cs="Arial"/>
                  <w:color w:val="4B4B63"/>
                  <w:sz w:val="20"/>
                  <w:szCs w:val="20"/>
                </w:rPr>
                <w:t>10</w:t>
              </w:r>
            </w:ins>
            <w:del w:id="3019" w:author="khanguyen" w:date="2017-03-17T23:07:00Z">
              <w:r w:rsidRPr="00C47FE2" w:rsidDel="005D5052">
                <w:rPr>
                  <w:rFonts w:eastAsia="Times New Roman" w:cs="Arial"/>
                  <w:color w:val="4B4B63"/>
                  <w:sz w:val="20"/>
                  <w:szCs w:val="20"/>
                  <w:lang w:val="en-US"/>
                </w:rPr>
                <w:delText>124</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5D6DBF3A" w14:textId="5ABBCD59" w:rsidR="00546FC9" w:rsidRPr="00C47FE2" w:rsidRDefault="00546FC9" w:rsidP="00546FC9">
            <w:pPr>
              <w:spacing w:before="0" w:after="0" w:line="240" w:lineRule="auto"/>
              <w:jc w:val="right"/>
              <w:rPr>
                <w:rFonts w:eastAsia="Times New Roman" w:cs="Arial"/>
                <w:color w:val="4B4B63"/>
                <w:sz w:val="20"/>
                <w:szCs w:val="20"/>
                <w:lang w:val="en-US"/>
              </w:rPr>
            </w:pPr>
            <w:ins w:id="3020" w:author="khanguyen" w:date="2017-03-17T23:08:00Z">
              <w:r>
                <w:rPr>
                  <w:rFonts w:cs="Arial"/>
                  <w:color w:val="4B4B63"/>
                  <w:sz w:val="20"/>
                  <w:szCs w:val="20"/>
                </w:rPr>
                <w:t>207740.3</w:t>
              </w:r>
            </w:ins>
            <w:del w:id="3021" w:author="khanguyen" w:date="2017-03-17T23:07:00Z">
              <w:r w:rsidRPr="00C47FE2" w:rsidDel="005D5052">
                <w:rPr>
                  <w:rFonts w:eastAsia="Times New Roman" w:cs="Arial"/>
                  <w:color w:val="4B4B63"/>
                  <w:sz w:val="20"/>
                  <w:szCs w:val="20"/>
                  <w:lang w:val="en-US"/>
                </w:rPr>
                <w:delText>149598.66</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564DED9C" w14:textId="2D7E0EEB" w:rsidR="00546FC9" w:rsidRPr="00C47FE2" w:rsidRDefault="00546FC9" w:rsidP="00546FC9">
            <w:pPr>
              <w:spacing w:before="0" w:after="0" w:line="240" w:lineRule="auto"/>
              <w:jc w:val="right"/>
              <w:rPr>
                <w:rFonts w:eastAsia="Times New Roman" w:cs="Arial"/>
                <w:color w:val="4B4B63"/>
                <w:sz w:val="20"/>
                <w:szCs w:val="20"/>
                <w:lang w:val="en-US"/>
              </w:rPr>
            </w:pPr>
            <w:ins w:id="3022" w:author="khanguyen" w:date="2017-03-17T23:08:00Z">
              <w:r>
                <w:rPr>
                  <w:rFonts w:cs="Arial"/>
                  <w:color w:val="4B4B63"/>
                  <w:sz w:val="20"/>
                  <w:szCs w:val="20"/>
                </w:rPr>
                <w:t>228479</w:t>
              </w:r>
            </w:ins>
            <w:del w:id="3023" w:author="khanguyen" w:date="2017-03-17T23:07:00Z">
              <w:r w:rsidRPr="00C47FE2" w:rsidDel="005D5052">
                <w:rPr>
                  <w:rFonts w:eastAsia="Times New Roman" w:cs="Arial"/>
                  <w:color w:val="4B4B63"/>
                  <w:sz w:val="20"/>
                  <w:szCs w:val="20"/>
                  <w:lang w:val="en-US"/>
                </w:rPr>
                <w:delText>231679</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06A155D6" w14:textId="53CB490E" w:rsidR="00546FC9" w:rsidRPr="00C47FE2" w:rsidRDefault="00546FC9" w:rsidP="00546FC9">
            <w:pPr>
              <w:spacing w:before="0" w:after="0" w:line="240" w:lineRule="auto"/>
              <w:jc w:val="right"/>
              <w:rPr>
                <w:rFonts w:eastAsia="Times New Roman" w:cs="Arial"/>
                <w:color w:val="4B4B63"/>
                <w:sz w:val="20"/>
                <w:szCs w:val="20"/>
                <w:lang w:val="en-US"/>
              </w:rPr>
            </w:pPr>
            <w:ins w:id="3024" w:author="khanguyen" w:date="2017-03-17T23:08:00Z">
              <w:r>
                <w:rPr>
                  <w:rFonts w:cs="Arial"/>
                  <w:color w:val="4B4B63"/>
                  <w:sz w:val="20"/>
                  <w:szCs w:val="20"/>
                </w:rPr>
                <w:t>240895</w:t>
              </w:r>
            </w:ins>
            <w:del w:id="3025" w:author="khanguyen" w:date="2017-03-17T23:07:00Z">
              <w:r w:rsidRPr="00C47FE2" w:rsidDel="005D5052">
                <w:rPr>
                  <w:rFonts w:eastAsia="Times New Roman" w:cs="Arial"/>
                  <w:color w:val="4B4B63"/>
                  <w:sz w:val="20"/>
                  <w:szCs w:val="20"/>
                  <w:lang w:val="en-US"/>
                </w:rPr>
                <w:delText>235647</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7666B640" w14:textId="7CFD5CEC" w:rsidR="00546FC9" w:rsidRPr="00C47FE2" w:rsidRDefault="00546FC9" w:rsidP="00546FC9">
            <w:pPr>
              <w:spacing w:before="0" w:after="0" w:line="240" w:lineRule="auto"/>
              <w:jc w:val="right"/>
              <w:rPr>
                <w:rFonts w:eastAsia="Times New Roman" w:cs="Arial"/>
                <w:color w:val="4B4B63"/>
                <w:sz w:val="20"/>
                <w:szCs w:val="20"/>
                <w:lang w:val="en-US"/>
              </w:rPr>
            </w:pPr>
            <w:ins w:id="3026" w:author="khanguyen" w:date="2017-03-17T23:08:00Z">
              <w:r>
                <w:rPr>
                  <w:rFonts w:cs="Arial"/>
                  <w:color w:val="4B4B63"/>
                  <w:sz w:val="20"/>
                  <w:szCs w:val="20"/>
                </w:rPr>
                <w:t>240895</w:t>
              </w:r>
            </w:ins>
            <w:del w:id="3027" w:author="khanguyen" w:date="2017-03-17T23:07:00Z">
              <w:r w:rsidRPr="00C47FE2" w:rsidDel="005D5052">
                <w:rPr>
                  <w:rFonts w:eastAsia="Times New Roman" w:cs="Arial"/>
                  <w:color w:val="4B4B63"/>
                  <w:sz w:val="20"/>
                  <w:szCs w:val="20"/>
                  <w:lang w:val="en-US"/>
                </w:rPr>
                <w:delText>242047</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5D6AA857" w14:textId="7DE8483E" w:rsidR="00546FC9" w:rsidRPr="00C47FE2" w:rsidRDefault="00546FC9" w:rsidP="00546FC9">
            <w:pPr>
              <w:spacing w:before="0" w:after="0" w:line="240" w:lineRule="auto"/>
              <w:jc w:val="right"/>
              <w:rPr>
                <w:rFonts w:eastAsia="Times New Roman" w:cs="Arial"/>
                <w:color w:val="4B4B63"/>
                <w:sz w:val="20"/>
                <w:szCs w:val="20"/>
                <w:lang w:val="en-US"/>
              </w:rPr>
            </w:pPr>
            <w:ins w:id="3028" w:author="khanguyen" w:date="2017-03-17T23:08:00Z">
              <w:r>
                <w:rPr>
                  <w:rFonts w:cs="Arial"/>
                  <w:color w:val="4B4B63"/>
                  <w:sz w:val="20"/>
                  <w:szCs w:val="20"/>
                </w:rPr>
                <w:t>154468</w:t>
              </w:r>
            </w:ins>
            <w:del w:id="3029" w:author="khanguyen" w:date="2017-03-17T23:07:00Z">
              <w:r w:rsidRPr="00C47FE2" w:rsidDel="005D5052">
                <w:rPr>
                  <w:rFonts w:eastAsia="Times New Roman" w:cs="Arial"/>
                  <w:color w:val="4B4B63"/>
                  <w:sz w:val="20"/>
                  <w:szCs w:val="20"/>
                  <w:lang w:val="en-US"/>
                </w:rPr>
                <w:delText>35297</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5FC8EB71" w14:textId="4E92E040" w:rsidR="00546FC9" w:rsidRPr="00C47FE2" w:rsidRDefault="00546FC9" w:rsidP="00546FC9">
            <w:pPr>
              <w:spacing w:before="0" w:after="0" w:line="240" w:lineRule="auto"/>
              <w:jc w:val="right"/>
              <w:rPr>
                <w:rFonts w:eastAsia="Times New Roman" w:cs="Arial"/>
                <w:color w:val="4B4B63"/>
                <w:sz w:val="20"/>
                <w:szCs w:val="20"/>
                <w:lang w:val="en-US"/>
              </w:rPr>
            </w:pPr>
            <w:ins w:id="3030" w:author="khanguyen" w:date="2017-03-17T23:08:00Z">
              <w:r>
                <w:rPr>
                  <w:rFonts w:cs="Arial"/>
                  <w:color w:val="4B4B63"/>
                  <w:sz w:val="20"/>
                  <w:szCs w:val="20"/>
                </w:rPr>
                <w:t>240849</w:t>
              </w:r>
            </w:ins>
            <w:del w:id="3031" w:author="khanguyen" w:date="2017-03-17T23:07:00Z">
              <w:r w:rsidRPr="00C47FE2" w:rsidDel="005D5052">
                <w:rPr>
                  <w:rFonts w:eastAsia="Times New Roman" w:cs="Arial"/>
                  <w:color w:val="4B4B63"/>
                  <w:sz w:val="20"/>
                  <w:szCs w:val="20"/>
                  <w:lang w:val="en-US"/>
                </w:rPr>
                <w:delText>242676</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39FD4616" w14:textId="077E533B" w:rsidR="00546FC9" w:rsidRPr="00C47FE2" w:rsidRDefault="00546FC9" w:rsidP="00546FC9">
            <w:pPr>
              <w:spacing w:before="0" w:after="0" w:line="240" w:lineRule="auto"/>
              <w:jc w:val="right"/>
              <w:rPr>
                <w:rFonts w:eastAsia="Times New Roman" w:cs="Arial"/>
                <w:color w:val="4B4B63"/>
                <w:sz w:val="20"/>
                <w:szCs w:val="20"/>
                <w:lang w:val="en-US"/>
              </w:rPr>
            </w:pPr>
            <w:ins w:id="3032" w:author="khanguyen" w:date="2017-03-17T23:08:00Z">
              <w:r>
                <w:rPr>
                  <w:rFonts w:cs="Arial"/>
                  <w:color w:val="4B4B63"/>
                  <w:sz w:val="20"/>
                  <w:szCs w:val="20"/>
                </w:rPr>
                <w:t>0%</w:t>
              </w:r>
            </w:ins>
            <w:del w:id="3033" w:author="khanguyen" w:date="2017-03-17T23:07:00Z">
              <w:r w:rsidRPr="00C47FE2" w:rsidDel="005D5052">
                <w:rPr>
                  <w:rFonts w:eastAsia="Times New Roman" w:cs="Arial"/>
                  <w:color w:val="4B4B63"/>
                  <w:sz w:val="20"/>
                  <w:szCs w:val="20"/>
                  <w:lang w:val="en-US"/>
                </w:rPr>
                <w:delText>0%</w:delText>
              </w:r>
            </w:del>
          </w:p>
        </w:tc>
      </w:tr>
      <w:tr w:rsidR="00546FC9" w:rsidRPr="00C47FE2" w14:paraId="0A816FDC"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1400E4D4" w14:textId="35E6D579"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034" w:author="khanguyen" w:date="2017-03-17T23:08:00Z">
              <w:r>
                <w:rPr>
                  <w:rFonts w:cs="Arial"/>
                  <w:color w:val="4B4B63"/>
                  <w:sz w:val="20"/>
                  <w:szCs w:val="20"/>
                </w:rPr>
                <w:t>DELETE Invoice for Project 02</w:t>
              </w:r>
            </w:ins>
            <w:del w:id="3035" w:author="khanguyen" w:date="2017-03-17T23:07:00Z">
              <w:r w:rsidRPr="00C47FE2" w:rsidDel="005D5052">
                <w:rPr>
                  <w:rFonts w:eastAsia="Times New Roman" w:cs="Arial"/>
                  <w:color w:val="4B4B63"/>
                  <w:sz w:val="20"/>
                  <w:szCs w:val="20"/>
                  <w:lang w:val="en-US"/>
                </w:rPr>
                <w:delText>Click_Save_Invoice03</w:delText>
              </w:r>
            </w:del>
          </w:p>
        </w:tc>
        <w:tc>
          <w:tcPr>
            <w:tcW w:w="846" w:type="dxa"/>
            <w:tcBorders>
              <w:top w:val="nil"/>
              <w:left w:val="nil"/>
              <w:bottom w:val="single" w:sz="4" w:space="0" w:color="ACB9CA"/>
              <w:right w:val="single" w:sz="4" w:space="0" w:color="ACB9CA"/>
            </w:tcBorders>
            <w:shd w:val="clear" w:color="000000" w:fill="FFFFFF"/>
            <w:vAlign w:val="center"/>
            <w:hideMark/>
          </w:tcPr>
          <w:p w14:paraId="015764C6" w14:textId="37AB4A17" w:rsidR="00546FC9" w:rsidRPr="00C47FE2" w:rsidRDefault="00546FC9" w:rsidP="00546FC9">
            <w:pPr>
              <w:spacing w:before="0" w:after="0" w:line="240" w:lineRule="auto"/>
              <w:jc w:val="right"/>
              <w:rPr>
                <w:rFonts w:eastAsia="Times New Roman" w:cs="Arial"/>
                <w:color w:val="4B4B63"/>
                <w:sz w:val="20"/>
                <w:szCs w:val="20"/>
                <w:lang w:val="en-US"/>
              </w:rPr>
            </w:pPr>
            <w:ins w:id="3036" w:author="khanguyen" w:date="2017-03-17T23:08:00Z">
              <w:r>
                <w:rPr>
                  <w:rFonts w:cs="Arial"/>
                  <w:color w:val="4B4B63"/>
                  <w:sz w:val="20"/>
                  <w:szCs w:val="20"/>
                </w:rPr>
                <w:t>2</w:t>
              </w:r>
            </w:ins>
            <w:del w:id="3037" w:author="khanguyen" w:date="2017-03-17T23:07:00Z">
              <w:r w:rsidRPr="00C47FE2" w:rsidDel="005D5052">
                <w:rPr>
                  <w:rFonts w:eastAsia="Times New Roman" w:cs="Arial"/>
                  <w:color w:val="4B4B63"/>
                  <w:sz w:val="20"/>
                  <w:szCs w:val="20"/>
                  <w:lang w:val="en-US"/>
                </w:rPr>
                <w:delText>29</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10C1A58C" w14:textId="3DEDF43F" w:rsidR="00546FC9" w:rsidRPr="00C47FE2" w:rsidRDefault="00546FC9" w:rsidP="00546FC9">
            <w:pPr>
              <w:spacing w:before="0" w:after="0" w:line="240" w:lineRule="auto"/>
              <w:jc w:val="right"/>
              <w:rPr>
                <w:rFonts w:eastAsia="Times New Roman" w:cs="Arial"/>
                <w:color w:val="4B4B63"/>
                <w:sz w:val="20"/>
                <w:szCs w:val="20"/>
                <w:lang w:val="en-US"/>
              </w:rPr>
            </w:pPr>
            <w:ins w:id="3038" w:author="khanguyen" w:date="2017-03-17T23:08:00Z">
              <w:r>
                <w:rPr>
                  <w:rFonts w:cs="Arial"/>
                  <w:color w:val="4B4B63"/>
                  <w:sz w:val="20"/>
                  <w:szCs w:val="20"/>
                </w:rPr>
                <w:t>224334</w:t>
              </w:r>
            </w:ins>
            <w:del w:id="3039" w:author="khanguyen" w:date="2017-03-17T23:07:00Z">
              <w:r w:rsidRPr="00C47FE2" w:rsidDel="005D5052">
                <w:rPr>
                  <w:rFonts w:eastAsia="Times New Roman" w:cs="Arial"/>
                  <w:color w:val="4B4B63"/>
                  <w:sz w:val="20"/>
                  <w:szCs w:val="20"/>
                  <w:lang w:val="en-US"/>
                </w:rPr>
                <w:delText>182206.07</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6FF8A660" w14:textId="1C63CE28" w:rsidR="00546FC9" w:rsidRPr="00C47FE2" w:rsidRDefault="00546FC9" w:rsidP="00546FC9">
            <w:pPr>
              <w:spacing w:before="0" w:after="0" w:line="240" w:lineRule="auto"/>
              <w:jc w:val="right"/>
              <w:rPr>
                <w:rFonts w:eastAsia="Times New Roman" w:cs="Arial"/>
                <w:color w:val="4B4B63"/>
                <w:sz w:val="20"/>
                <w:szCs w:val="20"/>
                <w:lang w:val="en-US"/>
              </w:rPr>
            </w:pPr>
            <w:ins w:id="3040" w:author="khanguyen" w:date="2017-03-17T23:08:00Z">
              <w:r>
                <w:rPr>
                  <w:rFonts w:cs="Arial"/>
                  <w:color w:val="4B4B63"/>
                  <w:sz w:val="20"/>
                  <w:szCs w:val="20"/>
                </w:rPr>
                <w:t>229759</w:t>
              </w:r>
            </w:ins>
            <w:del w:id="3041" w:author="khanguyen" w:date="2017-03-17T23:07:00Z">
              <w:r w:rsidRPr="00C47FE2" w:rsidDel="005D5052">
                <w:rPr>
                  <w:rFonts w:eastAsia="Times New Roman" w:cs="Arial"/>
                  <w:color w:val="4B4B63"/>
                  <w:sz w:val="20"/>
                  <w:szCs w:val="20"/>
                  <w:lang w:val="en-US"/>
                </w:rPr>
                <w:delText>227327</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3113B743" w14:textId="6390FC91" w:rsidR="00546FC9" w:rsidRPr="00C47FE2" w:rsidRDefault="00546FC9" w:rsidP="00546FC9">
            <w:pPr>
              <w:spacing w:before="0" w:after="0" w:line="240" w:lineRule="auto"/>
              <w:jc w:val="right"/>
              <w:rPr>
                <w:rFonts w:eastAsia="Times New Roman" w:cs="Arial"/>
                <w:color w:val="4B4B63"/>
                <w:sz w:val="20"/>
                <w:szCs w:val="20"/>
                <w:lang w:val="en-US"/>
              </w:rPr>
            </w:pPr>
            <w:ins w:id="3042" w:author="khanguyen" w:date="2017-03-17T23:08:00Z">
              <w:r>
                <w:rPr>
                  <w:rFonts w:cs="Arial"/>
                  <w:color w:val="4B4B63"/>
                  <w:sz w:val="20"/>
                  <w:szCs w:val="20"/>
                </w:rPr>
                <w:t>229759</w:t>
              </w:r>
            </w:ins>
            <w:del w:id="3043" w:author="khanguyen" w:date="2017-03-17T23:07:00Z">
              <w:r w:rsidRPr="00C47FE2" w:rsidDel="005D5052">
                <w:rPr>
                  <w:rFonts w:eastAsia="Times New Roman" w:cs="Arial"/>
                  <w:color w:val="4B4B63"/>
                  <w:sz w:val="20"/>
                  <w:szCs w:val="20"/>
                  <w:lang w:val="en-US"/>
                </w:rPr>
                <w:delText>241023</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5C6A434E" w14:textId="5847430C" w:rsidR="00546FC9" w:rsidRPr="00C47FE2" w:rsidRDefault="00546FC9" w:rsidP="00546FC9">
            <w:pPr>
              <w:spacing w:before="0" w:after="0" w:line="240" w:lineRule="auto"/>
              <w:jc w:val="right"/>
              <w:rPr>
                <w:rFonts w:eastAsia="Times New Roman" w:cs="Arial"/>
                <w:color w:val="4B4B63"/>
                <w:sz w:val="20"/>
                <w:szCs w:val="20"/>
                <w:lang w:val="en-US"/>
              </w:rPr>
            </w:pPr>
            <w:ins w:id="3044" w:author="khanguyen" w:date="2017-03-17T23:08:00Z">
              <w:r>
                <w:rPr>
                  <w:rFonts w:cs="Arial"/>
                  <w:color w:val="4B4B63"/>
                  <w:sz w:val="20"/>
                  <w:szCs w:val="20"/>
                </w:rPr>
                <w:t>229759</w:t>
              </w:r>
            </w:ins>
            <w:del w:id="3045" w:author="khanguyen" w:date="2017-03-17T23:07:00Z">
              <w:r w:rsidRPr="00C47FE2" w:rsidDel="005D5052">
                <w:rPr>
                  <w:rFonts w:eastAsia="Times New Roman" w:cs="Arial"/>
                  <w:color w:val="4B4B63"/>
                  <w:sz w:val="20"/>
                  <w:szCs w:val="20"/>
                  <w:lang w:val="en-US"/>
                </w:rPr>
                <w:delText>241279</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73A4E97D" w14:textId="093B33C0" w:rsidR="00546FC9" w:rsidRPr="00C47FE2" w:rsidRDefault="00546FC9" w:rsidP="00546FC9">
            <w:pPr>
              <w:spacing w:before="0" w:after="0" w:line="240" w:lineRule="auto"/>
              <w:jc w:val="right"/>
              <w:rPr>
                <w:rFonts w:eastAsia="Times New Roman" w:cs="Arial"/>
                <w:color w:val="4B4B63"/>
                <w:sz w:val="20"/>
                <w:szCs w:val="20"/>
                <w:lang w:val="en-US"/>
              </w:rPr>
            </w:pPr>
            <w:ins w:id="3046" w:author="khanguyen" w:date="2017-03-17T23:08:00Z">
              <w:r>
                <w:rPr>
                  <w:rFonts w:cs="Arial"/>
                  <w:color w:val="4B4B63"/>
                  <w:sz w:val="20"/>
                  <w:szCs w:val="20"/>
                </w:rPr>
                <w:t>219033</w:t>
              </w:r>
            </w:ins>
            <w:del w:id="3047" w:author="khanguyen" w:date="2017-03-17T23:07:00Z">
              <w:r w:rsidRPr="00C47FE2" w:rsidDel="005D5052">
                <w:rPr>
                  <w:rFonts w:eastAsia="Times New Roman" w:cs="Arial"/>
                  <w:color w:val="4B4B63"/>
                  <w:sz w:val="20"/>
                  <w:szCs w:val="20"/>
                  <w:lang w:val="en-US"/>
                </w:rPr>
                <w:delText>120156</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189E5EAB" w14:textId="21A349BA" w:rsidR="00546FC9" w:rsidRPr="00C47FE2" w:rsidRDefault="00546FC9" w:rsidP="00546FC9">
            <w:pPr>
              <w:spacing w:before="0" w:after="0" w:line="240" w:lineRule="auto"/>
              <w:jc w:val="right"/>
              <w:rPr>
                <w:rFonts w:eastAsia="Times New Roman" w:cs="Arial"/>
                <w:color w:val="4B4B63"/>
                <w:sz w:val="20"/>
                <w:szCs w:val="20"/>
                <w:lang w:val="en-US"/>
              </w:rPr>
            </w:pPr>
            <w:ins w:id="3048" w:author="khanguyen" w:date="2017-03-17T23:08:00Z">
              <w:r>
                <w:rPr>
                  <w:rFonts w:cs="Arial"/>
                  <w:color w:val="4B4B63"/>
                  <w:sz w:val="20"/>
                  <w:szCs w:val="20"/>
                </w:rPr>
                <w:t>229635</w:t>
              </w:r>
            </w:ins>
            <w:del w:id="3049" w:author="khanguyen" w:date="2017-03-17T23:07:00Z">
              <w:r w:rsidRPr="00C47FE2" w:rsidDel="005D5052">
                <w:rPr>
                  <w:rFonts w:eastAsia="Times New Roman" w:cs="Arial"/>
                  <w:color w:val="4B4B63"/>
                  <w:sz w:val="20"/>
                  <w:szCs w:val="20"/>
                  <w:lang w:val="en-US"/>
                </w:rPr>
                <w:delText>241278</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0EA27C26" w14:textId="7040A1C8" w:rsidR="00546FC9" w:rsidRPr="00C47FE2" w:rsidRDefault="00546FC9" w:rsidP="00546FC9">
            <w:pPr>
              <w:spacing w:before="0" w:after="0" w:line="240" w:lineRule="auto"/>
              <w:jc w:val="right"/>
              <w:rPr>
                <w:rFonts w:eastAsia="Times New Roman" w:cs="Arial"/>
                <w:color w:val="4B4B63"/>
                <w:sz w:val="20"/>
                <w:szCs w:val="20"/>
                <w:lang w:val="en-US"/>
              </w:rPr>
            </w:pPr>
            <w:ins w:id="3050" w:author="khanguyen" w:date="2017-03-17T23:08:00Z">
              <w:r>
                <w:rPr>
                  <w:rFonts w:cs="Arial"/>
                  <w:color w:val="4B4B63"/>
                  <w:sz w:val="20"/>
                  <w:szCs w:val="20"/>
                </w:rPr>
                <w:t>0%</w:t>
              </w:r>
            </w:ins>
            <w:del w:id="3051" w:author="khanguyen" w:date="2017-03-17T23:07:00Z">
              <w:r w:rsidRPr="00C47FE2" w:rsidDel="005D5052">
                <w:rPr>
                  <w:rFonts w:eastAsia="Times New Roman" w:cs="Arial"/>
                  <w:color w:val="4B4B63"/>
                  <w:sz w:val="20"/>
                  <w:szCs w:val="20"/>
                  <w:lang w:val="en-US"/>
                </w:rPr>
                <w:delText>0%</w:delText>
              </w:r>
            </w:del>
          </w:p>
        </w:tc>
      </w:tr>
      <w:tr w:rsidR="00546FC9" w:rsidRPr="00C47FE2" w14:paraId="4E042C9F" w14:textId="77777777" w:rsidTr="00546FC9">
        <w:trPr>
          <w:trHeight w:val="300"/>
          <w:ins w:id="3052" w:author="khanguyen" w:date="2017-03-17T23:07: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6C9BF446" w14:textId="7A8B661F" w:rsidR="00546FC9" w:rsidRDefault="00546FC9" w:rsidP="00546FC9">
            <w:pPr>
              <w:spacing w:before="0" w:after="0" w:line="240" w:lineRule="auto"/>
              <w:ind w:firstLineChars="100" w:firstLine="200"/>
              <w:rPr>
                <w:ins w:id="3053" w:author="khanguyen" w:date="2017-03-17T23:07:00Z"/>
                <w:rFonts w:cs="Arial"/>
                <w:color w:val="4B4B63"/>
                <w:sz w:val="20"/>
                <w:szCs w:val="20"/>
              </w:rPr>
            </w:pPr>
            <w:ins w:id="3054" w:author="khanguyen" w:date="2017-03-17T23:08:00Z">
              <w:r>
                <w:rPr>
                  <w:rFonts w:cs="Arial"/>
                  <w:color w:val="4B4B63"/>
                  <w:sz w:val="20"/>
                  <w:szCs w:val="20"/>
                </w:rPr>
                <w:t>DELETE Invoice for Sale</w:t>
              </w:r>
            </w:ins>
          </w:p>
        </w:tc>
        <w:tc>
          <w:tcPr>
            <w:tcW w:w="846" w:type="dxa"/>
            <w:tcBorders>
              <w:top w:val="nil"/>
              <w:left w:val="nil"/>
              <w:bottom w:val="single" w:sz="4" w:space="0" w:color="ACB9CA"/>
              <w:right w:val="single" w:sz="4" w:space="0" w:color="ACB9CA"/>
            </w:tcBorders>
            <w:shd w:val="clear" w:color="000000" w:fill="FFFFFF"/>
            <w:vAlign w:val="center"/>
          </w:tcPr>
          <w:p w14:paraId="35F71B30" w14:textId="50D9A5D4" w:rsidR="00546FC9" w:rsidRDefault="00546FC9" w:rsidP="00546FC9">
            <w:pPr>
              <w:spacing w:before="0" w:after="0" w:line="240" w:lineRule="auto"/>
              <w:jc w:val="right"/>
              <w:rPr>
                <w:ins w:id="3055" w:author="khanguyen" w:date="2017-03-17T23:07:00Z"/>
                <w:rFonts w:cs="Arial"/>
                <w:color w:val="4B4B63"/>
                <w:sz w:val="20"/>
                <w:szCs w:val="20"/>
              </w:rPr>
            </w:pPr>
            <w:ins w:id="3056" w:author="khanguyen" w:date="2017-03-17T23:08:00Z">
              <w:r>
                <w:rPr>
                  <w:rFonts w:cs="Arial"/>
                  <w:color w:val="4B4B63"/>
                  <w:sz w:val="20"/>
                  <w:szCs w:val="20"/>
                </w:rPr>
                <w:t>20</w:t>
              </w:r>
            </w:ins>
          </w:p>
        </w:tc>
        <w:tc>
          <w:tcPr>
            <w:tcW w:w="1475" w:type="dxa"/>
            <w:tcBorders>
              <w:top w:val="nil"/>
              <w:left w:val="nil"/>
              <w:bottom w:val="single" w:sz="4" w:space="0" w:color="ACB9CA"/>
              <w:right w:val="single" w:sz="4" w:space="0" w:color="ACB9CA"/>
            </w:tcBorders>
            <w:shd w:val="clear" w:color="000000" w:fill="FFFFFF"/>
            <w:vAlign w:val="center"/>
          </w:tcPr>
          <w:p w14:paraId="63DAE0B8" w14:textId="48BB8584" w:rsidR="00546FC9" w:rsidRDefault="00546FC9" w:rsidP="00546FC9">
            <w:pPr>
              <w:spacing w:before="0" w:after="0" w:line="240" w:lineRule="auto"/>
              <w:jc w:val="right"/>
              <w:rPr>
                <w:ins w:id="3057" w:author="khanguyen" w:date="2017-03-17T23:07:00Z"/>
                <w:rFonts w:cs="Arial"/>
                <w:color w:val="4B4B63"/>
                <w:sz w:val="20"/>
                <w:szCs w:val="20"/>
              </w:rPr>
            </w:pPr>
            <w:ins w:id="3058" w:author="khanguyen" w:date="2017-03-17T23:08:00Z">
              <w:r>
                <w:rPr>
                  <w:rFonts w:cs="Arial"/>
                  <w:color w:val="4B4B63"/>
                  <w:sz w:val="20"/>
                  <w:szCs w:val="20"/>
                </w:rPr>
                <w:t>185597.3</w:t>
              </w:r>
            </w:ins>
          </w:p>
        </w:tc>
        <w:tc>
          <w:tcPr>
            <w:tcW w:w="1397" w:type="dxa"/>
            <w:tcBorders>
              <w:top w:val="nil"/>
              <w:left w:val="nil"/>
              <w:bottom w:val="single" w:sz="4" w:space="0" w:color="ACB9CA"/>
              <w:right w:val="single" w:sz="4" w:space="0" w:color="ACB9CA"/>
            </w:tcBorders>
            <w:shd w:val="clear" w:color="000000" w:fill="FFFFFF"/>
            <w:vAlign w:val="center"/>
          </w:tcPr>
          <w:p w14:paraId="5EEBDC57" w14:textId="5CFDE813" w:rsidR="00546FC9" w:rsidRDefault="00546FC9" w:rsidP="00546FC9">
            <w:pPr>
              <w:spacing w:before="0" w:after="0" w:line="240" w:lineRule="auto"/>
              <w:jc w:val="right"/>
              <w:rPr>
                <w:ins w:id="3059" w:author="khanguyen" w:date="2017-03-17T23:07:00Z"/>
                <w:rFonts w:cs="Arial"/>
                <w:color w:val="4B4B63"/>
                <w:sz w:val="20"/>
                <w:szCs w:val="20"/>
              </w:rPr>
            </w:pPr>
            <w:ins w:id="3060" w:author="khanguyen" w:date="2017-03-17T23:08:00Z">
              <w:r>
                <w:rPr>
                  <w:rFonts w:cs="Arial"/>
                  <w:color w:val="4B4B63"/>
                  <w:sz w:val="20"/>
                  <w:szCs w:val="20"/>
                </w:rPr>
                <w:t>221567</w:t>
              </w:r>
            </w:ins>
          </w:p>
        </w:tc>
        <w:tc>
          <w:tcPr>
            <w:tcW w:w="1397" w:type="dxa"/>
            <w:tcBorders>
              <w:top w:val="nil"/>
              <w:left w:val="nil"/>
              <w:bottom w:val="single" w:sz="4" w:space="0" w:color="ACB9CA"/>
              <w:right w:val="single" w:sz="4" w:space="0" w:color="ACB9CA"/>
            </w:tcBorders>
            <w:shd w:val="clear" w:color="000000" w:fill="FFFFFF"/>
            <w:vAlign w:val="center"/>
          </w:tcPr>
          <w:p w14:paraId="1970EC38" w14:textId="13BD19EA" w:rsidR="00546FC9" w:rsidRDefault="00546FC9" w:rsidP="00546FC9">
            <w:pPr>
              <w:spacing w:before="0" w:after="0" w:line="240" w:lineRule="auto"/>
              <w:jc w:val="right"/>
              <w:rPr>
                <w:ins w:id="3061" w:author="khanguyen" w:date="2017-03-17T23:07:00Z"/>
                <w:rFonts w:cs="Arial"/>
                <w:color w:val="4B4B63"/>
                <w:sz w:val="20"/>
                <w:szCs w:val="20"/>
              </w:rPr>
            </w:pPr>
            <w:ins w:id="3062" w:author="khanguyen" w:date="2017-03-17T23:08:00Z">
              <w:r>
                <w:rPr>
                  <w:rFonts w:cs="Arial"/>
                  <w:color w:val="4B4B63"/>
                  <w:sz w:val="20"/>
                  <w:szCs w:val="20"/>
                </w:rPr>
                <w:t>223359</w:t>
              </w:r>
            </w:ins>
          </w:p>
        </w:tc>
        <w:tc>
          <w:tcPr>
            <w:tcW w:w="1554" w:type="dxa"/>
            <w:tcBorders>
              <w:top w:val="nil"/>
              <w:left w:val="nil"/>
              <w:bottom w:val="single" w:sz="4" w:space="0" w:color="ACB9CA"/>
              <w:right w:val="single" w:sz="4" w:space="0" w:color="ACB9CA"/>
            </w:tcBorders>
            <w:shd w:val="clear" w:color="000000" w:fill="FFFFFF"/>
            <w:vAlign w:val="center"/>
          </w:tcPr>
          <w:p w14:paraId="1C22E86D" w14:textId="5897E6E5" w:rsidR="00546FC9" w:rsidRDefault="00546FC9" w:rsidP="00546FC9">
            <w:pPr>
              <w:spacing w:before="0" w:after="0" w:line="240" w:lineRule="auto"/>
              <w:jc w:val="right"/>
              <w:rPr>
                <w:ins w:id="3063" w:author="khanguyen" w:date="2017-03-17T23:07:00Z"/>
                <w:rFonts w:cs="Arial"/>
                <w:color w:val="4B4B63"/>
                <w:sz w:val="20"/>
                <w:szCs w:val="20"/>
              </w:rPr>
            </w:pPr>
            <w:ins w:id="3064" w:author="khanguyen" w:date="2017-03-17T23:08:00Z">
              <w:r>
                <w:rPr>
                  <w:rFonts w:cs="Arial"/>
                  <w:color w:val="4B4B63"/>
                  <w:sz w:val="20"/>
                  <w:szCs w:val="20"/>
                </w:rPr>
                <w:t>229631</w:t>
              </w:r>
            </w:ins>
          </w:p>
        </w:tc>
        <w:tc>
          <w:tcPr>
            <w:tcW w:w="1160" w:type="dxa"/>
            <w:tcBorders>
              <w:top w:val="nil"/>
              <w:left w:val="nil"/>
              <w:bottom w:val="single" w:sz="4" w:space="0" w:color="ACB9CA"/>
              <w:right w:val="single" w:sz="4" w:space="0" w:color="ACB9CA"/>
            </w:tcBorders>
            <w:shd w:val="clear" w:color="000000" w:fill="FFFFFF"/>
            <w:vAlign w:val="center"/>
          </w:tcPr>
          <w:p w14:paraId="023B6D66" w14:textId="5681C491" w:rsidR="00546FC9" w:rsidRDefault="00546FC9" w:rsidP="00546FC9">
            <w:pPr>
              <w:spacing w:before="0" w:after="0" w:line="240" w:lineRule="auto"/>
              <w:jc w:val="right"/>
              <w:rPr>
                <w:ins w:id="3065" w:author="khanguyen" w:date="2017-03-17T23:07:00Z"/>
                <w:rFonts w:cs="Arial"/>
                <w:color w:val="4B4B63"/>
                <w:sz w:val="20"/>
                <w:szCs w:val="20"/>
              </w:rPr>
            </w:pPr>
            <w:ins w:id="3066" w:author="khanguyen" w:date="2017-03-17T23:08:00Z">
              <w:r>
                <w:rPr>
                  <w:rFonts w:cs="Arial"/>
                  <w:color w:val="4B4B63"/>
                  <w:sz w:val="20"/>
                  <w:szCs w:val="20"/>
                </w:rPr>
                <w:t>153711</w:t>
              </w:r>
            </w:ins>
          </w:p>
        </w:tc>
        <w:tc>
          <w:tcPr>
            <w:tcW w:w="1318" w:type="dxa"/>
            <w:tcBorders>
              <w:top w:val="nil"/>
              <w:left w:val="nil"/>
              <w:bottom w:val="single" w:sz="4" w:space="0" w:color="ACB9CA"/>
              <w:right w:val="single" w:sz="4" w:space="0" w:color="ACB9CA"/>
            </w:tcBorders>
            <w:shd w:val="clear" w:color="000000" w:fill="FFFFFF"/>
            <w:vAlign w:val="center"/>
          </w:tcPr>
          <w:p w14:paraId="3CE0A6B1" w14:textId="4B5EE5A9" w:rsidR="00546FC9" w:rsidRDefault="00546FC9" w:rsidP="00546FC9">
            <w:pPr>
              <w:spacing w:before="0" w:after="0" w:line="240" w:lineRule="auto"/>
              <w:jc w:val="right"/>
              <w:rPr>
                <w:ins w:id="3067" w:author="khanguyen" w:date="2017-03-17T23:07:00Z"/>
                <w:rFonts w:cs="Arial"/>
                <w:color w:val="4B4B63"/>
                <w:sz w:val="20"/>
                <w:szCs w:val="20"/>
              </w:rPr>
            </w:pPr>
            <w:ins w:id="3068" w:author="khanguyen" w:date="2017-03-17T23:08:00Z">
              <w:r>
                <w:rPr>
                  <w:rFonts w:cs="Arial"/>
                  <w:color w:val="4B4B63"/>
                  <w:sz w:val="20"/>
                  <w:szCs w:val="20"/>
                </w:rPr>
                <w:t>229567</w:t>
              </w:r>
            </w:ins>
          </w:p>
        </w:tc>
        <w:tc>
          <w:tcPr>
            <w:tcW w:w="1176" w:type="dxa"/>
            <w:tcBorders>
              <w:top w:val="nil"/>
              <w:left w:val="nil"/>
              <w:bottom w:val="single" w:sz="4" w:space="0" w:color="ACB9CA"/>
              <w:right w:val="single" w:sz="4" w:space="0" w:color="ACB9CA"/>
            </w:tcBorders>
            <w:shd w:val="clear" w:color="000000" w:fill="FFFFFF"/>
            <w:vAlign w:val="center"/>
          </w:tcPr>
          <w:p w14:paraId="11679678" w14:textId="129D6F52" w:rsidR="00546FC9" w:rsidRDefault="00546FC9" w:rsidP="00546FC9">
            <w:pPr>
              <w:spacing w:before="0" w:after="0" w:line="240" w:lineRule="auto"/>
              <w:jc w:val="right"/>
              <w:rPr>
                <w:ins w:id="3069" w:author="khanguyen" w:date="2017-03-17T23:07:00Z"/>
                <w:rFonts w:cs="Arial"/>
                <w:color w:val="4B4B63"/>
                <w:sz w:val="20"/>
                <w:szCs w:val="20"/>
              </w:rPr>
            </w:pPr>
            <w:ins w:id="3070" w:author="khanguyen" w:date="2017-03-17T23:08:00Z">
              <w:r>
                <w:rPr>
                  <w:rFonts w:cs="Arial"/>
                  <w:color w:val="4B4B63"/>
                  <w:sz w:val="20"/>
                  <w:szCs w:val="20"/>
                </w:rPr>
                <w:t>0%</w:t>
              </w:r>
            </w:ins>
          </w:p>
        </w:tc>
      </w:tr>
      <w:tr w:rsidR="00546FC9" w:rsidRPr="00C47FE2" w14:paraId="089DC730" w14:textId="77777777" w:rsidTr="00546FC9">
        <w:trPr>
          <w:trHeight w:val="300"/>
          <w:ins w:id="3071" w:author="khanguyen" w:date="2017-03-17T23:07: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11309DFD" w14:textId="3CC457FC" w:rsidR="00546FC9" w:rsidRDefault="00546FC9" w:rsidP="00546FC9">
            <w:pPr>
              <w:spacing w:before="0" w:after="0" w:line="240" w:lineRule="auto"/>
              <w:ind w:firstLineChars="100" w:firstLine="200"/>
              <w:rPr>
                <w:ins w:id="3072" w:author="khanguyen" w:date="2017-03-17T23:07:00Z"/>
                <w:rFonts w:cs="Arial"/>
                <w:color w:val="4B4B63"/>
                <w:sz w:val="20"/>
                <w:szCs w:val="20"/>
              </w:rPr>
            </w:pPr>
            <w:ins w:id="3073" w:author="khanguyen" w:date="2017-03-17T23:08:00Z">
              <w:r>
                <w:rPr>
                  <w:rFonts w:cs="Arial"/>
                  <w:color w:val="4B4B63"/>
                  <w:sz w:val="20"/>
                  <w:szCs w:val="20"/>
                </w:rPr>
                <w:t>DELETE Note for a Sale</w:t>
              </w:r>
            </w:ins>
          </w:p>
        </w:tc>
        <w:tc>
          <w:tcPr>
            <w:tcW w:w="846" w:type="dxa"/>
            <w:tcBorders>
              <w:top w:val="nil"/>
              <w:left w:val="nil"/>
              <w:bottom w:val="single" w:sz="4" w:space="0" w:color="ACB9CA"/>
              <w:right w:val="single" w:sz="4" w:space="0" w:color="ACB9CA"/>
            </w:tcBorders>
            <w:shd w:val="clear" w:color="000000" w:fill="FFFFFF"/>
            <w:vAlign w:val="center"/>
          </w:tcPr>
          <w:p w14:paraId="1129BEAA" w14:textId="5370250E" w:rsidR="00546FC9" w:rsidRDefault="00546FC9" w:rsidP="00546FC9">
            <w:pPr>
              <w:spacing w:before="0" w:after="0" w:line="240" w:lineRule="auto"/>
              <w:jc w:val="right"/>
              <w:rPr>
                <w:ins w:id="3074" w:author="khanguyen" w:date="2017-03-17T23:07:00Z"/>
                <w:rFonts w:cs="Arial"/>
                <w:color w:val="4B4B63"/>
                <w:sz w:val="20"/>
                <w:szCs w:val="20"/>
              </w:rPr>
            </w:pPr>
            <w:ins w:id="3075" w:author="khanguyen" w:date="2017-03-17T23:08:00Z">
              <w:r>
                <w:rPr>
                  <w:rFonts w:cs="Arial"/>
                  <w:color w:val="4B4B63"/>
                  <w:sz w:val="20"/>
                  <w:szCs w:val="20"/>
                </w:rPr>
                <w:t>1966</w:t>
              </w:r>
            </w:ins>
          </w:p>
        </w:tc>
        <w:tc>
          <w:tcPr>
            <w:tcW w:w="1475" w:type="dxa"/>
            <w:tcBorders>
              <w:top w:val="nil"/>
              <w:left w:val="nil"/>
              <w:bottom w:val="single" w:sz="4" w:space="0" w:color="ACB9CA"/>
              <w:right w:val="single" w:sz="4" w:space="0" w:color="ACB9CA"/>
            </w:tcBorders>
            <w:shd w:val="clear" w:color="000000" w:fill="FFFFFF"/>
            <w:vAlign w:val="center"/>
          </w:tcPr>
          <w:p w14:paraId="09844BBD" w14:textId="104A6102" w:rsidR="00546FC9" w:rsidRDefault="00546FC9" w:rsidP="00546FC9">
            <w:pPr>
              <w:spacing w:before="0" w:after="0" w:line="240" w:lineRule="auto"/>
              <w:jc w:val="right"/>
              <w:rPr>
                <w:ins w:id="3076" w:author="khanguyen" w:date="2017-03-17T23:07:00Z"/>
                <w:rFonts w:cs="Arial"/>
                <w:color w:val="4B4B63"/>
                <w:sz w:val="20"/>
                <w:szCs w:val="20"/>
              </w:rPr>
            </w:pPr>
            <w:ins w:id="3077" w:author="khanguyen" w:date="2017-03-17T23:08:00Z">
              <w:r>
                <w:rPr>
                  <w:rFonts w:cs="Arial"/>
                  <w:color w:val="4B4B63"/>
                  <w:sz w:val="20"/>
                  <w:szCs w:val="20"/>
                </w:rPr>
                <w:t>232146.1</w:t>
              </w:r>
            </w:ins>
          </w:p>
        </w:tc>
        <w:tc>
          <w:tcPr>
            <w:tcW w:w="1397" w:type="dxa"/>
            <w:tcBorders>
              <w:top w:val="nil"/>
              <w:left w:val="nil"/>
              <w:bottom w:val="single" w:sz="4" w:space="0" w:color="ACB9CA"/>
              <w:right w:val="single" w:sz="4" w:space="0" w:color="ACB9CA"/>
            </w:tcBorders>
            <w:shd w:val="clear" w:color="000000" w:fill="FFFFFF"/>
            <w:vAlign w:val="center"/>
          </w:tcPr>
          <w:p w14:paraId="335A4C2E" w14:textId="107831D1" w:rsidR="00546FC9" w:rsidRDefault="00546FC9" w:rsidP="00546FC9">
            <w:pPr>
              <w:spacing w:before="0" w:after="0" w:line="240" w:lineRule="auto"/>
              <w:jc w:val="right"/>
              <w:rPr>
                <w:ins w:id="3078" w:author="khanguyen" w:date="2017-03-17T23:07:00Z"/>
                <w:rFonts w:cs="Arial"/>
                <w:color w:val="4B4B63"/>
                <w:sz w:val="20"/>
                <w:szCs w:val="20"/>
              </w:rPr>
            </w:pPr>
            <w:ins w:id="3079" w:author="khanguyen" w:date="2017-03-17T23:08:00Z">
              <w:r>
                <w:rPr>
                  <w:rFonts w:cs="Arial"/>
                  <w:color w:val="4B4B63"/>
                  <w:sz w:val="20"/>
                  <w:szCs w:val="20"/>
                </w:rPr>
                <w:t>476632.1</w:t>
              </w:r>
            </w:ins>
          </w:p>
        </w:tc>
        <w:tc>
          <w:tcPr>
            <w:tcW w:w="1397" w:type="dxa"/>
            <w:tcBorders>
              <w:top w:val="nil"/>
              <w:left w:val="nil"/>
              <w:bottom w:val="single" w:sz="4" w:space="0" w:color="ACB9CA"/>
              <w:right w:val="single" w:sz="4" w:space="0" w:color="ACB9CA"/>
            </w:tcBorders>
            <w:shd w:val="clear" w:color="000000" w:fill="FFFFFF"/>
            <w:vAlign w:val="center"/>
          </w:tcPr>
          <w:p w14:paraId="2A29553B" w14:textId="6E1BD938" w:rsidR="00546FC9" w:rsidRDefault="00546FC9" w:rsidP="00546FC9">
            <w:pPr>
              <w:spacing w:before="0" w:after="0" w:line="240" w:lineRule="auto"/>
              <w:jc w:val="right"/>
              <w:rPr>
                <w:ins w:id="3080" w:author="khanguyen" w:date="2017-03-17T23:07:00Z"/>
                <w:rFonts w:cs="Arial"/>
                <w:color w:val="4B4B63"/>
                <w:sz w:val="20"/>
                <w:szCs w:val="20"/>
              </w:rPr>
            </w:pPr>
            <w:ins w:id="3081" w:author="khanguyen" w:date="2017-03-17T23:08:00Z">
              <w:r>
                <w:rPr>
                  <w:rFonts w:cs="Arial"/>
                  <w:color w:val="4B4B63"/>
                  <w:sz w:val="20"/>
                  <w:szCs w:val="20"/>
                </w:rPr>
                <w:t>572668.1</w:t>
              </w:r>
            </w:ins>
          </w:p>
        </w:tc>
        <w:tc>
          <w:tcPr>
            <w:tcW w:w="1554" w:type="dxa"/>
            <w:tcBorders>
              <w:top w:val="nil"/>
              <w:left w:val="nil"/>
              <w:bottom w:val="single" w:sz="4" w:space="0" w:color="ACB9CA"/>
              <w:right w:val="single" w:sz="4" w:space="0" w:color="ACB9CA"/>
            </w:tcBorders>
            <w:shd w:val="clear" w:color="000000" w:fill="FFFFFF"/>
            <w:vAlign w:val="center"/>
          </w:tcPr>
          <w:p w14:paraId="0EB78E14" w14:textId="3D691F52" w:rsidR="00546FC9" w:rsidRDefault="00546FC9" w:rsidP="00546FC9">
            <w:pPr>
              <w:spacing w:before="0" w:after="0" w:line="240" w:lineRule="auto"/>
              <w:jc w:val="right"/>
              <w:rPr>
                <w:ins w:id="3082" w:author="khanguyen" w:date="2017-03-17T23:07:00Z"/>
                <w:rFonts w:cs="Arial"/>
                <w:color w:val="4B4B63"/>
                <w:sz w:val="20"/>
                <w:szCs w:val="20"/>
              </w:rPr>
            </w:pPr>
            <w:ins w:id="3083" w:author="khanguyen" w:date="2017-03-17T23:08:00Z">
              <w:r>
                <w:rPr>
                  <w:rFonts w:cs="Arial"/>
                  <w:color w:val="4B4B63"/>
                  <w:sz w:val="20"/>
                  <w:szCs w:val="20"/>
                </w:rPr>
                <w:t>629473.6</w:t>
              </w:r>
            </w:ins>
          </w:p>
        </w:tc>
        <w:tc>
          <w:tcPr>
            <w:tcW w:w="1160" w:type="dxa"/>
            <w:tcBorders>
              <w:top w:val="nil"/>
              <w:left w:val="nil"/>
              <w:bottom w:val="single" w:sz="4" w:space="0" w:color="ACB9CA"/>
              <w:right w:val="single" w:sz="4" w:space="0" w:color="ACB9CA"/>
            </w:tcBorders>
            <w:shd w:val="clear" w:color="000000" w:fill="FFFFFF"/>
            <w:vAlign w:val="center"/>
          </w:tcPr>
          <w:p w14:paraId="32D26058" w14:textId="04E36EE0" w:rsidR="00546FC9" w:rsidRDefault="00546FC9" w:rsidP="00546FC9">
            <w:pPr>
              <w:spacing w:before="0" w:after="0" w:line="240" w:lineRule="auto"/>
              <w:jc w:val="right"/>
              <w:rPr>
                <w:ins w:id="3084" w:author="khanguyen" w:date="2017-03-17T23:07:00Z"/>
                <w:rFonts w:cs="Arial"/>
                <w:color w:val="4B4B63"/>
                <w:sz w:val="20"/>
                <w:szCs w:val="20"/>
              </w:rPr>
            </w:pPr>
            <w:ins w:id="3085" w:author="khanguyen" w:date="2017-03-17T23:08:00Z">
              <w:r>
                <w:rPr>
                  <w:rFonts w:cs="Arial"/>
                  <w:color w:val="4B4B63"/>
                  <w:sz w:val="20"/>
                  <w:szCs w:val="20"/>
                </w:rPr>
                <w:t>3</w:t>
              </w:r>
            </w:ins>
          </w:p>
        </w:tc>
        <w:tc>
          <w:tcPr>
            <w:tcW w:w="1318" w:type="dxa"/>
            <w:tcBorders>
              <w:top w:val="nil"/>
              <w:left w:val="nil"/>
              <w:bottom w:val="single" w:sz="4" w:space="0" w:color="ACB9CA"/>
              <w:right w:val="single" w:sz="4" w:space="0" w:color="ACB9CA"/>
            </w:tcBorders>
            <w:shd w:val="clear" w:color="000000" w:fill="FFFFFF"/>
            <w:vAlign w:val="center"/>
          </w:tcPr>
          <w:p w14:paraId="4BC6E9F5" w14:textId="242131F0" w:rsidR="00546FC9" w:rsidRDefault="00546FC9" w:rsidP="00546FC9">
            <w:pPr>
              <w:spacing w:before="0" w:after="0" w:line="240" w:lineRule="auto"/>
              <w:jc w:val="right"/>
              <w:rPr>
                <w:ins w:id="3086" w:author="khanguyen" w:date="2017-03-17T23:07:00Z"/>
                <w:rFonts w:cs="Arial"/>
                <w:color w:val="4B4B63"/>
                <w:sz w:val="20"/>
                <w:szCs w:val="20"/>
              </w:rPr>
            </w:pPr>
            <w:ins w:id="3087" w:author="khanguyen" w:date="2017-03-17T23:08:00Z">
              <w:r>
                <w:rPr>
                  <w:rFonts w:cs="Arial"/>
                  <w:color w:val="4B4B63"/>
                  <w:sz w:val="20"/>
                  <w:szCs w:val="20"/>
                </w:rPr>
                <w:t>2021921</w:t>
              </w:r>
            </w:ins>
          </w:p>
        </w:tc>
        <w:tc>
          <w:tcPr>
            <w:tcW w:w="1176" w:type="dxa"/>
            <w:tcBorders>
              <w:top w:val="nil"/>
              <w:left w:val="nil"/>
              <w:bottom w:val="single" w:sz="4" w:space="0" w:color="ACB9CA"/>
              <w:right w:val="single" w:sz="4" w:space="0" w:color="ACB9CA"/>
            </w:tcBorders>
            <w:shd w:val="clear" w:color="000000" w:fill="FFFFFF"/>
            <w:vAlign w:val="center"/>
          </w:tcPr>
          <w:p w14:paraId="290A3B9D" w14:textId="28857E42" w:rsidR="00546FC9" w:rsidRDefault="00546FC9" w:rsidP="00546FC9">
            <w:pPr>
              <w:spacing w:before="0" w:after="0" w:line="240" w:lineRule="auto"/>
              <w:jc w:val="right"/>
              <w:rPr>
                <w:ins w:id="3088" w:author="khanguyen" w:date="2017-03-17T23:07:00Z"/>
                <w:rFonts w:cs="Arial"/>
                <w:color w:val="4B4B63"/>
                <w:sz w:val="20"/>
                <w:szCs w:val="20"/>
              </w:rPr>
            </w:pPr>
            <w:ins w:id="3089" w:author="khanguyen" w:date="2017-03-17T23:08:00Z">
              <w:r>
                <w:rPr>
                  <w:rFonts w:cs="Arial"/>
                  <w:color w:val="4B4B63"/>
                  <w:sz w:val="20"/>
                  <w:szCs w:val="20"/>
                </w:rPr>
                <w:t>19.48%</w:t>
              </w:r>
            </w:ins>
          </w:p>
        </w:tc>
      </w:tr>
      <w:tr w:rsidR="00546FC9" w:rsidRPr="00C47FE2" w14:paraId="7B6AD8FF" w14:textId="77777777" w:rsidTr="00546FC9">
        <w:trPr>
          <w:trHeight w:val="300"/>
          <w:ins w:id="3090" w:author="khanguyen" w:date="2017-03-17T23:07: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27EF250D" w14:textId="24497B0D" w:rsidR="00546FC9" w:rsidRDefault="00546FC9" w:rsidP="00546FC9">
            <w:pPr>
              <w:spacing w:before="0" w:after="0" w:line="240" w:lineRule="auto"/>
              <w:ind w:firstLineChars="100" w:firstLine="200"/>
              <w:rPr>
                <w:ins w:id="3091" w:author="khanguyen" w:date="2017-03-17T23:07:00Z"/>
                <w:rFonts w:cs="Arial"/>
                <w:color w:val="4B4B63"/>
                <w:sz w:val="20"/>
                <w:szCs w:val="20"/>
              </w:rPr>
            </w:pPr>
            <w:ins w:id="3092" w:author="khanguyen" w:date="2017-03-17T23:08:00Z">
              <w:r>
                <w:rPr>
                  <w:rFonts w:cs="Arial"/>
                  <w:color w:val="4B4B63"/>
                  <w:sz w:val="20"/>
                  <w:szCs w:val="20"/>
                </w:rPr>
                <w:t>DELETE Note for an expense</w:t>
              </w:r>
            </w:ins>
          </w:p>
        </w:tc>
        <w:tc>
          <w:tcPr>
            <w:tcW w:w="846" w:type="dxa"/>
            <w:tcBorders>
              <w:top w:val="nil"/>
              <w:left w:val="nil"/>
              <w:bottom w:val="single" w:sz="4" w:space="0" w:color="ACB9CA"/>
              <w:right w:val="single" w:sz="4" w:space="0" w:color="ACB9CA"/>
            </w:tcBorders>
            <w:shd w:val="clear" w:color="000000" w:fill="FFFFFF"/>
            <w:vAlign w:val="center"/>
          </w:tcPr>
          <w:p w14:paraId="1C6D286F" w14:textId="320269BB" w:rsidR="00546FC9" w:rsidRDefault="00546FC9" w:rsidP="00546FC9">
            <w:pPr>
              <w:spacing w:before="0" w:after="0" w:line="240" w:lineRule="auto"/>
              <w:jc w:val="right"/>
              <w:rPr>
                <w:ins w:id="3093" w:author="khanguyen" w:date="2017-03-17T23:07:00Z"/>
                <w:rFonts w:cs="Arial"/>
                <w:color w:val="4B4B63"/>
                <w:sz w:val="20"/>
                <w:szCs w:val="20"/>
              </w:rPr>
            </w:pPr>
            <w:ins w:id="3094" w:author="khanguyen" w:date="2017-03-17T23:08:00Z">
              <w:r>
                <w:rPr>
                  <w:rFonts w:cs="Arial"/>
                  <w:color w:val="4B4B63"/>
                  <w:sz w:val="20"/>
                  <w:szCs w:val="20"/>
                </w:rPr>
                <w:t>692</w:t>
              </w:r>
            </w:ins>
          </w:p>
        </w:tc>
        <w:tc>
          <w:tcPr>
            <w:tcW w:w="1475" w:type="dxa"/>
            <w:tcBorders>
              <w:top w:val="nil"/>
              <w:left w:val="nil"/>
              <w:bottom w:val="single" w:sz="4" w:space="0" w:color="ACB9CA"/>
              <w:right w:val="single" w:sz="4" w:space="0" w:color="ACB9CA"/>
            </w:tcBorders>
            <w:shd w:val="clear" w:color="000000" w:fill="FFFFFF"/>
            <w:vAlign w:val="center"/>
          </w:tcPr>
          <w:p w14:paraId="22B4F375" w14:textId="219EF3C4" w:rsidR="00546FC9" w:rsidRDefault="00546FC9" w:rsidP="00546FC9">
            <w:pPr>
              <w:spacing w:before="0" w:after="0" w:line="240" w:lineRule="auto"/>
              <w:jc w:val="right"/>
              <w:rPr>
                <w:ins w:id="3095" w:author="khanguyen" w:date="2017-03-17T23:07:00Z"/>
                <w:rFonts w:cs="Arial"/>
                <w:color w:val="4B4B63"/>
                <w:sz w:val="20"/>
                <w:szCs w:val="20"/>
              </w:rPr>
            </w:pPr>
            <w:ins w:id="3096" w:author="khanguyen" w:date="2017-03-17T23:08:00Z">
              <w:r>
                <w:rPr>
                  <w:rFonts w:cs="Arial"/>
                  <w:color w:val="4B4B63"/>
                  <w:sz w:val="20"/>
                  <w:szCs w:val="20"/>
                </w:rPr>
                <w:t>427116.5</w:t>
              </w:r>
            </w:ins>
          </w:p>
        </w:tc>
        <w:tc>
          <w:tcPr>
            <w:tcW w:w="1397" w:type="dxa"/>
            <w:tcBorders>
              <w:top w:val="nil"/>
              <w:left w:val="nil"/>
              <w:bottom w:val="single" w:sz="4" w:space="0" w:color="ACB9CA"/>
              <w:right w:val="single" w:sz="4" w:space="0" w:color="ACB9CA"/>
            </w:tcBorders>
            <w:shd w:val="clear" w:color="000000" w:fill="FFFFFF"/>
            <w:vAlign w:val="center"/>
          </w:tcPr>
          <w:p w14:paraId="12EC8DC6" w14:textId="69FA6EF5" w:rsidR="00546FC9" w:rsidRDefault="00546FC9" w:rsidP="00546FC9">
            <w:pPr>
              <w:spacing w:before="0" w:after="0" w:line="240" w:lineRule="auto"/>
              <w:jc w:val="right"/>
              <w:rPr>
                <w:ins w:id="3097" w:author="khanguyen" w:date="2017-03-17T23:07:00Z"/>
                <w:rFonts w:cs="Arial"/>
                <w:color w:val="4B4B63"/>
                <w:sz w:val="20"/>
                <w:szCs w:val="20"/>
              </w:rPr>
            </w:pPr>
            <w:ins w:id="3098" w:author="khanguyen" w:date="2017-03-17T23:08:00Z">
              <w:r>
                <w:rPr>
                  <w:rFonts w:cs="Arial"/>
                  <w:color w:val="4B4B63"/>
                  <w:sz w:val="20"/>
                  <w:szCs w:val="20"/>
                </w:rPr>
                <w:t>897111.1</w:t>
              </w:r>
            </w:ins>
          </w:p>
        </w:tc>
        <w:tc>
          <w:tcPr>
            <w:tcW w:w="1397" w:type="dxa"/>
            <w:tcBorders>
              <w:top w:val="nil"/>
              <w:left w:val="nil"/>
              <w:bottom w:val="single" w:sz="4" w:space="0" w:color="ACB9CA"/>
              <w:right w:val="single" w:sz="4" w:space="0" w:color="ACB9CA"/>
            </w:tcBorders>
            <w:shd w:val="clear" w:color="000000" w:fill="FFFFFF"/>
            <w:vAlign w:val="center"/>
          </w:tcPr>
          <w:p w14:paraId="1807963C" w14:textId="477F9527" w:rsidR="00546FC9" w:rsidRDefault="00546FC9" w:rsidP="00546FC9">
            <w:pPr>
              <w:spacing w:before="0" w:after="0" w:line="240" w:lineRule="auto"/>
              <w:jc w:val="right"/>
              <w:rPr>
                <w:ins w:id="3099" w:author="khanguyen" w:date="2017-03-17T23:07:00Z"/>
                <w:rFonts w:cs="Arial"/>
                <w:color w:val="4B4B63"/>
                <w:sz w:val="20"/>
                <w:szCs w:val="20"/>
              </w:rPr>
            </w:pPr>
            <w:ins w:id="3100" w:author="khanguyen" w:date="2017-03-17T23:08:00Z">
              <w:r>
                <w:rPr>
                  <w:rFonts w:cs="Arial"/>
                  <w:color w:val="4B4B63"/>
                  <w:sz w:val="20"/>
                  <w:szCs w:val="20"/>
                </w:rPr>
                <w:t>966008.3</w:t>
              </w:r>
            </w:ins>
          </w:p>
        </w:tc>
        <w:tc>
          <w:tcPr>
            <w:tcW w:w="1554" w:type="dxa"/>
            <w:tcBorders>
              <w:top w:val="nil"/>
              <w:left w:val="nil"/>
              <w:bottom w:val="single" w:sz="4" w:space="0" w:color="ACB9CA"/>
              <w:right w:val="single" w:sz="4" w:space="0" w:color="ACB9CA"/>
            </w:tcBorders>
            <w:shd w:val="clear" w:color="000000" w:fill="FFFFFF"/>
            <w:vAlign w:val="center"/>
          </w:tcPr>
          <w:p w14:paraId="761B4333" w14:textId="0489E571" w:rsidR="00546FC9" w:rsidRDefault="00546FC9" w:rsidP="00546FC9">
            <w:pPr>
              <w:spacing w:before="0" w:after="0" w:line="240" w:lineRule="auto"/>
              <w:jc w:val="right"/>
              <w:rPr>
                <w:ins w:id="3101" w:author="khanguyen" w:date="2017-03-17T23:07:00Z"/>
                <w:rFonts w:cs="Arial"/>
                <w:color w:val="4B4B63"/>
                <w:sz w:val="20"/>
                <w:szCs w:val="20"/>
              </w:rPr>
            </w:pPr>
            <w:ins w:id="3102" w:author="khanguyen" w:date="2017-03-17T23:08:00Z">
              <w:r>
                <w:rPr>
                  <w:rFonts w:cs="Arial"/>
                  <w:color w:val="4B4B63"/>
                  <w:sz w:val="20"/>
                  <w:szCs w:val="20"/>
                </w:rPr>
                <w:t>985300.1</w:t>
              </w:r>
            </w:ins>
          </w:p>
        </w:tc>
        <w:tc>
          <w:tcPr>
            <w:tcW w:w="1160" w:type="dxa"/>
            <w:tcBorders>
              <w:top w:val="nil"/>
              <w:left w:val="nil"/>
              <w:bottom w:val="single" w:sz="4" w:space="0" w:color="ACB9CA"/>
              <w:right w:val="single" w:sz="4" w:space="0" w:color="ACB9CA"/>
            </w:tcBorders>
            <w:shd w:val="clear" w:color="000000" w:fill="FFFFFF"/>
            <w:vAlign w:val="center"/>
          </w:tcPr>
          <w:p w14:paraId="0EEDFFB4" w14:textId="3933E596" w:rsidR="00546FC9" w:rsidRDefault="00546FC9" w:rsidP="00546FC9">
            <w:pPr>
              <w:spacing w:before="0" w:after="0" w:line="240" w:lineRule="auto"/>
              <w:jc w:val="right"/>
              <w:rPr>
                <w:ins w:id="3103" w:author="khanguyen" w:date="2017-03-17T23:07:00Z"/>
                <w:rFonts w:cs="Arial"/>
                <w:color w:val="4B4B63"/>
                <w:sz w:val="20"/>
                <w:szCs w:val="20"/>
              </w:rPr>
            </w:pPr>
            <w:ins w:id="3104" w:author="khanguyen" w:date="2017-03-17T23:08:00Z">
              <w:r>
                <w:rPr>
                  <w:rFonts w:cs="Arial"/>
                  <w:color w:val="4B4B63"/>
                  <w:sz w:val="20"/>
                  <w:szCs w:val="20"/>
                </w:rPr>
                <w:t>3</w:t>
              </w:r>
            </w:ins>
          </w:p>
        </w:tc>
        <w:tc>
          <w:tcPr>
            <w:tcW w:w="1318" w:type="dxa"/>
            <w:tcBorders>
              <w:top w:val="nil"/>
              <w:left w:val="nil"/>
              <w:bottom w:val="single" w:sz="4" w:space="0" w:color="ACB9CA"/>
              <w:right w:val="single" w:sz="4" w:space="0" w:color="ACB9CA"/>
            </w:tcBorders>
            <w:shd w:val="clear" w:color="000000" w:fill="FFFFFF"/>
            <w:vAlign w:val="center"/>
          </w:tcPr>
          <w:p w14:paraId="5B775FC0" w14:textId="16FB748D" w:rsidR="00546FC9" w:rsidRDefault="00546FC9" w:rsidP="00546FC9">
            <w:pPr>
              <w:spacing w:before="0" w:after="0" w:line="240" w:lineRule="auto"/>
              <w:jc w:val="right"/>
              <w:rPr>
                <w:ins w:id="3105" w:author="khanguyen" w:date="2017-03-17T23:07:00Z"/>
                <w:rFonts w:cs="Arial"/>
                <w:color w:val="4B4B63"/>
                <w:sz w:val="20"/>
                <w:szCs w:val="20"/>
              </w:rPr>
            </w:pPr>
            <w:ins w:id="3106" w:author="khanguyen" w:date="2017-03-17T23:08:00Z">
              <w:r>
                <w:rPr>
                  <w:rFonts w:cs="Arial"/>
                  <w:color w:val="4B4B63"/>
                  <w:sz w:val="20"/>
                  <w:szCs w:val="20"/>
                </w:rPr>
                <w:t>1719866</w:t>
              </w:r>
            </w:ins>
          </w:p>
        </w:tc>
        <w:tc>
          <w:tcPr>
            <w:tcW w:w="1176" w:type="dxa"/>
            <w:tcBorders>
              <w:top w:val="nil"/>
              <w:left w:val="nil"/>
              <w:bottom w:val="single" w:sz="4" w:space="0" w:color="ACB9CA"/>
              <w:right w:val="single" w:sz="4" w:space="0" w:color="ACB9CA"/>
            </w:tcBorders>
            <w:shd w:val="clear" w:color="000000" w:fill="FFFFFF"/>
            <w:vAlign w:val="center"/>
          </w:tcPr>
          <w:p w14:paraId="0DA12DE8" w14:textId="47B2FC85" w:rsidR="00546FC9" w:rsidRDefault="00546FC9" w:rsidP="00546FC9">
            <w:pPr>
              <w:spacing w:before="0" w:after="0" w:line="240" w:lineRule="auto"/>
              <w:jc w:val="right"/>
              <w:rPr>
                <w:ins w:id="3107" w:author="khanguyen" w:date="2017-03-17T23:07:00Z"/>
                <w:rFonts w:cs="Arial"/>
                <w:color w:val="4B4B63"/>
                <w:sz w:val="20"/>
                <w:szCs w:val="20"/>
              </w:rPr>
            </w:pPr>
            <w:ins w:id="3108" w:author="khanguyen" w:date="2017-03-17T23:08:00Z">
              <w:r>
                <w:rPr>
                  <w:rFonts w:cs="Arial"/>
                  <w:color w:val="4B4B63"/>
                  <w:sz w:val="20"/>
                  <w:szCs w:val="20"/>
                </w:rPr>
                <w:t>46.39%</w:t>
              </w:r>
            </w:ins>
          </w:p>
        </w:tc>
      </w:tr>
      <w:tr w:rsidR="00546FC9" w:rsidRPr="00C47FE2" w14:paraId="356822DD" w14:textId="77777777" w:rsidTr="00546FC9">
        <w:trPr>
          <w:trHeight w:val="300"/>
          <w:ins w:id="3109" w:author="khanguyen" w:date="2017-03-17T23:07: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4D13A5EC" w14:textId="388E561B" w:rsidR="00546FC9" w:rsidRDefault="00546FC9" w:rsidP="00546FC9">
            <w:pPr>
              <w:spacing w:before="0" w:after="0" w:line="240" w:lineRule="auto"/>
              <w:ind w:firstLineChars="100" w:firstLine="200"/>
              <w:rPr>
                <w:ins w:id="3110" w:author="khanguyen" w:date="2017-03-17T23:07:00Z"/>
                <w:rFonts w:cs="Arial"/>
                <w:color w:val="4B4B63"/>
                <w:sz w:val="20"/>
                <w:szCs w:val="20"/>
              </w:rPr>
            </w:pPr>
            <w:ins w:id="3111" w:author="khanguyen" w:date="2017-03-17T23:08:00Z">
              <w:r>
                <w:rPr>
                  <w:rFonts w:cs="Arial"/>
                  <w:color w:val="4B4B63"/>
                  <w:sz w:val="20"/>
                  <w:szCs w:val="20"/>
                </w:rPr>
                <w:t>DELETE Reminder for a Sale</w:t>
              </w:r>
            </w:ins>
          </w:p>
        </w:tc>
        <w:tc>
          <w:tcPr>
            <w:tcW w:w="846" w:type="dxa"/>
            <w:tcBorders>
              <w:top w:val="nil"/>
              <w:left w:val="nil"/>
              <w:bottom w:val="single" w:sz="4" w:space="0" w:color="ACB9CA"/>
              <w:right w:val="single" w:sz="4" w:space="0" w:color="ACB9CA"/>
            </w:tcBorders>
            <w:shd w:val="clear" w:color="000000" w:fill="FFFFFF"/>
            <w:vAlign w:val="center"/>
          </w:tcPr>
          <w:p w14:paraId="05D12F2C" w14:textId="478A10D7" w:rsidR="00546FC9" w:rsidRDefault="00546FC9" w:rsidP="00546FC9">
            <w:pPr>
              <w:spacing w:before="0" w:after="0" w:line="240" w:lineRule="auto"/>
              <w:jc w:val="right"/>
              <w:rPr>
                <w:ins w:id="3112" w:author="khanguyen" w:date="2017-03-17T23:07:00Z"/>
                <w:rFonts w:cs="Arial"/>
                <w:color w:val="4B4B63"/>
                <w:sz w:val="20"/>
                <w:szCs w:val="20"/>
              </w:rPr>
            </w:pPr>
            <w:ins w:id="3113" w:author="khanguyen" w:date="2017-03-17T23:08:00Z">
              <w:r>
                <w:rPr>
                  <w:rFonts w:cs="Arial"/>
                  <w:color w:val="4B4B63"/>
                  <w:sz w:val="20"/>
                  <w:szCs w:val="20"/>
                </w:rPr>
                <w:t>1934</w:t>
              </w:r>
            </w:ins>
          </w:p>
        </w:tc>
        <w:tc>
          <w:tcPr>
            <w:tcW w:w="1475" w:type="dxa"/>
            <w:tcBorders>
              <w:top w:val="nil"/>
              <w:left w:val="nil"/>
              <w:bottom w:val="single" w:sz="4" w:space="0" w:color="ACB9CA"/>
              <w:right w:val="single" w:sz="4" w:space="0" w:color="ACB9CA"/>
            </w:tcBorders>
            <w:shd w:val="clear" w:color="000000" w:fill="FFFFFF"/>
            <w:vAlign w:val="center"/>
          </w:tcPr>
          <w:p w14:paraId="450B55B2" w14:textId="16B4E971" w:rsidR="00546FC9" w:rsidRDefault="00546FC9" w:rsidP="00546FC9">
            <w:pPr>
              <w:spacing w:before="0" w:after="0" w:line="240" w:lineRule="auto"/>
              <w:jc w:val="right"/>
              <w:rPr>
                <w:ins w:id="3114" w:author="khanguyen" w:date="2017-03-17T23:07:00Z"/>
                <w:rFonts w:cs="Arial"/>
                <w:color w:val="4B4B63"/>
                <w:sz w:val="20"/>
                <w:szCs w:val="20"/>
              </w:rPr>
            </w:pPr>
            <w:ins w:id="3115" w:author="khanguyen" w:date="2017-03-17T23:08:00Z">
              <w:r>
                <w:rPr>
                  <w:rFonts w:cs="Arial"/>
                  <w:color w:val="4B4B63"/>
                  <w:sz w:val="20"/>
                  <w:szCs w:val="20"/>
                </w:rPr>
                <w:t>215804.8</w:t>
              </w:r>
            </w:ins>
          </w:p>
        </w:tc>
        <w:tc>
          <w:tcPr>
            <w:tcW w:w="1397" w:type="dxa"/>
            <w:tcBorders>
              <w:top w:val="nil"/>
              <w:left w:val="nil"/>
              <w:bottom w:val="single" w:sz="4" w:space="0" w:color="ACB9CA"/>
              <w:right w:val="single" w:sz="4" w:space="0" w:color="ACB9CA"/>
            </w:tcBorders>
            <w:shd w:val="clear" w:color="000000" w:fill="FFFFFF"/>
            <w:vAlign w:val="center"/>
          </w:tcPr>
          <w:p w14:paraId="5EE355AB" w14:textId="356C45A7" w:rsidR="00546FC9" w:rsidRDefault="00546FC9" w:rsidP="00546FC9">
            <w:pPr>
              <w:spacing w:before="0" w:after="0" w:line="240" w:lineRule="auto"/>
              <w:jc w:val="right"/>
              <w:rPr>
                <w:ins w:id="3116" w:author="khanguyen" w:date="2017-03-17T23:07:00Z"/>
                <w:rFonts w:cs="Arial"/>
                <w:color w:val="4B4B63"/>
                <w:sz w:val="20"/>
                <w:szCs w:val="20"/>
              </w:rPr>
            </w:pPr>
            <w:ins w:id="3117" w:author="khanguyen" w:date="2017-03-17T23:08:00Z">
              <w:r>
                <w:rPr>
                  <w:rFonts w:cs="Arial"/>
                  <w:color w:val="4B4B63"/>
                  <w:sz w:val="20"/>
                  <w:szCs w:val="20"/>
                </w:rPr>
                <w:t>470334</w:t>
              </w:r>
            </w:ins>
          </w:p>
        </w:tc>
        <w:tc>
          <w:tcPr>
            <w:tcW w:w="1397" w:type="dxa"/>
            <w:tcBorders>
              <w:top w:val="nil"/>
              <w:left w:val="nil"/>
              <w:bottom w:val="single" w:sz="4" w:space="0" w:color="ACB9CA"/>
              <w:right w:val="single" w:sz="4" w:space="0" w:color="ACB9CA"/>
            </w:tcBorders>
            <w:shd w:val="clear" w:color="000000" w:fill="FFFFFF"/>
            <w:vAlign w:val="center"/>
          </w:tcPr>
          <w:p w14:paraId="525A7050" w14:textId="15B8FAF3" w:rsidR="00546FC9" w:rsidRDefault="00546FC9" w:rsidP="00546FC9">
            <w:pPr>
              <w:spacing w:before="0" w:after="0" w:line="240" w:lineRule="auto"/>
              <w:jc w:val="right"/>
              <w:rPr>
                <w:ins w:id="3118" w:author="khanguyen" w:date="2017-03-17T23:07:00Z"/>
                <w:rFonts w:cs="Arial"/>
                <w:color w:val="4B4B63"/>
                <w:sz w:val="20"/>
                <w:szCs w:val="20"/>
              </w:rPr>
            </w:pPr>
            <w:ins w:id="3119" w:author="khanguyen" w:date="2017-03-17T23:08:00Z">
              <w:r>
                <w:rPr>
                  <w:rFonts w:cs="Arial"/>
                  <w:color w:val="4B4B63"/>
                  <w:sz w:val="20"/>
                  <w:szCs w:val="20"/>
                </w:rPr>
                <w:t>575747</w:t>
              </w:r>
            </w:ins>
          </w:p>
        </w:tc>
        <w:tc>
          <w:tcPr>
            <w:tcW w:w="1554" w:type="dxa"/>
            <w:tcBorders>
              <w:top w:val="nil"/>
              <w:left w:val="nil"/>
              <w:bottom w:val="single" w:sz="4" w:space="0" w:color="ACB9CA"/>
              <w:right w:val="single" w:sz="4" w:space="0" w:color="ACB9CA"/>
            </w:tcBorders>
            <w:shd w:val="clear" w:color="000000" w:fill="FFFFFF"/>
            <w:vAlign w:val="center"/>
          </w:tcPr>
          <w:p w14:paraId="72939C2E" w14:textId="7480099A" w:rsidR="00546FC9" w:rsidRDefault="00546FC9" w:rsidP="00546FC9">
            <w:pPr>
              <w:spacing w:before="0" w:after="0" w:line="240" w:lineRule="auto"/>
              <w:jc w:val="right"/>
              <w:rPr>
                <w:ins w:id="3120" w:author="khanguyen" w:date="2017-03-17T23:07:00Z"/>
                <w:rFonts w:cs="Arial"/>
                <w:color w:val="4B4B63"/>
                <w:sz w:val="20"/>
                <w:szCs w:val="20"/>
              </w:rPr>
            </w:pPr>
            <w:ins w:id="3121" w:author="khanguyen" w:date="2017-03-17T23:08:00Z">
              <w:r>
                <w:rPr>
                  <w:rFonts w:cs="Arial"/>
                  <w:color w:val="4B4B63"/>
                  <w:sz w:val="20"/>
                  <w:szCs w:val="20"/>
                </w:rPr>
                <w:t>638728.3</w:t>
              </w:r>
            </w:ins>
          </w:p>
        </w:tc>
        <w:tc>
          <w:tcPr>
            <w:tcW w:w="1160" w:type="dxa"/>
            <w:tcBorders>
              <w:top w:val="nil"/>
              <w:left w:val="nil"/>
              <w:bottom w:val="single" w:sz="4" w:space="0" w:color="ACB9CA"/>
              <w:right w:val="single" w:sz="4" w:space="0" w:color="ACB9CA"/>
            </w:tcBorders>
            <w:shd w:val="clear" w:color="000000" w:fill="FFFFFF"/>
            <w:vAlign w:val="center"/>
          </w:tcPr>
          <w:p w14:paraId="23DB78DD" w14:textId="6EFD442A" w:rsidR="00546FC9" w:rsidRDefault="00546FC9" w:rsidP="00546FC9">
            <w:pPr>
              <w:spacing w:before="0" w:after="0" w:line="240" w:lineRule="auto"/>
              <w:jc w:val="right"/>
              <w:rPr>
                <w:ins w:id="3122" w:author="khanguyen" w:date="2017-03-17T23:07:00Z"/>
                <w:rFonts w:cs="Arial"/>
                <w:color w:val="4B4B63"/>
                <w:sz w:val="20"/>
                <w:szCs w:val="20"/>
              </w:rPr>
            </w:pPr>
            <w:ins w:id="3123" w:author="khanguyen" w:date="2017-03-17T23:08:00Z">
              <w:r>
                <w:rPr>
                  <w:rFonts w:cs="Arial"/>
                  <w:color w:val="4B4B63"/>
                  <w:sz w:val="20"/>
                  <w:szCs w:val="20"/>
                </w:rPr>
                <w:t>3</w:t>
              </w:r>
            </w:ins>
          </w:p>
        </w:tc>
        <w:tc>
          <w:tcPr>
            <w:tcW w:w="1318" w:type="dxa"/>
            <w:tcBorders>
              <w:top w:val="nil"/>
              <w:left w:val="nil"/>
              <w:bottom w:val="single" w:sz="4" w:space="0" w:color="ACB9CA"/>
              <w:right w:val="single" w:sz="4" w:space="0" w:color="ACB9CA"/>
            </w:tcBorders>
            <w:shd w:val="clear" w:color="000000" w:fill="FFFFFF"/>
            <w:vAlign w:val="center"/>
          </w:tcPr>
          <w:p w14:paraId="35B87C58" w14:textId="052CFCC4" w:rsidR="00546FC9" w:rsidRDefault="00546FC9" w:rsidP="00546FC9">
            <w:pPr>
              <w:spacing w:before="0" w:after="0" w:line="240" w:lineRule="auto"/>
              <w:jc w:val="right"/>
              <w:rPr>
                <w:ins w:id="3124" w:author="khanguyen" w:date="2017-03-17T23:07:00Z"/>
                <w:rFonts w:cs="Arial"/>
                <w:color w:val="4B4B63"/>
                <w:sz w:val="20"/>
                <w:szCs w:val="20"/>
              </w:rPr>
            </w:pPr>
            <w:ins w:id="3125" w:author="khanguyen" w:date="2017-03-17T23:08:00Z">
              <w:r>
                <w:rPr>
                  <w:rFonts w:cs="Arial"/>
                  <w:color w:val="4B4B63"/>
                  <w:sz w:val="20"/>
                  <w:szCs w:val="20"/>
                </w:rPr>
                <w:t>1719895</w:t>
              </w:r>
            </w:ins>
          </w:p>
        </w:tc>
        <w:tc>
          <w:tcPr>
            <w:tcW w:w="1176" w:type="dxa"/>
            <w:tcBorders>
              <w:top w:val="nil"/>
              <w:left w:val="nil"/>
              <w:bottom w:val="single" w:sz="4" w:space="0" w:color="ACB9CA"/>
              <w:right w:val="single" w:sz="4" w:space="0" w:color="ACB9CA"/>
            </w:tcBorders>
            <w:shd w:val="clear" w:color="000000" w:fill="FFFFFF"/>
            <w:vAlign w:val="center"/>
          </w:tcPr>
          <w:p w14:paraId="01870F71" w14:textId="29E9A845" w:rsidR="00546FC9" w:rsidRDefault="00546FC9" w:rsidP="00546FC9">
            <w:pPr>
              <w:spacing w:before="0" w:after="0" w:line="240" w:lineRule="auto"/>
              <w:jc w:val="right"/>
              <w:rPr>
                <w:ins w:id="3126" w:author="khanguyen" w:date="2017-03-17T23:07:00Z"/>
                <w:rFonts w:cs="Arial"/>
                <w:color w:val="4B4B63"/>
                <w:sz w:val="20"/>
                <w:szCs w:val="20"/>
              </w:rPr>
            </w:pPr>
            <w:ins w:id="3127" w:author="khanguyen" w:date="2017-03-17T23:08:00Z">
              <w:r>
                <w:rPr>
                  <w:rFonts w:cs="Arial"/>
                  <w:color w:val="4B4B63"/>
                  <w:sz w:val="20"/>
                  <w:szCs w:val="20"/>
                </w:rPr>
                <w:t>24.46%</w:t>
              </w:r>
            </w:ins>
          </w:p>
        </w:tc>
      </w:tr>
      <w:tr w:rsidR="00546FC9" w:rsidRPr="00C47FE2" w14:paraId="29858EBA" w14:textId="77777777" w:rsidTr="00546FC9">
        <w:trPr>
          <w:trHeight w:val="300"/>
          <w:ins w:id="3128" w:author="khanguyen" w:date="2017-03-17T23:07: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770E56B1" w14:textId="03E93A55" w:rsidR="00546FC9" w:rsidRDefault="00546FC9" w:rsidP="00546FC9">
            <w:pPr>
              <w:spacing w:before="0" w:after="0" w:line="240" w:lineRule="auto"/>
              <w:ind w:firstLineChars="100" w:firstLine="200"/>
              <w:rPr>
                <w:ins w:id="3129" w:author="khanguyen" w:date="2017-03-17T23:07:00Z"/>
                <w:rFonts w:cs="Arial"/>
                <w:color w:val="4B4B63"/>
                <w:sz w:val="20"/>
                <w:szCs w:val="20"/>
              </w:rPr>
            </w:pPr>
            <w:ins w:id="3130" w:author="khanguyen" w:date="2017-03-17T23:08:00Z">
              <w:r>
                <w:rPr>
                  <w:rFonts w:cs="Arial"/>
                  <w:color w:val="4B4B63"/>
                  <w:sz w:val="20"/>
                  <w:szCs w:val="20"/>
                </w:rPr>
                <w:t>DELETE Reminder for an expense</w:t>
              </w:r>
            </w:ins>
          </w:p>
        </w:tc>
        <w:tc>
          <w:tcPr>
            <w:tcW w:w="846" w:type="dxa"/>
            <w:tcBorders>
              <w:top w:val="nil"/>
              <w:left w:val="nil"/>
              <w:bottom w:val="single" w:sz="4" w:space="0" w:color="ACB9CA"/>
              <w:right w:val="single" w:sz="4" w:space="0" w:color="ACB9CA"/>
            </w:tcBorders>
            <w:shd w:val="clear" w:color="000000" w:fill="FFFFFF"/>
            <w:vAlign w:val="center"/>
          </w:tcPr>
          <w:p w14:paraId="7C20CADE" w14:textId="256F8B7F" w:rsidR="00546FC9" w:rsidRDefault="00546FC9" w:rsidP="00546FC9">
            <w:pPr>
              <w:spacing w:before="0" w:after="0" w:line="240" w:lineRule="auto"/>
              <w:jc w:val="right"/>
              <w:rPr>
                <w:ins w:id="3131" w:author="khanguyen" w:date="2017-03-17T23:07:00Z"/>
                <w:rFonts w:cs="Arial"/>
                <w:color w:val="4B4B63"/>
                <w:sz w:val="20"/>
                <w:szCs w:val="20"/>
              </w:rPr>
            </w:pPr>
            <w:ins w:id="3132" w:author="khanguyen" w:date="2017-03-17T23:08:00Z">
              <w:r>
                <w:rPr>
                  <w:rFonts w:cs="Arial"/>
                  <w:color w:val="4B4B63"/>
                  <w:sz w:val="20"/>
                  <w:szCs w:val="20"/>
                </w:rPr>
                <w:t>671</w:t>
              </w:r>
            </w:ins>
          </w:p>
        </w:tc>
        <w:tc>
          <w:tcPr>
            <w:tcW w:w="1475" w:type="dxa"/>
            <w:tcBorders>
              <w:top w:val="nil"/>
              <w:left w:val="nil"/>
              <w:bottom w:val="single" w:sz="4" w:space="0" w:color="ACB9CA"/>
              <w:right w:val="single" w:sz="4" w:space="0" w:color="ACB9CA"/>
            </w:tcBorders>
            <w:shd w:val="clear" w:color="000000" w:fill="FFFFFF"/>
            <w:vAlign w:val="center"/>
          </w:tcPr>
          <w:p w14:paraId="1113AF8C" w14:textId="43475EF4" w:rsidR="00546FC9" w:rsidRDefault="00546FC9" w:rsidP="00546FC9">
            <w:pPr>
              <w:spacing w:before="0" w:after="0" w:line="240" w:lineRule="auto"/>
              <w:jc w:val="right"/>
              <w:rPr>
                <w:ins w:id="3133" w:author="khanguyen" w:date="2017-03-17T23:07:00Z"/>
                <w:rFonts w:cs="Arial"/>
                <w:color w:val="4B4B63"/>
                <w:sz w:val="20"/>
                <w:szCs w:val="20"/>
              </w:rPr>
            </w:pPr>
            <w:ins w:id="3134" w:author="khanguyen" w:date="2017-03-17T23:08:00Z">
              <w:r>
                <w:rPr>
                  <w:rFonts w:cs="Arial"/>
                  <w:color w:val="4B4B63"/>
                  <w:sz w:val="20"/>
                  <w:szCs w:val="20"/>
                </w:rPr>
                <w:t>617734.6</w:t>
              </w:r>
            </w:ins>
          </w:p>
        </w:tc>
        <w:tc>
          <w:tcPr>
            <w:tcW w:w="1397" w:type="dxa"/>
            <w:tcBorders>
              <w:top w:val="nil"/>
              <w:left w:val="nil"/>
              <w:bottom w:val="single" w:sz="4" w:space="0" w:color="ACB9CA"/>
              <w:right w:val="single" w:sz="4" w:space="0" w:color="ACB9CA"/>
            </w:tcBorders>
            <w:shd w:val="clear" w:color="000000" w:fill="FFFFFF"/>
            <w:vAlign w:val="center"/>
          </w:tcPr>
          <w:p w14:paraId="3B423BF1" w14:textId="24128BFC" w:rsidR="00546FC9" w:rsidRDefault="00546FC9" w:rsidP="00546FC9">
            <w:pPr>
              <w:spacing w:before="0" w:after="0" w:line="240" w:lineRule="auto"/>
              <w:jc w:val="right"/>
              <w:rPr>
                <w:ins w:id="3135" w:author="khanguyen" w:date="2017-03-17T23:07:00Z"/>
                <w:rFonts w:cs="Arial"/>
                <w:color w:val="4B4B63"/>
                <w:sz w:val="20"/>
                <w:szCs w:val="20"/>
              </w:rPr>
            </w:pPr>
            <w:ins w:id="3136" w:author="khanguyen" w:date="2017-03-17T23:08:00Z">
              <w:r>
                <w:rPr>
                  <w:rFonts w:cs="Arial"/>
                  <w:color w:val="4B4B63"/>
                  <w:sz w:val="20"/>
                  <w:szCs w:val="20"/>
                </w:rPr>
                <w:t>551511.5</w:t>
              </w:r>
            </w:ins>
          </w:p>
        </w:tc>
        <w:tc>
          <w:tcPr>
            <w:tcW w:w="1397" w:type="dxa"/>
            <w:tcBorders>
              <w:top w:val="nil"/>
              <w:left w:val="nil"/>
              <w:bottom w:val="single" w:sz="4" w:space="0" w:color="ACB9CA"/>
              <w:right w:val="single" w:sz="4" w:space="0" w:color="ACB9CA"/>
            </w:tcBorders>
            <w:shd w:val="clear" w:color="000000" w:fill="FFFFFF"/>
            <w:vAlign w:val="center"/>
          </w:tcPr>
          <w:p w14:paraId="77025B39" w14:textId="7691181D" w:rsidR="00546FC9" w:rsidRDefault="00546FC9" w:rsidP="00546FC9">
            <w:pPr>
              <w:spacing w:before="0" w:after="0" w:line="240" w:lineRule="auto"/>
              <w:jc w:val="right"/>
              <w:rPr>
                <w:ins w:id="3137" w:author="khanguyen" w:date="2017-03-17T23:07:00Z"/>
                <w:rFonts w:cs="Arial"/>
                <w:color w:val="4B4B63"/>
                <w:sz w:val="20"/>
                <w:szCs w:val="20"/>
              </w:rPr>
            </w:pPr>
            <w:ins w:id="3138" w:author="khanguyen" w:date="2017-03-17T23:08:00Z">
              <w:r>
                <w:rPr>
                  <w:rFonts w:cs="Arial"/>
                  <w:color w:val="4B4B63"/>
                  <w:sz w:val="20"/>
                  <w:szCs w:val="20"/>
                </w:rPr>
                <w:t>609000.5</w:t>
              </w:r>
            </w:ins>
          </w:p>
        </w:tc>
        <w:tc>
          <w:tcPr>
            <w:tcW w:w="1554" w:type="dxa"/>
            <w:tcBorders>
              <w:top w:val="nil"/>
              <w:left w:val="nil"/>
              <w:bottom w:val="single" w:sz="4" w:space="0" w:color="ACB9CA"/>
              <w:right w:val="single" w:sz="4" w:space="0" w:color="ACB9CA"/>
            </w:tcBorders>
            <w:shd w:val="clear" w:color="000000" w:fill="FFFFFF"/>
            <w:vAlign w:val="center"/>
          </w:tcPr>
          <w:p w14:paraId="30728F45" w14:textId="3756FB02" w:rsidR="00546FC9" w:rsidRDefault="00546FC9" w:rsidP="00546FC9">
            <w:pPr>
              <w:spacing w:before="0" w:after="0" w:line="240" w:lineRule="auto"/>
              <w:jc w:val="right"/>
              <w:rPr>
                <w:ins w:id="3139" w:author="khanguyen" w:date="2017-03-17T23:07:00Z"/>
                <w:rFonts w:cs="Arial"/>
                <w:color w:val="4B4B63"/>
                <w:sz w:val="20"/>
                <w:szCs w:val="20"/>
              </w:rPr>
            </w:pPr>
            <w:ins w:id="3140" w:author="khanguyen" w:date="2017-03-17T23:08:00Z">
              <w:r>
                <w:rPr>
                  <w:rFonts w:cs="Arial"/>
                  <w:color w:val="4B4B63"/>
                  <w:sz w:val="20"/>
                  <w:szCs w:val="20"/>
                </w:rPr>
                <w:t>721432.2</w:t>
              </w:r>
            </w:ins>
          </w:p>
        </w:tc>
        <w:tc>
          <w:tcPr>
            <w:tcW w:w="1160" w:type="dxa"/>
            <w:tcBorders>
              <w:top w:val="nil"/>
              <w:left w:val="nil"/>
              <w:bottom w:val="single" w:sz="4" w:space="0" w:color="ACB9CA"/>
              <w:right w:val="single" w:sz="4" w:space="0" w:color="ACB9CA"/>
            </w:tcBorders>
            <w:shd w:val="clear" w:color="000000" w:fill="FFFFFF"/>
            <w:vAlign w:val="center"/>
          </w:tcPr>
          <w:p w14:paraId="35EF23C2" w14:textId="1EE859EA" w:rsidR="00546FC9" w:rsidRDefault="00546FC9" w:rsidP="00546FC9">
            <w:pPr>
              <w:spacing w:before="0" w:after="0" w:line="240" w:lineRule="auto"/>
              <w:jc w:val="right"/>
              <w:rPr>
                <w:ins w:id="3141" w:author="khanguyen" w:date="2017-03-17T23:07:00Z"/>
                <w:rFonts w:cs="Arial"/>
                <w:color w:val="4B4B63"/>
                <w:sz w:val="20"/>
                <w:szCs w:val="20"/>
              </w:rPr>
            </w:pPr>
            <w:ins w:id="3142" w:author="khanguyen" w:date="2017-03-17T23:08:00Z">
              <w:r>
                <w:rPr>
                  <w:rFonts w:cs="Arial"/>
                  <w:color w:val="4B4B63"/>
                  <w:sz w:val="20"/>
                  <w:szCs w:val="20"/>
                </w:rPr>
                <w:t>7</w:t>
              </w:r>
            </w:ins>
          </w:p>
        </w:tc>
        <w:tc>
          <w:tcPr>
            <w:tcW w:w="1318" w:type="dxa"/>
            <w:tcBorders>
              <w:top w:val="nil"/>
              <w:left w:val="nil"/>
              <w:bottom w:val="single" w:sz="4" w:space="0" w:color="ACB9CA"/>
              <w:right w:val="single" w:sz="4" w:space="0" w:color="ACB9CA"/>
            </w:tcBorders>
            <w:shd w:val="clear" w:color="000000" w:fill="FFFFFF"/>
            <w:vAlign w:val="center"/>
          </w:tcPr>
          <w:p w14:paraId="323B8D37" w14:textId="52CE25D9" w:rsidR="00546FC9" w:rsidRDefault="00546FC9" w:rsidP="00546FC9">
            <w:pPr>
              <w:spacing w:before="0" w:after="0" w:line="240" w:lineRule="auto"/>
              <w:jc w:val="right"/>
              <w:rPr>
                <w:ins w:id="3143" w:author="khanguyen" w:date="2017-03-17T23:07:00Z"/>
                <w:rFonts w:cs="Arial"/>
                <w:color w:val="4B4B63"/>
                <w:sz w:val="20"/>
                <w:szCs w:val="20"/>
              </w:rPr>
            </w:pPr>
            <w:ins w:id="3144" w:author="khanguyen" w:date="2017-03-17T23:08:00Z">
              <w:r>
                <w:rPr>
                  <w:rFonts w:cs="Arial"/>
                  <w:color w:val="4B4B63"/>
                  <w:sz w:val="20"/>
                  <w:szCs w:val="20"/>
                </w:rPr>
                <w:t>2002433</w:t>
              </w:r>
            </w:ins>
          </w:p>
        </w:tc>
        <w:tc>
          <w:tcPr>
            <w:tcW w:w="1176" w:type="dxa"/>
            <w:tcBorders>
              <w:top w:val="nil"/>
              <w:left w:val="nil"/>
              <w:bottom w:val="single" w:sz="4" w:space="0" w:color="ACB9CA"/>
              <w:right w:val="single" w:sz="4" w:space="0" w:color="ACB9CA"/>
            </w:tcBorders>
            <w:shd w:val="clear" w:color="000000" w:fill="FFFFFF"/>
            <w:vAlign w:val="center"/>
          </w:tcPr>
          <w:p w14:paraId="31A53240" w14:textId="498EC661" w:rsidR="00546FC9" w:rsidRDefault="00546FC9" w:rsidP="00546FC9">
            <w:pPr>
              <w:spacing w:before="0" w:after="0" w:line="240" w:lineRule="auto"/>
              <w:jc w:val="right"/>
              <w:rPr>
                <w:ins w:id="3145" w:author="khanguyen" w:date="2017-03-17T23:07:00Z"/>
                <w:rFonts w:cs="Arial"/>
                <w:color w:val="4B4B63"/>
                <w:sz w:val="20"/>
                <w:szCs w:val="20"/>
              </w:rPr>
            </w:pPr>
            <w:ins w:id="3146" w:author="khanguyen" w:date="2017-03-17T23:08:00Z">
              <w:r>
                <w:rPr>
                  <w:rFonts w:cs="Arial"/>
                  <w:color w:val="4B4B63"/>
                  <w:sz w:val="20"/>
                  <w:szCs w:val="20"/>
                </w:rPr>
                <w:t>47.99%</w:t>
              </w:r>
            </w:ins>
          </w:p>
        </w:tc>
      </w:tr>
      <w:tr w:rsidR="00546FC9" w:rsidRPr="00C47FE2" w14:paraId="37A75AB1" w14:textId="77777777" w:rsidTr="00546FC9">
        <w:trPr>
          <w:trHeight w:val="300"/>
          <w:ins w:id="3147" w:author="khanguyen" w:date="2017-03-17T23:07: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03C1485F" w14:textId="055D5B32" w:rsidR="00546FC9" w:rsidRDefault="00546FC9" w:rsidP="00546FC9">
            <w:pPr>
              <w:spacing w:before="0" w:after="0" w:line="240" w:lineRule="auto"/>
              <w:ind w:firstLineChars="100" w:firstLine="200"/>
              <w:rPr>
                <w:ins w:id="3148" w:author="khanguyen" w:date="2017-03-17T23:07:00Z"/>
                <w:rFonts w:cs="Arial"/>
                <w:color w:val="4B4B63"/>
                <w:sz w:val="20"/>
                <w:szCs w:val="20"/>
              </w:rPr>
            </w:pPr>
            <w:ins w:id="3149" w:author="khanguyen" w:date="2017-03-17T23:08:00Z">
              <w:r>
                <w:rPr>
                  <w:rFonts w:cs="Arial"/>
                  <w:color w:val="4B4B63"/>
                  <w:sz w:val="20"/>
                  <w:szCs w:val="20"/>
                </w:rPr>
                <w:t>DELETE SaleProposal</w:t>
              </w:r>
            </w:ins>
          </w:p>
        </w:tc>
        <w:tc>
          <w:tcPr>
            <w:tcW w:w="846" w:type="dxa"/>
            <w:tcBorders>
              <w:top w:val="nil"/>
              <w:left w:val="nil"/>
              <w:bottom w:val="single" w:sz="4" w:space="0" w:color="ACB9CA"/>
              <w:right w:val="single" w:sz="4" w:space="0" w:color="ACB9CA"/>
            </w:tcBorders>
            <w:shd w:val="clear" w:color="000000" w:fill="FFFFFF"/>
            <w:vAlign w:val="center"/>
          </w:tcPr>
          <w:p w14:paraId="29020CFA" w14:textId="69804C7A" w:rsidR="00546FC9" w:rsidRDefault="00546FC9" w:rsidP="00546FC9">
            <w:pPr>
              <w:spacing w:before="0" w:after="0" w:line="240" w:lineRule="auto"/>
              <w:jc w:val="right"/>
              <w:rPr>
                <w:ins w:id="3150" w:author="khanguyen" w:date="2017-03-17T23:07:00Z"/>
                <w:rFonts w:cs="Arial"/>
                <w:color w:val="4B4B63"/>
                <w:sz w:val="20"/>
                <w:szCs w:val="20"/>
              </w:rPr>
            </w:pPr>
            <w:ins w:id="3151" w:author="khanguyen" w:date="2017-03-17T23:08:00Z">
              <w:r>
                <w:rPr>
                  <w:rFonts w:cs="Arial"/>
                  <w:color w:val="4B4B63"/>
                  <w:sz w:val="20"/>
                  <w:szCs w:val="20"/>
                </w:rPr>
                <w:t>1937</w:t>
              </w:r>
            </w:ins>
          </w:p>
        </w:tc>
        <w:tc>
          <w:tcPr>
            <w:tcW w:w="1475" w:type="dxa"/>
            <w:tcBorders>
              <w:top w:val="nil"/>
              <w:left w:val="nil"/>
              <w:bottom w:val="single" w:sz="4" w:space="0" w:color="ACB9CA"/>
              <w:right w:val="single" w:sz="4" w:space="0" w:color="ACB9CA"/>
            </w:tcBorders>
            <w:shd w:val="clear" w:color="000000" w:fill="FFFFFF"/>
            <w:vAlign w:val="center"/>
          </w:tcPr>
          <w:p w14:paraId="4EB88998" w14:textId="7A02D0D0" w:rsidR="00546FC9" w:rsidRDefault="00546FC9" w:rsidP="00546FC9">
            <w:pPr>
              <w:spacing w:before="0" w:after="0" w:line="240" w:lineRule="auto"/>
              <w:jc w:val="right"/>
              <w:rPr>
                <w:ins w:id="3152" w:author="khanguyen" w:date="2017-03-17T23:07:00Z"/>
                <w:rFonts w:cs="Arial"/>
                <w:color w:val="4B4B63"/>
                <w:sz w:val="20"/>
                <w:szCs w:val="20"/>
              </w:rPr>
            </w:pPr>
            <w:ins w:id="3153" w:author="khanguyen" w:date="2017-03-17T23:08:00Z">
              <w:r>
                <w:rPr>
                  <w:rFonts w:cs="Arial"/>
                  <w:color w:val="4B4B63"/>
                  <w:sz w:val="20"/>
                  <w:szCs w:val="20"/>
                </w:rPr>
                <w:t>228973.4</w:t>
              </w:r>
            </w:ins>
          </w:p>
        </w:tc>
        <w:tc>
          <w:tcPr>
            <w:tcW w:w="1397" w:type="dxa"/>
            <w:tcBorders>
              <w:top w:val="nil"/>
              <w:left w:val="nil"/>
              <w:bottom w:val="single" w:sz="4" w:space="0" w:color="ACB9CA"/>
              <w:right w:val="single" w:sz="4" w:space="0" w:color="ACB9CA"/>
            </w:tcBorders>
            <w:shd w:val="clear" w:color="000000" w:fill="FFFFFF"/>
            <w:vAlign w:val="center"/>
          </w:tcPr>
          <w:p w14:paraId="18835D98" w14:textId="5911BC5D" w:rsidR="00546FC9" w:rsidRDefault="00546FC9" w:rsidP="00546FC9">
            <w:pPr>
              <w:spacing w:before="0" w:after="0" w:line="240" w:lineRule="auto"/>
              <w:jc w:val="right"/>
              <w:rPr>
                <w:ins w:id="3154" w:author="khanguyen" w:date="2017-03-17T23:07:00Z"/>
                <w:rFonts w:cs="Arial"/>
                <w:color w:val="4B4B63"/>
                <w:sz w:val="20"/>
                <w:szCs w:val="20"/>
              </w:rPr>
            </w:pPr>
            <w:ins w:id="3155" w:author="khanguyen" w:date="2017-03-17T23:08:00Z">
              <w:r>
                <w:rPr>
                  <w:rFonts w:cs="Arial"/>
                  <w:color w:val="4B4B63"/>
                  <w:sz w:val="20"/>
                  <w:szCs w:val="20"/>
                </w:rPr>
                <w:t>485553.4</w:t>
              </w:r>
            </w:ins>
          </w:p>
        </w:tc>
        <w:tc>
          <w:tcPr>
            <w:tcW w:w="1397" w:type="dxa"/>
            <w:tcBorders>
              <w:top w:val="nil"/>
              <w:left w:val="nil"/>
              <w:bottom w:val="single" w:sz="4" w:space="0" w:color="ACB9CA"/>
              <w:right w:val="single" w:sz="4" w:space="0" w:color="ACB9CA"/>
            </w:tcBorders>
            <w:shd w:val="clear" w:color="000000" w:fill="FFFFFF"/>
            <w:vAlign w:val="center"/>
          </w:tcPr>
          <w:p w14:paraId="02AA4DBD" w14:textId="18741EEB" w:rsidR="00546FC9" w:rsidRDefault="00546FC9" w:rsidP="00546FC9">
            <w:pPr>
              <w:spacing w:before="0" w:after="0" w:line="240" w:lineRule="auto"/>
              <w:jc w:val="right"/>
              <w:rPr>
                <w:ins w:id="3156" w:author="khanguyen" w:date="2017-03-17T23:07:00Z"/>
                <w:rFonts w:cs="Arial"/>
                <w:color w:val="4B4B63"/>
                <w:sz w:val="20"/>
                <w:szCs w:val="20"/>
              </w:rPr>
            </w:pPr>
            <w:ins w:id="3157" w:author="khanguyen" w:date="2017-03-17T23:08:00Z">
              <w:r>
                <w:rPr>
                  <w:rFonts w:cs="Arial"/>
                  <w:color w:val="4B4B63"/>
                  <w:sz w:val="20"/>
                  <w:szCs w:val="20"/>
                </w:rPr>
                <w:t>578480.8</w:t>
              </w:r>
            </w:ins>
          </w:p>
        </w:tc>
        <w:tc>
          <w:tcPr>
            <w:tcW w:w="1554" w:type="dxa"/>
            <w:tcBorders>
              <w:top w:val="nil"/>
              <w:left w:val="nil"/>
              <w:bottom w:val="single" w:sz="4" w:space="0" w:color="ACB9CA"/>
              <w:right w:val="single" w:sz="4" w:space="0" w:color="ACB9CA"/>
            </w:tcBorders>
            <w:shd w:val="clear" w:color="000000" w:fill="FFFFFF"/>
            <w:vAlign w:val="center"/>
          </w:tcPr>
          <w:p w14:paraId="5A750401" w14:textId="39D2DCC3" w:rsidR="00546FC9" w:rsidRDefault="00546FC9" w:rsidP="00546FC9">
            <w:pPr>
              <w:spacing w:before="0" w:after="0" w:line="240" w:lineRule="auto"/>
              <w:jc w:val="right"/>
              <w:rPr>
                <w:ins w:id="3158" w:author="khanguyen" w:date="2017-03-17T23:07:00Z"/>
                <w:rFonts w:cs="Arial"/>
                <w:color w:val="4B4B63"/>
                <w:sz w:val="20"/>
                <w:szCs w:val="20"/>
              </w:rPr>
            </w:pPr>
            <w:ins w:id="3159" w:author="khanguyen" w:date="2017-03-17T23:08:00Z">
              <w:r>
                <w:rPr>
                  <w:rFonts w:cs="Arial"/>
                  <w:color w:val="4B4B63"/>
                  <w:sz w:val="20"/>
                  <w:szCs w:val="20"/>
                </w:rPr>
                <w:t>763893.8</w:t>
              </w:r>
            </w:ins>
          </w:p>
        </w:tc>
        <w:tc>
          <w:tcPr>
            <w:tcW w:w="1160" w:type="dxa"/>
            <w:tcBorders>
              <w:top w:val="nil"/>
              <w:left w:val="nil"/>
              <w:bottom w:val="single" w:sz="4" w:space="0" w:color="ACB9CA"/>
              <w:right w:val="single" w:sz="4" w:space="0" w:color="ACB9CA"/>
            </w:tcBorders>
            <w:shd w:val="clear" w:color="000000" w:fill="FFFFFF"/>
            <w:vAlign w:val="center"/>
          </w:tcPr>
          <w:p w14:paraId="56278AFB" w14:textId="696BF1F0" w:rsidR="00546FC9" w:rsidRDefault="00546FC9" w:rsidP="00546FC9">
            <w:pPr>
              <w:spacing w:before="0" w:after="0" w:line="240" w:lineRule="auto"/>
              <w:jc w:val="right"/>
              <w:rPr>
                <w:ins w:id="3160" w:author="khanguyen" w:date="2017-03-17T23:07:00Z"/>
                <w:rFonts w:cs="Arial"/>
                <w:color w:val="4B4B63"/>
                <w:sz w:val="20"/>
                <w:szCs w:val="20"/>
              </w:rPr>
            </w:pPr>
            <w:ins w:id="3161" w:author="khanguyen" w:date="2017-03-17T23:08:00Z">
              <w:r>
                <w:rPr>
                  <w:rFonts w:cs="Arial"/>
                  <w:color w:val="4B4B63"/>
                  <w:sz w:val="20"/>
                  <w:szCs w:val="20"/>
                </w:rPr>
                <w:t>3</w:t>
              </w:r>
            </w:ins>
          </w:p>
        </w:tc>
        <w:tc>
          <w:tcPr>
            <w:tcW w:w="1318" w:type="dxa"/>
            <w:tcBorders>
              <w:top w:val="nil"/>
              <w:left w:val="nil"/>
              <w:bottom w:val="single" w:sz="4" w:space="0" w:color="ACB9CA"/>
              <w:right w:val="single" w:sz="4" w:space="0" w:color="ACB9CA"/>
            </w:tcBorders>
            <w:shd w:val="clear" w:color="000000" w:fill="FFFFFF"/>
            <w:vAlign w:val="center"/>
          </w:tcPr>
          <w:p w14:paraId="460BB040" w14:textId="6D2D80DE" w:rsidR="00546FC9" w:rsidRDefault="00546FC9" w:rsidP="00546FC9">
            <w:pPr>
              <w:spacing w:before="0" w:after="0" w:line="240" w:lineRule="auto"/>
              <w:jc w:val="right"/>
              <w:rPr>
                <w:ins w:id="3162" w:author="khanguyen" w:date="2017-03-17T23:07:00Z"/>
                <w:rFonts w:cs="Arial"/>
                <w:color w:val="4B4B63"/>
                <w:sz w:val="20"/>
                <w:szCs w:val="20"/>
              </w:rPr>
            </w:pPr>
            <w:ins w:id="3163" w:author="khanguyen" w:date="2017-03-17T23:08:00Z">
              <w:r>
                <w:rPr>
                  <w:rFonts w:cs="Arial"/>
                  <w:color w:val="4B4B63"/>
                  <w:sz w:val="20"/>
                  <w:szCs w:val="20"/>
                </w:rPr>
                <w:t>1992645</w:t>
              </w:r>
            </w:ins>
          </w:p>
        </w:tc>
        <w:tc>
          <w:tcPr>
            <w:tcW w:w="1176" w:type="dxa"/>
            <w:tcBorders>
              <w:top w:val="nil"/>
              <w:left w:val="nil"/>
              <w:bottom w:val="single" w:sz="4" w:space="0" w:color="ACB9CA"/>
              <w:right w:val="single" w:sz="4" w:space="0" w:color="ACB9CA"/>
            </w:tcBorders>
            <w:shd w:val="clear" w:color="000000" w:fill="FFFFFF"/>
            <w:vAlign w:val="center"/>
          </w:tcPr>
          <w:p w14:paraId="497564C3" w14:textId="05B5A815" w:rsidR="00546FC9" w:rsidRDefault="00546FC9" w:rsidP="00546FC9">
            <w:pPr>
              <w:spacing w:before="0" w:after="0" w:line="240" w:lineRule="auto"/>
              <w:jc w:val="right"/>
              <w:rPr>
                <w:ins w:id="3164" w:author="khanguyen" w:date="2017-03-17T23:07:00Z"/>
                <w:rFonts w:cs="Arial"/>
                <w:color w:val="4B4B63"/>
                <w:sz w:val="20"/>
                <w:szCs w:val="20"/>
              </w:rPr>
            </w:pPr>
            <w:ins w:id="3165" w:author="khanguyen" w:date="2017-03-17T23:08:00Z">
              <w:r>
                <w:rPr>
                  <w:rFonts w:cs="Arial"/>
                  <w:color w:val="4B4B63"/>
                  <w:sz w:val="20"/>
                  <w:szCs w:val="20"/>
                </w:rPr>
                <w:t>14.61%</w:t>
              </w:r>
            </w:ins>
          </w:p>
        </w:tc>
      </w:tr>
      <w:tr w:rsidR="00546FC9" w:rsidRPr="00C47FE2" w14:paraId="38623421" w14:textId="77777777" w:rsidTr="00546FC9">
        <w:trPr>
          <w:trHeight w:val="300"/>
          <w:ins w:id="3166" w:author="khanguyen" w:date="2017-03-17T23:07: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2A4F0794" w14:textId="24FDE29B" w:rsidR="00546FC9" w:rsidRDefault="00546FC9" w:rsidP="00546FC9">
            <w:pPr>
              <w:spacing w:before="0" w:after="0" w:line="240" w:lineRule="auto"/>
              <w:ind w:firstLineChars="100" w:firstLine="200"/>
              <w:rPr>
                <w:ins w:id="3167" w:author="khanguyen" w:date="2017-03-17T23:07:00Z"/>
                <w:rFonts w:cs="Arial"/>
                <w:color w:val="4B4B63"/>
                <w:sz w:val="20"/>
                <w:szCs w:val="20"/>
              </w:rPr>
            </w:pPr>
            <w:ins w:id="3168" w:author="khanguyen" w:date="2017-03-17T23:08:00Z">
              <w:r>
                <w:rPr>
                  <w:rFonts w:cs="Arial"/>
                  <w:color w:val="4B4B63"/>
                  <w:sz w:val="20"/>
                  <w:szCs w:val="20"/>
                </w:rPr>
                <w:t>DELETE_Note_for_a _Contact</w:t>
              </w:r>
            </w:ins>
          </w:p>
        </w:tc>
        <w:tc>
          <w:tcPr>
            <w:tcW w:w="846" w:type="dxa"/>
            <w:tcBorders>
              <w:top w:val="nil"/>
              <w:left w:val="nil"/>
              <w:bottom w:val="single" w:sz="4" w:space="0" w:color="ACB9CA"/>
              <w:right w:val="single" w:sz="4" w:space="0" w:color="ACB9CA"/>
            </w:tcBorders>
            <w:shd w:val="clear" w:color="000000" w:fill="FFFFFF"/>
            <w:vAlign w:val="center"/>
          </w:tcPr>
          <w:p w14:paraId="34E272FC" w14:textId="3AEB17E5" w:rsidR="00546FC9" w:rsidRDefault="00546FC9" w:rsidP="00546FC9">
            <w:pPr>
              <w:spacing w:before="0" w:after="0" w:line="240" w:lineRule="auto"/>
              <w:jc w:val="right"/>
              <w:rPr>
                <w:ins w:id="3169" w:author="khanguyen" w:date="2017-03-17T23:07:00Z"/>
                <w:rFonts w:cs="Arial"/>
                <w:color w:val="4B4B63"/>
                <w:sz w:val="20"/>
                <w:szCs w:val="20"/>
              </w:rPr>
            </w:pPr>
            <w:ins w:id="3170" w:author="khanguyen" w:date="2017-03-17T23:08:00Z">
              <w:r>
                <w:rPr>
                  <w:rFonts w:cs="Arial"/>
                  <w:color w:val="4B4B63"/>
                  <w:sz w:val="20"/>
                  <w:szCs w:val="20"/>
                </w:rPr>
                <w:t>2210</w:t>
              </w:r>
            </w:ins>
          </w:p>
        </w:tc>
        <w:tc>
          <w:tcPr>
            <w:tcW w:w="1475" w:type="dxa"/>
            <w:tcBorders>
              <w:top w:val="nil"/>
              <w:left w:val="nil"/>
              <w:bottom w:val="single" w:sz="4" w:space="0" w:color="ACB9CA"/>
              <w:right w:val="single" w:sz="4" w:space="0" w:color="ACB9CA"/>
            </w:tcBorders>
            <w:shd w:val="clear" w:color="000000" w:fill="FFFFFF"/>
            <w:vAlign w:val="center"/>
          </w:tcPr>
          <w:p w14:paraId="6E620C8E" w14:textId="68007FE2" w:rsidR="00546FC9" w:rsidRDefault="00546FC9" w:rsidP="00546FC9">
            <w:pPr>
              <w:spacing w:before="0" w:after="0" w:line="240" w:lineRule="auto"/>
              <w:jc w:val="right"/>
              <w:rPr>
                <w:ins w:id="3171" w:author="khanguyen" w:date="2017-03-17T23:07:00Z"/>
                <w:rFonts w:cs="Arial"/>
                <w:color w:val="4B4B63"/>
                <w:sz w:val="20"/>
                <w:szCs w:val="20"/>
              </w:rPr>
            </w:pPr>
            <w:ins w:id="3172" w:author="khanguyen" w:date="2017-03-17T23:08:00Z">
              <w:r>
                <w:rPr>
                  <w:rFonts w:cs="Arial"/>
                  <w:color w:val="4B4B63"/>
                  <w:sz w:val="20"/>
                  <w:szCs w:val="20"/>
                </w:rPr>
                <w:t>167243.5</w:t>
              </w:r>
            </w:ins>
          </w:p>
        </w:tc>
        <w:tc>
          <w:tcPr>
            <w:tcW w:w="1397" w:type="dxa"/>
            <w:tcBorders>
              <w:top w:val="nil"/>
              <w:left w:val="nil"/>
              <w:bottom w:val="single" w:sz="4" w:space="0" w:color="ACB9CA"/>
              <w:right w:val="single" w:sz="4" w:space="0" w:color="ACB9CA"/>
            </w:tcBorders>
            <w:shd w:val="clear" w:color="000000" w:fill="FFFFFF"/>
            <w:vAlign w:val="center"/>
          </w:tcPr>
          <w:p w14:paraId="428889B7" w14:textId="7636FD2E" w:rsidR="00546FC9" w:rsidRDefault="00546FC9" w:rsidP="00546FC9">
            <w:pPr>
              <w:spacing w:before="0" w:after="0" w:line="240" w:lineRule="auto"/>
              <w:jc w:val="right"/>
              <w:rPr>
                <w:ins w:id="3173" w:author="khanguyen" w:date="2017-03-17T23:07:00Z"/>
                <w:rFonts w:cs="Arial"/>
                <w:color w:val="4B4B63"/>
                <w:sz w:val="20"/>
                <w:szCs w:val="20"/>
              </w:rPr>
            </w:pPr>
            <w:ins w:id="3174" w:author="khanguyen" w:date="2017-03-17T23:08:00Z">
              <w:r>
                <w:rPr>
                  <w:rFonts w:cs="Arial"/>
                  <w:color w:val="4B4B63"/>
                  <w:sz w:val="20"/>
                  <w:szCs w:val="20"/>
                </w:rPr>
                <w:t>301495.2</w:t>
              </w:r>
            </w:ins>
          </w:p>
        </w:tc>
        <w:tc>
          <w:tcPr>
            <w:tcW w:w="1397" w:type="dxa"/>
            <w:tcBorders>
              <w:top w:val="nil"/>
              <w:left w:val="nil"/>
              <w:bottom w:val="single" w:sz="4" w:space="0" w:color="ACB9CA"/>
              <w:right w:val="single" w:sz="4" w:space="0" w:color="ACB9CA"/>
            </w:tcBorders>
            <w:shd w:val="clear" w:color="000000" w:fill="FFFFFF"/>
            <w:vAlign w:val="center"/>
          </w:tcPr>
          <w:p w14:paraId="0B17FB23" w14:textId="369BC61F" w:rsidR="00546FC9" w:rsidRDefault="00546FC9" w:rsidP="00546FC9">
            <w:pPr>
              <w:spacing w:before="0" w:after="0" w:line="240" w:lineRule="auto"/>
              <w:jc w:val="right"/>
              <w:rPr>
                <w:ins w:id="3175" w:author="khanguyen" w:date="2017-03-17T23:07:00Z"/>
                <w:rFonts w:cs="Arial"/>
                <w:color w:val="4B4B63"/>
                <w:sz w:val="20"/>
                <w:szCs w:val="20"/>
              </w:rPr>
            </w:pPr>
            <w:ins w:id="3176" w:author="khanguyen" w:date="2017-03-17T23:08:00Z">
              <w:r>
                <w:rPr>
                  <w:rFonts w:cs="Arial"/>
                  <w:color w:val="4B4B63"/>
                  <w:sz w:val="20"/>
                  <w:szCs w:val="20"/>
                </w:rPr>
                <w:t>368428.6</w:t>
              </w:r>
            </w:ins>
          </w:p>
        </w:tc>
        <w:tc>
          <w:tcPr>
            <w:tcW w:w="1554" w:type="dxa"/>
            <w:tcBorders>
              <w:top w:val="nil"/>
              <w:left w:val="nil"/>
              <w:bottom w:val="single" w:sz="4" w:space="0" w:color="ACB9CA"/>
              <w:right w:val="single" w:sz="4" w:space="0" w:color="ACB9CA"/>
            </w:tcBorders>
            <w:shd w:val="clear" w:color="000000" w:fill="FFFFFF"/>
            <w:vAlign w:val="center"/>
          </w:tcPr>
          <w:p w14:paraId="320A3665" w14:textId="110C6935" w:rsidR="00546FC9" w:rsidRDefault="00546FC9" w:rsidP="00546FC9">
            <w:pPr>
              <w:spacing w:before="0" w:after="0" w:line="240" w:lineRule="auto"/>
              <w:jc w:val="right"/>
              <w:rPr>
                <w:ins w:id="3177" w:author="khanguyen" w:date="2017-03-17T23:07:00Z"/>
                <w:rFonts w:cs="Arial"/>
                <w:color w:val="4B4B63"/>
                <w:sz w:val="20"/>
                <w:szCs w:val="20"/>
              </w:rPr>
            </w:pPr>
            <w:ins w:id="3178" w:author="khanguyen" w:date="2017-03-17T23:08:00Z">
              <w:r>
                <w:rPr>
                  <w:rFonts w:cs="Arial"/>
                  <w:color w:val="4B4B63"/>
                  <w:sz w:val="20"/>
                  <w:szCs w:val="20"/>
                </w:rPr>
                <w:t>444704.5</w:t>
              </w:r>
            </w:ins>
          </w:p>
        </w:tc>
        <w:tc>
          <w:tcPr>
            <w:tcW w:w="1160" w:type="dxa"/>
            <w:tcBorders>
              <w:top w:val="nil"/>
              <w:left w:val="nil"/>
              <w:bottom w:val="single" w:sz="4" w:space="0" w:color="ACB9CA"/>
              <w:right w:val="single" w:sz="4" w:space="0" w:color="ACB9CA"/>
            </w:tcBorders>
            <w:shd w:val="clear" w:color="000000" w:fill="FFFFFF"/>
            <w:vAlign w:val="center"/>
          </w:tcPr>
          <w:p w14:paraId="4CD5A1DF" w14:textId="242CD6D8" w:rsidR="00546FC9" w:rsidRDefault="00546FC9" w:rsidP="00546FC9">
            <w:pPr>
              <w:spacing w:before="0" w:after="0" w:line="240" w:lineRule="auto"/>
              <w:jc w:val="right"/>
              <w:rPr>
                <w:ins w:id="3179" w:author="khanguyen" w:date="2017-03-17T23:07:00Z"/>
                <w:rFonts w:cs="Arial"/>
                <w:color w:val="4B4B63"/>
                <w:sz w:val="20"/>
                <w:szCs w:val="20"/>
              </w:rPr>
            </w:pPr>
            <w:ins w:id="3180" w:author="khanguyen" w:date="2017-03-17T23:08:00Z">
              <w:r>
                <w:rPr>
                  <w:rFonts w:cs="Arial"/>
                  <w:color w:val="4B4B63"/>
                  <w:sz w:val="20"/>
                  <w:szCs w:val="20"/>
                </w:rPr>
                <w:t>5</w:t>
              </w:r>
            </w:ins>
          </w:p>
        </w:tc>
        <w:tc>
          <w:tcPr>
            <w:tcW w:w="1318" w:type="dxa"/>
            <w:tcBorders>
              <w:top w:val="nil"/>
              <w:left w:val="nil"/>
              <w:bottom w:val="single" w:sz="4" w:space="0" w:color="ACB9CA"/>
              <w:right w:val="single" w:sz="4" w:space="0" w:color="ACB9CA"/>
            </w:tcBorders>
            <w:shd w:val="clear" w:color="000000" w:fill="FFFFFF"/>
            <w:vAlign w:val="center"/>
          </w:tcPr>
          <w:p w14:paraId="3AAFD868" w14:textId="673AE5F9" w:rsidR="00546FC9" w:rsidRDefault="00546FC9" w:rsidP="00546FC9">
            <w:pPr>
              <w:spacing w:before="0" w:after="0" w:line="240" w:lineRule="auto"/>
              <w:jc w:val="right"/>
              <w:rPr>
                <w:ins w:id="3181" w:author="khanguyen" w:date="2017-03-17T23:07:00Z"/>
                <w:rFonts w:cs="Arial"/>
                <w:color w:val="4B4B63"/>
                <w:sz w:val="20"/>
                <w:szCs w:val="20"/>
              </w:rPr>
            </w:pPr>
            <w:ins w:id="3182" w:author="khanguyen" w:date="2017-03-17T23:08:00Z">
              <w:r>
                <w:rPr>
                  <w:rFonts w:cs="Arial"/>
                  <w:color w:val="4B4B63"/>
                  <w:sz w:val="20"/>
                  <w:szCs w:val="20"/>
                </w:rPr>
                <w:t>1968477</w:t>
              </w:r>
            </w:ins>
          </w:p>
        </w:tc>
        <w:tc>
          <w:tcPr>
            <w:tcW w:w="1176" w:type="dxa"/>
            <w:tcBorders>
              <w:top w:val="nil"/>
              <w:left w:val="nil"/>
              <w:bottom w:val="single" w:sz="4" w:space="0" w:color="ACB9CA"/>
              <w:right w:val="single" w:sz="4" w:space="0" w:color="ACB9CA"/>
            </w:tcBorders>
            <w:shd w:val="clear" w:color="000000" w:fill="FFFFFF"/>
            <w:vAlign w:val="center"/>
          </w:tcPr>
          <w:p w14:paraId="070DD2F2" w14:textId="59956290" w:rsidR="00546FC9" w:rsidRDefault="00546FC9" w:rsidP="00546FC9">
            <w:pPr>
              <w:spacing w:before="0" w:after="0" w:line="240" w:lineRule="auto"/>
              <w:jc w:val="right"/>
              <w:rPr>
                <w:ins w:id="3183" w:author="khanguyen" w:date="2017-03-17T23:07:00Z"/>
                <w:rFonts w:cs="Arial"/>
                <w:color w:val="4B4B63"/>
                <w:sz w:val="20"/>
                <w:szCs w:val="20"/>
              </w:rPr>
            </w:pPr>
            <w:ins w:id="3184" w:author="khanguyen" w:date="2017-03-17T23:08:00Z">
              <w:r>
                <w:rPr>
                  <w:rFonts w:cs="Arial"/>
                  <w:color w:val="4B4B63"/>
                  <w:sz w:val="20"/>
                  <w:szCs w:val="20"/>
                </w:rPr>
                <w:t>1.90%</w:t>
              </w:r>
            </w:ins>
          </w:p>
        </w:tc>
      </w:tr>
      <w:tr w:rsidR="00546FC9" w:rsidRPr="00C47FE2" w14:paraId="6F4E866C" w14:textId="77777777" w:rsidTr="00546FC9">
        <w:trPr>
          <w:trHeight w:val="300"/>
          <w:ins w:id="3185" w:author="khanguyen" w:date="2017-03-17T23:07: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2A76A1E4" w14:textId="52F317BC" w:rsidR="00546FC9" w:rsidRDefault="00546FC9" w:rsidP="00546FC9">
            <w:pPr>
              <w:spacing w:before="0" w:after="0" w:line="240" w:lineRule="auto"/>
              <w:ind w:firstLineChars="100" w:firstLine="200"/>
              <w:rPr>
                <w:ins w:id="3186" w:author="khanguyen" w:date="2017-03-17T23:07:00Z"/>
                <w:rFonts w:cs="Arial"/>
                <w:color w:val="4B4B63"/>
                <w:sz w:val="20"/>
                <w:szCs w:val="20"/>
              </w:rPr>
            </w:pPr>
            <w:ins w:id="3187" w:author="khanguyen" w:date="2017-03-17T23:08:00Z">
              <w:r>
                <w:rPr>
                  <w:rFonts w:cs="Arial"/>
                  <w:color w:val="4B4B63"/>
                  <w:sz w:val="20"/>
                  <w:szCs w:val="20"/>
                </w:rPr>
                <w:t>DELETE_Reminder_for_a_Contact</w:t>
              </w:r>
            </w:ins>
          </w:p>
        </w:tc>
        <w:tc>
          <w:tcPr>
            <w:tcW w:w="846" w:type="dxa"/>
            <w:tcBorders>
              <w:top w:val="nil"/>
              <w:left w:val="nil"/>
              <w:bottom w:val="single" w:sz="4" w:space="0" w:color="ACB9CA"/>
              <w:right w:val="single" w:sz="4" w:space="0" w:color="ACB9CA"/>
            </w:tcBorders>
            <w:shd w:val="clear" w:color="000000" w:fill="FFFFFF"/>
            <w:vAlign w:val="center"/>
          </w:tcPr>
          <w:p w14:paraId="242D81BE" w14:textId="52E276F0" w:rsidR="00546FC9" w:rsidRDefault="00546FC9" w:rsidP="00546FC9">
            <w:pPr>
              <w:spacing w:before="0" w:after="0" w:line="240" w:lineRule="auto"/>
              <w:jc w:val="right"/>
              <w:rPr>
                <w:ins w:id="3188" w:author="khanguyen" w:date="2017-03-17T23:07:00Z"/>
                <w:rFonts w:cs="Arial"/>
                <w:color w:val="4B4B63"/>
                <w:sz w:val="20"/>
                <w:szCs w:val="20"/>
              </w:rPr>
            </w:pPr>
            <w:ins w:id="3189" w:author="khanguyen" w:date="2017-03-17T23:08:00Z">
              <w:r>
                <w:rPr>
                  <w:rFonts w:cs="Arial"/>
                  <w:color w:val="4B4B63"/>
                  <w:sz w:val="20"/>
                  <w:szCs w:val="20"/>
                </w:rPr>
                <w:t>2210</w:t>
              </w:r>
            </w:ins>
          </w:p>
        </w:tc>
        <w:tc>
          <w:tcPr>
            <w:tcW w:w="1475" w:type="dxa"/>
            <w:tcBorders>
              <w:top w:val="nil"/>
              <w:left w:val="nil"/>
              <w:bottom w:val="single" w:sz="4" w:space="0" w:color="ACB9CA"/>
              <w:right w:val="single" w:sz="4" w:space="0" w:color="ACB9CA"/>
            </w:tcBorders>
            <w:shd w:val="clear" w:color="000000" w:fill="FFFFFF"/>
            <w:vAlign w:val="center"/>
          </w:tcPr>
          <w:p w14:paraId="00D72EAB" w14:textId="54F9C7C0" w:rsidR="00546FC9" w:rsidRDefault="00546FC9" w:rsidP="00546FC9">
            <w:pPr>
              <w:spacing w:before="0" w:after="0" w:line="240" w:lineRule="auto"/>
              <w:jc w:val="right"/>
              <w:rPr>
                <w:ins w:id="3190" w:author="khanguyen" w:date="2017-03-17T23:07:00Z"/>
                <w:rFonts w:cs="Arial"/>
                <w:color w:val="4B4B63"/>
                <w:sz w:val="20"/>
                <w:szCs w:val="20"/>
              </w:rPr>
            </w:pPr>
            <w:ins w:id="3191" w:author="khanguyen" w:date="2017-03-17T23:08:00Z">
              <w:r>
                <w:rPr>
                  <w:rFonts w:cs="Arial"/>
                  <w:color w:val="4B4B63"/>
                  <w:sz w:val="20"/>
                  <w:szCs w:val="20"/>
                </w:rPr>
                <w:t>139039.6</w:t>
              </w:r>
            </w:ins>
          </w:p>
        </w:tc>
        <w:tc>
          <w:tcPr>
            <w:tcW w:w="1397" w:type="dxa"/>
            <w:tcBorders>
              <w:top w:val="nil"/>
              <w:left w:val="nil"/>
              <w:bottom w:val="single" w:sz="4" w:space="0" w:color="ACB9CA"/>
              <w:right w:val="single" w:sz="4" w:space="0" w:color="ACB9CA"/>
            </w:tcBorders>
            <w:shd w:val="clear" w:color="000000" w:fill="FFFFFF"/>
            <w:vAlign w:val="center"/>
          </w:tcPr>
          <w:p w14:paraId="5A260506" w14:textId="0D71068A" w:rsidR="00546FC9" w:rsidRDefault="00546FC9" w:rsidP="00546FC9">
            <w:pPr>
              <w:spacing w:before="0" w:after="0" w:line="240" w:lineRule="auto"/>
              <w:jc w:val="right"/>
              <w:rPr>
                <w:ins w:id="3192" w:author="khanguyen" w:date="2017-03-17T23:07:00Z"/>
                <w:rFonts w:cs="Arial"/>
                <w:color w:val="4B4B63"/>
                <w:sz w:val="20"/>
                <w:szCs w:val="20"/>
              </w:rPr>
            </w:pPr>
            <w:ins w:id="3193" w:author="khanguyen" w:date="2017-03-17T23:08:00Z">
              <w:r>
                <w:rPr>
                  <w:rFonts w:cs="Arial"/>
                  <w:color w:val="4B4B63"/>
                  <w:sz w:val="20"/>
                  <w:szCs w:val="20"/>
                </w:rPr>
                <w:t>225854.5</w:t>
              </w:r>
            </w:ins>
          </w:p>
        </w:tc>
        <w:tc>
          <w:tcPr>
            <w:tcW w:w="1397" w:type="dxa"/>
            <w:tcBorders>
              <w:top w:val="nil"/>
              <w:left w:val="nil"/>
              <w:bottom w:val="single" w:sz="4" w:space="0" w:color="ACB9CA"/>
              <w:right w:val="single" w:sz="4" w:space="0" w:color="ACB9CA"/>
            </w:tcBorders>
            <w:shd w:val="clear" w:color="000000" w:fill="FFFFFF"/>
            <w:vAlign w:val="center"/>
          </w:tcPr>
          <w:p w14:paraId="7F9BAC24" w14:textId="4414A44A" w:rsidR="00546FC9" w:rsidRDefault="00546FC9" w:rsidP="00546FC9">
            <w:pPr>
              <w:spacing w:before="0" w:after="0" w:line="240" w:lineRule="auto"/>
              <w:jc w:val="right"/>
              <w:rPr>
                <w:ins w:id="3194" w:author="khanguyen" w:date="2017-03-17T23:07:00Z"/>
                <w:rFonts w:cs="Arial"/>
                <w:color w:val="4B4B63"/>
                <w:sz w:val="20"/>
                <w:szCs w:val="20"/>
              </w:rPr>
            </w:pPr>
            <w:ins w:id="3195" w:author="khanguyen" w:date="2017-03-17T23:08:00Z">
              <w:r>
                <w:rPr>
                  <w:rFonts w:cs="Arial"/>
                  <w:color w:val="4B4B63"/>
                  <w:sz w:val="20"/>
                  <w:szCs w:val="20"/>
                </w:rPr>
                <w:t>285561</w:t>
              </w:r>
            </w:ins>
          </w:p>
        </w:tc>
        <w:tc>
          <w:tcPr>
            <w:tcW w:w="1554" w:type="dxa"/>
            <w:tcBorders>
              <w:top w:val="nil"/>
              <w:left w:val="nil"/>
              <w:bottom w:val="single" w:sz="4" w:space="0" w:color="ACB9CA"/>
              <w:right w:val="single" w:sz="4" w:space="0" w:color="ACB9CA"/>
            </w:tcBorders>
            <w:shd w:val="clear" w:color="000000" w:fill="FFFFFF"/>
            <w:vAlign w:val="center"/>
          </w:tcPr>
          <w:p w14:paraId="1227DB24" w14:textId="66EF81A6" w:rsidR="00546FC9" w:rsidRDefault="00546FC9" w:rsidP="00546FC9">
            <w:pPr>
              <w:spacing w:before="0" w:after="0" w:line="240" w:lineRule="auto"/>
              <w:jc w:val="right"/>
              <w:rPr>
                <w:ins w:id="3196" w:author="khanguyen" w:date="2017-03-17T23:07:00Z"/>
                <w:rFonts w:cs="Arial"/>
                <w:color w:val="4B4B63"/>
                <w:sz w:val="20"/>
                <w:szCs w:val="20"/>
              </w:rPr>
            </w:pPr>
            <w:ins w:id="3197" w:author="khanguyen" w:date="2017-03-17T23:08:00Z">
              <w:r>
                <w:rPr>
                  <w:rFonts w:cs="Arial"/>
                  <w:color w:val="4B4B63"/>
                  <w:sz w:val="20"/>
                  <w:szCs w:val="20"/>
                </w:rPr>
                <w:t>557897.3</w:t>
              </w:r>
            </w:ins>
          </w:p>
        </w:tc>
        <w:tc>
          <w:tcPr>
            <w:tcW w:w="1160" w:type="dxa"/>
            <w:tcBorders>
              <w:top w:val="nil"/>
              <w:left w:val="nil"/>
              <w:bottom w:val="single" w:sz="4" w:space="0" w:color="ACB9CA"/>
              <w:right w:val="single" w:sz="4" w:space="0" w:color="ACB9CA"/>
            </w:tcBorders>
            <w:shd w:val="clear" w:color="000000" w:fill="FFFFFF"/>
            <w:vAlign w:val="center"/>
          </w:tcPr>
          <w:p w14:paraId="1E0EA383" w14:textId="0D4DA42F" w:rsidR="00546FC9" w:rsidRDefault="00546FC9" w:rsidP="00546FC9">
            <w:pPr>
              <w:spacing w:before="0" w:after="0" w:line="240" w:lineRule="auto"/>
              <w:jc w:val="right"/>
              <w:rPr>
                <w:ins w:id="3198" w:author="khanguyen" w:date="2017-03-17T23:07:00Z"/>
                <w:rFonts w:cs="Arial"/>
                <w:color w:val="4B4B63"/>
                <w:sz w:val="20"/>
                <w:szCs w:val="20"/>
              </w:rPr>
            </w:pPr>
            <w:ins w:id="3199" w:author="khanguyen" w:date="2017-03-17T23:08:00Z">
              <w:r>
                <w:rPr>
                  <w:rFonts w:cs="Arial"/>
                  <w:color w:val="4B4B63"/>
                  <w:sz w:val="20"/>
                  <w:szCs w:val="20"/>
                </w:rPr>
                <w:t>4</w:t>
              </w:r>
            </w:ins>
          </w:p>
        </w:tc>
        <w:tc>
          <w:tcPr>
            <w:tcW w:w="1318" w:type="dxa"/>
            <w:tcBorders>
              <w:top w:val="nil"/>
              <w:left w:val="nil"/>
              <w:bottom w:val="single" w:sz="4" w:space="0" w:color="ACB9CA"/>
              <w:right w:val="single" w:sz="4" w:space="0" w:color="ACB9CA"/>
            </w:tcBorders>
            <w:shd w:val="clear" w:color="000000" w:fill="FFFFFF"/>
            <w:vAlign w:val="center"/>
          </w:tcPr>
          <w:p w14:paraId="32A38B3E" w14:textId="76A0619C" w:rsidR="00546FC9" w:rsidRDefault="00546FC9" w:rsidP="00546FC9">
            <w:pPr>
              <w:spacing w:before="0" w:after="0" w:line="240" w:lineRule="auto"/>
              <w:jc w:val="right"/>
              <w:rPr>
                <w:ins w:id="3200" w:author="khanguyen" w:date="2017-03-17T23:07:00Z"/>
                <w:rFonts w:cs="Arial"/>
                <w:color w:val="4B4B63"/>
                <w:sz w:val="20"/>
                <w:szCs w:val="20"/>
              </w:rPr>
            </w:pPr>
            <w:ins w:id="3201" w:author="khanguyen" w:date="2017-03-17T23:08:00Z">
              <w:r>
                <w:rPr>
                  <w:rFonts w:cs="Arial"/>
                  <w:color w:val="4B4B63"/>
                  <w:sz w:val="20"/>
                  <w:szCs w:val="20"/>
                </w:rPr>
                <w:t>973708</w:t>
              </w:r>
            </w:ins>
          </w:p>
        </w:tc>
        <w:tc>
          <w:tcPr>
            <w:tcW w:w="1176" w:type="dxa"/>
            <w:tcBorders>
              <w:top w:val="nil"/>
              <w:left w:val="nil"/>
              <w:bottom w:val="single" w:sz="4" w:space="0" w:color="ACB9CA"/>
              <w:right w:val="single" w:sz="4" w:space="0" w:color="ACB9CA"/>
            </w:tcBorders>
            <w:shd w:val="clear" w:color="000000" w:fill="FFFFFF"/>
            <w:vAlign w:val="center"/>
          </w:tcPr>
          <w:p w14:paraId="47219B45" w14:textId="01CD82E7" w:rsidR="00546FC9" w:rsidRDefault="00546FC9" w:rsidP="00546FC9">
            <w:pPr>
              <w:spacing w:before="0" w:after="0" w:line="240" w:lineRule="auto"/>
              <w:jc w:val="right"/>
              <w:rPr>
                <w:ins w:id="3202" w:author="khanguyen" w:date="2017-03-17T23:07:00Z"/>
                <w:rFonts w:cs="Arial"/>
                <w:color w:val="4B4B63"/>
                <w:sz w:val="20"/>
                <w:szCs w:val="20"/>
              </w:rPr>
            </w:pPr>
            <w:ins w:id="3203" w:author="khanguyen" w:date="2017-03-17T23:08:00Z">
              <w:r>
                <w:rPr>
                  <w:rFonts w:cs="Arial"/>
                  <w:color w:val="4B4B63"/>
                  <w:sz w:val="20"/>
                  <w:szCs w:val="20"/>
                </w:rPr>
                <w:t>1.67%</w:t>
              </w:r>
            </w:ins>
          </w:p>
        </w:tc>
      </w:tr>
      <w:tr w:rsidR="00546FC9" w:rsidRPr="00C47FE2" w14:paraId="4ACA092C" w14:textId="77777777" w:rsidTr="00546FC9">
        <w:trPr>
          <w:trHeight w:val="300"/>
          <w:ins w:id="3204" w:author="khanguyen" w:date="2017-03-17T23:07: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3287CDB4" w14:textId="44239AAE" w:rsidR="00546FC9" w:rsidRDefault="00546FC9" w:rsidP="00546FC9">
            <w:pPr>
              <w:spacing w:before="0" w:after="0" w:line="240" w:lineRule="auto"/>
              <w:ind w:firstLineChars="100" w:firstLine="200"/>
              <w:rPr>
                <w:ins w:id="3205" w:author="khanguyen" w:date="2017-03-17T23:07:00Z"/>
                <w:rFonts w:cs="Arial"/>
                <w:color w:val="4B4B63"/>
                <w:sz w:val="20"/>
                <w:szCs w:val="20"/>
              </w:rPr>
            </w:pPr>
            <w:ins w:id="3206" w:author="khanguyen" w:date="2017-03-17T23:08:00Z">
              <w:r>
                <w:rPr>
                  <w:rFonts w:cs="Arial"/>
                  <w:color w:val="4B4B63"/>
                  <w:sz w:val="20"/>
                  <w:szCs w:val="20"/>
                </w:rPr>
                <w:t>EDIT Empty Project</w:t>
              </w:r>
            </w:ins>
          </w:p>
        </w:tc>
        <w:tc>
          <w:tcPr>
            <w:tcW w:w="846" w:type="dxa"/>
            <w:tcBorders>
              <w:top w:val="nil"/>
              <w:left w:val="nil"/>
              <w:bottom w:val="single" w:sz="4" w:space="0" w:color="ACB9CA"/>
              <w:right w:val="single" w:sz="4" w:space="0" w:color="ACB9CA"/>
            </w:tcBorders>
            <w:shd w:val="clear" w:color="000000" w:fill="FFFFFF"/>
            <w:vAlign w:val="center"/>
          </w:tcPr>
          <w:p w14:paraId="1EEB3E98" w14:textId="24F1D8FC" w:rsidR="00546FC9" w:rsidRDefault="00546FC9" w:rsidP="00546FC9">
            <w:pPr>
              <w:spacing w:before="0" w:after="0" w:line="240" w:lineRule="auto"/>
              <w:jc w:val="right"/>
              <w:rPr>
                <w:ins w:id="3207" w:author="khanguyen" w:date="2017-03-17T23:07:00Z"/>
                <w:rFonts w:cs="Arial"/>
                <w:color w:val="4B4B63"/>
                <w:sz w:val="20"/>
                <w:szCs w:val="20"/>
              </w:rPr>
            </w:pPr>
            <w:ins w:id="3208" w:author="khanguyen" w:date="2017-03-17T23:08:00Z">
              <w:r>
                <w:rPr>
                  <w:rFonts w:cs="Arial"/>
                  <w:color w:val="4B4B63"/>
                  <w:sz w:val="20"/>
                  <w:szCs w:val="20"/>
                </w:rPr>
                <w:t>3</w:t>
              </w:r>
            </w:ins>
          </w:p>
        </w:tc>
        <w:tc>
          <w:tcPr>
            <w:tcW w:w="1475" w:type="dxa"/>
            <w:tcBorders>
              <w:top w:val="nil"/>
              <w:left w:val="nil"/>
              <w:bottom w:val="single" w:sz="4" w:space="0" w:color="ACB9CA"/>
              <w:right w:val="single" w:sz="4" w:space="0" w:color="ACB9CA"/>
            </w:tcBorders>
            <w:shd w:val="clear" w:color="000000" w:fill="FFFFFF"/>
            <w:vAlign w:val="center"/>
          </w:tcPr>
          <w:p w14:paraId="41CD1CA5" w14:textId="6D1E08DF" w:rsidR="00546FC9" w:rsidRDefault="00546FC9" w:rsidP="00546FC9">
            <w:pPr>
              <w:spacing w:before="0" w:after="0" w:line="240" w:lineRule="auto"/>
              <w:jc w:val="right"/>
              <w:rPr>
                <w:ins w:id="3209" w:author="khanguyen" w:date="2017-03-17T23:07:00Z"/>
                <w:rFonts w:cs="Arial"/>
                <w:color w:val="4B4B63"/>
                <w:sz w:val="20"/>
                <w:szCs w:val="20"/>
              </w:rPr>
            </w:pPr>
            <w:ins w:id="3210" w:author="khanguyen" w:date="2017-03-17T23:08:00Z">
              <w:r>
                <w:rPr>
                  <w:rFonts w:cs="Arial"/>
                  <w:color w:val="4B4B63"/>
                  <w:sz w:val="20"/>
                  <w:szCs w:val="20"/>
                </w:rPr>
                <w:t>255.33</w:t>
              </w:r>
            </w:ins>
          </w:p>
        </w:tc>
        <w:tc>
          <w:tcPr>
            <w:tcW w:w="1397" w:type="dxa"/>
            <w:tcBorders>
              <w:top w:val="nil"/>
              <w:left w:val="nil"/>
              <w:bottom w:val="single" w:sz="4" w:space="0" w:color="ACB9CA"/>
              <w:right w:val="single" w:sz="4" w:space="0" w:color="ACB9CA"/>
            </w:tcBorders>
            <w:shd w:val="clear" w:color="000000" w:fill="FFFFFF"/>
            <w:vAlign w:val="center"/>
          </w:tcPr>
          <w:p w14:paraId="74D0AE18" w14:textId="34473E3C" w:rsidR="00546FC9" w:rsidRDefault="00546FC9" w:rsidP="00546FC9">
            <w:pPr>
              <w:spacing w:before="0" w:after="0" w:line="240" w:lineRule="auto"/>
              <w:jc w:val="right"/>
              <w:rPr>
                <w:ins w:id="3211" w:author="khanguyen" w:date="2017-03-17T23:07:00Z"/>
                <w:rFonts w:cs="Arial"/>
                <w:color w:val="4B4B63"/>
                <w:sz w:val="20"/>
                <w:szCs w:val="20"/>
              </w:rPr>
            </w:pPr>
            <w:ins w:id="3212" w:author="khanguyen" w:date="2017-03-17T23:08:00Z">
              <w:r>
                <w:rPr>
                  <w:rFonts w:cs="Arial"/>
                  <w:color w:val="4B4B63"/>
                  <w:sz w:val="20"/>
                  <w:szCs w:val="20"/>
                </w:rPr>
                <w:t>528</w:t>
              </w:r>
            </w:ins>
          </w:p>
        </w:tc>
        <w:tc>
          <w:tcPr>
            <w:tcW w:w="1397" w:type="dxa"/>
            <w:tcBorders>
              <w:top w:val="nil"/>
              <w:left w:val="nil"/>
              <w:bottom w:val="single" w:sz="4" w:space="0" w:color="ACB9CA"/>
              <w:right w:val="single" w:sz="4" w:space="0" w:color="ACB9CA"/>
            </w:tcBorders>
            <w:shd w:val="clear" w:color="000000" w:fill="FFFFFF"/>
            <w:vAlign w:val="center"/>
          </w:tcPr>
          <w:p w14:paraId="04B3CBDA" w14:textId="2C2B5AF1" w:rsidR="00546FC9" w:rsidRDefault="00546FC9" w:rsidP="00546FC9">
            <w:pPr>
              <w:spacing w:before="0" w:after="0" w:line="240" w:lineRule="auto"/>
              <w:jc w:val="right"/>
              <w:rPr>
                <w:ins w:id="3213" w:author="khanguyen" w:date="2017-03-17T23:07:00Z"/>
                <w:rFonts w:cs="Arial"/>
                <w:color w:val="4B4B63"/>
                <w:sz w:val="20"/>
                <w:szCs w:val="20"/>
              </w:rPr>
            </w:pPr>
            <w:ins w:id="3214" w:author="khanguyen" w:date="2017-03-17T23:08:00Z">
              <w:r>
                <w:rPr>
                  <w:rFonts w:cs="Arial"/>
                  <w:color w:val="4B4B63"/>
                  <w:sz w:val="20"/>
                  <w:szCs w:val="20"/>
                </w:rPr>
                <w:t>528</w:t>
              </w:r>
            </w:ins>
          </w:p>
        </w:tc>
        <w:tc>
          <w:tcPr>
            <w:tcW w:w="1554" w:type="dxa"/>
            <w:tcBorders>
              <w:top w:val="nil"/>
              <w:left w:val="nil"/>
              <w:bottom w:val="single" w:sz="4" w:space="0" w:color="ACB9CA"/>
              <w:right w:val="single" w:sz="4" w:space="0" w:color="ACB9CA"/>
            </w:tcBorders>
            <w:shd w:val="clear" w:color="000000" w:fill="FFFFFF"/>
            <w:vAlign w:val="center"/>
          </w:tcPr>
          <w:p w14:paraId="00A02ADD" w14:textId="164C8C8C" w:rsidR="00546FC9" w:rsidRDefault="00546FC9" w:rsidP="00546FC9">
            <w:pPr>
              <w:spacing w:before="0" w:after="0" w:line="240" w:lineRule="auto"/>
              <w:jc w:val="right"/>
              <w:rPr>
                <w:ins w:id="3215" w:author="khanguyen" w:date="2017-03-17T23:07:00Z"/>
                <w:rFonts w:cs="Arial"/>
                <w:color w:val="4B4B63"/>
                <w:sz w:val="20"/>
                <w:szCs w:val="20"/>
              </w:rPr>
            </w:pPr>
            <w:ins w:id="3216" w:author="khanguyen" w:date="2017-03-17T23:08:00Z">
              <w:r>
                <w:rPr>
                  <w:rFonts w:cs="Arial"/>
                  <w:color w:val="4B4B63"/>
                  <w:sz w:val="20"/>
                  <w:szCs w:val="20"/>
                </w:rPr>
                <w:t>528</w:t>
              </w:r>
            </w:ins>
          </w:p>
        </w:tc>
        <w:tc>
          <w:tcPr>
            <w:tcW w:w="1160" w:type="dxa"/>
            <w:tcBorders>
              <w:top w:val="nil"/>
              <w:left w:val="nil"/>
              <w:bottom w:val="single" w:sz="4" w:space="0" w:color="ACB9CA"/>
              <w:right w:val="single" w:sz="4" w:space="0" w:color="ACB9CA"/>
            </w:tcBorders>
            <w:shd w:val="clear" w:color="000000" w:fill="FFFFFF"/>
            <w:vAlign w:val="center"/>
          </w:tcPr>
          <w:p w14:paraId="1B990A66" w14:textId="11B884CB" w:rsidR="00546FC9" w:rsidRDefault="00546FC9" w:rsidP="00546FC9">
            <w:pPr>
              <w:spacing w:before="0" w:after="0" w:line="240" w:lineRule="auto"/>
              <w:jc w:val="right"/>
              <w:rPr>
                <w:ins w:id="3217" w:author="khanguyen" w:date="2017-03-17T23:07:00Z"/>
                <w:rFonts w:cs="Arial"/>
                <w:color w:val="4B4B63"/>
                <w:sz w:val="20"/>
                <w:szCs w:val="20"/>
              </w:rPr>
            </w:pPr>
            <w:ins w:id="3218" w:author="khanguyen" w:date="2017-03-17T23:08:00Z">
              <w:r>
                <w:rPr>
                  <w:rFonts w:cs="Arial"/>
                  <w:color w:val="4B4B63"/>
                  <w:sz w:val="20"/>
                  <w:szCs w:val="20"/>
                </w:rPr>
                <w:t>57</w:t>
              </w:r>
            </w:ins>
          </w:p>
        </w:tc>
        <w:tc>
          <w:tcPr>
            <w:tcW w:w="1318" w:type="dxa"/>
            <w:tcBorders>
              <w:top w:val="nil"/>
              <w:left w:val="nil"/>
              <w:bottom w:val="single" w:sz="4" w:space="0" w:color="ACB9CA"/>
              <w:right w:val="single" w:sz="4" w:space="0" w:color="ACB9CA"/>
            </w:tcBorders>
            <w:shd w:val="clear" w:color="000000" w:fill="FFFFFF"/>
            <w:vAlign w:val="center"/>
          </w:tcPr>
          <w:p w14:paraId="5930A1AD" w14:textId="6ECB207B" w:rsidR="00546FC9" w:rsidRDefault="00546FC9" w:rsidP="00546FC9">
            <w:pPr>
              <w:spacing w:before="0" w:after="0" w:line="240" w:lineRule="auto"/>
              <w:jc w:val="right"/>
              <w:rPr>
                <w:ins w:id="3219" w:author="khanguyen" w:date="2017-03-17T23:07:00Z"/>
                <w:rFonts w:cs="Arial"/>
                <w:color w:val="4B4B63"/>
                <w:sz w:val="20"/>
                <w:szCs w:val="20"/>
              </w:rPr>
            </w:pPr>
            <w:ins w:id="3220" w:author="khanguyen" w:date="2017-03-17T23:08:00Z">
              <w:r>
                <w:rPr>
                  <w:rFonts w:cs="Arial"/>
                  <w:color w:val="4B4B63"/>
                  <w:sz w:val="20"/>
                  <w:szCs w:val="20"/>
                </w:rPr>
                <w:t>528</w:t>
              </w:r>
            </w:ins>
          </w:p>
        </w:tc>
        <w:tc>
          <w:tcPr>
            <w:tcW w:w="1176" w:type="dxa"/>
            <w:tcBorders>
              <w:top w:val="nil"/>
              <w:left w:val="nil"/>
              <w:bottom w:val="single" w:sz="4" w:space="0" w:color="ACB9CA"/>
              <w:right w:val="single" w:sz="4" w:space="0" w:color="ACB9CA"/>
            </w:tcBorders>
            <w:shd w:val="clear" w:color="000000" w:fill="FFFFFF"/>
            <w:vAlign w:val="center"/>
          </w:tcPr>
          <w:p w14:paraId="39B75F26" w14:textId="01AA0C7E" w:rsidR="00546FC9" w:rsidRDefault="00546FC9" w:rsidP="00546FC9">
            <w:pPr>
              <w:spacing w:before="0" w:after="0" w:line="240" w:lineRule="auto"/>
              <w:jc w:val="right"/>
              <w:rPr>
                <w:ins w:id="3221" w:author="khanguyen" w:date="2017-03-17T23:07:00Z"/>
                <w:rFonts w:cs="Arial"/>
                <w:color w:val="4B4B63"/>
                <w:sz w:val="20"/>
                <w:szCs w:val="20"/>
              </w:rPr>
            </w:pPr>
            <w:ins w:id="3222" w:author="khanguyen" w:date="2017-03-17T23:08:00Z">
              <w:r>
                <w:rPr>
                  <w:rFonts w:cs="Arial"/>
                  <w:color w:val="4B4B63"/>
                  <w:sz w:val="20"/>
                  <w:szCs w:val="20"/>
                </w:rPr>
                <w:t>0%</w:t>
              </w:r>
            </w:ins>
          </w:p>
        </w:tc>
      </w:tr>
      <w:tr w:rsidR="00546FC9" w:rsidRPr="00C47FE2" w14:paraId="47D24A38" w14:textId="77777777" w:rsidTr="00546FC9">
        <w:trPr>
          <w:trHeight w:val="300"/>
          <w:ins w:id="3223" w:author="khanguyen" w:date="2017-03-17T23:07: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43CECB0E" w14:textId="73ADF059" w:rsidR="00546FC9" w:rsidRDefault="00546FC9" w:rsidP="00546FC9">
            <w:pPr>
              <w:spacing w:before="0" w:after="0" w:line="240" w:lineRule="auto"/>
              <w:ind w:firstLineChars="100" w:firstLine="200"/>
              <w:rPr>
                <w:ins w:id="3224" w:author="khanguyen" w:date="2017-03-17T23:07:00Z"/>
                <w:rFonts w:cs="Arial"/>
                <w:color w:val="4B4B63"/>
                <w:sz w:val="20"/>
                <w:szCs w:val="20"/>
              </w:rPr>
            </w:pPr>
            <w:ins w:id="3225" w:author="khanguyen" w:date="2017-03-17T23:08:00Z">
              <w:r>
                <w:rPr>
                  <w:rFonts w:cs="Arial"/>
                  <w:color w:val="4B4B63"/>
                  <w:sz w:val="20"/>
                  <w:szCs w:val="20"/>
                </w:rPr>
                <w:t>Get_CompanyContactSalesLifeCycle Id</w:t>
              </w:r>
            </w:ins>
          </w:p>
        </w:tc>
        <w:tc>
          <w:tcPr>
            <w:tcW w:w="846" w:type="dxa"/>
            <w:tcBorders>
              <w:top w:val="nil"/>
              <w:left w:val="nil"/>
              <w:bottom w:val="single" w:sz="4" w:space="0" w:color="ACB9CA"/>
              <w:right w:val="single" w:sz="4" w:space="0" w:color="ACB9CA"/>
            </w:tcBorders>
            <w:shd w:val="clear" w:color="000000" w:fill="FFFFFF"/>
            <w:vAlign w:val="center"/>
          </w:tcPr>
          <w:p w14:paraId="6F50AB67" w14:textId="72EA7779" w:rsidR="00546FC9" w:rsidRDefault="00546FC9" w:rsidP="00546FC9">
            <w:pPr>
              <w:spacing w:before="0" w:after="0" w:line="240" w:lineRule="auto"/>
              <w:jc w:val="right"/>
              <w:rPr>
                <w:ins w:id="3226" w:author="khanguyen" w:date="2017-03-17T23:07:00Z"/>
                <w:rFonts w:cs="Arial"/>
                <w:color w:val="4B4B63"/>
                <w:sz w:val="20"/>
                <w:szCs w:val="20"/>
              </w:rPr>
            </w:pPr>
            <w:ins w:id="3227" w:author="khanguyen" w:date="2017-03-17T23:08:00Z">
              <w:r>
                <w:rPr>
                  <w:rFonts w:cs="Arial"/>
                  <w:color w:val="4B4B63"/>
                  <w:sz w:val="20"/>
                  <w:szCs w:val="20"/>
                </w:rPr>
                <w:t>2704</w:t>
              </w:r>
            </w:ins>
          </w:p>
        </w:tc>
        <w:tc>
          <w:tcPr>
            <w:tcW w:w="1475" w:type="dxa"/>
            <w:tcBorders>
              <w:top w:val="nil"/>
              <w:left w:val="nil"/>
              <w:bottom w:val="single" w:sz="4" w:space="0" w:color="ACB9CA"/>
              <w:right w:val="single" w:sz="4" w:space="0" w:color="ACB9CA"/>
            </w:tcBorders>
            <w:shd w:val="clear" w:color="000000" w:fill="FFFFFF"/>
            <w:vAlign w:val="center"/>
          </w:tcPr>
          <w:p w14:paraId="04CC8E06" w14:textId="27F64CFA" w:rsidR="00546FC9" w:rsidRDefault="00546FC9" w:rsidP="00546FC9">
            <w:pPr>
              <w:spacing w:before="0" w:after="0" w:line="240" w:lineRule="auto"/>
              <w:jc w:val="right"/>
              <w:rPr>
                <w:ins w:id="3228" w:author="khanguyen" w:date="2017-03-17T23:07:00Z"/>
                <w:rFonts w:cs="Arial"/>
                <w:color w:val="4B4B63"/>
                <w:sz w:val="20"/>
                <w:szCs w:val="20"/>
              </w:rPr>
            </w:pPr>
            <w:ins w:id="3229" w:author="khanguyen" w:date="2017-03-17T23:08:00Z">
              <w:r>
                <w:rPr>
                  <w:rFonts w:cs="Arial"/>
                  <w:color w:val="4B4B63"/>
                  <w:sz w:val="20"/>
                  <w:szCs w:val="20"/>
                </w:rPr>
                <w:t>189631.1</w:t>
              </w:r>
            </w:ins>
          </w:p>
        </w:tc>
        <w:tc>
          <w:tcPr>
            <w:tcW w:w="1397" w:type="dxa"/>
            <w:tcBorders>
              <w:top w:val="nil"/>
              <w:left w:val="nil"/>
              <w:bottom w:val="single" w:sz="4" w:space="0" w:color="ACB9CA"/>
              <w:right w:val="single" w:sz="4" w:space="0" w:color="ACB9CA"/>
            </w:tcBorders>
            <w:shd w:val="clear" w:color="000000" w:fill="FFFFFF"/>
            <w:vAlign w:val="center"/>
          </w:tcPr>
          <w:p w14:paraId="36713C8B" w14:textId="2EF3DB94" w:rsidR="00546FC9" w:rsidRDefault="00546FC9" w:rsidP="00546FC9">
            <w:pPr>
              <w:spacing w:before="0" w:after="0" w:line="240" w:lineRule="auto"/>
              <w:jc w:val="right"/>
              <w:rPr>
                <w:ins w:id="3230" w:author="khanguyen" w:date="2017-03-17T23:07:00Z"/>
                <w:rFonts w:cs="Arial"/>
                <w:color w:val="4B4B63"/>
                <w:sz w:val="20"/>
                <w:szCs w:val="20"/>
              </w:rPr>
            </w:pPr>
            <w:ins w:id="3231" w:author="khanguyen" w:date="2017-03-17T23:08:00Z">
              <w:r>
                <w:rPr>
                  <w:rFonts w:cs="Arial"/>
                  <w:color w:val="4B4B63"/>
                  <w:sz w:val="20"/>
                  <w:szCs w:val="20"/>
                </w:rPr>
                <w:t>400499.5</w:t>
              </w:r>
            </w:ins>
          </w:p>
        </w:tc>
        <w:tc>
          <w:tcPr>
            <w:tcW w:w="1397" w:type="dxa"/>
            <w:tcBorders>
              <w:top w:val="nil"/>
              <w:left w:val="nil"/>
              <w:bottom w:val="single" w:sz="4" w:space="0" w:color="ACB9CA"/>
              <w:right w:val="single" w:sz="4" w:space="0" w:color="ACB9CA"/>
            </w:tcBorders>
            <w:shd w:val="clear" w:color="000000" w:fill="FFFFFF"/>
            <w:vAlign w:val="center"/>
          </w:tcPr>
          <w:p w14:paraId="312C7B76" w14:textId="5C3B7E8D" w:rsidR="00546FC9" w:rsidRDefault="00546FC9" w:rsidP="00546FC9">
            <w:pPr>
              <w:spacing w:before="0" w:after="0" w:line="240" w:lineRule="auto"/>
              <w:jc w:val="right"/>
              <w:rPr>
                <w:ins w:id="3232" w:author="khanguyen" w:date="2017-03-17T23:07:00Z"/>
                <w:rFonts w:cs="Arial"/>
                <w:color w:val="4B4B63"/>
                <w:sz w:val="20"/>
                <w:szCs w:val="20"/>
              </w:rPr>
            </w:pPr>
            <w:ins w:id="3233" w:author="khanguyen" w:date="2017-03-17T23:08:00Z">
              <w:r>
                <w:rPr>
                  <w:rFonts w:cs="Arial"/>
                  <w:color w:val="4B4B63"/>
                  <w:sz w:val="20"/>
                  <w:szCs w:val="20"/>
                </w:rPr>
                <w:t>485465.3</w:t>
              </w:r>
            </w:ins>
          </w:p>
        </w:tc>
        <w:tc>
          <w:tcPr>
            <w:tcW w:w="1554" w:type="dxa"/>
            <w:tcBorders>
              <w:top w:val="nil"/>
              <w:left w:val="nil"/>
              <w:bottom w:val="single" w:sz="4" w:space="0" w:color="ACB9CA"/>
              <w:right w:val="single" w:sz="4" w:space="0" w:color="ACB9CA"/>
            </w:tcBorders>
            <w:shd w:val="clear" w:color="000000" w:fill="FFFFFF"/>
            <w:vAlign w:val="center"/>
          </w:tcPr>
          <w:p w14:paraId="128924FA" w14:textId="7172D37E" w:rsidR="00546FC9" w:rsidRDefault="00546FC9" w:rsidP="00546FC9">
            <w:pPr>
              <w:spacing w:before="0" w:after="0" w:line="240" w:lineRule="auto"/>
              <w:jc w:val="right"/>
              <w:rPr>
                <w:ins w:id="3234" w:author="khanguyen" w:date="2017-03-17T23:07:00Z"/>
                <w:rFonts w:cs="Arial"/>
                <w:color w:val="4B4B63"/>
                <w:sz w:val="20"/>
                <w:szCs w:val="20"/>
              </w:rPr>
            </w:pPr>
            <w:ins w:id="3235" w:author="khanguyen" w:date="2017-03-17T23:08:00Z">
              <w:r>
                <w:rPr>
                  <w:rFonts w:cs="Arial"/>
                  <w:color w:val="4B4B63"/>
                  <w:sz w:val="20"/>
                  <w:szCs w:val="20"/>
                </w:rPr>
                <w:t>575850.6</w:t>
              </w:r>
            </w:ins>
          </w:p>
        </w:tc>
        <w:tc>
          <w:tcPr>
            <w:tcW w:w="1160" w:type="dxa"/>
            <w:tcBorders>
              <w:top w:val="nil"/>
              <w:left w:val="nil"/>
              <w:bottom w:val="single" w:sz="4" w:space="0" w:color="ACB9CA"/>
              <w:right w:val="single" w:sz="4" w:space="0" w:color="ACB9CA"/>
            </w:tcBorders>
            <w:shd w:val="clear" w:color="000000" w:fill="FFFFFF"/>
            <w:vAlign w:val="center"/>
          </w:tcPr>
          <w:p w14:paraId="325C4CC2" w14:textId="5D2874AB" w:rsidR="00546FC9" w:rsidRDefault="00546FC9" w:rsidP="00546FC9">
            <w:pPr>
              <w:spacing w:before="0" w:after="0" w:line="240" w:lineRule="auto"/>
              <w:jc w:val="right"/>
              <w:rPr>
                <w:ins w:id="3236" w:author="khanguyen" w:date="2017-03-17T23:07:00Z"/>
                <w:rFonts w:cs="Arial"/>
                <w:color w:val="4B4B63"/>
                <w:sz w:val="20"/>
                <w:szCs w:val="20"/>
              </w:rPr>
            </w:pPr>
            <w:ins w:id="3237" w:author="khanguyen" w:date="2017-03-17T23:08:00Z">
              <w:r>
                <w:rPr>
                  <w:rFonts w:cs="Arial"/>
                  <w:color w:val="4B4B63"/>
                  <w:sz w:val="20"/>
                  <w:szCs w:val="20"/>
                </w:rPr>
                <w:t>48</w:t>
              </w:r>
            </w:ins>
          </w:p>
        </w:tc>
        <w:tc>
          <w:tcPr>
            <w:tcW w:w="1318" w:type="dxa"/>
            <w:tcBorders>
              <w:top w:val="nil"/>
              <w:left w:val="nil"/>
              <w:bottom w:val="single" w:sz="4" w:space="0" w:color="ACB9CA"/>
              <w:right w:val="single" w:sz="4" w:space="0" w:color="ACB9CA"/>
            </w:tcBorders>
            <w:shd w:val="clear" w:color="000000" w:fill="FFFFFF"/>
            <w:vAlign w:val="center"/>
          </w:tcPr>
          <w:p w14:paraId="19F98253" w14:textId="7410B389" w:rsidR="00546FC9" w:rsidRDefault="00546FC9" w:rsidP="00546FC9">
            <w:pPr>
              <w:spacing w:before="0" w:after="0" w:line="240" w:lineRule="auto"/>
              <w:jc w:val="right"/>
              <w:rPr>
                <w:ins w:id="3238" w:author="khanguyen" w:date="2017-03-17T23:07:00Z"/>
                <w:rFonts w:cs="Arial"/>
                <w:color w:val="4B4B63"/>
                <w:sz w:val="20"/>
                <w:szCs w:val="20"/>
              </w:rPr>
            </w:pPr>
            <w:ins w:id="3239" w:author="khanguyen" w:date="2017-03-17T23:08:00Z">
              <w:r>
                <w:rPr>
                  <w:rFonts w:cs="Arial"/>
                  <w:color w:val="4B4B63"/>
                  <w:sz w:val="20"/>
                  <w:szCs w:val="20"/>
                </w:rPr>
                <w:t>2019853</w:t>
              </w:r>
            </w:ins>
          </w:p>
        </w:tc>
        <w:tc>
          <w:tcPr>
            <w:tcW w:w="1176" w:type="dxa"/>
            <w:tcBorders>
              <w:top w:val="nil"/>
              <w:left w:val="nil"/>
              <w:bottom w:val="single" w:sz="4" w:space="0" w:color="ACB9CA"/>
              <w:right w:val="single" w:sz="4" w:space="0" w:color="ACB9CA"/>
            </w:tcBorders>
            <w:shd w:val="clear" w:color="000000" w:fill="FFFFFF"/>
            <w:vAlign w:val="center"/>
          </w:tcPr>
          <w:p w14:paraId="14096772" w14:textId="3FC492CB" w:rsidR="00546FC9" w:rsidRDefault="00546FC9" w:rsidP="00546FC9">
            <w:pPr>
              <w:spacing w:before="0" w:after="0" w:line="240" w:lineRule="auto"/>
              <w:jc w:val="right"/>
              <w:rPr>
                <w:ins w:id="3240" w:author="khanguyen" w:date="2017-03-17T23:07:00Z"/>
                <w:rFonts w:cs="Arial"/>
                <w:color w:val="4B4B63"/>
                <w:sz w:val="20"/>
                <w:szCs w:val="20"/>
              </w:rPr>
            </w:pPr>
            <w:ins w:id="3241" w:author="khanguyen" w:date="2017-03-17T23:08:00Z">
              <w:r>
                <w:rPr>
                  <w:rFonts w:cs="Arial"/>
                  <w:color w:val="4B4B63"/>
                  <w:sz w:val="20"/>
                  <w:szCs w:val="20"/>
                </w:rPr>
                <w:t>0.52%</w:t>
              </w:r>
            </w:ins>
          </w:p>
        </w:tc>
      </w:tr>
      <w:tr w:rsidR="00546FC9" w:rsidRPr="00C47FE2" w14:paraId="3C6DFB5D" w14:textId="77777777" w:rsidTr="00546FC9">
        <w:trPr>
          <w:trHeight w:val="300"/>
          <w:ins w:id="3242" w:author="khanguyen" w:date="2017-03-17T23:07: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69761CF5" w14:textId="734051AE" w:rsidR="00546FC9" w:rsidRDefault="00546FC9" w:rsidP="00546FC9">
            <w:pPr>
              <w:spacing w:before="0" w:after="0" w:line="240" w:lineRule="auto"/>
              <w:ind w:firstLineChars="100" w:firstLine="200"/>
              <w:rPr>
                <w:ins w:id="3243" w:author="khanguyen" w:date="2017-03-17T23:07:00Z"/>
                <w:rFonts w:cs="Arial"/>
                <w:color w:val="4B4B63"/>
                <w:sz w:val="20"/>
                <w:szCs w:val="20"/>
              </w:rPr>
            </w:pPr>
            <w:ins w:id="3244" w:author="khanguyen" w:date="2017-03-17T23:08:00Z">
              <w:r>
                <w:rPr>
                  <w:rFonts w:cs="Arial"/>
                  <w:color w:val="4B4B63"/>
                  <w:sz w:val="20"/>
                  <w:szCs w:val="20"/>
                </w:rPr>
                <w:t>Get_Expense_information</w:t>
              </w:r>
            </w:ins>
          </w:p>
        </w:tc>
        <w:tc>
          <w:tcPr>
            <w:tcW w:w="846" w:type="dxa"/>
            <w:tcBorders>
              <w:top w:val="nil"/>
              <w:left w:val="nil"/>
              <w:bottom w:val="single" w:sz="4" w:space="0" w:color="ACB9CA"/>
              <w:right w:val="single" w:sz="4" w:space="0" w:color="ACB9CA"/>
            </w:tcBorders>
            <w:shd w:val="clear" w:color="000000" w:fill="FFFFFF"/>
            <w:vAlign w:val="center"/>
          </w:tcPr>
          <w:p w14:paraId="7341E24E" w14:textId="058A7B8C" w:rsidR="00546FC9" w:rsidRDefault="00546FC9" w:rsidP="00546FC9">
            <w:pPr>
              <w:spacing w:before="0" w:after="0" w:line="240" w:lineRule="auto"/>
              <w:jc w:val="right"/>
              <w:rPr>
                <w:ins w:id="3245" w:author="khanguyen" w:date="2017-03-17T23:07:00Z"/>
                <w:rFonts w:cs="Arial"/>
                <w:color w:val="4B4B63"/>
                <w:sz w:val="20"/>
                <w:szCs w:val="20"/>
              </w:rPr>
            </w:pPr>
            <w:ins w:id="3246" w:author="khanguyen" w:date="2017-03-17T23:08:00Z">
              <w:r>
                <w:rPr>
                  <w:rFonts w:cs="Arial"/>
                  <w:color w:val="4B4B63"/>
                  <w:sz w:val="20"/>
                  <w:szCs w:val="20"/>
                </w:rPr>
                <w:t>85</w:t>
              </w:r>
            </w:ins>
          </w:p>
        </w:tc>
        <w:tc>
          <w:tcPr>
            <w:tcW w:w="1475" w:type="dxa"/>
            <w:tcBorders>
              <w:top w:val="nil"/>
              <w:left w:val="nil"/>
              <w:bottom w:val="single" w:sz="4" w:space="0" w:color="ACB9CA"/>
              <w:right w:val="single" w:sz="4" w:space="0" w:color="ACB9CA"/>
            </w:tcBorders>
            <w:shd w:val="clear" w:color="000000" w:fill="FFFFFF"/>
            <w:vAlign w:val="center"/>
          </w:tcPr>
          <w:p w14:paraId="4193BB7A" w14:textId="2CB25CBD" w:rsidR="00546FC9" w:rsidRDefault="00546FC9" w:rsidP="00546FC9">
            <w:pPr>
              <w:spacing w:before="0" w:after="0" w:line="240" w:lineRule="auto"/>
              <w:jc w:val="right"/>
              <w:rPr>
                <w:ins w:id="3247" w:author="khanguyen" w:date="2017-03-17T23:07:00Z"/>
                <w:rFonts w:cs="Arial"/>
                <w:color w:val="4B4B63"/>
                <w:sz w:val="20"/>
                <w:szCs w:val="20"/>
              </w:rPr>
            </w:pPr>
            <w:ins w:id="3248" w:author="khanguyen" w:date="2017-03-17T23:08:00Z">
              <w:r>
                <w:rPr>
                  <w:rFonts w:cs="Arial"/>
                  <w:color w:val="4B4B63"/>
                  <w:sz w:val="20"/>
                  <w:szCs w:val="20"/>
                </w:rPr>
                <w:t>153029.3</w:t>
              </w:r>
            </w:ins>
          </w:p>
        </w:tc>
        <w:tc>
          <w:tcPr>
            <w:tcW w:w="1397" w:type="dxa"/>
            <w:tcBorders>
              <w:top w:val="nil"/>
              <w:left w:val="nil"/>
              <w:bottom w:val="single" w:sz="4" w:space="0" w:color="ACB9CA"/>
              <w:right w:val="single" w:sz="4" w:space="0" w:color="ACB9CA"/>
            </w:tcBorders>
            <w:shd w:val="clear" w:color="000000" w:fill="FFFFFF"/>
            <w:vAlign w:val="center"/>
          </w:tcPr>
          <w:p w14:paraId="5B8C1BF3" w14:textId="519C7EF3" w:rsidR="00546FC9" w:rsidRDefault="00546FC9" w:rsidP="00546FC9">
            <w:pPr>
              <w:spacing w:before="0" w:after="0" w:line="240" w:lineRule="auto"/>
              <w:jc w:val="right"/>
              <w:rPr>
                <w:ins w:id="3249" w:author="khanguyen" w:date="2017-03-17T23:07:00Z"/>
                <w:rFonts w:cs="Arial"/>
                <w:color w:val="4B4B63"/>
                <w:sz w:val="20"/>
                <w:szCs w:val="20"/>
              </w:rPr>
            </w:pPr>
            <w:ins w:id="3250" w:author="khanguyen" w:date="2017-03-17T23:08:00Z">
              <w:r>
                <w:rPr>
                  <w:rFonts w:cs="Arial"/>
                  <w:color w:val="4B4B63"/>
                  <w:sz w:val="20"/>
                  <w:szCs w:val="20"/>
                </w:rPr>
                <w:t>232063</w:t>
              </w:r>
            </w:ins>
          </w:p>
        </w:tc>
        <w:tc>
          <w:tcPr>
            <w:tcW w:w="1397" w:type="dxa"/>
            <w:tcBorders>
              <w:top w:val="nil"/>
              <w:left w:val="nil"/>
              <w:bottom w:val="single" w:sz="4" w:space="0" w:color="ACB9CA"/>
              <w:right w:val="single" w:sz="4" w:space="0" w:color="ACB9CA"/>
            </w:tcBorders>
            <w:shd w:val="clear" w:color="000000" w:fill="FFFFFF"/>
            <w:vAlign w:val="center"/>
          </w:tcPr>
          <w:p w14:paraId="291910F2" w14:textId="7BBF0445" w:rsidR="00546FC9" w:rsidRDefault="00546FC9" w:rsidP="00546FC9">
            <w:pPr>
              <w:spacing w:before="0" w:after="0" w:line="240" w:lineRule="auto"/>
              <w:jc w:val="right"/>
              <w:rPr>
                <w:ins w:id="3251" w:author="khanguyen" w:date="2017-03-17T23:07:00Z"/>
                <w:rFonts w:cs="Arial"/>
                <w:color w:val="4B4B63"/>
                <w:sz w:val="20"/>
                <w:szCs w:val="20"/>
              </w:rPr>
            </w:pPr>
            <w:ins w:id="3252" w:author="khanguyen" w:date="2017-03-17T23:08:00Z">
              <w:r>
                <w:rPr>
                  <w:rFonts w:cs="Arial"/>
                  <w:color w:val="4B4B63"/>
                  <w:sz w:val="20"/>
                  <w:szCs w:val="20"/>
                </w:rPr>
                <w:t>237055</w:t>
              </w:r>
            </w:ins>
          </w:p>
        </w:tc>
        <w:tc>
          <w:tcPr>
            <w:tcW w:w="1554" w:type="dxa"/>
            <w:tcBorders>
              <w:top w:val="nil"/>
              <w:left w:val="nil"/>
              <w:bottom w:val="single" w:sz="4" w:space="0" w:color="ACB9CA"/>
              <w:right w:val="single" w:sz="4" w:space="0" w:color="ACB9CA"/>
            </w:tcBorders>
            <w:shd w:val="clear" w:color="000000" w:fill="FFFFFF"/>
            <w:vAlign w:val="center"/>
          </w:tcPr>
          <w:p w14:paraId="41ABDB52" w14:textId="6A13BCA8" w:rsidR="00546FC9" w:rsidRDefault="00546FC9" w:rsidP="00546FC9">
            <w:pPr>
              <w:spacing w:before="0" w:after="0" w:line="240" w:lineRule="auto"/>
              <w:jc w:val="right"/>
              <w:rPr>
                <w:ins w:id="3253" w:author="khanguyen" w:date="2017-03-17T23:07:00Z"/>
                <w:rFonts w:cs="Arial"/>
                <w:color w:val="4B4B63"/>
                <w:sz w:val="20"/>
                <w:szCs w:val="20"/>
              </w:rPr>
            </w:pPr>
            <w:ins w:id="3254" w:author="khanguyen" w:date="2017-03-17T23:08:00Z">
              <w:r>
                <w:rPr>
                  <w:rFonts w:cs="Arial"/>
                  <w:color w:val="4B4B63"/>
                  <w:sz w:val="20"/>
                  <w:szCs w:val="20"/>
                </w:rPr>
                <w:t>241535</w:t>
              </w:r>
            </w:ins>
          </w:p>
        </w:tc>
        <w:tc>
          <w:tcPr>
            <w:tcW w:w="1160" w:type="dxa"/>
            <w:tcBorders>
              <w:top w:val="nil"/>
              <w:left w:val="nil"/>
              <w:bottom w:val="single" w:sz="4" w:space="0" w:color="ACB9CA"/>
              <w:right w:val="single" w:sz="4" w:space="0" w:color="ACB9CA"/>
            </w:tcBorders>
            <w:shd w:val="clear" w:color="000000" w:fill="FFFFFF"/>
            <w:vAlign w:val="center"/>
          </w:tcPr>
          <w:p w14:paraId="7909B699" w14:textId="123960F6" w:rsidR="00546FC9" w:rsidRDefault="00546FC9" w:rsidP="00546FC9">
            <w:pPr>
              <w:spacing w:before="0" w:after="0" w:line="240" w:lineRule="auto"/>
              <w:jc w:val="right"/>
              <w:rPr>
                <w:ins w:id="3255" w:author="khanguyen" w:date="2017-03-17T23:07:00Z"/>
                <w:rFonts w:cs="Arial"/>
                <w:color w:val="4B4B63"/>
                <w:sz w:val="20"/>
                <w:szCs w:val="20"/>
              </w:rPr>
            </w:pPr>
            <w:ins w:id="3256" w:author="khanguyen" w:date="2017-03-17T23:08:00Z">
              <w:r>
                <w:rPr>
                  <w:rFonts w:cs="Arial"/>
                  <w:color w:val="4B4B63"/>
                  <w:sz w:val="20"/>
                  <w:szCs w:val="20"/>
                </w:rPr>
                <w:t>64723</w:t>
              </w:r>
            </w:ins>
          </w:p>
        </w:tc>
        <w:tc>
          <w:tcPr>
            <w:tcW w:w="1318" w:type="dxa"/>
            <w:tcBorders>
              <w:top w:val="nil"/>
              <w:left w:val="nil"/>
              <w:bottom w:val="single" w:sz="4" w:space="0" w:color="ACB9CA"/>
              <w:right w:val="single" w:sz="4" w:space="0" w:color="ACB9CA"/>
            </w:tcBorders>
            <w:shd w:val="clear" w:color="000000" w:fill="FFFFFF"/>
            <w:vAlign w:val="center"/>
          </w:tcPr>
          <w:p w14:paraId="04AEF54F" w14:textId="3E496E5F" w:rsidR="00546FC9" w:rsidRDefault="00546FC9" w:rsidP="00546FC9">
            <w:pPr>
              <w:spacing w:before="0" w:after="0" w:line="240" w:lineRule="auto"/>
              <w:jc w:val="right"/>
              <w:rPr>
                <w:ins w:id="3257" w:author="khanguyen" w:date="2017-03-17T23:07:00Z"/>
                <w:rFonts w:cs="Arial"/>
                <w:color w:val="4B4B63"/>
                <w:sz w:val="20"/>
                <w:szCs w:val="20"/>
              </w:rPr>
            </w:pPr>
            <w:ins w:id="3258" w:author="khanguyen" w:date="2017-03-17T23:08:00Z">
              <w:r>
                <w:rPr>
                  <w:rFonts w:cs="Arial"/>
                  <w:color w:val="4B4B63"/>
                  <w:sz w:val="20"/>
                  <w:szCs w:val="20"/>
                </w:rPr>
                <w:t>242535</w:t>
              </w:r>
            </w:ins>
          </w:p>
        </w:tc>
        <w:tc>
          <w:tcPr>
            <w:tcW w:w="1176" w:type="dxa"/>
            <w:tcBorders>
              <w:top w:val="nil"/>
              <w:left w:val="nil"/>
              <w:bottom w:val="single" w:sz="4" w:space="0" w:color="ACB9CA"/>
              <w:right w:val="single" w:sz="4" w:space="0" w:color="ACB9CA"/>
            </w:tcBorders>
            <w:shd w:val="clear" w:color="000000" w:fill="FFFFFF"/>
            <w:vAlign w:val="center"/>
          </w:tcPr>
          <w:p w14:paraId="47059690" w14:textId="221C0469" w:rsidR="00546FC9" w:rsidRDefault="00546FC9" w:rsidP="00546FC9">
            <w:pPr>
              <w:spacing w:before="0" w:after="0" w:line="240" w:lineRule="auto"/>
              <w:jc w:val="right"/>
              <w:rPr>
                <w:ins w:id="3259" w:author="khanguyen" w:date="2017-03-17T23:07:00Z"/>
                <w:rFonts w:cs="Arial"/>
                <w:color w:val="4B4B63"/>
                <w:sz w:val="20"/>
                <w:szCs w:val="20"/>
              </w:rPr>
            </w:pPr>
            <w:ins w:id="3260" w:author="khanguyen" w:date="2017-03-17T23:08:00Z">
              <w:r>
                <w:rPr>
                  <w:rFonts w:cs="Arial"/>
                  <w:color w:val="4B4B63"/>
                  <w:sz w:val="20"/>
                  <w:szCs w:val="20"/>
                </w:rPr>
                <w:t>0%</w:t>
              </w:r>
            </w:ins>
          </w:p>
        </w:tc>
      </w:tr>
      <w:tr w:rsidR="00546FC9" w:rsidRPr="00C47FE2" w14:paraId="3B8E45E5" w14:textId="77777777" w:rsidTr="00546FC9">
        <w:trPr>
          <w:trHeight w:val="300"/>
          <w:ins w:id="3261" w:author="khanguyen" w:date="2017-03-17T23:07: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6250EB96" w14:textId="27E1F814" w:rsidR="00546FC9" w:rsidRDefault="00546FC9" w:rsidP="00546FC9">
            <w:pPr>
              <w:spacing w:before="0" w:after="0" w:line="240" w:lineRule="auto"/>
              <w:ind w:firstLineChars="100" w:firstLine="200"/>
              <w:rPr>
                <w:ins w:id="3262" w:author="khanguyen" w:date="2017-03-17T23:07:00Z"/>
                <w:rFonts w:cs="Arial"/>
                <w:color w:val="4B4B63"/>
                <w:sz w:val="20"/>
                <w:szCs w:val="20"/>
              </w:rPr>
            </w:pPr>
            <w:ins w:id="3263" w:author="khanguyen" w:date="2017-03-17T23:08:00Z">
              <w:r>
                <w:rPr>
                  <w:rFonts w:cs="Arial"/>
                  <w:color w:val="4B4B63"/>
                  <w:sz w:val="20"/>
                  <w:szCs w:val="20"/>
                </w:rPr>
                <w:lastRenderedPageBreak/>
                <w:t>Get_Expense_Type_ID</w:t>
              </w:r>
            </w:ins>
          </w:p>
        </w:tc>
        <w:tc>
          <w:tcPr>
            <w:tcW w:w="846" w:type="dxa"/>
            <w:tcBorders>
              <w:top w:val="nil"/>
              <w:left w:val="nil"/>
              <w:bottom w:val="single" w:sz="4" w:space="0" w:color="ACB9CA"/>
              <w:right w:val="single" w:sz="4" w:space="0" w:color="ACB9CA"/>
            </w:tcBorders>
            <w:shd w:val="clear" w:color="000000" w:fill="FFFFFF"/>
            <w:vAlign w:val="center"/>
          </w:tcPr>
          <w:p w14:paraId="556ABA4C" w14:textId="22F6D921" w:rsidR="00546FC9" w:rsidRDefault="00546FC9" w:rsidP="00546FC9">
            <w:pPr>
              <w:spacing w:before="0" w:after="0" w:line="240" w:lineRule="auto"/>
              <w:jc w:val="right"/>
              <w:rPr>
                <w:ins w:id="3264" w:author="khanguyen" w:date="2017-03-17T23:07:00Z"/>
                <w:rFonts w:cs="Arial"/>
                <w:color w:val="4B4B63"/>
                <w:sz w:val="20"/>
                <w:szCs w:val="20"/>
              </w:rPr>
            </w:pPr>
            <w:ins w:id="3265" w:author="khanguyen" w:date="2017-03-17T23:08:00Z">
              <w:r>
                <w:rPr>
                  <w:rFonts w:cs="Arial"/>
                  <w:color w:val="4B4B63"/>
                  <w:sz w:val="20"/>
                  <w:szCs w:val="20"/>
                </w:rPr>
                <w:t>1405</w:t>
              </w:r>
            </w:ins>
          </w:p>
        </w:tc>
        <w:tc>
          <w:tcPr>
            <w:tcW w:w="1475" w:type="dxa"/>
            <w:tcBorders>
              <w:top w:val="nil"/>
              <w:left w:val="nil"/>
              <w:bottom w:val="single" w:sz="4" w:space="0" w:color="ACB9CA"/>
              <w:right w:val="single" w:sz="4" w:space="0" w:color="ACB9CA"/>
            </w:tcBorders>
            <w:shd w:val="clear" w:color="000000" w:fill="FFFFFF"/>
            <w:vAlign w:val="center"/>
          </w:tcPr>
          <w:p w14:paraId="7A79E985" w14:textId="72F493DD" w:rsidR="00546FC9" w:rsidRDefault="00546FC9" w:rsidP="00546FC9">
            <w:pPr>
              <w:spacing w:before="0" w:after="0" w:line="240" w:lineRule="auto"/>
              <w:jc w:val="right"/>
              <w:rPr>
                <w:ins w:id="3266" w:author="khanguyen" w:date="2017-03-17T23:07:00Z"/>
                <w:rFonts w:cs="Arial"/>
                <w:color w:val="4B4B63"/>
                <w:sz w:val="20"/>
                <w:szCs w:val="20"/>
              </w:rPr>
            </w:pPr>
            <w:ins w:id="3267" w:author="khanguyen" w:date="2017-03-17T23:08:00Z">
              <w:r>
                <w:rPr>
                  <w:rFonts w:cs="Arial"/>
                  <w:color w:val="4B4B63"/>
                  <w:sz w:val="20"/>
                  <w:szCs w:val="20"/>
                </w:rPr>
                <w:t>263233.7</w:t>
              </w:r>
            </w:ins>
          </w:p>
        </w:tc>
        <w:tc>
          <w:tcPr>
            <w:tcW w:w="1397" w:type="dxa"/>
            <w:tcBorders>
              <w:top w:val="nil"/>
              <w:left w:val="nil"/>
              <w:bottom w:val="single" w:sz="4" w:space="0" w:color="ACB9CA"/>
              <w:right w:val="single" w:sz="4" w:space="0" w:color="ACB9CA"/>
            </w:tcBorders>
            <w:shd w:val="clear" w:color="000000" w:fill="FFFFFF"/>
            <w:vAlign w:val="center"/>
          </w:tcPr>
          <w:p w14:paraId="32009372" w14:textId="2BD96D10" w:rsidR="00546FC9" w:rsidRDefault="00546FC9" w:rsidP="00546FC9">
            <w:pPr>
              <w:spacing w:before="0" w:after="0" w:line="240" w:lineRule="auto"/>
              <w:jc w:val="right"/>
              <w:rPr>
                <w:ins w:id="3268" w:author="khanguyen" w:date="2017-03-17T23:07:00Z"/>
                <w:rFonts w:cs="Arial"/>
                <w:color w:val="4B4B63"/>
                <w:sz w:val="20"/>
                <w:szCs w:val="20"/>
              </w:rPr>
            </w:pPr>
            <w:ins w:id="3269" w:author="khanguyen" w:date="2017-03-17T23:08:00Z">
              <w:r>
                <w:rPr>
                  <w:rFonts w:cs="Arial"/>
                  <w:color w:val="4B4B63"/>
                  <w:sz w:val="20"/>
                  <w:szCs w:val="20"/>
                </w:rPr>
                <w:t>540878.7</w:t>
              </w:r>
            </w:ins>
          </w:p>
        </w:tc>
        <w:tc>
          <w:tcPr>
            <w:tcW w:w="1397" w:type="dxa"/>
            <w:tcBorders>
              <w:top w:val="nil"/>
              <w:left w:val="nil"/>
              <w:bottom w:val="single" w:sz="4" w:space="0" w:color="ACB9CA"/>
              <w:right w:val="single" w:sz="4" w:space="0" w:color="ACB9CA"/>
            </w:tcBorders>
            <w:shd w:val="clear" w:color="000000" w:fill="FFFFFF"/>
            <w:vAlign w:val="center"/>
          </w:tcPr>
          <w:p w14:paraId="5B254744" w14:textId="4F39C851" w:rsidR="00546FC9" w:rsidRDefault="00546FC9" w:rsidP="00546FC9">
            <w:pPr>
              <w:spacing w:before="0" w:after="0" w:line="240" w:lineRule="auto"/>
              <w:jc w:val="right"/>
              <w:rPr>
                <w:ins w:id="3270" w:author="khanguyen" w:date="2017-03-17T23:07:00Z"/>
                <w:rFonts w:cs="Arial"/>
                <w:color w:val="4B4B63"/>
                <w:sz w:val="20"/>
                <w:szCs w:val="20"/>
              </w:rPr>
            </w:pPr>
            <w:ins w:id="3271" w:author="khanguyen" w:date="2017-03-17T23:08:00Z">
              <w:r>
                <w:rPr>
                  <w:rFonts w:cs="Arial"/>
                  <w:color w:val="4B4B63"/>
                  <w:sz w:val="20"/>
                  <w:szCs w:val="20"/>
                </w:rPr>
                <w:t>590800.7</w:t>
              </w:r>
            </w:ins>
          </w:p>
        </w:tc>
        <w:tc>
          <w:tcPr>
            <w:tcW w:w="1554" w:type="dxa"/>
            <w:tcBorders>
              <w:top w:val="nil"/>
              <w:left w:val="nil"/>
              <w:bottom w:val="single" w:sz="4" w:space="0" w:color="ACB9CA"/>
              <w:right w:val="single" w:sz="4" w:space="0" w:color="ACB9CA"/>
            </w:tcBorders>
            <w:shd w:val="clear" w:color="000000" w:fill="FFFFFF"/>
            <w:vAlign w:val="center"/>
          </w:tcPr>
          <w:p w14:paraId="402BE727" w14:textId="76C6AC88" w:rsidR="00546FC9" w:rsidRDefault="00546FC9" w:rsidP="00546FC9">
            <w:pPr>
              <w:spacing w:before="0" w:after="0" w:line="240" w:lineRule="auto"/>
              <w:jc w:val="right"/>
              <w:rPr>
                <w:ins w:id="3272" w:author="khanguyen" w:date="2017-03-17T23:07:00Z"/>
                <w:rFonts w:cs="Arial"/>
                <w:color w:val="4B4B63"/>
                <w:sz w:val="20"/>
                <w:szCs w:val="20"/>
              </w:rPr>
            </w:pPr>
            <w:ins w:id="3273" w:author="khanguyen" w:date="2017-03-17T23:08:00Z">
              <w:r>
                <w:rPr>
                  <w:rFonts w:cs="Arial"/>
                  <w:color w:val="4B4B63"/>
                  <w:sz w:val="20"/>
                  <w:szCs w:val="20"/>
                </w:rPr>
                <w:t>731399.6</w:t>
              </w:r>
            </w:ins>
          </w:p>
        </w:tc>
        <w:tc>
          <w:tcPr>
            <w:tcW w:w="1160" w:type="dxa"/>
            <w:tcBorders>
              <w:top w:val="nil"/>
              <w:left w:val="nil"/>
              <w:bottom w:val="single" w:sz="4" w:space="0" w:color="ACB9CA"/>
              <w:right w:val="single" w:sz="4" w:space="0" w:color="ACB9CA"/>
            </w:tcBorders>
            <w:shd w:val="clear" w:color="000000" w:fill="FFFFFF"/>
            <w:vAlign w:val="center"/>
          </w:tcPr>
          <w:p w14:paraId="6F4F88C6" w14:textId="3ED5C6D5" w:rsidR="00546FC9" w:rsidRDefault="00546FC9" w:rsidP="00546FC9">
            <w:pPr>
              <w:spacing w:before="0" w:after="0" w:line="240" w:lineRule="auto"/>
              <w:jc w:val="right"/>
              <w:rPr>
                <w:ins w:id="3274" w:author="khanguyen" w:date="2017-03-17T23:07:00Z"/>
                <w:rFonts w:cs="Arial"/>
                <w:color w:val="4B4B63"/>
                <w:sz w:val="20"/>
                <w:szCs w:val="20"/>
              </w:rPr>
            </w:pPr>
            <w:ins w:id="3275" w:author="khanguyen" w:date="2017-03-17T23:08:00Z">
              <w:r>
                <w:rPr>
                  <w:rFonts w:cs="Arial"/>
                  <w:color w:val="4B4B63"/>
                  <w:sz w:val="20"/>
                  <w:szCs w:val="20"/>
                </w:rPr>
                <w:t>1</w:t>
              </w:r>
            </w:ins>
          </w:p>
        </w:tc>
        <w:tc>
          <w:tcPr>
            <w:tcW w:w="1318" w:type="dxa"/>
            <w:tcBorders>
              <w:top w:val="nil"/>
              <w:left w:val="nil"/>
              <w:bottom w:val="single" w:sz="4" w:space="0" w:color="ACB9CA"/>
              <w:right w:val="single" w:sz="4" w:space="0" w:color="ACB9CA"/>
            </w:tcBorders>
            <w:shd w:val="clear" w:color="000000" w:fill="FFFFFF"/>
            <w:vAlign w:val="center"/>
          </w:tcPr>
          <w:p w14:paraId="593F0A51" w14:textId="2A39A2BC" w:rsidR="00546FC9" w:rsidRDefault="00546FC9" w:rsidP="00546FC9">
            <w:pPr>
              <w:spacing w:before="0" w:after="0" w:line="240" w:lineRule="auto"/>
              <w:jc w:val="right"/>
              <w:rPr>
                <w:ins w:id="3276" w:author="khanguyen" w:date="2017-03-17T23:07:00Z"/>
                <w:rFonts w:cs="Arial"/>
                <w:color w:val="4B4B63"/>
                <w:sz w:val="20"/>
                <w:szCs w:val="20"/>
              </w:rPr>
            </w:pPr>
            <w:ins w:id="3277" w:author="khanguyen" w:date="2017-03-17T23:08:00Z">
              <w:r>
                <w:rPr>
                  <w:rFonts w:cs="Arial"/>
                  <w:color w:val="4B4B63"/>
                  <w:sz w:val="20"/>
                  <w:szCs w:val="20"/>
                </w:rPr>
                <w:t>1522846</w:t>
              </w:r>
            </w:ins>
          </w:p>
        </w:tc>
        <w:tc>
          <w:tcPr>
            <w:tcW w:w="1176" w:type="dxa"/>
            <w:tcBorders>
              <w:top w:val="nil"/>
              <w:left w:val="nil"/>
              <w:bottom w:val="single" w:sz="4" w:space="0" w:color="ACB9CA"/>
              <w:right w:val="single" w:sz="4" w:space="0" w:color="ACB9CA"/>
            </w:tcBorders>
            <w:shd w:val="clear" w:color="000000" w:fill="FFFFFF"/>
            <w:vAlign w:val="center"/>
          </w:tcPr>
          <w:p w14:paraId="627B9EF7" w14:textId="0024D979" w:rsidR="00546FC9" w:rsidRDefault="00546FC9" w:rsidP="00546FC9">
            <w:pPr>
              <w:spacing w:before="0" w:after="0" w:line="240" w:lineRule="auto"/>
              <w:jc w:val="right"/>
              <w:rPr>
                <w:ins w:id="3278" w:author="khanguyen" w:date="2017-03-17T23:07:00Z"/>
                <w:rFonts w:cs="Arial"/>
                <w:color w:val="4B4B63"/>
                <w:sz w:val="20"/>
                <w:szCs w:val="20"/>
              </w:rPr>
            </w:pPr>
            <w:ins w:id="3279" w:author="khanguyen" w:date="2017-03-17T23:08:00Z">
              <w:r>
                <w:rPr>
                  <w:rFonts w:cs="Arial"/>
                  <w:color w:val="4B4B63"/>
                  <w:sz w:val="20"/>
                  <w:szCs w:val="20"/>
                </w:rPr>
                <w:t>13.52%</w:t>
              </w:r>
            </w:ins>
          </w:p>
        </w:tc>
      </w:tr>
      <w:tr w:rsidR="00546FC9" w:rsidRPr="00C47FE2" w14:paraId="7E4EC8CC" w14:textId="77777777" w:rsidTr="00546FC9">
        <w:trPr>
          <w:trHeight w:val="300"/>
          <w:ins w:id="3280" w:author="khanguyen" w:date="2017-03-17T23:07: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5C1C25B3" w14:textId="20B79BE6" w:rsidR="00546FC9" w:rsidRDefault="00546FC9" w:rsidP="00546FC9">
            <w:pPr>
              <w:spacing w:before="0" w:after="0" w:line="240" w:lineRule="auto"/>
              <w:ind w:firstLineChars="100" w:firstLine="200"/>
              <w:rPr>
                <w:ins w:id="3281" w:author="khanguyen" w:date="2017-03-17T23:07:00Z"/>
                <w:rFonts w:cs="Arial"/>
                <w:color w:val="4B4B63"/>
                <w:sz w:val="20"/>
                <w:szCs w:val="20"/>
              </w:rPr>
            </w:pPr>
            <w:ins w:id="3282" w:author="khanguyen" w:date="2017-03-17T23:08:00Z">
              <w:r>
                <w:rPr>
                  <w:rFonts w:cs="Arial"/>
                  <w:color w:val="4B4B63"/>
                  <w:sz w:val="20"/>
                  <w:szCs w:val="20"/>
                </w:rPr>
                <w:t>Get_ExpenseTypeId</w:t>
              </w:r>
            </w:ins>
          </w:p>
        </w:tc>
        <w:tc>
          <w:tcPr>
            <w:tcW w:w="846" w:type="dxa"/>
            <w:tcBorders>
              <w:top w:val="nil"/>
              <w:left w:val="nil"/>
              <w:bottom w:val="single" w:sz="4" w:space="0" w:color="ACB9CA"/>
              <w:right w:val="single" w:sz="4" w:space="0" w:color="ACB9CA"/>
            </w:tcBorders>
            <w:shd w:val="clear" w:color="000000" w:fill="FFFFFF"/>
            <w:vAlign w:val="center"/>
          </w:tcPr>
          <w:p w14:paraId="3EDF371E" w14:textId="3EE48F16" w:rsidR="00546FC9" w:rsidRDefault="00546FC9" w:rsidP="00546FC9">
            <w:pPr>
              <w:spacing w:before="0" w:after="0" w:line="240" w:lineRule="auto"/>
              <w:jc w:val="right"/>
              <w:rPr>
                <w:ins w:id="3283" w:author="khanguyen" w:date="2017-03-17T23:07:00Z"/>
                <w:rFonts w:cs="Arial"/>
                <w:color w:val="4B4B63"/>
                <w:sz w:val="20"/>
                <w:szCs w:val="20"/>
              </w:rPr>
            </w:pPr>
            <w:ins w:id="3284" w:author="khanguyen" w:date="2017-03-17T23:08:00Z">
              <w:r>
                <w:rPr>
                  <w:rFonts w:cs="Arial"/>
                  <w:color w:val="4B4B63"/>
                  <w:sz w:val="20"/>
                  <w:szCs w:val="20"/>
                </w:rPr>
                <w:t>85</w:t>
              </w:r>
            </w:ins>
          </w:p>
        </w:tc>
        <w:tc>
          <w:tcPr>
            <w:tcW w:w="1475" w:type="dxa"/>
            <w:tcBorders>
              <w:top w:val="nil"/>
              <w:left w:val="nil"/>
              <w:bottom w:val="single" w:sz="4" w:space="0" w:color="ACB9CA"/>
              <w:right w:val="single" w:sz="4" w:space="0" w:color="ACB9CA"/>
            </w:tcBorders>
            <w:shd w:val="clear" w:color="000000" w:fill="FFFFFF"/>
            <w:vAlign w:val="center"/>
          </w:tcPr>
          <w:p w14:paraId="145253BE" w14:textId="6152209F" w:rsidR="00546FC9" w:rsidRDefault="00546FC9" w:rsidP="00546FC9">
            <w:pPr>
              <w:spacing w:before="0" w:after="0" w:line="240" w:lineRule="auto"/>
              <w:jc w:val="right"/>
              <w:rPr>
                <w:ins w:id="3285" w:author="khanguyen" w:date="2017-03-17T23:07:00Z"/>
                <w:rFonts w:cs="Arial"/>
                <w:color w:val="4B4B63"/>
                <w:sz w:val="20"/>
                <w:szCs w:val="20"/>
              </w:rPr>
            </w:pPr>
            <w:ins w:id="3286" w:author="khanguyen" w:date="2017-03-17T23:08:00Z">
              <w:r>
                <w:rPr>
                  <w:rFonts w:cs="Arial"/>
                  <w:color w:val="4B4B63"/>
                  <w:sz w:val="20"/>
                  <w:szCs w:val="20"/>
                </w:rPr>
                <w:t>153029.3</w:t>
              </w:r>
            </w:ins>
          </w:p>
        </w:tc>
        <w:tc>
          <w:tcPr>
            <w:tcW w:w="1397" w:type="dxa"/>
            <w:tcBorders>
              <w:top w:val="nil"/>
              <w:left w:val="nil"/>
              <w:bottom w:val="single" w:sz="4" w:space="0" w:color="ACB9CA"/>
              <w:right w:val="single" w:sz="4" w:space="0" w:color="ACB9CA"/>
            </w:tcBorders>
            <w:shd w:val="clear" w:color="000000" w:fill="FFFFFF"/>
            <w:vAlign w:val="center"/>
          </w:tcPr>
          <w:p w14:paraId="35634B55" w14:textId="26BA679A" w:rsidR="00546FC9" w:rsidRDefault="00546FC9" w:rsidP="00546FC9">
            <w:pPr>
              <w:spacing w:before="0" w:after="0" w:line="240" w:lineRule="auto"/>
              <w:jc w:val="right"/>
              <w:rPr>
                <w:ins w:id="3287" w:author="khanguyen" w:date="2017-03-17T23:07:00Z"/>
                <w:rFonts w:cs="Arial"/>
                <w:color w:val="4B4B63"/>
                <w:sz w:val="20"/>
                <w:szCs w:val="20"/>
              </w:rPr>
            </w:pPr>
            <w:ins w:id="3288" w:author="khanguyen" w:date="2017-03-17T23:08:00Z">
              <w:r>
                <w:rPr>
                  <w:rFonts w:cs="Arial"/>
                  <w:color w:val="4B4B63"/>
                  <w:sz w:val="20"/>
                  <w:szCs w:val="20"/>
                </w:rPr>
                <w:t>232063</w:t>
              </w:r>
            </w:ins>
          </w:p>
        </w:tc>
        <w:tc>
          <w:tcPr>
            <w:tcW w:w="1397" w:type="dxa"/>
            <w:tcBorders>
              <w:top w:val="nil"/>
              <w:left w:val="nil"/>
              <w:bottom w:val="single" w:sz="4" w:space="0" w:color="ACB9CA"/>
              <w:right w:val="single" w:sz="4" w:space="0" w:color="ACB9CA"/>
            </w:tcBorders>
            <w:shd w:val="clear" w:color="000000" w:fill="FFFFFF"/>
            <w:vAlign w:val="center"/>
          </w:tcPr>
          <w:p w14:paraId="3D4DD545" w14:textId="582551BD" w:rsidR="00546FC9" w:rsidRDefault="00546FC9" w:rsidP="00546FC9">
            <w:pPr>
              <w:spacing w:before="0" w:after="0" w:line="240" w:lineRule="auto"/>
              <w:jc w:val="right"/>
              <w:rPr>
                <w:ins w:id="3289" w:author="khanguyen" w:date="2017-03-17T23:07:00Z"/>
                <w:rFonts w:cs="Arial"/>
                <w:color w:val="4B4B63"/>
                <w:sz w:val="20"/>
                <w:szCs w:val="20"/>
              </w:rPr>
            </w:pPr>
            <w:ins w:id="3290" w:author="khanguyen" w:date="2017-03-17T23:08:00Z">
              <w:r>
                <w:rPr>
                  <w:rFonts w:cs="Arial"/>
                  <w:color w:val="4B4B63"/>
                  <w:sz w:val="20"/>
                  <w:szCs w:val="20"/>
                </w:rPr>
                <w:t>237055</w:t>
              </w:r>
            </w:ins>
          </w:p>
        </w:tc>
        <w:tc>
          <w:tcPr>
            <w:tcW w:w="1554" w:type="dxa"/>
            <w:tcBorders>
              <w:top w:val="nil"/>
              <w:left w:val="nil"/>
              <w:bottom w:val="single" w:sz="4" w:space="0" w:color="ACB9CA"/>
              <w:right w:val="single" w:sz="4" w:space="0" w:color="ACB9CA"/>
            </w:tcBorders>
            <w:shd w:val="clear" w:color="000000" w:fill="FFFFFF"/>
            <w:vAlign w:val="center"/>
          </w:tcPr>
          <w:p w14:paraId="6DFB864A" w14:textId="2ABDB4DA" w:rsidR="00546FC9" w:rsidRDefault="00546FC9" w:rsidP="00546FC9">
            <w:pPr>
              <w:spacing w:before="0" w:after="0" w:line="240" w:lineRule="auto"/>
              <w:jc w:val="right"/>
              <w:rPr>
                <w:ins w:id="3291" w:author="khanguyen" w:date="2017-03-17T23:07:00Z"/>
                <w:rFonts w:cs="Arial"/>
                <w:color w:val="4B4B63"/>
                <w:sz w:val="20"/>
                <w:szCs w:val="20"/>
              </w:rPr>
            </w:pPr>
            <w:ins w:id="3292" w:author="khanguyen" w:date="2017-03-17T23:08:00Z">
              <w:r>
                <w:rPr>
                  <w:rFonts w:cs="Arial"/>
                  <w:color w:val="4B4B63"/>
                  <w:sz w:val="20"/>
                  <w:szCs w:val="20"/>
                </w:rPr>
                <w:t>241535</w:t>
              </w:r>
            </w:ins>
          </w:p>
        </w:tc>
        <w:tc>
          <w:tcPr>
            <w:tcW w:w="1160" w:type="dxa"/>
            <w:tcBorders>
              <w:top w:val="nil"/>
              <w:left w:val="nil"/>
              <w:bottom w:val="single" w:sz="4" w:space="0" w:color="ACB9CA"/>
              <w:right w:val="single" w:sz="4" w:space="0" w:color="ACB9CA"/>
            </w:tcBorders>
            <w:shd w:val="clear" w:color="000000" w:fill="FFFFFF"/>
            <w:vAlign w:val="center"/>
          </w:tcPr>
          <w:p w14:paraId="655BB6FF" w14:textId="4ACFC5F8" w:rsidR="00546FC9" w:rsidRDefault="00546FC9" w:rsidP="00546FC9">
            <w:pPr>
              <w:spacing w:before="0" w:after="0" w:line="240" w:lineRule="auto"/>
              <w:jc w:val="right"/>
              <w:rPr>
                <w:ins w:id="3293" w:author="khanguyen" w:date="2017-03-17T23:07:00Z"/>
                <w:rFonts w:cs="Arial"/>
                <w:color w:val="4B4B63"/>
                <w:sz w:val="20"/>
                <w:szCs w:val="20"/>
              </w:rPr>
            </w:pPr>
            <w:ins w:id="3294" w:author="khanguyen" w:date="2017-03-17T23:08:00Z">
              <w:r>
                <w:rPr>
                  <w:rFonts w:cs="Arial"/>
                  <w:color w:val="4B4B63"/>
                  <w:sz w:val="20"/>
                  <w:szCs w:val="20"/>
                </w:rPr>
                <w:t>64723</w:t>
              </w:r>
            </w:ins>
          </w:p>
        </w:tc>
        <w:tc>
          <w:tcPr>
            <w:tcW w:w="1318" w:type="dxa"/>
            <w:tcBorders>
              <w:top w:val="nil"/>
              <w:left w:val="nil"/>
              <w:bottom w:val="single" w:sz="4" w:space="0" w:color="ACB9CA"/>
              <w:right w:val="single" w:sz="4" w:space="0" w:color="ACB9CA"/>
            </w:tcBorders>
            <w:shd w:val="clear" w:color="000000" w:fill="FFFFFF"/>
            <w:vAlign w:val="center"/>
          </w:tcPr>
          <w:p w14:paraId="0A88470E" w14:textId="1FEA8C78" w:rsidR="00546FC9" w:rsidRDefault="00546FC9" w:rsidP="00546FC9">
            <w:pPr>
              <w:spacing w:before="0" w:after="0" w:line="240" w:lineRule="auto"/>
              <w:jc w:val="right"/>
              <w:rPr>
                <w:ins w:id="3295" w:author="khanguyen" w:date="2017-03-17T23:07:00Z"/>
                <w:rFonts w:cs="Arial"/>
                <w:color w:val="4B4B63"/>
                <w:sz w:val="20"/>
                <w:szCs w:val="20"/>
              </w:rPr>
            </w:pPr>
            <w:ins w:id="3296" w:author="khanguyen" w:date="2017-03-17T23:08:00Z">
              <w:r>
                <w:rPr>
                  <w:rFonts w:cs="Arial"/>
                  <w:color w:val="4B4B63"/>
                  <w:sz w:val="20"/>
                  <w:szCs w:val="20"/>
                </w:rPr>
                <w:t>242535</w:t>
              </w:r>
            </w:ins>
          </w:p>
        </w:tc>
        <w:tc>
          <w:tcPr>
            <w:tcW w:w="1176" w:type="dxa"/>
            <w:tcBorders>
              <w:top w:val="nil"/>
              <w:left w:val="nil"/>
              <w:bottom w:val="single" w:sz="4" w:space="0" w:color="ACB9CA"/>
              <w:right w:val="single" w:sz="4" w:space="0" w:color="ACB9CA"/>
            </w:tcBorders>
            <w:shd w:val="clear" w:color="000000" w:fill="FFFFFF"/>
            <w:vAlign w:val="center"/>
          </w:tcPr>
          <w:p w14:paraId="291AA593" w14:textId="041B951D" w:rsidR="00546FC9" w:rsidRDefault="00546FC9" w:rsidP="00546FC9">
            <w:pPr>
              <w:spacing w:before="0" w:after="0" w:line="240" w:lineRule="auto"/>
              <w:jc w:val="right"/>
              <w:rPr>
                <w:ins w:id="3297" w:author="khanguyen" w:date="2017-03-17T23:07:00Z"/>
                <w:rFonts w:cs="Arial"/>
                <w:color w:val="4B4B63"/>
                <w:sz w:val="20"/>
                <w:szCs w:val="20"/>
              </w:rPr>
            </w:pPr>
            <w:ins w:id="3298" w:author="khanguyen" w:date="2017-03-17T23:08:00Z">
              <w:r>
                <w:rPr>
                  <w:rFonts w:cs="Arial"/>
                  <w:color w:val="4B4B63"/>
                  <w:sz w:val="20"/>
                  <w:szCs w:val="20"/>
                </w:rPr>
                <w:t>0%</w:t>
              </w:r>
            </w:ins>
          </w:p>
        </w:tc>
      </w:tr>
      <w:tr w:rsidR="00546FC9" w:rsidRPr="00C47FE2" w14:paraId="04E8BE9A" w14:textId="77777777" w:rsidTr="00546FC9">
        <w:trPr>
          <w:trHeight w:val="300"/>
          <w:ins w:id="3299" w:author="khanguyen" w:date="2017-03-17T23:07:00Z"/>
        </w:trPr>
        <w:tc>
          <w:tcPr>
            <w:tcW w:w="3874" w:type="dxa"/>
            <w:tcBorders>
              <w:top w:val="nil"/>
              <w:left w:val="single" w:sz="4" w:space="0" w:color="ACB9CA"/>
              <w:bottom w:val="single" w:sz="4" w:space="0" w:color="ACB9CA"/>
              <w:right w:val="single" w:sz="4" w:space="0" w:color="ACB9CA"/>
            </w:tcBorders>
            <w:shd w:val="clear" w:color="000000" w:fill="FFFFFF"/>
            <w:noWrap/>
            <w:vAlign w:val="center"/>
          </w:tcPr>
          <w:p w14:paraId="2F7A367E" w14:textId="313431E2" w:rsidR="00546FC9" w:rsidRDefault="00546FC9" w:rsidP="00546FC9">
            <w:pPr>
              <w:spacing w:before="0" w:after="0" w:line="240" w:lineRule="auto"/>
              <w:ind w:firstLineChars="100" w:firstLine="200"/>
              <w:rPr>
                <w:ins w:id="3300" w:author="khanguyen" w:date="2017-03-17T23:07:00Z"/>
                <w:rFonts w:cs="Arial"/>
                <w:color w:val="4B4B63"/>
                <w:sz w:val="20"/>
                <w:szCs w:val="20"/>
              </w:rPr>
            </w:pPr>
            <w:ins w:id="3301" w:author="khanguyen" w:date="2017-03-17T23:08:00Z">
              <w:r>
                <w:rPr>
                  <w:rFonts w:cs="Arial"/>
                  <w:color w:val="4B4B63"/>
                  <w:sz w:val="20"/>
                  <w:szCs w:val="20"/>
                </w:rPr>
                <w:t>Get_ProjectBasicInformation</w:t>
              </w:r>
            </w:ins>
          </w:p>
        </w:tc>
        <w:tc>
          <w:tcPr>
            <w:tcW w:w="846" w:type="dxa"/>
            <w:tcBorders>
              <w:top w:val="nil"/>
              <w:left w:val="nil"/>
              <w:bottom w:val="single" w:sz="4" w:space="0" w:color="ACB9CA"/>
              <w:right w:val="single" w:sz="4" w:space="0" w:color="ACB9CA"/>
            </w:tcBorders>
            <w:shd w:val="clear" w:color="000000" w:fill="FFFFFF"/>
            <w:vAlign w:val="center"/>
          </w:tcPr>
          <w:p w14:paraId="7E894754" w14:textId="3A6A755B" w:rsidR="00546FC9" w:rsidRDefault="00546FC9" w:rsidP="00546FC9">
            <w:pPr>
              <w:spacing w:before="0" w:after="0" w:line="240" w:lineRule="auto"/>
              <w:jc w:val="right"/>
              <w:rPr>
                <w:ins w:id="3302" w:author="khanguyen" w:date="2017-03-17T23:07:00Z"/>
                <w:rFonts w:cs="Arial"/>
                <w:color w:val="4B4B63"/>
                <w:sz w:val="20"/>
                <w:szCs w:val="20"/>
              </w:rPr>
            </w:pPr>
            <w:ins w:id="3303" w:author="khanguyen" w:date="2017-03-17T23:08:00Z">
              <w:r>
                <w:rPr>
                  <w:rFonts w:cs="Arial"/>
                  <w:color w:val="4B4B63"/>
                  <w:sz w:val="20"/>
                  <w:szCs w:val="20"/>
                </w:rPr>
                <w:t>403</w:t>
              </w:r>
            </w:ins>
          </w:p>
        </w:tc>
        <w:tc>
          <w:tcPr>
            <w:tcW w:w="1475" w:type="dxa"/>
            <w:tcBorders>
              <w:top w:val="nil"/>
              <w:left w:val="nil"/>
              <w:bottom w:val="single" w:sz="4" w:space="0" w:color="ACB9CA"/>
              <w:right w:val="single" w:sz="4" w:space="0" w:color="ACB9CA"/>
            </w:tcBorders>
            <w:shd w:val="clear" w:color="000000" w:fill="FFFFFF"/>
            <w:vAlign w:val="center"/>
          </w:tcPr>
          <w:p w14:paraId="73824D42" w14:textId="2124FE20" w:rsidR="00546FC9" w:rsidRDefault="00546FC9" w:rsidP="00546FC9">
            <w:pPr>
              <w:spacing w:before="0" w:after="0" w:line="240" w:lineRule="auto"/>
              <w:jc w:val="right"/>
              <w:rPr>
                <w:ins w:id="3304" w:author="khanguyen" w:date="2017-03-17T23:07:00Z"/>
                <w:rFonts w:cs="Arial"/>
                <w:color w:val="4B4B63"/>
                <w:sz w:val="20"/>
                <w:szCs w:val="20"/>
              </w:rPr>
            </w:pPr>
            <w:ins w:id="3305" w:author="khanguyen" w:date="2017-03-17T23:08:00Z">
              <w:r>
                <w:rPr>
                  <w:rFonts w:cs="Arial"/>
                  <w:color w:val="4B4B63"/>
                  <w:sz w:val="20"/>
                  <w:szCs w:val="20"/>
                </w:rPr>
                <w:t>136686.6</w:t>
              </w:r>
            </w:ins>
          </w:p>
        </w:tc>
        <w:tc>
          <w:tcPr>
            <w:tcW w:w="1397" w:type="dxa"/>
            <w:tcBorders>
              <w:top w:val="nil"/>
              <w:left w:val="nil"/>
              <w:bottom w:val="single" w:sz="4" w:space="0" w:color="ACB9CA"/>
              <w:right w:val="single" w:sz="4" w:space="0" w:color="ACB9CA"/>
            </w:tcBorders>
            <w:shd w:val="clear" w:color="000000" w:fill="FFFFFF"/>
            <w:vAlign w:val="center"/>
          </w:tcPr>
          <w:p w14:paraId="68DAE4F8" w14:textId="2335D1D7" w:rsidR="00546FC9" w:rsidRDefault="00546FC9" w:rsidP="00546FC9">
            <w:pPr>
              <w:spacing w:before="0" w:after="0" w:line="240" w:lineRule="auto"/>
              <w:jc w:val="right"/>
              <w:rPr>
                <w:ins w:id="3306" w:author="khanguyen" w:date="2017-03-17T23:07:00Z"/>
                <w:rFonts w:cs="Arial"/>
                <w:color w:val="4B4B63"/>
                <w:sz w:val="20"/>
                <w:szCs w:val="20"/>
              </w:rPr>
            </w:pPr>
            <w:ins w:id="3307" w:author="khanguyen" w:date="2017-03-17T23:08:00Z">
              <w:r>
                <w:rPr>
                  <w:rFonts w:cs="Arial"/>
                  <w:color w:val="4B4B63"/>
                  <w:sz w:val="20"/>
                  <w:szCs w:val="20"/>
                </w:rPr>
                <w:t>213631</w:t>
              </w:r>
            </w:ins>
          </w:p>
        </w:tc>
        <w:tc>
          <w:tcPr>
            <w:tcW w:w="1397" w:type="dxa"/>
            <w:tcBorders>
              <w:top w:val="nil"/>
              <w:left w:val="nil"/>
              <w:bottom w:val="single" w:sz="4" w:space="0" w:color="ACB9CA"/>
              <w:right w:val="single" w:sz="4" w:space="0" w:color="ACB9CA"/>
            </w:tcBorders>
            <w:shd w:val="clear" w:color="000000" w:fill="FFFFFF"/>
            <w:vAlign w:val="center"/>
          </w:tcPr>
          <w:p w14:paraId="308EF202" w14:textId="62BFF221" w:rsidR="00546FC9" w:rsidRDefault="00546FC9" w:rsidP="00546FC9">
            <w:pPr>
              <w:spacing w:before="0" w:after="0" w:line="240" w:lineRule="auto"/>
              <w:jc w:val="right"/>
              <w:rPr>
                <w:ins w:id="3308" w:author="khanguyen" w:date="2017-03-17T23:07:00Z"/>
                <w:rFonts w:cs="Arial"/>
                <w:color w:val="4B4B63"/>
                <w:sz w:val="20"/>
                <w:szCs w:val="20"/>
              </w:rPr>
            </w:pPr>
            <w:ins w:id="3309" w:author="khanguyen" w:date="2017-03-17T23:08:00Z">
              <w:r>
                <w:rPr>
                  <w:rFonts w:cs="Arial"/>
                  <w:color w:val="4B4B63"/>
                  <w:sz w:val="20"/>
                  <w:szCs w:val="20"/>
                </w:rPr>
                <w:t>243583</w:t>
              </w:r>
            </w:ins>
          </w:p>
        </w:tc>
        <w:tc>
          <w:tcPr>
            <w:tcW w:w="1554" w:type="dxa"/>
            <w:tcBorders>
              <w:top w:val="nil"/>
              <w:left w:val="nil"/>
              <w:bottom w:val="single" w:sz="4" w:space="0" w:color="ACB9CA"/>
              <w:right w:val="single" w:sz="4" w:space="0" w:color="ACB9CA"/>
            </w:tcBorders>
            <w:shd w:val="clear" w:color="000000" w:fill="FFFFFF"/>
            <w:vAlign w:val="center"/>
          </w:tcPr>
          <w:p w14:paraId="76E7107D" w14:textId="78B8D1B3" w:rsidR="00546FC9" w:rsidRDefault="00546FC9" w:rsidP="00546FC9">
            <w:pPr>
              <w:spacing w:before="0" w:after="0" w:line="240" w:lineRule="auto"/>
              <w:jc w:val="right"/>
              <w:rPr>
                <w:ins w:id="3310" w:author="khanguyen" w:date="2017-03-17T23:07:00Z"/>
                <w:rFonts w:cs="Arial"/>
                <w:color w:val="4B4B63"/>
                <w:sz w:val="20"/>
                <w:szCs w:val="20"/>
              </w:rPr>
            </w:pPr>
            <w:ins w:id="3311" w:author="khanguyen" w:date="2017-03-17T23:08:00Z">
              <w:r>
                <w:rPr>
                  <w:rFonts w:cs="Arial"/>
                  <w:color w:val="4B4B63"/>
                  <w:sz w:val="20"/>
                  <w:szCs w:val="20"/>
                </w:rPr>
                <w:t>251391</w:t>
              </w:r>
            </w:ins>
          </w:p>
        </w:tc>
        <w:tc>
          <w:tcPr>
            <w:tcW w:w="1160" w:type="dxa"/>
            <w:tcBorders>
              <w:top w:val="nil"/>
              <w:left w:val="nil"/>
              <w:bottom w:val="single" w:sz="4" w:space="0" w:color="ACB9CA"/>
              <w:right w:val="single" w:sz="4" w:space="0" w:color="ACB9CA"/>
            </w:tcBorders>
            <w:shd w:val="clear" w:color="000000" w:fill="FFFFFF"/>
            <w:vAlign w:val="center"/>
          </w:tcPr>
          <w:p w14:paraId="19707C7B" w14:textId="6551A794" w:rsidR="00546FC9" w:rsidRDefault="00546FC9" w:rsidP="00546FC9">
            <w:pPr>
              <w:spacing w:before="0" w:after="0" w:line="240" w:lineRule="auto"/>
              <w:jc w:val="right"/>
              <w:rPr>
                <w:ins w:id="3312" w:author="khanguyen" w:date="2017-03-17T23:07:00Z"/>
                <w:rFonts w:cs="Arial"/>
                <w:color w:val="4B4B63"/>
                <w:sz w:val="20"/>
                <w:szCs w:val="20"/>
              </w:rPr>
            </w:pPr>
            <w:ins w:id="3313" w:author="khanguyen" w:date="2017-03-17T23:08:00Z">
              <w:r>
                <w:rPr>
                  <w:rFonts w:cs="Arial"/>
                  <w:color w:val="4B4B63"/>
                  <w:sz w:val="20"/>
                  <w:szCs w:val="20"/>
                </w:rPr>
                <w:t>366</w:t>
              </w:r>
            </w:ins>
          </w:p>
        </w:tc>
        <w:tc>
          <w:tcPr>
            <w:tcW w:w="1318" w:type="dxa"/>
            <w:tcBorders>
              <w:top w:val="nil"/>
              <w:left w:val="nil"/>
              <w:bottom w:val="single" w:sz="4" w:space="0" w:color="ACB9CA"/>
              <w:right w:val="single" w:sz="4" w:space="0" w:color="ACB9CA"/>
            </w:tcBorders>
            <w:shd w:val="clear" w:color="000000" w:fill="FFFFFF"/>
            <w:vAlign w:val="center"/>
          </w:tcPr>
          <w:p w14:paraId="0B6431E9" w14:textId="0896B3CF" w:rsidR="00546FC9" w:rsidRDefault="00546FC9" w:rsidP="00546FC9">
            <w:pPr>
              <w:spacing w:before="0" w:after="0" w:line="240" w:lineRule="auto"/>
              <w:jc w:val="right"/>
              <w:rPr>
                <w:ins w:id="3314" w:author="khanguyen" w:date="2017-03-17T23:07:00Z"/>
                <w:rFonts w:cs="Arial"/>
                <w:color w:val="4B4B63"/>
                <w:sz w:val="20"/>
                <w:szCs w:val="20"/>
              </w:rPr>
            </w:pPr>
            <w:ins w:id="3315" w:author="khanguyen" w:date="2017-03-17T23:08:00Z">
              <w:r>
                <w:rPr>
                  <w:rFonts w:cs="Arial"/>
                  <w:color w:val="4B4B63"/>
                  <w:sz w:val="20"/>
                  <w:szCs w:val="20"/>
                </w:rPr>
                <w:t>254535</w:t>
              </w:r>
            </w:ins>
          </w:p>
        </w:tc>
        <w:tc>
          <w:tcPr>
            <w:tcW w:w="1176" w:type="dxa"/>
            <w:tcBorders>
              <w:top w:val="nil"/>
              <w:left w:val="nil"/>
              <w:bottom w:val="single" w:sz="4" w:space="0" w:color="ACB9CA"/>
              <w:right w:val="single" w:sz="4" w:space="0" w:color="ACB9CA"/>
            </w:tcBorders>
            <w:shd w:val="clear" w:color="000000" w:fill="FFFFFF"/>
            <w:vAlign w:val="center"/>
          </w:tcPr>
          <w:p w14:paraId="1DDB661A" w14:textId="187CB3EA" w:rsidR="00546FC9" w:rsidRDefault="00546FC9" w:rsidP="00546FC9">
            <w:pPr>
              <w:spacing w:before="0" w:after="0" w:line="240" w:lineRule="auto"/>
              <w:jc w:val="right"/>
              <w:rPr>
                <w:ins w:id="3316" w:author="khanguyen" w:date="2017-03-17T23:07:00Z"/>
                <w:rFonts w:cs="Arial"/>
                <w:color w:val="4B4B63"/>
                <w:sz w:val="20"/>
                <w:szCs w:val="20"/>
              </w:rPr>
            </w:pPr>
            <w:ins w:id="3317" w:author="khanguyen" w:date="2017-03-17T23:08:00Z">
              <w:r>
                <w:rPr>
                  <w:rFonts w:cs="Arial"/>
                  <w:color w:val="4B4B63"/>
                  <w:sz w:val="20"/>
                  <w:szCs w:val="20"/>
                </w:rPr>
                <w:t>0%</w:t>
              </w:r>
            </w:ins>
          </w:p>
        </w:tc>
      </w:tr>
      <w:tr w:rsidR="00546FC9" w:rsidRPr="00C47FE2" w14:paraId="4A78E824"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22AD0B4A" w14:textId="6B2DD3DF"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318" w:author="khanguyen" w:date="2017-03-17T23:08:00Z">
              <w:r>
                <w:rPr>
                  <w:rFonts w:cs="Arial"/>
                  <w:color w:val="4B4B63"/>
                  <w:sz w:val="20"/>
                  <w:szCs w:val="20"/>
                </w:rPr>
                <w:t>Get_ProjectTaskInformation</w:t>
              </w:r>
            </w:ins>
            <w:del w:id="3319" w:author="khanguyen" w:date="2017-03-17T23:07:00Z">
              <w:r w:rsidRPr="00C47FE2" w:rsidDel="005D5052">
                <w:rPr>
                  <w:rFonts w:eastAsia="Times New Roman" w:cs="Arial"/>
                  <w:color w:val="4B4B63"/>
                  <w:sz w:val="20"/>
                  <w:szCs w:val="20"/>
                  <w:lang w:val="en-US"/>
                </w:rPr>
                <w:delText>Click_Save_Note</w:delText>
              </w:r>
            </w:del>
          </w:p>
        </w:tc>
        <w:tc>
          <w:tcPr>
            <w:tcW w:w="846" w:type="dxa"/>
            <w:tcBorders>
              <w:top w:val="nil"/>
              <w:left w:val="nil"/>
              <w:bottom w:val="single" w:sz="4" w:space="0" w:color="ACB9CA"/>
              <w:right w:val="single" w:sz="4" w:space="0" w:color="ACB9CA"/>
            </w:tcBorders>
            <w:shd w:val="clear" w:color="000000" w:fill="FFFFFF"/>
            <w:vAlign w:val="center"/>
            <w:hideMark/>
          </w:tcPr>
          <w:p w14:paraId="6396CA7B" w14:textId="42C76802" w:rsidR="00546FC9" w:rsidRPr="00C47FE2" w:rsidRDefault="00546FC9" w:rsidP="00546FC9">
            <w:pPr>
              <w:spacing w:before="0" w:after="0" w:line="240" w:lineRule="auto"/>
              <w:jc w:val="right"/>
              <w:rPr>
                <w:rFonts w:eastAsia="Times New Roman" w:cs="Arial"/>
                <w:color w:val="4B4B63"/>
                <w:sz w:val="20"/>
                <w:szCs w:val="20"/>
                <w:lang w:val="en-US"/>
              </w:rPr>
            </w:pPr>
            <w:ins w:id="3320" w:author="khanguyen" w:date="2017-03-17T23:08:00Z">
              <w:r>
                <w:rPr>
                  <w:rFonts w:cs="Arial"/>
                  <w:color w:val="4B4B63"/>
                  <w:sz w:val="20"/>
                  <w:szCs w:val="20"/>
                </w:rPr>
                <w:t>1401</w:t>
              </w:r>
            </w:ins>
            <w:del w:id="3321" w:author="khanguyen" w:date="2017-03-17T23:07:00Z">
              <w:r w:rsidRPr="00C47FE2" w:rsidDel="005D5052">
                <w:rPr>
                  <w:rFonts w:eastAsia="Times New Roman" w:cs="Arial"/>
                  <w:color w:val="4B4B63"/>
                  <w:sz w:val="20"/>
                  <w:szCs w:val="20"/>
                  <w:lang w:val="en-US"/>
                </w:rPr>
                <w:delText>5176</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2AE2BE28" w14:textId="1F567454" w:rsidR="00546FC9" w:rsidRPr="00C47FE2" w:rsidRDefault="00546FC9" w:rsidP="00546FC9">
            <w:pPr>
              <w:spacing w:before="0" w:after="0" w:line="240" w:lineRule="auto"/>
              <w:jc w:val="right"/>
              <w:rPr>
                <w:rFonts w:eastAsia="Times New Roman" w:cs="Arial"/>
                <w:color w:val="4B4B63"/>
                <w:sz w:val="20"/>
                <w:szCs w:val="20"/>
                <w:lang w:val="en-US"/>
              </w:rPr>
            </w:pPr>
            <w:ins w:id="3322" w:author="khanguyen" w:date="2017-03-17T23:08:00Z">
              <w:r>
                <w:rPr>
                  <w:rFonts w:cs="Arial"/>
                  <w:color w:val="4B4B63"/>
                  <w:sz w:val="20"/>
                  <w:szCs w:val="20"/>
                </w:rPr>
                <w:t>441615.3</w:t>
              </w:r>
            </w:ins>
            <w:del w:id="3323" w:author="khanguyen" w:date="2017-03-17T23:07:00Z">
              <w:r w:rsidRPr="00C47FE2" w:rsidDel="005D5052">
                <w:rPr>
                  <w:rFonts w:eastAsia="Times New Roman" w:cs="Arial"/>
                  <w:color w:val="4B4B63"/>
                  <w:sz w:val="20"/>
                  <w:szCs w:val="20"/>
                  <w:lang w:val="en-US"/>
                </w:rPr>
                <w:delText>253271.06</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57A5C678" w14:textId="2E4A801F" w:rsidR="00546FC9" w:rsidRPr="00C47FE2" w:rsidRDefault="00546FC9" w:rsidP="00546FC9">
            <w:pPr>
              <w:spacing w:before="0" w:after="0" w:line="240" w:lineRule="auto"/>
              <w:jc w:val="right"/>
              <w:rPr>
                <w:rFonts w:eastAsia="Times New Roman" w:cs="Arial"/>
                <w:color w:val="4B4B63"/>
                <w:sz w:val="20"/>
                <w:szCs w:val="20"/>
                <w:lang w:val="en-US"/>
              </w:rPr>
            </w:pPr>
            <w:ins w:id="3324" w:author="khanguyen" w:date="2017-03-17T23:08:00Z">
              <w:r>
                <w:rPr>
                  <w:rFonts w:cs="Arial"/>
                  <w:color w:val="4B4B63"/>
                  <w:sz w:val="20"/>
                  <w:szCs w:val="20"/>
                </w:rPr>
                <w:t>584686.2</w:t>
              </w:r>
            </w:ins>
            <w:del w:id="3325" w:author="khanguyen" w:date="2017-03-17T23:07:00Z">
              <w:r w:rsidRPr="00C47FE2" w:rsidDel="005D5052">
                <w:rPr>
                  <w:rFonts w:eastAsia="Times New Roman" w:cs="Arial"/>
                  <w:color w:val="4B4B63"/>
                  <w:sz w:val="20"/>
                  <w:szCs w:val="20"/>
                  <w:lang w:val="en-US"/>
                </w:rPr>
                <w:delText>370706</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0DBBBD71" w14:textId="5E284973" w:rsidR="00546FC9" w:rsidRPr="00C47FE2" w:rsidRDefault="00546FC9" w:rsidP="00546FC9">
            <w:pPr>
              <w:spacing w:before="0" w:after="0" w:line="240" w:lineRule="auto"/>
              <w:jc w:val="right"/>
              <w:rPr>
                <w:rFonts w:eastAsia="Times New Roman" w:cs="Arial"/>
                <w:color w:val="4B4B63"/>
                <w:sz w:val="20"/>
                <w:szCs w:val="20"/>
                <w:lang w:val="en-US"/>
              </w:rPr>
            </w:pPr>
            <w:ins w:id="3326" w:author="khanguyen" w:date="2017-03-17T23:08:00Z">
              <w:r>
                <w:rPr>
                  <w:rFonts w:cs="Arial"/>
                  <w:color w:val="4B4B63"/>
                  <w:sz w:val="20"/>
                  <w:szCs w:val="20"/>
                </w:rPr>
                <w:t>638456.1</w:t>
              </w:r>
            </w:ins>
            <w:del w:id="3327" w:author="khanguyen" w:date="2017-03-17T23:07:00Z">
              <w:r w:rsidRPr="00C47FE2" w:rsidDel="005D5052">
                <w:rPr>
                  <w:rFonts w:eastAsia="Times New Roman" w:cs="Arial"/>
                  <w:color w:val="4B4B63"/>
                  <w:sz w:val="20"/>
                  <w:szCs w:val="20"/>
                  <w:lang w:val="en-US"/>
                </w:rPr>
                <w:delText>513234.1</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765F5557" w14:textId="1076DCE6" w:rsidR="00546FC9" w:rsidRPr="00C47FE2" w:rsidRDefault="00546FC9" w:rsidP="00546FC9">
            <w:pPr>
              <w:spacing w:before="0" w:after="0" w:line="240" w:lineRule="auto"/>
              <w:jc w:val="right"/>
              <w:rPr>
                <w:rFonts w:eastAsia="Times New Roman" w:cs="Arial"/>
                <w:color w:val="4B4B63"/>
                <w:sz w:val="20"/>
                <w:szCs w:val="20"/>
                <w:lang w:val="en-US"/>
              </w:rPr>
            </w:pPr>
            <w:ins w:id="3328" w:author="khanguyen" w:date="2017-03-17T23:08:00Z">
              <w:r>
                <w:rPr>
                  <w:rFonts w:cs="Arial"/>
                  <w:color w:val="4B4B63"/>
                  <w:sz w:val="20"/>
                  <w:szCs w:val="20"/>
                </w:rPr>
                <w:t>727260.1</w:t>
              </w:r>
            </w:ins>
            <w:del w:id="3329" w:author="khanguyen" w:date="2017-03-17T23:07:00Z">
              <w:r w:rsidRPr="00C47FE2" w:rsidDel="005D5052">
                <w:rPr>
                  <w:rFonts w:eastAsia="Times New Roman" w:cs="Arial"/>
                  <w:color w:val="4B4B63"/>
                  <w:sz w:val="20"/>
                  <w:szCs w:val="20"/>
                  <w:lang w:val="en-US"/>
                </w:rPr>
                <w:delText>664539.3</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4259DAC6" w14:textId="4EA49051" w:rsidR="00546FC9" w:rsidRPr="00C47FE2" w:rsidRDefault="00546FC9" w:rsidP="00546FC9">
            <w:pPr>
              <w:spacing w:before="0" w:after="0" w:line="240" w:lineRule="auto"/>
              <w:jc w:val="right"/>
              <w:rPr>
                <w:rFonts w:eastAsia="Times New Roman" w:cs="Arial"/>
                <w:color w:val="4B4B63"/>
                <w:sz w:val="20"/>
                <w:szCs w:val="20"/>
                <w:lang w:val="en-US"/>
              </w:rPr>
            </w:pPr>
            <w:ins w:id="3330" w:author="khanguyen" w:date="2017-03-17T23:08:00Z">
              <w:r>
                <w:rPr>
                  <w:rFonts w:cs="Arial"/>
                  <w:color w:val="4B4B63"/>
                  <w:sz w:val="20"/>
                  <w:szCs w:val="20"/>
                </w:rPr>
                <w:t>3</w:t>
              </w:r>
            </w:ins>
            <w:del w:id="3331" w:author="khanguyen" w:date="2017-03-17T23:07:00Z">
              <w:r w:rsidRPr="00C47FE2" w:rsidDel="005D5052">
                <w:rPr>
                  <w:rFonts w:eastAsia="Times New Roman" w:cs="Arial"/>
                  <w:color w:val="4B4B63"/>
                  <w:sz w:val="20"/>
                  <w:szCs w:val="20"/>
                  <w:lang w:val="en-US"/>
                </w:rPr>
                <w:delText>3</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0C2AB4A0" w14:textId="5809E6AF" w:rsidR="00546FC9" w:rsidRPr="00C47FE2" w:rsidRDefault="00546FC9" w:rsidP="00546FC9">
            <w:pPr>
              <w:spacing w:before="0" w:after="0" w:line="240" w:lineRule="auto"/>
              <w:jc w:val="right"/>
              <w:rPr>
                <w:rFonts w:eastAsia="Times New Roman" w:cs="Arial"/>
                <w:color w:val="4B4B63"/>
                <w:sz w:val="20"/>
                <w:szCs w:val="20"/>
                <w:lang w:val="en-US"/>
              </w:rPr>
            </w:pPr>
            <w:ins w:id="3332" w:author="khanguyen" w:date="2017-03-17T23:08:00Z">
              <w:r>
                <w:rPr>
                  <w:rFonts w:cs="Arial"/>
                  <w:color w:val="4B4B63"/>
                  <w:sz w:val="20"/>
                  <w:szCs w:val="20"/>
                </w:rPr>
                <w:t>2040710</w:t>
              </w:r>
            </w:ins>
            <w:del w:id="3333" w:author="khanguyen" w:date="2017-03-17T23:07:00Z">
              <w:r w:rsidRPr="00C47FE2" w:rsidDel="005D5052">
                <w:rPr>
                  <w:rFonts w:eastAsia="Times New Roman" w:cs="Arial"/>
                  <w:color w:val="4B4B63"/>
                  <w:sz w:val="20"/>
                  <w:szCs w:val="20"/>
                  <w:lang w:val="en-US"/>
                </w:rPr>
                <w:delText>2022596</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5D6017AB" w14:textId="4C8EFE5F" w:rsidR="00546FC9" w:rsidRPr="00C47FE2" w:rsidRDefault="00546FC9" w:rsidP="00546FC9">
            <w:pPr>
              <w:spacing w:before="0" w:after="0" w:line="240" w:lineRule="auto"/>
              <w:jc w:val="right"/>
              <w:rPr>
                <w:rFonts w:eastAsia="Times New Roman" w:cs="Arial"/>
                <w:color w:val="4B4B63"/>
                <w:sz w:val="20"/>
                <w:szCs w:val="20"/>
                <w:lang w:val="en-US"/>
              </w:rPr>
            </w:pPr>
            <w:ins w:id="3334" w:author="khanguyen" w:date="2017-03-17T23:08:00Z">
              <w:r>
                <w:rPr>
                  <w:rFonts w:cs="Arial"/>
                  <w:color w:val="4B4B63"/>
                  <w:sz w:val="20"/>
                  <w:szCs w:val="20"/>
                </w:rPr>
                <w:t>6.14%</w:t>
              </w:r>
            </w:ins>
            <w:del w:id="3335" w:author="khanguyen" w:date="2017-03-17T23:07:00Z">
              <w:r w:rsidRPr="00C47FE2" w:rsidDel="005D5052">
                <w:rPr>
                  <w:rFonts w:eastAsia="Times New Roman" w:cs="Arial"/>
                  <w:color w:val="4B4B63"/>
                  <w:sz w:val="20"/>
                  <w:szCs w:val="20"/>
                  <w:lang w:val="en-US"/>
                </w:rPr>
                <w:delText>9.02%</w:delText>
              </w:r>
            </w:del>
          </w:p>
        </w:tc>
      </w:tr>
      <w:tr w:rsidR="00546FC9" w:rsidRPr="00C47FE2" w14:paraId="19C1274F"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1B6E91EF" w14:textId="28B03DFD"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336" w:author="khanguyen" w:date="2017-03-17T23:08:00Z">
              <w:r>
                <w:rPr>
                  <w:rFonts w:cs="Arial"/>
                  <w:color w:val="4B4B63"/>
                  <w:sz w:val="20"/>
                  <w:szCs w:val="20"/>
                </w:rPr>
                <w:t>Get_userCostAmtId Default</w:t>
              </w:r>
            </w:ins>
            <w:del w:id="3337" w:author="khanguyen" w:date="2017-03-17T23:07:00Z">
              <w:r w:rsidRPr="00C47FE2" w:rsidDel="005D5052">
                <w:rPr>
                  <w:rFonts w:eastAsia="Times New Roman" w:cs="Arial"/>
                  <w:color w:val="4B4B63"/>
                  <w:sz w:val="20"/>
                  <w:szCs w:val="20"/>
                  <w:lang w:val="en-US"/>
                </w:rPr>
                <w:delText>Click_Save_Project</w:delText>
              </w:r>
            </w:del>
          </w:p>
        </w:tc>
        <w:tc>
          <w:tcPr>
            <w:tcW w:w="846" w:type="dxa"/>
            <w:tcBorders>
              <w:top w:val="nil"/>
              <w:left w:val="nil"/>
              <w:bottom w:val="single" w:sz="4" w:space="0" w:color="ACB9CA"/>
              <w:right w:val="single" w:sz="4" w:space="0" w:color="ACB9CA"/>
            </w:tcBorders>
            <w:shd w:val="clear" w:color="000000" w:fill="FFFFFF"/>
            <w:vAlign w:val="center"/>
            <w:hideMark/>
          </w:tcPr>
          <w:p w14:paraId="7BE14407" w14:textId="17EF93AF" w:rsidR="00546FC9" w:rsidRPr="00C47FE2" w:rsidRDefault="00546FC9" w:rsidP="00546FC9">
            <w:pPr>
              <w:spacing w:before="0" w:after="0" w:line="240" w:lineRule="auto"/>
              <w:jc w:val="right"/>
              <w:rPr>
                <w:rFonts w:eastAsia="Times New Roman" w:cs="Arial"/>
                <w:color w:val="4B4B63"/>
                <w:sz w:val="20"/>
                <w:szCs w:val="20"/>
                <w:lang w:val="en-US"/>
              </w:rPr>
            </w:pPr>
            <w:ins w:id="3338" w:author="khanguyen" w:date="2017-03-17T23:08:00Z">
              <w:r>
                <w:rPr>
                  <w:rFonts w:cs="Arial"/>
                  <w:color w:val="4B4B63"/>
                  <w:sz w:val="20"/>
                  <w:szCs w:val="20"/>
                </w:rPr>
                <w:t>94</w:t>
              </w:r>
            </w:ins>
            <w:del w:id="3339" w:author="khanguyen" w:date="2017-03-17T23:07:00Z">
              <w:r w:rsidRPr="00C47FE2" w:rsidDel="005D5052">
                <w:rPr>
                  <w:rFonts w:eastAsia="Times New Roman" w:cs="Arial"/>
                  <w:color w:val="4B4B63"/>
                  <w:sz w:val="20"/>
                  <w:szCs w:val="20"/>
                  <w:lang w:val="en-US"/>
                </w:rPr>
                <w:delText>256</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0BFBC851" w14:textId="182D3AF3" w:rsidR="00546FC9" w:rsidRPr="00C47FE2" w:rsidRDefault="00546FC9" w:rsidP="00546FC9">
            <w:pPr>
              <w:spacing w:before="0" w:after="0" w:line="240" w:lineRule="auto"/>
              <w:jc w:val="right"/>
              <w:rPr>
                <w:rFonts w:eastAsia="Times New Roman" w:cs="Arial"/>
                <w:color w:val="4B4B63"/>
                <w:sz w:val="20"/>
                <w:szCs w:val="20"/>
                <w:lang w:val="en-US"/>
              </w:rPr>
            </w:pPr>
            <w:ins w:id="3340" w:author="khanguyen" w:date="2017-03-17T23:08:00Z">
              <w:r>
                <w:rPr>
                  <w:rFonts w:cs="Arial"/>
                  <w:color w:val="4B4B63"/>
                  <w:sz w:val="20"/>
                  <w:szCs w:val="20"/>
                </w:rPr>
                <w:t>138191.8</w:t>
              </w:r>
            </w:ins>
            <w:del w:id="3341" w:author="khanguyen" w:date="2017-03-17T23:07:00Z">
              <w:r w:rsidRPr="00C47FE2" w:rsidDel="005D5052">
                <w:rPr>
                  <w:rFonts w:eastAsia="Times New Roman" w:cs="Arial"/>
                  <w:color w:val="4B4B63"/>
                  <w:sz w:val="20"/>
                  <w:szCs w:val="20"/>
                  <w:lang w:val="en-US"/>
                </w:rPr>
                <w:delText>273761.68</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554083FF" w14:textId="6A959CF1" w:rsidR="00546FC9" w:rsidRPr="00C47FE2" w:rsidRDefault="00546FC9" w:rsidP="00546FC9">
            <w:pPr>
              <w:spacing w:before="0" w:after="0" w:line="240" w:lineRule="auto"/>
              <w:jc w:val="right"/>
              <w:rPr>
                <w:rFonts w:eastAsia="Times New Roman" w:cs="Arial"/>
                <w:color w:val="4B4B63"/>
                <w:sz w:val="20"/>
                <w:szCs w:val="20"/>
                <w:lang w:val="en-US"/>
              </w:rPr>
            </w:pPr>
            <w:ins w:id="3342" w:author="khanguyen" w:date="2017-03-17T23:08:00Z">
              <w:r>
                <w:rPr>
                  <w:rFonts w:cs="Arial"/>
                  <w:color w:val="4B4B63"/>
                  <w:sz w:val="20"/>
                  <w:szCs w:val="20"/>
                </w:rPr>
                <w:t>199423</w:t>
              </w:r>
            </w:ins>
            <w:del w:id="3343" w:author="khanguyen" w:date="2017-03-17T23:07:00Z">
              <w:r w:rsidRPr="00C47FE2" w:rsidDel="005D5052">
                <w:rPr>
                  <w:rFonts w:eastAsia="Times New Roman" w:cs="Arial"/>
                  <w:color w:val="4B4B63"/>
                  <w:sz w:val="20"/>
                  <w:szCs w:val="20"/>
                  <w:lang w:val="en-US"/>
                </w:rPr>
                <w:delText>413951</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2714ACCC" w14:textId="48B17F4F" w:rsidR="00546FC9" w:rsidRPr="00C47FE2" w:rsidRDefault="00546FC9" w:rsidP="00546FC9">
            <w:pPr>
              <w:spacing w:before="0" w:after="0" w:line="240" w:lineRule="auto"/>
              <w:jc w:val="right"/>
              <w:rPr>
                <w:rFonts w:eastAsia="Times New Roman" w:cs="Arial"/>
                <w:color w:val="4B4B63"/>
                <w:sz w:val="20"/>
                <w:szCs w:val="20"/>
                <w:lang w:val="en-US"/>
              </w:rPr>
            </w:pPr>
            <w:ins w:id="3344" w:author="khanguyen" w:date="2017-03-17T23:08:00Z">
              <w:r>
                <w:rPr>
                  <w:rFonts w:cs="Arial"/>
                  <w:color w:val="4B4B63"/>
                  <w:sz w:val="20"/>
                  <w:szCs w:val="20"/>
                </w:rPr>
                <w:t>218623</w:t>
              </w:r>
            </w:ins>
            <w:del w:id="3345" w:author="khanguyen" w:date="2017-03-17T23:07:00Z">
              <w:r w:rsidRPr="00C47FE2" w:rsidDel="005D5052">
                <w:rPr>
                  <w:rFonts w:eastAsia="Times New Roman" w:cs="Arial"/>
                  <w:color w:val="4B4B63"/>
                  <w:sz w:val="20"/>
                  <w:szCs w:val="20"/>
                  <w:lang w:val="en-US"/>
                </w:rPr>
                <w:delText>417279</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5F35DBCF" w14:textId="7DDA5579" w:rsidR="00546FC9" w:rsidRPr="00C47FE2" w:rsidRDefault="00546FC9" w:rsidP="00546FC9">
            <w:pPr>
              <w:spacing w:before="0" w:after="0" w:line="240" w:lineRule="auto"/>
              <w:jc w:val="right"/>
              <w:rPr>
                <w:rFonts w:eastAsia="Times New Roman" w:cs="Arial"/>
                <w:color w:val="4B4B63"/>
                <w:sz w:val="20"/>
                <w:szCs w:val="20"/>
                <w:lang w:val="en-US"/>
              </w:rPr>
            </w:pPr>
            <w:ins w:id="3346" w:author="khanguyen" w:date="2017-03-17T23:08:00Z">
              <w:r>
                <w:rPr>
                  <w:rFonts w:cs="Arial"/>
                  <w:color w:val="4B4B63"/>
                  <w:sz w:val="20"/>
                  <w:szCs w:val="20"/>
                </w:rPr>
                <w:t>224127</w:t>
              </w:r>
            </w:ins>
            <w:del w:id="3347" w:author="khanguyen" w:date="2017-03-17T23:07:00Z">
              <w:r w:rsidRPr="00C47FE2" w:rsidDel="005D5052">
                <w:rPr>
                  <w:rFonts w:eastAsia="Times New Roman" w:cs="Arial"/>
                  <w:color w:val="4B4B63"/>
                  <w:sz w:val="20"/>
                  <w:szCs w:val="20"/>
                  <w:lang w:val="en-US"/>
                </w:rPr>
                <w:delText>429823</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303E7BE7" w14:textId="7E46288A" w:rsidR="00546FC9" w:rsidRPr="00C47FE2" w:rsidRDefault="00546FC9" w:rsidP="00546FC9">
            <w:pPr>
              <w:spacing w:before="0" w:after="0" w:line="240" w:lineRule="auto"/>
              <w:jc w:val="right"/>
              <w:rPr>
                <w:rFonts w:eastAsia="Times New Roman" w:cs="Arial"/>
                <w:color w:val="4B4B63"/>
                <w:sz w:val="20"/>
                <w:szCs w:val="20"/>
                <w:lang w:val="en-US"/>
              </w:rPr>
            </w:pPr>
            <w:ins w:id="3348" w:author="khanguyen" w:date="2017-03-17T23:08:00Z">
              <w:r>
                <w:rPr>
                  <w:rFonts w:cs="Arial"/>
                  <w:color w:val="4B4B63"/>
                  <w:sz w:val="20"/>
                  <w:szCs w:val="20"/>
                </w:rPr>
                <w:t>47151</w:t>
              </w:r>
            </w:ins>
            <w:del w:id="3349" w:author="khanguyen" w:date="2017-03-17T23:07:00Z">
              <w:r w:rsidRPr="00C47FE2" w:rsidDel="005D5052">
                <w:rPr>
                  <w:rFonts w:eastAsia="Times New Roman" w:cs="Arial"/>
                  <w:color w:val="4B4B63"/>
                  <w:sz w:val="20"/>
                  <w:szCs w:val="20"/>
                  <w:lang w:val="en-US"/>
                </w:rPr>
                <w:delText>28392</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68240F61" w14:textId="3BFB9344" w:rsidR="00546FC9" w:rsidRPr="00C47FE2" w:rsidRDefault="00546FC9" w:rsidP="00546FC9">
            <w:pPr>
              <w:spacing w:before="0" w:after="0" w:line="240" w:lineRule="auto"/>
              <w:jc w:val="right"/>
              <w:rPr>
                <w:rFonts w:eastAsia="Times New Roman" w:cs="Arial"/>
                <w:color w:val="4B4B63"/>
                <w:sz w:val="20"/>
                <w:szCs w:val="20"/>
                <w:lang w:val="en-US"/>
              </w:rPr>
            </w:pPr>
            <w:ins w:id="3350" w:author="khanguyen" w:date="2017-03-17T23:08:00Z">
              <w:r>
                <w:rPr>
                  <w:rFonts w:cs="Arial"/>
                  <w:color w:val="4B4B63"/>
                  <w:sz w:val="20"/>
                  <w:szCs w:val="20"/>
                </w:rPr>
                <w:t>232159</w:t>
              </w:r>
            </w:ins>
            <w:del w:id="3351" w:author="khanguyen" w:date="2017-03-17T23:07:00Z">
              <w:r w:rsidRPr="00C47FE2" w:rsidDel="005D5052">
                <w:rPr>
                  <w:rFonts w:eastAsia="Times New Roman" w:cs="Arial"/>
                  <w:color w:val="4B4B63"/>
                  <w:sz w:val="20"/>
                  <w:szCs w:val="20"/>
                  <w:lang w:val="en-US"/>
                </w:rPr>
                <w:delText>436355</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4A6EDA7F" w14:textId="5F9C4C92" w:rsidR="00546FC9" w:rsidRPr="00C47FE2" w:rsidRDefault="00546FC9" w:rsidP="00546FC9">
            <w:pPr>
              <w:spacing w:before="0" w:after="0" w:line="240" w:lineRule="auto"/>
              <w:jc w:val="right"/>
              <w:rPr>
                <w:rFonts w:eastAsia="Times New Roman" w:cs="Arial"/>
                <w:color w:val="4B4B63"/>
                <w:sz w:val="20"/>
                <w:szCs w:val="20"/>
                <w:lang w:val="en-US"/>
              </w:rPr>
            </w:pPr>
            <w:ins w:id="3352" w:author="khanguyen" w:date="2017-03-17T23:08:00Z">
              <w:r>
                <w:rPr>
                  <w:rFonts w:cs="Arial"/>
                  <w:color w:val="4B4B63"/>
                  <w:sz w:val="20"/>
                  <w:szCs w:val="20"/>
                </w:rPr>
                <w:t>0%</w:t>
              </w:r>
            </w:ins>
            <w:del w:id="3353" w:author="khanguyen" w:date="2017-03-17T23:07:00Z">
              <w:r w:rsidRPr="00C47FE2" w:rsidDel="005D5052">
                <w:rPr>
                  <w:rFonts w:eastAsia="Times New Roman" w:cs="Arial"/>
                  <w:color w:val="4B4B63"/>
                  <w:sz w:val="20"/>
                  <w:szCs w:val="20"/>
                  <w:lang w:val="en-US"/>
                </w:rPr>
                <w:delText>0%</w:delText>
              </w:r>
            </w:del>
          </w:p>
        </w:tc>
      </w:tr>
      <w:tr w:rsidR="00546FC9" w:rsidRPr="00C47FE2" w14:paraId="46FA7DF6"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220DCE21" w14:textId="4B2A05A8"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354" w:author="khanguyen" w:date="2017-03-17T23:08:00Z">
              <w:r>
                <w:rPr>
                  <w:rFonts w:cs="Arial"/>
                  <w:color w:val="4B4B63"/>
                  <w:sz w:val="20"/>
                  <w:szCs w:val="20"/>
                </w:rPr>
                <w:t>Get_userCostCodeId Default</w:t>
              </w:r>
            </w:ins>
            <w:del w:id="3355" w:author="khanguyen" w:date="2017-03-17T23:07:00Z">
              <w:r w:rsidRPr="00C47FE2" w:rsidDel="005D5052">
                <w:rPr>
                  <w:rFonts w:eastAsia="Times New Roman" w:cs="Arial"/>
                  <w:color w:val="4B4B63"/>
                  <w:sz w:val="20"/>
                  <w:szCs w:val="20"/>
                  <w:lang w:val="en-US"/>
                </w:rPr>
                <w:delText>Click_Save_Project01</w:delText>
              </w:r>
            </w:del>
          </w:p>
        </w:tc>
        <w:tc>
          <w:tcPr>
            <w:tcW w:w="846" w:type="dxa"/>
            <w:tcBorders>
              <w:top w:val="nil"/>
              <w:left w:val="nil"/>
              <w:bottom w:val="single" w:sz="4" w:space="0" w:color="ACB9CA"/>
              <w:right w:val="single" w:sz="4" w:space="0" w:color="ACB9CA"/>
            </w:tcBorders>
            <w:shd w:val="clear" w:color="000000" w:fill="FFFFFF"/>
            <w:vAlign w:val="center"/>
            <w:hideMark/>
          </w:tcPr>
          <w:p w14:paraId="06A985F5" w14:textId="61497AEA" w:rsidR="00546FC9" w:rsidRPr="00C47FE2" w:rsidRDefault="00546FC9" w:rsidP="00546FC9">
            <w:pPr>
              <w:spacing w:before="0" w:after="0" w:line="240" w:lineRule="auto"/>
              <w:jc w:val="right"/>
              <w:rPr>
                <w:rFonts w:eastAsia="Times New Roman" w:cs="Arial"/>
                <w:color w:val="4B4B63"/>
                <w:sz w:val="20"/>
                <w:szCs w:val="20"/>
                <w:lang w:val="en-US"/>
              </w:rPr>
            </w:pPr>
            <w:ins w:id="3356" w:author="khanguyen" w:date="2017-03-17T23:08:00Z">
              <w:r>
                <w:rPr>
                  <w:rFonts w:cs="Arial"/>
                  <w:color w:val="4B4B63"/>
                  <w:sz w:val="20"/>
                  <w:szCs w:val="20"/>
                </w:rPr>
                <w:t>107</w:t>
              </w:r>
            </w:ins>
            <w:del w:id="3357" w:author="khanguyen" w:date="2017-03-17T23:07:00Z">
              <w:r w:rsidRPr="00C47FE2" w:rsidDel="005D5052">
                <w:rPr>
                  <w:rFonts w:eastAsia="Times New Roman" w:cs="Arial"/>
                  <w:color w:val="4B4B63"/>
                  <w:sz w:val="20"/>
                  <w:szCs w:val="20"/>
                  <w:lang w:val="en-US"/>
                </w:rPr>
                <w:delText>358</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3084C3CC" w14:textId="43F3D5E3" w:rsidR="00546FC9" w:rsidRPr="00C47FE2" w:rsidRDefault="00546FC9" w:rsidP="00546FC9">
            <w:pPr>
              <w:spacing w:before="0" w:after="0" w:line="240" w:lineRule="auto"/>
              <w:jc w:val="right"/>
              <w:rPr>
                <w:rFonts w:eastAsia="Times New Roman" w:cs="Arial"/>
                <w:color w:val="4B4B63"/>
                <w:sz w:val="20"/>
                <w:szCs w:val="20"/>
                <w:lang w:val="en-US"/>
              </w:rPr>
            </w:pPr>
            <w:ins w:id="3358" w:author="khanguyen" w:date="2017-03-17T23:08:00Z">
              <w:r>
                <w:rPr>
                  <w:rFonts w:cs="Arial"/>
                  <w:color w:val="4B4B63"/>
                  <w:sz w:val="20"/>
                  <w:szCs w:val="20"/>
                </w:rPr>
                <w:t>137928.7</w:t>
              </w:r>
            </w:ins>
            <w:del w:id="3359" w:author="khanguyen" w:date="2017-03-17T23:07:00Z">
              <w:r w:rsidRPr="00C47FE2" w:rsidDel="005D5052">
                <w:rPr>
                  <w:rFonts w:eastAsia="Times New Roman" w:cs="Arial"/>
                  <w:color w:val="4B4B63"/>
                  <w:sz w:val="20"/>
                  <w:szCs w:val="20"/>
                  <w:lang w:val="en-US"/>
                </w:rPr>
                <w:delText>136725.86</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705840FF" w14:textId="395C09CB" w:rsidR="00546FC9" w:rsidRPr="00C47FE2" w:rsidRDefault="00546FC9" w:rsidP="00546FC9">
            <w:pPr>
              <w:spacing w:before="0" w:after="0" w:line="240" w:lineRule="auto"/>
              <w:jc w:val="right"/>
              <w:rPr>
                <w:rFonts w:eastAsia="Times New Roman" w:cs="Arial"/>
                <w:color w:val="4B4B63"/>
                <w:sz w:val="20"/>
                <w:szCs w:val="20"/>
                <w:lang w:val="en-US"/>
              </w:rPr>
            </w:pPr>
            <w:ins w:id="3360" w:author="khanguyen" w:date="2017-03-17T23:08:00Z">
              <w:r>
                <w:rPr>
                  <w:rFonts w:cs="Arial"/>
                  <w:color w:val="4B4B63"/>
                  <w:sz w:val="20"/>
                  <w:szCs w:val="20"/>
                </w:rPr>
                <w:t>207359</w:t>
              </w:r>
            </w:ins>
            <w:del w:id="3361" w:author="khanguyen" w:date="2017-03-17T23:07:00Z">
              <w:r w:rsidRPr="00C47FE2" w:rsidDel="005D5052">
                <w:rPr>
                  <w:rFonts w:eastAsia="Times New Roman" w:cs="Arial"/>
                  <w:color w:val="4B4B63"/>
                  <w:sz w:val="20"/>
                  <w:szCs w:val="20"/>
                  <w:lang w:val="en-US"/>
                </w:rPr>
                <w:delText>216319</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04C27951" w14:textId="18CDB07F" w:rsidR="00546FC9" w:rsidRPr="00C47FE2" w:rsidRDefault="00546FC9" w:rsidP="00546FC9">
            <w:pPr>
              <w:spacing w:before="0" w:after="0" w:line="240" w:lineRule="auto"/>
              <w:jc w:val="right"/>
              <w:rPr>
                <w:rFonts w:eastAsia="Times New Roman" w:cs="Arial"/>
                <w:color w:val="4B4B63"/>
                <w:sz w:val="20"/>
                <w:szCs w:val="20"/>
                <w:lang w:val="en-US"/>
              </w:rPr>
            </w:pPr>
            <w:ins w:id="3362" w:author="khanguyen" w:date="2017-03-17T23:08:00Z">
              <w:r>
                <w:rPr>
                  <w:rFonts w:cs="Arial"/>
                  <w:color w:val="4B4B63"/>
                  <w:sz w:val="20"/>
                  <w:szCs w:val="20"/>
                </w:rPr>
                <w:t>223231</w:t>
              </w:r>
            </w:ins>
            <w:del w:id="3363" w:author="khanguyen" w:date="2017-03-17T23:07:00Z">
              <w:r w:rsidRPr="00C47FE2" w:rsidDel="005D5052">
                <w:rPr>
                  <w:rFonts w:eastAsia="Times New Roman" w:cs="Arial"/>
                  <w:color w:val="4B4B63"/>
                  <w:sz w:val="20"/>
                  <w:szCs w:val="20"/>
                  <w:lang w:val="en-US"/>
                </w:rPr>
                <w:delText>235263</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33B4C383" w14:textId="4F697CE1" w:rsidR="00546FC9" w:rsidRPr="00C47FE2" w:rsidRDefault="00546FC9" w:rsidP="00546FC9">
            <w:pPr>
              <w:spacing w:before="0" w:after="0" w:line="240" w:lineRule="auto"/>
              <w:jc w:val="right"/>
              <w:rPr>
                <w:rFonts w:eastAsia="Times New Roman" w:cs="Arial"/>
                <w:color w:val="4B4B63"/>
                <w:sz w:val="20"/>
                <w:szCs w:val="20"/>
                <w:lang w:val="en-US"/>
              </w:rPr>
            </w:pPr>
            <w:ins w:id="3364" w:author="khanguyen" w:date="2017-03-17T23:08:00Z">
              <w:r>
                <w:rPr>
                  <w:rFonts w:cs="Arial"/>
                  <w:color w:val="4B4B63"/>
                  <w:sz w:val="20"/>
                  <w:szCs w:val="20"/>
                </w:rPr>
                <w:t>226943</w:t>
              </w:r>
            </w:ins>
            <w:del w:id="3365" w:author="khanguyen" w:date="2017-03-17T23:07:00Z">
              <w:r w:rsidRPr="00C47FE2" w:rsidDel="005D5052">
                <w:rPr>
                  <w:rFonts w:eastAsia="Times New Roman" w:cs="Arial"/>
                  <w:color w:val="4B4B63"/>
                  <w:sz w:val="20"/>
                  <w:szCs w:val="20"/>
                  <w:lang w:val="en-US"/>
                </w:rPr>
                <w:delText>242559</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38BD3D13" w14:textId="2495B58F" w:rsidR="00546FC9" w:rsidRPr="00C47FE2" w:rsidRDefault="00546FC9" w:rsidP="00546FC9">
            <w:pPr>
              <w:spacing w:before="0" w:after="0" w:line="240" w:lineRule="auto"/>
              <w:jc w:val="right"/>
              <w:rPr>
                <w:rFonts w:eastAsia="Times New Roman" w:cs="Arial"/>
                <w:color w:val="4B4B63"/>
                <w:sz w:val="20"/>
                <w:szCs w:val="20"/>
                <w:lang w:val="en-US"/>
              </w:rPr>
            </w:pPr>
            <w:ins w:id="3366" w:author="khanguyen" w:date="2017-03-17T23:08:00Z">
              <w:r>
                <w:rPr>
                  <w:rFonts w:cs="Arial"/>
                  <w:color w:val="4B4B63"/>
                  <w:sz w:val="20"/>
                  <w:szCs w:val="20"/>
                </w:rPr>
                <w:t>32777</w:t>
              </w:r>
            </w:ins>
            <w:del w:id="3367" w:author="khanguyen" w:date="2017-03-17T23:07:00Z">
              <w:r w:rsidRPr="00C47FE2" w:rsidDel="005D5052">
                <w:rPr>
                  <w:rFonts w:eastAsia="Times New Roman" w:cs="Arial"/>
                  <w:color w:val="4B4B63"/>
                  <w:sz w:val="20"/>
                  <w:szCs w:val="20"/>
                  <w:lang w:val="en-US"/>
                </w:rPr>
                <w:delText>251</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4EDCDC7D" w14:textId="5455AD18" w:rsidR="00546FC9" w:rsidRPr="00C47FE2" w:rsidRDefault="00546FC9" w:rsidP="00546FC9">
            <w:pPr>
              <w:spacing w:before="0" w:after="0" w:line="240" w:lineRule="auto"/>
              <w:jc w:val="right"/>
              <w:rPr>
                <w:rFonts w:eastAsia="Times New Roman" w:cs="Arial"/>
                <w:color w:val="4B4B63"/>
                <w:sz w:val="20"/>
                <w:szCs w:val="20"/>
                <w:lang w:val="en-US"/>
              </w:rPr>
            </w:pPr>
            <w:ins w:id="3368" w:author="khanguyen" w:date="2017-03-17T23:08:00Z">
              <w:r>
                <w:rPr>
                  <w:rFonts w:cs="Arial"/>
                  <w:color w:val="4B4B63"/>
                  <w:sz w:val="20"/>
                  <w:szCs w:val="20"/>
                </w:rPr>
                <w:t>228194</w:t>
              </w:r>
            </w:ins>
            <w:del w:id="3369" w:author="khanguyen" w:date="2017-03-17T23:07:00Z">
              <w:r w:rsidRPr="00C47FE2" w:rsidDel="005D5052">
                <w:rPr>
                  <w:rFonts w:eastAsia="Times New Roman" w:cs="Arial"/>
                  <w:color w:val="4B4B63"/>
                  <w:sz w:val="20"/>
                  <w:szCs w:val="20"/>
                  <w:lang w:val="en-US"/>
                </w:rPr>
                <w:delText>250095</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0A039868" w14:textId="6D58AF5C" w:rsidR="00546FC9" w:rsidRPr="00C47FE2" w:rsidRDefault="00546FC9" w:rsidP="00546FC9">
            <w:pPr>
              <w:spacing w:before="0" w:after="0" w:line="240" w:lineRule="auto"/>
              <w:jc w:val="right"/>
              <w:rPr>
                <w:rFonts w:eastAsia="Times New Roman" w:cs="Arial"/>
                <w:color w:val="4B4B63"/>
                <w:sz w:val="20"/>
                <w:szCs w:val="20"/>
                <w:lang w:val="en-US"/>
              </w:rPr>
            </w:pPr>
            <w:ins w:id="3370" w:author="khanguyen" w:date="2017-03-17T23:08:00Z">
              <w:r>
                <w:rPr>
                  <w:rFonts w:cs="Arial"/>
                  <w:color w:val="4B4B63"/>
                  <w:sz w:val="20"/>
                  <w:szCs w:val="20"/>
                </w:rPr>
                <w:t>0%</w:t>
              </w:r>
            </w:ins>
            <w:del w:id="3371" w:author="khanguyen" w:date="2017-03-17T23:07:00Z">
              <w:r w:rsidRPr="00C47FE2" w:rsidDel="005D5052">
                <w:rPr>
                  <w:rFonts w:eastAsia="Times New Roman" w:cs="Arial"/>
                  <w:color w:val="4B4B63"/>
                  <w:sz w:val="20"/>
                  <w:szCs w:val="20"/>
                  <w:lang w:val="en-US"/>
                </w:rPr>
                <w:delText>0%</w:delText>
              </w:r>
            </w:del>
          </w:p>
        </w:tc>
      </w:tr>
      <w:tr w:rsidR="00546FC9" w:rsidRPr="00C47FE2" w14:paraId="3AD6EB8B"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12BF1858" w14:textId="4E966565"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372" w:author="khanguyen" w:date="2017-03-17T23:08:00Z">
              <w:r>
                <w:rPr>
                  <w:rFonts w:cs="Arial"/>
                  <w:color w:val="4B4B63"/>
                  <w:sz w:val="20"/>
                  <w:szCs w:val="20"/>
                </w:rPr>
                <w:t>Get_UserProfiles</w:t>
              </w:r>
            </w:ins>
            <w:del w:id="3373" w:author="khanguyen" w:date="2017-03-17T23:07:00Z">
              <w:r w:rsidRPr="00C47FE2" w:rsidDel="005D5052">
                <w:rPr>
                  <w:rFonts w:eastAsia="Times New Roman" w:cs="Arial"/>
                  <w:color w:val="4B4B63"/>
                  <w:sz w:val="20"/>
                  <w:szCs w:val="20"/>
                  <w:lang w:val="en-US"/>
                </w:rPr>
                <w:delText>Click_Save_Reminder</w:delText>
              </w:r>
            </w:del>
          </w:p>
        </w:tc>
        <w:tc>
          <w:tcPr>
            <w:tcW w:w="846" w:type="dxa"/>
            <w:tcBorders>
              <w:top w:val="nil"/>
              <w:left w:val="nil"/>
              <w:bottom w:val="single" w:sz="4" w:space="0" w:color="ACB9CA"/>
              <w:right w:val="single" w:sz="4" w:space="0" w:color="ACB9CA"/>
            </w:tcBorders>
            <w:shd w:val="clear" w:color="000000" w:fill="FFFFFF"/>
            <w:vAlign w:val="center"/>
            <w:hideMark/>
          </w:tcPr>
          <w:p w14:paraId="48159081" w14:textId="33430D1D" w:rsidR="00546FC9" w:rsidRPr="00C47FE2" w:rsidRDefault="00546FC9" w:rsidP="00546FC9">
            <w:pPr>
              <w:spacing w:before="0" w:after="0" w:line="240" w:lineRule="auto"/>
              <w:jc w:val="right"/>
              <w:rPr>
                <w:rFonts w:eastAsia="Times New Roman" w:cs="Arial"/>
                <w:color w:val="4B4B63"/>
                <w:sz w:val="20"/>
                <w:szCs w:val="20"/>
                <w:lang w:val="en-US"/>
              </w:rPr>
            </w:pPr>
            <w:ins w:id="3374" w:author="khanguyen" w:date="2017-03-17T23:08:00Z">
              <w:r>
                <w:rPr>
                  <w:rFonts w:cs="Arial"/>
                  <w:color w:val="4B4B63"/>
                  <w:sz w:val="20"/>
                  <w:szCs w:val="20"/>
                </w:rPr>
                <w:t>2424</w:t>
              </w:r>
            </w:ins>
            <w:del w:id="3375" w:author="khanguyen" w:date="2017-03-17T23:07:00Z">
              <w:r w:rsidRPr="00C47FE2" w:rsidDel="005D5052">
                <w:rPr>
                  <w:rFonts w:eastAsia="Times New Roman" w:cs="Arial"/>
                  <w:color w:val="4B4B63"/>
                  <w:sz w:val="20"/>
                  <w:szCs w:val="20"/>
                  <w:lang w:val="en-US"/>
                </w:rPr>
                <w:delText>4925</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7E5588F7" w14:textId="702A1D5F" w:rsidR="00546FC9" w:rsidRPr="00C47FE2" w:rsidRDefault="00546FC9" w:rsidP="00546FC9">
            <w:pPr>
              <w:spacing w:before="0" w:after="0" w:line="240" w:lineRule="auto"/>
              <w:jc w:val="right"/>
              <w:rPr>
                <w:rFonts w:eastAsia="Times New Roman" w:cs="Arial"/>
                <w:color w:val="4B4B63"/>
                <w:sz w:val="20"/>
                <w:szCs w:val="20"/>
                <w:lang w:val="en-US"/>
              </w:rPr>
            </w:pPr>
            <w:ins w:id="3376" w:author="khanguyen" w:date="2017-03-17T23:08:00Z">
              <w:r>
                <w:rPr>
                  <w:rFonts w:cs="Arial"/>
                  <w:color w:val="4B4B63"/>
                  <w:sz w:val="20"/>
                  <w:szCs w:val="20"/>
                </w:rPr>
                <w:t>149089.3</w:t>
              </w:r>
            </w:ins>
            <w:del w:id="3377" w:author="khanguyen" w:date="2017-03-17T23:07:00Z">
              <w:r w:rsidRPr="00C47FE2" w:rsidDel="005D5052">
                <w:rPr>
                  <w:rFonts w:eastAsia="Times New Roman" w:cs="Arial"/>
                  <w:color w:val="4B4B63"/>
                  <w:sz w:val="20"/>
                  <w:szCs w:val="20"/>
                  <w:lang w:val="en-US"/>
                </w:rPr>
                <w:delText>198011.64</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32745F59" w14:textId="4B4F0524" w:rsidR="00546FC9" w:rsidRPr="00C47FE2" w:rsidRDefault="00546FC9" w:rsidP="00546FC9">
            <w:pPr>
              <w:spacing w:before="0" w:after="0" w:line="240" w:lineRule="auto"/>
              <w:jc w:val="right"/>
              <w:rPr>
                <w:rFonts w:eastAsia="Times New Roman" w:cs="Arial"/>
                <w:color w:val="4B4B63"/>
                <w:sz w:val="20"/>
                <w:szCs w:val="20"/>
                <w:lang w:val="en-US"/>
              </w:rPr>
            </w:pPr>
            <w:ins w:id="3378" w:author="khanguyen" w:date="2017-03-17T23:08:00Z">
              <w:r>
                <w:rPr>
                  <w:rFonts w:cs="Arial"/>
                  <w:color w:val="4B4B63"/>
                  <w:sz w:val="20"/>
                  <w:szCs w:val="20"/>
                </w:rPr>
                <w:t>220207.8</w:t>
              </w:r>
            </w:ins>
            <w:del w:id="3379" w:author="khanguyen" w:date="2017-03-17T23:07:00Z">
              <w:r w:rsidRPr="00C47FE2" w:rsidDel="005D5052">
                <w:rPr>
                  <w:rFonts w:eastAsia="Times New Roman" w:cs="Arial"/>
                  <w:color w:val="4B4B63"/>
                  <w:sz w:val="20"/>
                  <w:szCs w:val="20"/>
                  <w:lang w:val="en-US"/>
                </w:rPr>
                <w:delText>422751.6</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357A974C" w14:textId="578CE9E1" w:rsidR="00546FC9" w:rsidRPr="00C47FE2" w:rsidRDefault="00546FC9" w:rsidP="00546FC9">
            <w:pPr>
              <w:spacing w:before="0" w:after="0" w:line="240" w:lineRule="auto"/>
              <w:jc w:val="right"/>
              <w:rPr>
                <w:rFonts w:eastAsia="Times New Roman" w:cs="Arial"/>
                <w:color w:val="4B4B63"/>
                <w:sz w:val="20"/>
                <w:szCs w:val="20"/>
                <w:lang w:val="en-US"/>
              </w:rPr>
            </w:pPr>
            <w:ins w:id="3380" w:author="khanguyen" w:date="2017-03-17T23:08:00Z">
              <w:r>
                <w:rPr>
                  <w:rFonts w:cs="Arial"/>
                  <w:color w:val="4B4B63"/>
                  <w:sz w:val="20"/>
                  <w:szCs w:val="20"/>
                </w:rPr>
                <w:t>471892.9</w:t>
              </w:r>
            </w:ins>
            <w:del w:id="3381" w:author="khanguyen" w:date="2017-03-17T23:07:00Z">
              <w:r w:rsidRPr="00C47FE2" w:rsidDel="005D5052">
                <w:rPr>
                  <w:rFonts w:eastAsia="Times New Roman" w:cs="Arial"/>
                  <w:color w:val="4B4B63"/>
                  <w:sz w:val="20"/>
                  <w:szCs w:val="20"/>
                  <w:lang w:val="en-US"/>
                </w:rPr>
                <w:delText>528497.7</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3B0B20C4" w14:textId="04019D7F" w:rsidR="00546FC9" w:rsidRPr="00C47FE2" w:rsidRDefault="00546FC9" w:rsidP="00546FC9">
            <w:pPr>
              <w:spacing w:before="0" w:after="0" w:line="240" w:lineRule="auto"/>
              <w:jc w:val="right"/>
              <w:rPr>
                <w:rFonts w:eastAsia="Times New Roman" w:cs="Arial"/>
                <w:color w:val="4B4B63"/>
                <w:sz w:val="20"/>
                <w:szCs w:val="20"/>
                <w:lang w:val="en-US"/>
              </w:rPr>
            </w:pPr>
            <w:ins w:id="3382" w:author="khanguyen" w:date="2017-03-17T23:08:00Z">
              <w:r>
                <w:rPr>
                  <w:rFonts w:cs="Arial"/>
                  <w:color w:val="4B4B63"/>
                  <w:sz w:val="20"/>
                  <w:szCs w:val="20"/>
                </w:rPr>
                <w:t>601868.5</w:t>
              </w:r>
            </w:ins>
            <w:del w:id="3383" w:author="khanguyen" w:date="2017-03-17T23:07:00Z">
              <w:r w:rsidRPr="00C47FE2" w:rsidDel="005D5052">
                <w:rPr>
                  <w:rFonts w:eastAsia="Times New Roman" w:cs="Arial"/>
                  <w:color w:val="4B4B63"/>
                  <w:sz w:val="20"/>
                  <w:szCs w:val="20"/>
                  <w:lang w:val="en-US"/>
                </w:rPr>
                <w:delText>633702.49</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34F4D718" w14:textId="27384E93" w:rsidR="00546FC9" w:rsidRPr="00C47FE2" w:rsidRDefault="00546FC9" w:rsidP="00546FC9">
            <w:pPr>
              <w:spacing w:before="0" w:after="0" w:line="240" w:lineRule="auto"/>
              <w:jc w:val="right"/>
              <w:rPr>
                <w:rFonts w:eastAsia="Times New Roman" w:cs="Arial"/>
                <w:color w:val="4B4B63"/>
                <w:sz w:val="20"/>
                <w:szCs w:val="20"/>
                <w:lang w:val="en-US"/>
              </w:rPr>
            </w:pPr>
            <w:ins w:id="3384" w:author="khanguyen" w:date="2017-03-17T23:08:00Z">
              <w:r>
                <w:rPr>
                  <w:rFonts w:cs="Arial"/>
                  <w:color w:val="4B4B63"/>
                  <w:sz w:val="20"/>
                  <w:szCs w:val="20"/>
                </w:rPr>
                <w:t>54</w:t>
              </w:r>
            </w:ins>
            <w:del w:id="3385" w:author="khanguyen" w:date="2017-03-17T23:07:00Z">
              <w:r w:rsidRPr="00C47FE2" w:rsidDel="005D5052">
                <w:rPr>
                  <w:rFonts w:eastAsia="Times New Roman" w:cs="Arial"/>
                  <w:color w:val="4B4B63"/>
                  <w:sz w:val="20"/>
                  <w:szCs w:val="20"/>
                  <w:lang w:val="en-US"/>
                </w:rPr>
                <w:delText>3</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2FEC9008" w14:textId="32B6B9EA" w:rsidR="00546FC9" w:rsidRPr="00C47FE2" w:rsidRDefault="00546FC9" w:rsidP="00546FC9">
            <w:pPr>
              <w:spacing w:before="0" w:after="0" w:line="240" w:lineRule="auto"/>
              <w:jc w:val="right"/>
              <w:rPr>
                <w:rFonts w:eastAsia="Times New Roman" w:cs="Arial"/>
                <w:color w:val="4B4B63"/>
                <w:sz w:val="20"/>
                <w:szCs w:val="20"/>
                <w:lang w:val="en-US"/>
              </w:rPr>
            </w:pPr>
            <w:ins w:id="3386" w:author="khanguyen" w:date="2017-03-17T23:08:00Z">
              <w:r>
                <w:rPr>
                  <w:rFonts w:cs="Arial"/>
                  <w:color w:val="4B4B63"/>
                  <w:sz w:val="20"/>
                  <w:szCs w:val="20"/>
                </w:rPr>
                <w:t>2005232</w:t>
              </w:r>
            </w:ins>
            <w:del w:id="3387" w:author="khanguyen" w:date="2017-03-17T23:07:00Z">
              <w:r w:rsidRPr="00C47FE2" w:rsidDel="005D5052">
                <w:rPr>
                  <w:rFonts w:eastAsia="Times New Roman" w:cs="Arial"/>
                  <w:color w:val="4B4B63"/>
                  <w:sz w:val="20"/>
                  <w:szCs w:val="20"/>
                  <w:lang w:val="en-US"/>
                </w:rPr>
                <w:delText>2009181</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215E545B" w14:textId="53052B8D" w:rsidR="00546FC9" w:rsidRPr="00C47FE2" w:rsidRDefault="00546FC9" w:rsidP="00546FC9">
            <w:pPr>
              <w:spacing w:before="0" w:after="0" w:line="240" w:lineRule="auto"/>
              <w:jc w:val="right"/>
              <w:rPr>
                <w:rFonts w:eastAsia="Times New Roman" w:cs="Arial"/>
                <w:color w:val="4B4B63"/>
                <w:sz w:val="20"/>
                <w:szCs w:val="20"/>
                <w:lang w:val="en-US"/>
              </w:rPr>
            </w:pPr>
            <w:ins w:id="3388" w:author="khanguyen" w:date="2017-03-17T23:08:00Z">
              <w:r>
                <w:rPr>
                  <w:rFonts w:cs="Arial"/>
                  <w:color w:val="4B4B63"/>
                  <w:sz w:val="20"/>
                  <w:szCs w:val="20"/>
                </w:rPr>
                <w:t>0.87%</w:t>
              </w:r>
            </w:ins>
            <w:del w:id="3389" w:author="khanguyen" w:date="2017-03-17T23:07:00Z">
              <w:r w:rsidRPr="00C47FE2" w:rsidDel="005D5052">
                <w:rPr>
                  <w:rFonts w:eastAsia="Times New Roman" w:cs="Arial"/>
                  <w:color w:val="4B4B63"/>
                  <w:sz w:val="20"/>
                  <w:szCs w:val="20"/>
                  <w:lang w:val="en-US"/>
                </w:rPr>
                <w:delText>11.41%</w:delText>
              </w:r>
            </w:del>
          </w:p>
        </w:tc>
      </w:tr>
      <w:tr w:rsidR="00546FC9" w:rsidRPr="00C47FE2" w14:paraId="6312E46C"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62170E15" w14:textId="19B0245F"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390" w:author="khanguyen" w:date="2017-03-17T23:08:00Z">
              <w:r>
                <w:rPr>
                  <w:rFonts w:cs="Arial"/>
                  <w:color w:val="4B4B63"/>
                  <w:sz w:val="20"/>
                  <w:szCs w:val="20"/>
                </w:rPr>
                <w:t>Login_authentication</w:t>
              </w:r>
            </w:ins>
            <w:del w:id="3391" w:author="khanguyen" w:date="2017-03-17T23:07:00Z">
              <w:r w:rsidRPr="00C47FE2" w:rsidDel="005D5052">
                <w:rPr>
                  <w:rFonts w:eastAsia="Times New Roman" w:cs="Arial"/>
                  <w:color w:val="4B4B63"/>
                  <w:sz w:val="20"/>
                  <w:szCs w:val="20"/>
                  <w:lang w:val="en-US"/>
                </w:rPr>
                <w:delText>Click_Save_Sale</w:delText>
              </w:r>
            </w:del>
          </w:p>
        </w:tc>
        <w:tc>
          <w:tcPr>
            <w:tcW w:w="846" w:type="dxa"/>
            <w:tcBorders>
              <w:top w:val="nil"/>
              <w:left w:val="nil"/>
              <w:bottom w:val="single" w:sz="4" w:space="0" w:color="ACB9CA"/>
              <w:right w:val="single" w:sz="4" w:space="0" w:color="ACB9CA"/>
            </w:tcBorders>
            <w:shd w:val="clear" w:color="000000" w:fill="FFFFFF"/>
            <w:vAlign w:val="center"/>
            <w:hideMark/>
          </w:tcPr>
          <w:p w14:paraId="29842C9F" w14:textId="063EA81C" w:rsidR="00546FC9" w:rsidRPr="00C47FE2" w:rsidRDefault="00546FC9" w:rsidP="00546FC9">
            <w:pPr>
              <w:spacing w:before="0" w:after="0" w:line="240" w:lineRule="auto"/>
              <w:jc w:val="right"/>
              <w:rPr>
                <w:rFonts w:eastAsia="Times New Roman" w:cs="Arial"/>
                <w:color w:val="4B4B63"/>
                <w:sz w:val="20"/>
                <w:szCs w:val="20"/>
                <w:lang w:val="en-US"/>
              </w:rPr>
            </w:pPr>
            <w:ins w:id="3392" w:author="khanguyen" w:date="2017-03-17T23:08:00Z">
              <w:r>
                <w:rPr>
                  <w:rFonts w:cs="Arial"/>
                  <w:color w:val="4B4B63"/>
                  <w:sz w:val="20"/>
                  <w:szCs w:val="20"/>
                </w:rPr>
                <w:t>2966</w:t>
              </w:r>
            </w:ins>
            <w:del w:id="3393" w:author="khanguyen" w:date="2017-03-17T23:07:00Z">
              <w:r w:rsidRPr="00C47FE2" w:rsidDel="005D5052">
                <w:rPr>
                  <w:rFonts w:eastAsia="Times New Roman" w:cs="Arial"/>
                  <w:color w:val="4B4B63"/>
                  <w:sz w:val="20"/>
                  <w:szCs w:val="20"/>
                  <w:lang w:val="en-US"/>
                </w:rPr>
                <w:delText>498</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4EB0A64E" w14:textId="752757F6" w:rsidR="00546FC9" w:rsidRPr="00C47FE2" w:rsidRDefault="00546FC9" w:rsidP="00546FC9">
            <w:pPr>
              <w:spacing w:before="0" w:after="0" w:line="240" w:lineRule="auto"/>
              <w:jc w:val="right"/>
              <w:rPr>
                <w:rFonts w:eastAsia="Times New Roman" w:cs="Arial"/>
                <w:color w:val="4B4B63"/>
                <w:sz w:val="20"/>
                <w:szCs w:val="20"/>
                <w:lang w:val="en-US"/>
              </w:rPr>
            </w:pPr>
            <w:ins w:id="3394" w:author="khanguyen" w:date="2017-03-17T23:08:00Z">
              <w:r>
                <w:rPr>
                  <w:rFonts w:cs="Arial"/>
                  <w:color w:val="4B4B63"/>
                  <w:sz w:val="20"/>
                  <w:szCs w:val="20"/>
                </w:rPr>
                <w:t>129323.2</w:t>
              </w:r>
            </w:ins>
            <w:del w:id="3395" w:author="khanguyen" w:date="2017-03-17T23:07:00Z">
              <w:r w:rsidRPr="00C47FE2" w:rsidDel="005D5052">
                <w:rPr>
                  <w:rFonts w:eastAsia="Times New Roman" w:cs="Arial"/>
                  <w:color w:val="4B4B63"/>
                  <w:sz w:val="20"/>
                  <w:szCs w:val="20"/>
                  <w:lang w:val="en-US"/>
                </w:rPr>
                <w:delText>126774.12</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69E8D04E" w14:textId="544E9DA6" w:rsidR="00546FC9" w:rsidRPr="00C47FE2" w:rsidRDefault="00546FC9" w:rsidP="00546FC9">
            <w:pPr>
              <w:spacing w:before="0" w:after="0" w:line="240" w:lineRule="auto"/>
              <w:jc w:val="right"/>
              <w:rPr>
                <w:rFonts w:eastAsia="Times New Roman" w:cs="Arial"/>
                <w:color w:val="4B4B63"/>
                <w:sz w:val="20"/>
                <w:szCs w:val="20"/>
                <w:lang w:val="en-US"/>
              </w:rPr>
            </w:pPr>
            <w:ins w:id="3396" w:author="khanguyen" w:date="2017-03-17T23:08:00Z">
              <w:r>
                <w:rPr>
                  <w:rFonts w:cs="Arial"/>
                  <w:color w:val="4B4B63"/>
                  <w:sz w:val="20"/>
                  <w:szCs w:val="20"/>
                </w:rPr>
                <w:t>224318.7</w:t>
              </w:r>
            </w:ins>
            <w:del w:id="3397" w:author="khanguyen" w:date="2017-03-17T23:07:00Z">
              <w:r w:rsidRPr="00C47FE2" w:rsidDel="005D5052">
                <w:rPr>
                  <w:rFonts w:eastAsia="Times New Roman" w:cs="Arial"/>
                  <w:color w:val="4B4B63"/>
                  <w:sz w:val="20"/>
                  <w:szCs w:val="20"/>
                  <w:lang w:val="en-US"/>
                </w:rPr>
                <w:delText>203135</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238C359A" w14:textId="70D15664" w:rsidR="00546FC9" w:rsidRPr="00C47FE2" w:rsidRDefault="00546FC9" w:rsidP="00546FC9">
            <w:pPr>
              <w:spacing w:before="0" w:after="0" w:line="240" w:lineRule="auto"/>
              <w:jc w:val="right"/>
              <w:rPr>
                <w:rFonts w:eastAsia="Times New Roman" w:cs="Arial"/>
                <w:color w:val="4B4B63"/>
                <w:sz w:val="20"/>
                <w:szCs w:val="20"/>
                <w:lang w:val="en-US"/>
              </w:rPr>
            </w:pPr>
            <w:ins w:id="3398" w:author="khanguyen" w:date="2017-03-17T23:08:00Z">
              <w:r>
                <w:rPr>
                  <w:rFonts w:cs="Arial"/>
                  <w:color w:val="4B4B63"/>
                  <w:sz w:val="20"/>
                  <w:szCs w:val="20"/>
                </w:rPr>
                <w:t>284579.7</w:t>
              </w:r>
            </w:ins>
            <w:del w:id="3399" w:author="khanguyen" w:date="2017-03-17T23:07:00Z">
              <w:r w:rsidRPr="00C47FE2" w:rsidDel="005D5052">
                <w:rPr>
                  <w:rFonts w:eastAsia="Times New Roman" w:cs="Arial"/>
                  <w:color w:val="4B4B63"/>
                  <w:sz w:val="20"/>
                  <w:szCs w:val="20"/>
                  <w:lang w:val="en-US"/>
                </w:rPr>
                <w:delText>233343</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54F112AF" w14:textId="676E7B10" w:rsidR="00546FC9" w:rsidRPr="00C47FE2" w:rsidRDefault="00546FC9" w:rsidP="00546FC9">
            <w:pPr>
              <w:spacing w:before="0" w:after="0" w:line="240" w:lineRule="auto"/>
              <w:jc w:val="right"/>
              <w:rPr>
                <w:rFonts w:eastAsia="Times New Roman" w:cs="Arial"/>
                <w:color w:val="4B4B63"/>
                <w:sz w:val="20"/>
                <w:szCs w:val="20"/>
                <w:lang w:val="en-US"/>
              </w:rPr>
            </w:pPr>
            <w:ins w:id="3400" w:author="khanguyen" w:date="2017-03-17T23:08:00Z">
              <w:r>
                <w:rPr>
                  <w:rFonts w:cs="Arial"/>
                  <w:color w:val="4B4B63"/>
                  <w:sz w:val="20"/>
                  <w:szCs w:val="20"/>
                </w:rPr>
                <w:t>521166.8</w:t>
              </w:r>
            </w:ins>
            <w:del w:id="3401" w:author="khanguyen" w:date="2017-03-17T23:07:00Z">
              <w:r w:rsidRPr="00C47FE2" w:rsidDel="005D5052">
                <w:rPr>
                  <w:rFonts w:eastAsia="Times New Roman" w:cs="Arial"/>
                  <w:color w:val="4B4B63"/>
                  <w:sz w:val="20"/>
                  <w:szCs w:val="20"/>
                  <w:lang w:val="en-US"/>
                </w:rPr>
                <w:delText>241791</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3F66B730" w14:textId="432379F7" w:rsidR="00546FC9" w:rsidRPr="00C47FE2" w:rsidRDefault="00546FC9" w:rsidP="00546FC9">
            <w:pPr>
              <w:spacing w:before="0" w:after="0" w:line="240" w:lineRule="auto"/>
              <w:jc w:val="right"/>
              <w:rPr>
                <w:rFonts w:eastAsia="Times New Roman" w:cs="Arial"/>
                <w:color w:val="4B4B63"/>
                <w:sz w:val="20"/>
                <w:szCs w:val="20"/>
                <w:lang w:val="en-US"/>
              </w:rPr>
            </w:pPr>
            <w:ins w:id="3402" w:author="khanguyen" w:date="2017-03-17T23:08:00Z">
              <w:r>
                <w:rPr>
                  <w:rFonts w:cs="Arial"/>
                  <w:color w:val="4B4B63"/>
                  <w:sz w:val="20"/>
                  <w:szCs w:val="20"/>
                </w:rPr>
                <w:t>59</w:t>
              </w:r>
            </w:ins>
            <w:del w:id="3403" w:author="khanguyen" w:date="2017-03-17T23:07:00Z">
              <w:r w:rsidRPr="00C47FE2" w:rsidDel="005D5052">
                <w:rPr>
                  <w:rFonts w:eastAsia="Times New Roman" w:cs="Arial"/>
                  <w:color w:val="4B4B63"/>
                  <w:sz w:val="20"/>
                  <w:szCs w:val="20"/>
                  <w:lang w:val="en-US"/>
                </w:rPr>
                <w:delText>76</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628E90B1" w14:textId="0E433EFC" w:rsidR="00546FC9" w:rsidRPr="00C47FE2" w:rsidRDefault="00546FC9" w:rsidP="00546FC9">
            <w:pPr>
              <w:spacing w:before="0" w:after="0" w:line="240" w:lineRule="auto"/>
              <w:jc w:val="right"/>
              <w:rPr>
                <w:rFonts w:eastAsia="Times New Roman" w:cs="Arial"/>
                <w:color w:val="4B4B63"/>
                <w:sz w:val="20"/>
                <w:szCs w:val="20"/>
                <w:lang w:val="en-US"/>
              </w:rPr>
            </w:pPr>
            <w:ins w:id="3404" w:author="khanguyen" w:date="2017-03-17T23:08:00Z">
              <w:r>
                <w:rPr>
                  <w:rFonts w:cs="Arial"/>
                  <w:color w:val="4B4B63"/>
                  <w:sz w:val="20"/>
                  <w:szCs w:val="20"/>
                </w:rPr>
                <w:t>2016851</w:t>
              </w:r>
            </w:ins>
            <w:del w:id="3405" w:author="khanguyen" w:date="2017-03-17T23:07:00Z">
              <w:r w:rsidRPr="00C47FE2" w:rsidDel="005D5052">
                <w:rPr>
                  <w:rFonts w:eastAsia="Times New Roman" w:cs="Arial"/>
                  <w:color w:val="4B4B63"/>
                  <w:sz w:val="20"/>
                  <w:szCs w:val="20"/>
                  <w:lang w:val="en-US"/>
                </w:rPr>
                <w:delText>255328</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1251B17E" w14:textId="163C62B9" w:rsidR="00546FC9" w:rsidRPr="00C47FE2" w:rsidRDefault="00546FC9" w:rsidP="00546FC9">
            <w:pPr>
              <w:spacing w:before="0" w:after="0" w:line="240" w:lineRule="auto"/>
              <w:jc w:val="right"/>
              <w:rPr>
                <w:rFonts w:eastAsia="Times New Roman" w:cs="Arial"/>
                <w:color w:val="4B4B63"/>
                <w:sz w:val="20"/>
                <w:szCs w:val="20"/>
                <w:lang w:val="en-US"/>
              </w:rPr>
            </w:pPr>
            <w:ins w:id="3406" w:author="khanguyen" w:date="2017-03-17T23:08:00Z">
              <w:r>
                <w:rPr>
                  <w:rFonts w:cs="Arial"/>
                  <w:color w:val="4B4B63"/>
                  <w:sz w:val="20"/>
                  <w:szCs w:val="20"/>
                </w:rPr>
                <w:t>0.30%</w:t>
              </w:r>
            </w:ins>
            <w:del w:id="3407" w:author="khanguyen" w:date="2017-03-17T23:07:00Z">
              <w:r w:rsidRPr="00C47FE2" w:rsidDel="005D5052">
                <w:rPr>
                  <w:rFonts w:eastAsia="Times New Roman" w:cs="Arial"/>
                  <w:color w:val="4B4B63"/>
                  <w:sz w:val="20"/>
                  <w:szCs w:val="20"/>
                  <w:lang w:val="en-US"/>
                </w:rPr>
                <w:delText>0%</w:delText>
              </w:r>
            </w:del>
          </w:p>
        </w:tc>
      </w:tr>
      <w:tr w:rsidR="00546FC9" w:rsidRPr="00C47FE2" w14:paraId="72F5EC43"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66D1DF2B" w14:textId="2064DBF7"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408" w:author="khanguyen" w:date="2017-03-17T23:08:00Z">
              <w:r>
                <w:rPr>
                  <w:rFonts w:cs="Arial"/>
                  <w:color w:val="4B4B63"/>
                  <w:sz w:val="20"/>
                  <w:szCs w:val="20"/>
                </w:rPr>
                <w:t>Open_Default_Task_Detail</w:t>
              </w:r>
            </w:ins>
            <w:del w:id="3409" w:author="khanguyen" w:date="2017-03-17T23:07:00Z">
              <w:r w:rsidRPr="00C47FE2" w:rsidDel="005D5052">
                <w:rPr>
                  <w:rFonts w:eastAsia="Times New Roman" w:cs="Arial"/>
                  <w:color w:val="4B4B63"/>
                  <w:sz w:val="20"/>
                  <w:szCs w:val="20"/>
                  <w:lang w:val="en-US"/>
                </w:rPr>
                <w:delText>Click_Save_SaleProposal</w:delText>
              </w:r>
            </w:del>
          </w:p>
        </w:tc>
        <w:tc>
          <w:tcPr>
            <w:tcW w:w="846" w:type="dxa"/>
            <w:tcBorders>
              <w:top w:val="nil"/>
              <w:left w:val="nil"/>
              <w:bottom w:val="single" w:sz="4" w:space="0" w:color="ACB9CA"/>
              <w:right w:val="single" w:sz="4" w:space="0" w:color="ACB9CA"/>
            </w:tcBorders>
            <w:shd w:val="clear" w:color="000000" w:fill="FFFFFF"/>
            <w:vAlign w:val="center"/>
            <w:hideMark/>
          </w:tcPr>
          <w:p w14:paraId="1C6B6FF5" w14:textId="289480C3" w:rsidR="00546FC9" w:rsidRPr="00C47FE2" w:rsidRDefault="00546FC9" w:rsidP="00546FC9">
            <w:pPr>
              <w:spacing w:before="0" w:after="0" w:line="240" w:lineRule="auto"/>
              <w:jc w:val="right"/>
              <w:rPr>
                <w:rFonts w:eastAsia="Times New Roman" w:cs="Arial"/>
                <w:color w:val="4B4B63"/>
                <w:sz w:val="20"/>
                <w:szCs w:val="20"/>
                <w:lang w:val="en-US"/>
              </w:rPr>
            </w:pPr>
            <w:ins w:id="3410" w:author="khanguyen" w:date="2017-03-17T23:08:00Z">
              <w:r>
                <w:rPr>
                  <w:rFonts w:cs="Arial"/>
                  <w:color w:val="4B4B63"/>
                  <w:sz w:val="20"/>
                  <w:szCs w:val="20"/>
                </w:rPr>
                <w:t>322</w:t>
              </w:r>
            </w:ins>
            <w:del w:id="3411" w:author="khanguyen" w:date="2017-03-17T23:07:00Z">
              <w:r w:rsidRPr="00C47FE2" w:rsidDel="005D5052">
                <w:rPr>
                  <w:rFonts w:eastAsia="Times New Roman" w:cs="Arial"/>
                  <w:color w:val="4B4B63"/>
                  <w:sz w:val="20"/>
                  <w:szCs w:val="20"/>
                  <w:lang w:val="en-US"/>
                </w:rPr>
                <w:delText>2201</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60B2BCBB" w14:textId="34AD2BFB" w:rsidR="00546FC9" w:rsidRPr="00C47FE2" w:rsidRDefault="00546FC9" w:rsidP="00546FC9">
            <w:pPr>
              <w:spacing w:before="0" w:after="0" w:line="240" w:lineRule="auto"/>
              <w:jc w:val="right"/>
              <w:rPr>
                <w:rFonts w:eastAsia="Times New Roman" w:cs="Arial"/>
                <w:color w:val="4B4B63"/>
                <w:sz w:val="20"/>
                <w:szCs w:val="20"/>
                <w:lang w:val="en-US"/>
              </w:rPr>
            </w:pPr>
            <w:ins w:id="3412" w:author="khanguyen" w:date="2017-03-17T23:08:00Z">
              <w:r>
                <w:rPr>
                  <w:rFonts w:cs="Arial"/>
                  <w:color w:val="4B4B63"/>
                  <w:sz w:val="20"/>
                  <w:szCs w:val="20"/>
                </w:rPr>
                <w:t>130.39</w:t>
              </w:r>
            </w:ins>
            <w:del w:id="3413" w:author="khanguyen" w:date="2017-03-17T23:07:00Z">
              <w:r w:rsidRPr="00C47FE2" w:rsidDel="005D5052">
                <w:rPr>
                  <w:rFonts w:eastAsia="Times New Roman" w:cs="Arial"/>
                  <w:color w:val="4B4B63"/>
                  <w:sz w:val="20"/>
                  <w:szCs w:val="20"/>
                  <w:lang w:val="en-US"/>
                </w:rPr>
                <w:delText>233909.46</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3FF2AA6" w14:textId="44AB8B60" w:rsidR="00546FC9" w:rsidRPr="00C47FE2" w:rsidRDefault="00546FC9" w:rsidP="00546FC9">
            <w:pPr>
              <w:spacing w:before="0" w:after="0" w:line="240" w:lineRule="auto"/>
              <w:jc w:val="right"/>
              <w:rPr>
                <w:rFonts w:eastAsia="Times New Roman" w:cs="Arial"/>
                <w:color w:val="4B4B63"/>
                <w:sz w:val="20"/>
                <w:szCs w:val="20"/>
                <w:lang w:val="en-US"/>
              </w:rPr>
            </w:pPr>
            <w:ins w:id="3414" w:author="khanguyen" w:date="2017-03-17T23:08:00Z">
              <w:r>
                <w:rPr>
                  <w:rFonts w:cs="Arial"/>
                  <w:color w:val="4B4B63"/>
                  <w:sz w:val="20"/>
                  <w:szCs w:val="20"/>
                </w:rPr>
                <w:t>322</w:t>
              </w:r>
            </w:ins>
            <w:del w:id="3415" w:author="khanguyen" w:date="2017-03-17T23:07:00Z">
              <w:r w:rsidRPr="00C47FE2" w:rsidDel="005D5052">
                <w:rPr>
                  <w:rFonts w:eastAsia="Times New Roman" w:cs="Arial"/>
                  <w:color w:val="4B4B63"/>
                  <w:sz w:val="20"/>
                  <w:szCs w:val="20"/>
                  <w:lang w:val="en-US"/>
                </w:rPr>
                <w:delText>502103.8</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2F13FE8B" w14:textId="45ED9A03" w:rsidR="00546FC9" w:rsidRPr="00C47FE2" w:rsidRDefault="00546FC9" w:rsidP="00546FC9">
            <w:pPr>
              <w:spacing w:before="0" w:after="0" w:line="240" w:lineRule="auto"/>
              <w:jc w:val="right"/>
              <w:rPr>
                <w:rFonts w:eastAsia="Times New Roman" w:cs="Arial"/>
                <w:color w:val="4B4B63"/>
                <w:sz w:val="20"/>
                <w:szCs w:val="20"/>
                <w:lang w:val="en-US"/>
              </w:rPr>
            </w:pPr>
            <w:ins w:id="3416" w:author="khanguyen" w:date="2017-03-17T23:08:00Z">
              <w:r>
                <w:rPr>
                  <w:rFonts w:cs="Arial"/>
                  <w:color w:val="4B4B63"/>
                  <w:sz w:val="20"/>
                  <w:szCs w:val="20"/>
                </w:rPr>
                <w:t>426</w:t>
              </w:r>
            </w:ins>
            <w:del w:id="3417" w:author="khanguyen" w:date="2017-03-17T23:07:00Z">
              <w:r w:rsidRPr="00C47FE2" w:rsidDel="005D5052">
                <w:rPr>
                  <w:rFonts w:eastAsia="Times New Roman" w:cs="Arial"/>
                  <w:color w:val="4B4B63"/>
                  <w:sz w:val="20"/>
                  <w:szCs w:val="20"/>
                  <w:lang w:val="en-US"/>
                </w:rPr>
                <w:delText>613758.8</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2D18E4FA" w14:textId="21113C30" w:rsidR="00546FC9" w:rsidRPr="00C47FE2" w:rsidRDefault="00546FC9" w:rsidP="00546FC9">
            <w:pPr>
              <w:spacing w:before="0" w:after="0" w:line="240" w:lineRule="auto"/>
              <w:jc w:val="right"/>
              <w:rPr>
                <w:rFonts w:eastAsia="Times New Roman" w:cs="Arial"/>
                <w:color w:val="4B4B63"/>
                <w:sz w:val="20"/>
                <w:szCs w:val="20"/>
                <w:lang w:val="en-US"/>
              </w:rPr>
            </w:pPr>
            <w:ins w:id="3418" w:author="khanguyen" w:date="2017-03-17T23:08:00Z">
              <w:r>
                <w:rPr>
                  <w:rFonts w:cs="Arial"/>
                  <w:color w:val="4B4B63"/>
                  <w:sz w:val="20"/>
                  <w:szCs w:val="20"/>
                </w:rPr>
                <w:t>674</w:t>
              </w:r>
            </w:ins>
            <w:del w:id="3419" w:author="khanguyen" w:date="2017-03-17T23:07:00Z">
              <w:r w:rsidRPr="00C47FE2" w:rsidDel="005D5052">
                <w:rPr>
                  <w:rFonts w:eastAsia="Times New Roman" w:cs="Arial"/>
                  <w:color w:val="4B4B63"/>
                  <w:sz w:val="20"/>
                  <w:szCs w:val="20"/>
                  <w:lang w:val="en-US"/>
                </w:rPr>
                <w:delText>680332.79</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2F15136D" w14:textId="595ACF93" w:rsidR="00546FC9" w:rsidRPr="00C47FE2" w:rsidRDefault="00546FC9" w:rsidP="00546FC9">
            <w:pPr>
              <w:spacing w:before="0" w:after="0" w:line="240" w:lineRule="auto"/>
              <w:jc w:val="right"/>
              <w:rPr>
                <w:rFonts w:eastAsia="Times New Roman" w:cs="Arial"/>
                <w:color w:val="4B4B63"/>
                <w:sz w:val="20"/>
                <w:szCs w:val="20"/>
                <w:lang w:val="en-US"/>
              </w:rPr>
            </w:pPr>
            <w:ins w:id="3420" w:author="khanguyen" w:date="2017-03-17T23:08:00Z">
              <w:r>
                <w:rPr>
                  <w:rFonts w:cs="Arial"/>
                  <w:color w:val="4B4B63"/>
                  <w:sz w:val="20"/>
                  <w:szCs w:val="20"/>
                </w:rPr>
                <w:t>3</w:t>
              </w:r>
            </w:ins>
            <w:del w:id="3421" w:author="khanguyen" w:date="2017-03-17T23:07:00Z">
              <w:r w:rsidRPr="00C47FE2" w:rsidDel="005D5052">
                <w:rPr>
                  <w:rFonts w:eastAsia="Times New Roman" w:cs="Arial"/>
                  <w:color w:val="4B4B63"/>
                  <w:sz w:val="20"/>
                  <w:szCs w:val="20"/>
                  <w:lang w:val="en-US"/>
                </w:rPr>
                <w:delText>68</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569716CF" w14:textId="4AA30509" w:rsidR="00546FC9" w:rsidRPr="00C47FE2" w:rsidRDefault="00546FC9" w:rsidP="00546FC9">
            <w:pPr>
              <w:spacing w:before="0" w:after="0" w:line="240" w:lineRule="auto"/>
              <w:jc w:val="right"/>
              <w:rPr>
                <w:rFonts w:eastAsia="Times New Roman" w:cs="Arial"/>
                <w:color w:val="4B4B63"/>
                <w:sz w:val="20"/>
                <w:szCs w:val="20"/>
                <w:lang w:val="en-US"/>
              </w:rPr>
            </w:pPr>
            <w:ins w:id="3422" w:author="khanguyen" w:date="2017-03-17T23:08:00Z">
              <w:r>
                <w:rPr>
                  <w:rFonts w:cs="Arial"/>
                  <w:color w:val="4B4B63"/>
                  <w:sz w:val="20"/>
                  <w:szCs w:val="20"/>
                </w:rPr>
                <w:t>1694</w:t>
              </w:r>
            </w:ins>
            <w:del w:id="3423" w:author="khanguyen" w:date="2017-03-17T23:07:00Z">
              <w:r w:rsidRPr="00C47FE2" w:rsidDel="005D5052">
                <w:rPr>
                  <w:rFonts w:eastAsia="Times New Roman" w:cs="Arial"/>
                  <w:color w:val="4B4B63"/>
                  <w:sz w:val="20"/>
                  <w:szCs w:val="20"/>
                  <w:lang w:val="en-US"/>
                </w:rPr>
                <w:delText>2017326</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7D52F7B6" w14:textId="3CF3DB64" w:rsidR="00546FC9" w:rsidRPr="00C47FE2" w:rsidRDefault="00546FC9" w:rsidP="00546FC9">
            <w:pPr>
              <w:spacing w:before="0" w:after="0" w:line="240" w:lineRule="auto"/>
              <w:jc w:val="right"/>
              <w:rPr>
                <w:rFonts w:eastAsia="Times New Roman" w:cs="Arial"/>
                <w:color w:val="4B4B63"/>
                <w:sz w:val="20"/>
                <w:szCs w:val="20"/>
                <w:lang w:val="en-US"/>
              </w:rPr>
            </w:pPr>
            <w:ins w:id="3424" w:author="khanguyen" w:date="2017-03-17T23:08:00Z">
              <w:r>
                <w:rPr>
                  <w:rFonts w:cs="Arial"/>
                  <w:color w:val="4B4B63"/>
                  <w:sz w:val="20"/>
                  <w:szCs w:val="20"/>
                </w:rPr>
                <w:t>0%</w:t>
              </w:r>
            </w:ins>
            <w:del w:id="3425" w:author="khanguyen" w:date="2017-03-17T23:07:00Z">
              <w:r w:rsidRPr="00C47FE2" w:rsidDel="005D5052">
                <w:rPr>
                  <w:rFonts w:eastAsia="Times New Roman" w:cs="Arial"/>
                  <w:color w:val="4B4B63"/>
                  <w:sz w:val="20"/>
                  <w:szCs w:val="20"/>
                  <w:lang w:val="en-US"/>
                </w:rPr>
                <w:delText>9.13%</w:delText>
              </w:r>
            </w:del>
          </w:p>
        </w:tc>
      </w:tr>
      <w:tr w:rsidR="00546FC9" w:rsidRPr="00C47FE2" w14:paraId="0E98BA67"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5F75BCF3" w14:textId="612ADC7F"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426" w:author="khanguyen" w:date="2017-03-17T23:08:00Z">
              <w:r>
                <w:rPr>
                  <w:rFonts w:cs="Arial"/>
                  <w:color w:val="4B4B63"/>
                  <w:sz w:val="20"/>
                  <w:szCs w:val="20"/>
                </w:rPr>
                <w:t>SELECT Empty Project</w:t>
              </w:r>
            </w:ins>
            <w:del w:id="3427" w:author="khanguyen" w:date="2017-03-17T23:07:00Z">
              <w:r w:rsidRPr="00C47FE2" w:rsidDel="005D5052">
                <w:rPr>
                  <w:rFonts w:eastAsia="Times New Roman" w:cs="Arial"/>
                  <w:color w:val="4B4B63"/>
                  <w:sz w:val="20"/>
                  <w:szCs w:val="20"/>
                  <w:lang w:val="en-US"/>
                </w:rPr>
                <w:delText>Click_Save_Task</w:delText>
              </w:r>
            </w:del>
          </w:p>
        </w:tc>
        <w:tc>
          <w:tcPr>
            <w:tcW w:w="846" w:type="dxa"/>
            <w:tcBorders>
              <w:top w:val="nil"/>
              <w:left w:val="nil"/>
              <w:bottom w:val="single" w:sz="4" w:space="0" w:color="ACB9CA"/>
              <w:right w:val="single" w:sz="4" w:space="0" w:color="ACB9CA"/>
            </w:tcBorders>
            <w:shd w:val="clear" w:color="000000" w:fill="FFFFFF"/>
            <w:vAlign w:val="center"/>
            <w:hideMark/>
          </w:tcPr>
          <w:p w14:paraId="42DEA4CC" w14:textId="458D327E" w:rsidR="00546FC9" w:rsidRPr="00C47FE2" w:rsidRDefault="00546FC9" w:rsidP="00546FC9">
            <w:pPr>
              <w:spacing w:before="0" w:after="0" w:line="240" w:lineRule="auto"/>
              <w:jc w:val="right"/>
              <w:rPr>
                <w:rFonts w:eastAsia="Times New Roman" w:cs="Arial"/>
                <w:color w:val="4B4B63"/>
                <w:sz w:val="20"/>
                <w:szCs w:val="20"/>
                <w:lang w:val="en-US"/>
              </w:rPr>
            </w:pPr>
            <w:ins w:id="3428" w:author="khanguyen" w:date="2017-03-17T23:08:00Z">
              <w:r>
                <w:rPr>
                  <w:rFonts w:cs="Arial"/>
                  <w:color w:val="4B4B63"/>
                  <w:sz w:val="20"/>
                  <w:szCs w:val="20"/>
                </w:rPr>
                <w:t>3</w:t>
              </w:r>
            </w:ins>
            <w:del w:id="3429" w:author="khanguyen" w:date="2017-03-17T23:07:00Z">
              <w:r w:rsidRPr="00C47FE2" w:rsidDel="005D5052">
                <w:rPr>
                  <w:rFonts w:eastAsia="Times New Roman" w:cs="Arial"/>
                  <w:color w:val="4B4B63"/>
                  <w:sz w:val="20"/>
                  <w:szCs w:val="20"/>
                  <w:lang w:val="en-US"/>
                </w:rPr>
                <w:delText>166</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7264FCE0" w14:textId="507BE901" w:rsidR="00546FC9" w:rsidRPr="00C47FE2" w:rsidRDefault="00546FC9" w:rsidP="00546FC9">
            <w:pPr>
              <w:spacing w:before="0" w:after="0" w:line="240" w:lineRule="auto"/>
              <w:jc w:val="right"/>
              <w:rPr>
                <w:rFonts w:eastAsia="Times New Roman" w:cs="Arial"/>
                <w:color w:val="4B4B63"/>
                <w:sz w:val="20"/>
                <w:szCs w:val="20"/>
                <w:lang w:val="en-US"/>
              </w:rPr>
            </w:pPr>
            <w:ins w:id="3430" w:author="khanguyen" w:date="2017-03-17T23:08:00Z">
              <w:r>
                <w:rPr>
                  <w:rFonts w:cs="Arial"/>
                  <w:color w:val="4B4B63"/>
                  <w:sz w:val="20"/>
                  <w:szCs w:val="20"/>
                </w:rPr>
                <w:t>194731.7</w:t>
              </w:r>
            </w:ins>
            <w:del w:id="3431" w:author="khanguyen" w:date="2017-03-17T23:07:00Z">
              <w:r w:rsidRPr="00C47FE2" w:rsidDel="005D5052">
                <w:rPr>
                  <w:rFonts w:eastAsia="Times New Roman" w:cs="Arial"/>
                  <w:color w:val="4B4B63"/>
                  <w:sz w:val="20"/>
                  <w:szCs w:val="20"/>
                  <w:lang w:val="en-US"/>
                </w:rPr>
                <w:delText>142036.01</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27460441" w14:textId="60058E98" w:rsidR="00546FC9" w:rsidRPr="00C47FE2" w:rsidRDefault="00546FC9" w:rsidP="00546FC9">
            <w:pPr>
              <w:spacing w:before="0" w:after="0" w:line="240" w:lineRule="auto"/>
              <w:jc w:val="right"/>
              <w:rPr>
                <w:rFonts w:eastAsia="Times New Roman" w:cs="Arial"/>
                <w:color w:val="4B4B63"/>
                <w:sz w:val="20"/>
                <w:szCs w:val="20"/>
                <w:lang w:val="en-US"/>
              </w:rPr>
            </w:pPr>
            <w:ins w:id="3432" w:author="khanguyen" w:date="2017-03-17T23:08:00Z">
              <w:r>
                <w:rPr>
                  <w:rFonts w:cs="Arial"/>
                  <w:color w:val="4B4B63"/>
                  <w:sz w:val="20"/>
                  <w:szCs w:val="20"/>
                </w:rPr>
                <w:t>233087</w:t>
              </w:r>
            </w:ins>
            <w:del w:id="3433" w:author="khanguyen" w:date="2017-03-17T23:07:00Z">
              <w:r w:rsidRPr="00C47FE2" w:rsidDel="005D5052">
                <w:rPr>
                  <w:rFonts w:eastAsia="Times New Roman" w:cs="Arial"/>
                  <w:color w:val="4B4B63"/>
                  <w:sz w:val="20"/>
                  <w:szCs w:val="20"/>
                  <w:lang w:val="en-US"/>
                </w:rPr>
                <w:delText>204927</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41DF43A" w14:textId="35F893FF" w:rsidR="00546FC9" w:rsidRPr="00C47FE2" w:rsidRDefault="00546FC9" w:rsidP="00546FC9">
            <w:pPr>
              <w:spacing w:before="0" w:after="0" w:line="240" w:lineRule="auto"/>
              <w:jc w:val="right"/>
              <w:rPr>
                <w:rFonts w:eastAsia="Times New Roman" w:cs="Arial"/>
                <w:color w:val="4B4B63"/>
                <w:sz w:val="20"/>
                <w:szCs w:val="20"/>
                <w:lang w:val="en-US"/>
              </w:rPr>
            </w:pPr>
            <w:ins w:id="3434" w:author="khanguyen" w:date="2017-03-17T23:08:00Z">
              <w:r>
                <w:rPr>
                  <w:rFonts w:cs="Arial"/>
                  <w:color w:val="4B4B63"/>
                  <w:sz w:val="20"/>
                  <w:szCs w:val="20"/>
                </w:rPr>
                <w:t>233087</w:t>
              </w:r>
            </w:ins>
            <w:del w:id="3435" w:author="khanguyen" w:date="2017-03-17T23:07:00Z">
              <w:r w:rsidRPr="00C47FE2" w:rsidDel="005D5052">
                <w:rPr>
                  <w:rFonts w:eastAsia="Times New Roman" w:cs="Arial"/>
                  <w:color w:val="4B4B63"/>
                  <w:sz w:val="20"/>
                  <w:szCs w:val="20"/>
                  <w:lang w:val="en-US"/>
                </w:rPr>
                <w:delText>232575</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4C2F1AE7" w14:textId="1F1AFEE5" w:rsidR="00546FC9" w:rsidRPr="00C47FE2" w:rsidRDefault="00546FC9" w:rsidP="00546FC9">
            <w:pPr>
              <w:spacing w:before="0" w:after="0" w:line="240" w:lineRule="auto"/>
              <w:jc w:val="right"/>
              <w:rPr>
                <w:rFonts w:eastAsia="Times New Roman" w:cs="Arial"/>
                <w:color w:val="4B4B63"/>
                <w:sz w:val="20"/>
                <w:szCs w:val="20"/>
                <w:lang w:val="en-US"/>
              </w:rPr>
            </w:pPr>
            <w:ins w:id="3436" w:author="khanguyen" w:date="2017-03-17T23:08:00Z">
              <w:r>
                <w:rPr>
                  <w:rFonts w:cs="Arial"/>
                  <w:color w:val="4B4B63"/>
                  <w:sz w:val="20"/>
                  <w:szCs w:val="20"/>
                </w:rPr>
                <w:t>233087</w:t>
              </w:r>
            </w:ins>
            <w:del w:id="3437" w:author="khanguyen" w:date="2017-03-17T23:07:00Z">
              <w:r w:rsidRPr="00C47FE2" w:rsidDel="005D5052">
                <w:rPr>
                  <w:rFonts w:eastAsia="Times New Roman" w:cs="Arial"/>
                  <w:color w:val="4B4B63"/>
                  <w:sz w:val="20"/>
                  <w:szCs w:val="20"/>
                  <w:lang w:val="en-US"/>
                </w:rPr>
                <w:delText>241151</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4627F4D9" w14:textId="56195F49" w:rsidR="00546FC9" w:rsidRPr="00C47FE2" w:rsidRDefault="00546FC9" w:rsidP="00546FC9">
            <w:pPr>
              <w:spacing w:before="0" w:after="0" w:line="240" w:lineRule="auto"/>
              <w:jc w:val="right"/>
              <w:rPr>
                <w:rFonts w:eastAsia="Times New Roman" w:cs="Arial"/>
                <w:color w:val="4B4B63"/>
                <w:sz w:val="20"/>
                <w:szCs w:val="20"/>
                <w:lang w:val="en-US"/>
              </w:rPr>
            </w:pPr>
            <w:ins w:id="3438" w:author="khanguyen" w:date="2017-03-17T23:08:00Z">
              <w:r>
                <w:rPr>
                  <w:rFonts w:cs="Arial"/>
                  <w:color w:val="4B4B63"/>
                  <w:sz w:val="20"/>
                  <w:szCs w:val="20"/>
                </w:rPr>
                <w:t>175156</w:t>
              </w:r>
            </w:ins>
            <w:del w:id="3439" w:author="khanguyen" w:date="2017-03-17T23:07:00Z">
              <w:r w:rsidRPr="00C47FE2" w:rsidDel="005D5052">
                <w:rPr>
                  <w:rFonts w:eastAsia="Times New Roman" w:cs="Arial"/>
                  <w:color w:val="4B4B63"/>
                  <w:sz w:val="20"/>
                  <w:szCs w:val="20"/>
                  <w:lang w:val="en-US"/>
                </w:rPr>
                <w:delText>39586</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05E8F603" w14:textId="32F17B44" w:rsidR="00546FC9" w:rsidRPr="00C47FE2" w:rsidRDefault="00546FC9" w:rsidP="00546FC9">
            <w:pPr>
              <w:spacing w:before="0" w:after="0" w:line="240" w:lineRule="auto"/>
              <w:jc w:val="right"/>
              <w:rPr>
                <w:rFonts w:eastAsia="Times New Roman" w:cs="Arial"/>
                <w:color w:val="4B4B63"/>
                <w:sz w:val="20"/>
                <w:szCs w:val="20"/>
                <w:lang w:val="en-US"/>
              </w:rPr>
            </w:pPr>
            <w:ins w:id="3440" w:author="khanguyen" w:date="2017-03-17T23:08:00Z">
              <w:r>
                <w:rPr>
                  <w:rFonts w:cs="Arial"/>
                  <w:color w:val="4B4B63"/>
                  <w:sz w:val="20"/>
                  <w:szCs w:val="20"/>
                </w:rPr>
                <w:t>233057</w:t>
              </w:r>
            </w:ins>
            <w:del w:id="3441" w:author="khanguyen" w:date="2017-03-17T23:07:00Z">
              <w:r w:rsidRPr="00C47FE2" w:rsidDel="005D5052">
                <w:rPr>
                  <w:rFonts w:eastAsia="Times New Roman" w:cs="Arial"/>
                  <w:color w:val="4B4B63"/>
                  <w:sz w:val="20"/>
                  <w:szCs w:val="20"/>
                  <w:lang w:val="en-US"/>
                </w:rPr>
                <w:delText>243140</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55328803" w14:textId="66BBC553" w:rsidR="00546FC9" w:rsidRPr="00C47FE2" w:rsidRDefault="00546FC9" w:rsidP="00546FC9">
            <w:pPr>
              <w:spacing w:before="0" w:after="0" w:line="240" w:lineRule="auto"/>
              <w:jc w:val="right"/>
              <w:rPr>
                <w:rFonts w:eastAsia="Times New Roman" w:cs="Arial"/>
                <w:color w:val="4B4B63"/>
                <w:sz w:val="20"/>
                <w:szCs w:val="20"/>
                <w:lang w:val="en-US"/>
              </w:rPr>
            </w:pPr>
            <w:ins w:id="3442" w:author="khanguyen" w:date="2017-03-17T23:08:00Z">
              <w:r>
                <w:rPr>
                  <w:rFonts w:cs="Arial"/>
                  <w:color w:val="4B4B63"/>
                  <w:sz w:val="20"/>
                  <w:szCs w:val="20"/>
                </w:rPr>
                <w:t>0%</w:t>
              </w:r>
            </w:ins>
            <w:del w:id="3443" w:author="khanguyen" w:date="2017-03-17T23:07:00Z">
              <w:r w:rsidRPr="00C47FE2" w:rsidDel="005D5052">
                <w:rPr>
                  <w:rFonts w:eastAsia="Times New Roman" w:cs="Arial"/>
                  <w:color w:val="4B4B63"/>
                  <w:sz w:val="20"/>
                  <w:szCs w:val="20"/>
                  <w:lang w:val="en-US"/>
                </w:rPr>
                <w:delText>0%</w:delText>
              </w:r>
            </w:del>
          </w:p>
        </w:tc>
      </w:tr>
      <w:tr w:rsidR="00546FC9" w:rsidRPr="00C47FE2" w14:paraId="783E35CA"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1433B6B2" w14:textId="7EE25136"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444" w:author="khanguyen" w:date="2017-03-17T23:08:00Z">
              <w:r>
                <w:rPr>
                  <w:rFonts w:cs="Arial"/>
                  <w:color w:val="4B4B63"/>
                  <w:sz w:val="20"/>
                  <w:szCs w:val="20"/>
                </w:rPr>
                <w:t>Select_Default_Task</w:t>
              </w:r>
            </w:ins>
            <w:del w:id="3445" w:author="khanguyen" w:date="2017-03-17T23:07:00Z">
              <w:r w:rsidRPr="00C47FE2" w:rsidDel="005D5052">
                <w:rPr>
                  <w:rFonts w:eastAsia="Times New Roman" w:cs="Arial"/>
                  <w:color w:val="4B4B63"/>
                  <w:sz w:val="20"/>
                  <w:szCs w:val="20"/>
                  <w:lang w:val="en-US"/>
                </w:rPr>
                <w:delText>Click_Save_Timesheet</w:delText>
              </w:r>
            </w:del>
          </w:p>
        </w:tc>
        <w:tc>
          <w:tcPr>
            <w:tcW w:w="846" w:type="dxa"/>
            <w:tcBorders>
              <w:top w:val="nil"/>
              <w:left w:val="nil"/>
              <w:bottom w:val="single" w:sz="4" w:space="0" w:color="ACB9CA"/>
              <w:right w:val="single" w:sz="4" w:space="0" w:color="ACB9CA"/>
            </w:tcBorders>
            <w:shd w:val="clear" w:color="000000" w:fill="FFFFFF"/>
            <w:vAlign w:val="center"/>
            <w:hideMark/>
          </w:tcPr>
          <w:p w14:paraId="1EF483C3" w14:textId="35349B44" w:rsidR="00546FC9" w:rsidRPr="00C47FE2" w:rsidRDefault="00546FC9" w:rsidP="00546FC9">
            <w:pPr>
              <w:spacing w:before="0" w:after="0" w:line="240" w:lineRule="auto"/>
              <w:jc w:val="right"/>
              <w:rPr>
                <w:rFonts w:eastAsia="Times New Roman" w:cs="Arial"/>
                <w:color w:val="4B4B63"/>
                <w:sz w:val="20"/>
                <w:szCs w:val="20"/>
                <w:lang w:val="en-US"/>
              </w:rPr>
            </w:pPr>
            <w:ins w:id="3446" w:author="khanguyen" w:date="2017-03-17T23:08:00Z">
              <w:r>
                <w:rPr>
                  <w:rFonts w:cs="Arial"/>
                  <w:color w:val="4B4B63"/>
                  <w:sz w:val="20"/>
                  <w:szCs w:val="20"/>
                </w:rPr>
                <w:t>644</w:t>
              </w:r>
            </w:ins>
            <w:del w:id="3447" w:author="khanguyen" w:date="2017-03-17T23:07:00Z">
              <w:r w:rsidRPr="00C47FE2" w:rsidDel="005D5052">
                <w:rPr>
                  <w:rFonts w:eastAsia="Times New Roman" w:cs="Arial"/>
                  <w:color w:val="4B4B63"/>
                  <w:sz w:val="20"/>
                  <w:szCs w:val="20"/>
                  <w:lang w:val="en-US"/>
                </w:rPr>
                <w:delText>53</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256F930D" w14:textId="1C8B7FC5" w:rsidR="00546FC9" w:rsidRPr="00C47FE2" w:rsidRDefault="00546FC9" w:rsidP="00546FC9">
            <w:pPr>
              <w:spacing w:before="0" w:after="0" w:line="240" w:lineRule="auto"/>
              <w:jc w:val="right"/>
              <w:rPr>
                <w:rFonts w:eastAsia="Times New Roman" w:cs="Arial"/>
                <w:color w:val="4B4B63"/>
                <w:sz w:val="20"/>
                <w:szCs w:val="20"/>
                <w:lang w:val="en-US"/>
              </w:rPr>
            </w:pPr>
            <w:ins w:id="3448" w:author="khanguyen" w:date="2017-03-17T23:08:00Z">
              <w:r>
                <w:rPr>
                  <w:rFonts w:cs="Arial"/>
                  <w:color w:val="4B4B63"/>
                  <w:sz w:val="20"/>
                  <w:szCs w:val="20"/>
                </w:rPr>
                <w:t>128293.2</w:t>
              </w:r>
            </w:ins>
            <w:del w:id="3449" w:author="khanguyen" w:date="2017-03-17T23:07:00Z">
              <w:r w:rsidRPr="00C47FE2" w:rsidDel="005D5052">
                <w:rPr>
                  <w:rFonts w:eastAsia="Times New Roman" w:cs="Arial"/>
                  <w:color w:val="4B4B63"/>
                  <w:sz w:val="20"/>
                  <w:szCs w:val="20"/>
                  <w:lang w:val="en-US"/>
                </w:rPr>
                <w:delText>167012.34</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46930F0" w14:textId="6760E9EE" w:rsidR="00546FC9" w:rsidRPr="00C47FE2" w:rsidRDefault="00546FC9" w:rsidP="00546FC9">
            <w:pPr>
              <w:spacing w:before="0" w:after="0" w:line="240" w:lineRule="auto"/>
              <w:jc w:val="right"/>
              <w:rPr>
                <w:rFonts w:eastAsia="Times New Roman" w:cs="Arial"/>
                <w:color w:val="4B4B63"/>
                <w:sz w:val="20"/>
                <w:szCs w:val="20"/>
                <w:lang w:val="en-US"/>
              </w:rPr>
            </w:pPr>
            <w:ins w:id="3450" w:author="khanguyen" w:date="2017-03-17T23:08:00Z">
              <w:r>
                <w:rPr>
                  <w:rFonts w:cs="Arial"/>
                  <w:color w:val="4B4B63"/>
                  <w:sz w:val="20"/>
                  <w:szCs w:val="20"/>
                </w:rPr>
                <w:t>214143</w:t>
              </w:r>
            </w:ins>
            <w:del w:id="3451" w:author="khanguyen" w:date="2017-03-17T23:07:00Z">
              <w:r w:rsidRPr="00C47FE2" w:rsidDel="005D5052">
                <w:rPr>
                  <w:rFonts w:eastAsia="Times New Roman" w:cs="Arial"/>
                  <w:color w:val="4B4B63"/>
                  <w:sz w:val="20"/>
                  <w:szCs w:val="20"/>
                  <w:lang w:val="en-US"/>
                </w:rPr>
                <w:delText>232831</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12875184" w14:textId="40EFF82A" w:rsidR="00546FC9" w:rsidRPr="00C47FE2" w:rsidRDefault="00546FC9" w:rsidP="00546FC9">
            <w:pPr>
              <w:spacing w:before="0" w:after="0" w:line="240" w:lineRule="auto"/>
              <w:jc w:val="right"/>
              <w:rPr>
                <w:rFonts w:eastAsia="Times New Roman" w:cs="Arial"/>
                <w:color w:val="4B4B63"/>
                <w:sz w:val="20"/>
                <w:szCs w:val="20"/>
                <w:lang w:val="en-US"/>
              </w:rPr>
            </w:pPr>
            <w:ins w:id="3452" w:author="khanguyen" w:date="2017-03-17T23:08:00Z">
              <w:r>
                <w:rPr>
                  <w:rFonts w:cs="Arial"/>
                  <w:color w:val="4B4B63"/>
                  <w:sz w:val="20"/>
                  <w:szCs w:val="20"/>
                </w:rPr>
                <w:t>223487</w:t>
              </w:r>
            </w:ins>
            <w:del w:id="3453" w:author="khanguyen" w:date="2017-03-17T23:07:00Z">
              <w:r w:rsidRPr="00C47FE2" w:rsidDel="005D5052">
                <w:rPr>
                  <w:rFonts w:eastAsia="Times New Roman" w:cs="Arial"/>
                  <w:color w:val="4B4B63"/>
                  <w:sz w:val="20"/>
                  <w:szCs w:val="20"/>
                  <w:lang w:val="en-US"/>
                </w:rPr>
                <w:delText>233727</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6C4EDEC3" w14:textId="791E4191" w:rsidR="00546FC9" w:rsidRPr="00C47FE2" w:rsidRDefault="00546FC9" w:rsidP="00546FC9">
            <w:pPr>
              <w:spacing w:before="0" w:after="0" w:line="240" w:lineRule="auto"/>
              <w:jc w:val="right"/>
              <w:rPr>
                <w:rFonts w:eastAsia="Times New Roman" w:cs="Arial"/>
                <w:color w:val="4B4B63"/>
                <w:sz w:val="20"/>
                <w:szCs w:val="20"/>
                <w:lang w:val="en-US"/>
              </w:rPr>
            </w:pPr>
            <w:ins w:id="3454" w:author="khanguyen" w:date="2017-03-17T23:08:00Z">
              <w:r>
                <w:rPr>
                  <w:rFonts w:cs="Arial"/>
                  <w:color w:val="4B4B63"/>
                  <w:sz w:val="20"/>
                  <w:szCs w:val="20"/>
                </w:rPr>
                <w:t>229375</w:t>
              </w:r>
            </w:ins>
            <w:del w:id="3455" w:author="khanguyen" w:date="2017-03-17T23:07:00Z">
              <w:r w:rsidRPr="00C47FE2" w:rsidDel="005D5052">
                <w:rPr>
                  <w:rFonts w:eastAsia="Times New Roman" w:cs="Arial"/>
                  <w:color w:val="4B4B63"/>
                  <w:sz w:val="20"/>
                  <w:szCs w:val="20"/>
                  <w:lang w:val="en-US"/>
                </w:rPr>
                <w:delText>241791</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28C4C651" w14:textId="0B938B02" w:rsidR="00546FC9" w:rsidRPr="00C47FE2" w:rsidRDefault="00546FC9" w:rsidP="00546FC9">
            <w:pPr>
              <w:spacing w:before="0" w:after="0" w:line="240" w:lineRule="auto"/>
              <w:jc w:val="right"/>
              <w:rPr>
                <w:rFonts w:eastAsia="Times New Roman" w:cs="Arial"/>
                <w:color w:val="4B4B63"/>
                <w:sz w:val="20"/>
                <w:szCs w:val="20"/>
                <w:lang w:val="en-US"/>
              </w:rPr>
            </w:pPr>
            <w:ins w:id="3456" w:author="khanguyen" w:date="2017-03-17T23:08:00Z">
              <w:r>
                <w:rPr>
                  <w:rFonts w:cs="Arial"/>
                  <w:color w:val="4B4B63"/>
                  <w:sz w:val="20"/>
                  <w:szCs w:val="20"/>
                </w:rPr>
                <w:t>89</w:t>
              </w:r>
            </w:ins>
            <w:del w:id="3457" w:author="khanguyen" w:date="2017-03-17T23:07:00Z">
              <w:r w:rsidRPr="00C47FE2" w:rsidDel="005D5052">
                <w:rPr>
                  <w:rFonts w:eastAsia="Times New Roman" w:cs="Arial"/>
                  <w:color w:val="4B4B63"/>
                  <w:sz w:val="20"/>
                  <w:szCs w:val="20"/>
                  <w:lang w:val="en-US"/>
                </w:rPr>
                <w:delText>89697</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1FF8E56C" w14:textId="18F3C0A8" w:rsidR="00546FC9" w:rsidRPr="00C47FE2" w:rsidRDefault="00546FC9" w:rsidP="00546FC9">
            <w:pPr>
              <w:spacing w:before="0" w:after="0" w:line="240" w:lineRule="auto"/>
              <w:jc w:val="right"/>
              <w:rPr>
                <w:rFonts w:eastAsia="Times New Roman" w:cs="Arial"/>
                <w:color w:val="4B4B63"/>
                <w:sz w:val="20"/>
                <w:szCs w:val="20"/>
                <w:lang w:val="en-US"/>
              </w:rPr>
            </w:pPr>
            <w:ins w:id="3458" w:author="khanguyen" w:date="2017-03-17T23:08:00Z">
              <w:r>
                <w:rPr>
                  <w:rFonts w:cs="Arial"/>
                  <w:color w:val="4B4B63"/>
                  <w:sz w:val="20"/>
                  <w:szCs w:val="20"/>
                </w:rPr>
                <w:t>246853</w:t>
              </w:r>
            </w:ins>
            <w:del w:id="3459" w:author="khanguyen" w:date="2017-03-17T23:07:00Z">
              <w:r w:rsidRPr="00C47FE2" w:rsidDel="005D5052">
                <w:rPr>
                  <w:rFonts w:eastAsia="Times New Roman" w:cs="Arial"/>
                  <w:color w:val="4B4B63"/>
                  <w:sz w:val="20"/>
                  <w:szCs w:val="20"/>
                  <w:lang w:val="en-US"/>
                </w:rPr>
                <w:delText>244279</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2A862B77" w14:textId="65133813" w:rsidR="00546FC9" w:rsidRPr="00C47FE2" w:rsidRDefault="00546FC9" w:rsidP="00546FC9">
            <w:pPr>
              <w:spacing w:before="0" w:after="0" w:line="240" w:lineRule="auto"/>
              <w:jc w:val="right"/>
              <w:rPr>
                <w:rFonts w:eastAsia="Times New Roman" w:cs="Arial"/>
                <w:color w:val="4B4B63"/>
                <w:sz w:val="20"/>
                <w:szCs w:val="20"/>
                <w:lang w:val="en-US"/>
              </w:rPr>
            </w:pPr>
            <w:ins w:id="3460" w:author="khanguyen" w:date="2017-03-17T23:08:00Z">
              <w:r>
                <w:rPr>
                  <w:rFonts w:cs="Arial"/>
                  <w:color w:val="4B4B63"/>
                  <w:sz w:val="20"/>
                  <w:szCs w:val="20"/>
                </w:rPr>
                <w:t>0%</w:t>
              </w:r>
            </w:ins>
            <w:del w:id="3461" w:author="khanguyen" w:date="2017-03-17T23:07:00Z">
              <w:r w:rsidRPr="00C47FE2" w:rsidDel="005D5052">
                <w:rPr>
                  <w:rFonts w:eastAsia="Times New Roman" w:cs="Arial"/>
                  <w:color w:val="4B4B63"/>
                  <w:sz w:val="20"/>
                  <w:szCs w:val="20"/>
                  <w:lang w:val="en-US"/>
                </w:rPr>
                <w:delText>0%</w:delText>
              </w:r>
            </w:del>
          </w:p>
        </w:tc>
      </w:tr>
      <w:tr w:rsidR="00546FC9" w:rsidRPr="00C47FE2" w14:paraId="220B9BC5"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05A2841E" w14:textId="1CB45EC9"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462" w:author="khanguyen" w:date="2017-03-17T23:08:00Z">
              <w:r>
                <w:rPr>
                  <w:rFonts w:cs="Arial"/>
                  <w:color w:val="4B4B63"/>
                  <w:sz w:val="20"/>
                  <w:szCs w:val="20"/>
                </w:rPr>
                <w:t>Select_Project02</w:t>
              </w:r>
            </w:ins>
            <w:del w:id="3463" w:author="khanguyen" w:date="2017-03-17T23:07:00Z">
              <w:r w:rsidRPr="00C47FE2" w:rsidDel="005D5052">
                <w:rPr>
                  <w:rFonts w:eastAsia="Times New Roman" w:cs="Arial"/>
                  <w:color w:val="4B4B63"/>
                  <w:sz w:val="20"/>
                  <w:szCs w:val="20"/>
                  <w:lang w:val="en-US"/>
                </w:rPr>
                <w:delText>Click_Save_TimeSheet</w:delText>
              </w:r>
            </w:del>
          </w:p>
        </w:tc>
        <w:tc>
          <w:tcPr>
            <w:tcW w:w="846" w:type="dxa"/>
            <w:tcBorders>
              <w:top w:val="nil"/>
              <w:left w:val="nil"/>
              <w:bottom w:val="single" w:sz="4" w:space="0" w:color="ACB9CA"/>
              <w:right w:val="single" w:sz="4" w:space="0" w:color="ACB9CA"/>
            </w:tcBorders>
            <w:shd w:val="clear" w:color="000000" w:fill="FFFFFF"/>
            <w:vAlign w:val="center"/>
            <w:hideMark/>
          </w:tcPr>
          <w:p w14:paraId="46B31E95" w14:textId="2EC6194B" w:rsidR="00546FC9" w:rsidRPr="00C47FE2" w:rsidRDefault="00546FC9" w:rsidP="00546FC9">
            <w:pPr>
              <w:spacing w:before="0" w:after="0" w:line="240" w:lineRule="auto"/>
              <w:jc w:val="right"/>
              <w:rPr>
                <w:rFonts w:eastAsia="Times New Roman" w:cs="Arial"/>
                <w:color w:val="4B4B63"/>
                <w:sz w:val="20"/>
                <w:szCs w:val="20"/>
                <w:lang w:val="en-US"/>
              </w:rPr>
            </w:pPr>
            <w:ins w:id="3464" w:author="khanguyen" w:date="2017-03-17T23:08:00Z">
              <w:r>
                <w:rPr>
                  <w:rFonts w:cs="Arial"/>
                  <w:color w:val="4B4B63"/>
                  <w:sz w:val="20"/>
                  <w:szCs w:val="20"/>
                </w:rPr>
                <w:t>150</w:t>
              </w:r>
            </w:ins>
            <w:del w:id="3465" w:author="khanguyen" w:date="2017-03-17T23:07:00Z">
              <w:r w:rsidRPr="00C47FE2" w:rsidDel="005D5052">
                <w:rPr>
                  <w:rFonts w:eastAsia="Times New Roman" w:cs="Arial"/>
                  <w:color w:val="4B4B63"/>
                  <w:sz w:val="20"/>
                  <w:szCs w:val="20"/>
                  <w:lang w:val="en-US"/>
                </w:rPr>
                <w:delText>926</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60A90FFF" w14:textId="277B36B1" w:rsidR="00546FC9" w:rsidRPr="00C47FE2" w:rsidRDefault="00546FC9" w:rsidP="00546FC9">
            <w:pPr>
              <w:spacing w:before="0" w:after="0" w:line="240" w:lineRule="auto"/>
              <w:jc w:val="right"/>
              <w:rPr>
                <w:rFonts w:eastAsia="Times New Roman" w:cs="Arial"/>
                <w:color w:val="4B4B63"/>
                <w:sz w:val="20"/>
                <w:szCs w:val="20"/>
                <w:lang w:val="en-US"/>
              </w:rPr>
            </w:pPr>
            <w:ins w:id="3466" w:author="khanguyen" w:date="2017-03-17T23:08:00Z">
              <w:r>
                <w:rPr>
                  <w:rFonts w:cs="Arial"/>
                  <w:color w:val="4B4B63"/>
                  <w:sz w:val="20"/>
                  <w:szCs w:val="20"/>
                </w:rPr>
                <w:t>149958.9</w:t>
              </w:r>
            </w:ins>
            <w:del w:id="3467" w:author="khanguyen" w:date="2017-03-17T23:07:00Z">
              <w:r w:rsidRPr="00C47FE2" w:rsidDel="005D5052">
                <w:rPr>
                  <w:rFonts w:eastAsia="Times New Roman" w:cs="Arial"/>
                  <w:color w:val="4B4B63"/>
                  <w:sz w:val="20"/>
                  <w:szCs w:val="20"/>
                  <w:lang w:val="en-US"/>
                </w:rPr>
                <w:delText>574401.14</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50D7899F" w14:textId="0E758833" w:rsidR="00546FC9" w:rsidRPr="00C47FE2" w:rsidRDefault="00546FC9" w:rsidP="00546FC9">
            <w:pPr>
              <w:spacing w:before="0" w:after="0" w:line="240" w:lineRule="auto"/>
              <w:jc w:val="right"/>
              <w:rPr>
                <w:rFonts w:eastAsia="Times New Roman" w:cs="Arial"/>
                <w:color w:val="4B4B63"/>
                <w:sz w:val="20"/>
                <w:szCs w:val="20"/>
                <w:lang w:val="en-US"/>
              </w:rPr>
            </w:pPr>
            <w:ins w:id="3468" w:author="khanguyen" w:date="2017-03-17T23:08:00Z">
              <w:r>
                <w:rPr>
                  <w:rFonts w:cs="Arial"/>
                  <w:color w:val="4B4B63"/>
                  <w:sz w:val="20"/>
                  <w:szCs w:val="20"/>
                </w:rPr>
                <w:t>229503</w:t>
              </w:r>
            </w:ins>
            <w:del w:id="3469" w:author="khanguyen" w:date="2017-03-17T23:07:00Z">
              <w:r w:rsidRPr="00C47FE2" w:rsidDel="005D5052">
                <w:rPr>
                  <w:rFonts w:eastAsia="Times New Roman" w:cs="Arial"/>
                  <w:color w:val="4B4B63"/>
                  <w:sz w:val="20"/>
                  <w:szCs w:val="20"/>
                  <w:lang w:val="en-US"/>
                </w:rPr>
                <w:delText>563739.8</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77C76662" w14:textId="0DA3DE60" w:rsidR="00546FC9" w:rsidRPr="00C47FE2" w:rsidRDefault="00546FC9" w:rsidP="00546FC9">
            <w:pPr>
              <w:spacing w:before="0" w:after="0" w:line="240" w:lineRule="auto"/>
              <w:jc w:val="right"/>
              <w:rPr>
                <w:rFonts w:eastAsia="Times New Roman" w:cs="Arial"/>
                <w:color w:val="4B4B63"/>
                <w:sz w:val="20"/>
                <w:szCs w:val="20"/>
                <w:lang w:val="en-US"/>
              </w:rPr>
            </w:pPr>
            <w:ins w:id="3470" w:author="khanguyen" w:date="2017-03-17T23:08:00Z">
              <w:r>
                <w:rPr>
                  <w:rFonts w:cs="Arial"/>
                  <w:color w:val="4B4B63"/>
                  <w:sz w:val="20"/>
                  <w:szCs w:val="20"/>
                </w:rPr>
                <w:t>233471</w:t>
              </w:r>
            </w:ins>
            <w:del w:id="3471" w:author="khanguyen" w:date="2017-03-17T23:07:00Z">
              <w:r w:rsidRPr="00C47FE2" w:rsidDel="005D5052">
                <w:rPr>
                  <w:rFonts w:eastAsia="Times New Roman" w:cs="Arial"/>
                  <w:color w:val="4B4B63"/>
                  <w:sz w:val="20"/>
                  <w:szCs w:val="20"/>
                  <w:lang w:val="en-US"/>
                </w:rPr>
                <w:delText>655556.9</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37AFC4B3" w14:textId="4D3769AF" w:rsidR="00546FC9" w:rsidRPr="00C47FE2" w:rsidRDefault="00546FC9" w:rsidP="00546FC9">
            <w:pPr>
              <w:spacing w:before="0" w:after="0" w:line="240" w:lineRule="auto"/>
              <w:jc w:val="right"/>
              <w:rPr>
                <w:rFonts w:eastAsia="Times New Roman" w:cs="Arial"/>
                <w:color w:val="4B4B63"/>
                <w:sz w:val="20"/>
                <w:szCs w:val="20"/>
                <w:lang w:val="en-US"/>
              </w:rPr>
            </w:pPr>
            <w:ins w:id="3472" w:author="khanguyen" w:date="2017-03-17T23:08:00Z">
              <w:r>
                <w:rPr>
                  <w:rFonts w:cs="Arial"/>
                  <w:color w:val="4B4B63"/>
                  <w:sz w:val="20"/>
                  <w:szCs w:val="20"/>
                </w:rPr>
                <w:t>242303</w:t>
              </w:r>
            </w:ins>
            <w:del w:id="3473" w:author="khanguyen" w:date="2017-03-17T23:07:00Z">
              <w:r w:rsidRPr="00C47FE2" w:rsidDel="005D5052">
                <w:rPr>
                  <w:rFonts w:eastAsia="Times New Roman" w:cs="Arial"/>
                  <w:color w:val="4B4B63"/>
                  <w:sz w:val="20"/>
                  <w:szCs w:val="20"/>
                  <w:lang w:val="en-US"/>
                </w:rPr>
                <w:delText>699036.03</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6D19CDAF" w14:textId="25E7A384" w:rsidR="00546FC9" w:rsidRPr="00C47FE2" w:rsidRDefault="00546FC9" w:rsidP="00546FC9">
            <w:pPr>
              <w:spacing w:before="0" w:after="0" w:line="240" w:lineRule="auto"/>
              <w:jc w:val="right"/>
              <w:rPr>
                <w:rFonts w:eastAsia="Times New Roman" w:cs="Arial"/>
                <w:color w:val="4B4B63"/>
                <w:sz w:val="20"/>
                <w:szCs w:val="20"/>
                <w:lang w:val="en-US"/>
              </w:rPr>
            </w:pPr>
            <w:ins w:id="3474" w:author="khanguyen" w:date="2017-03-17T23:08:00Z">
              <w:r>
                <w:rPr>
                  <w:rFonts w:cs="Arial"/>
                  <w:color w:val="4B4B63"/>
                  <w:sz w:val="20"/>
                  <w:szCs w:val="20"/>
                </w:rPr>
                <w:t>42125</w:t>
              </w:r>
            </w:ins>
            <w:del w:id="3475" w:author="khanguyen" w:date="2017-03-17T23:07:00Z">
              <w:r w:rsidRPr="00C47FE2" w:rsidDel="005D5052">
                <w:rPr>
                  <w:rFonts w:eastAsia="Times New Roman" w:cs="Arial"/>
                  <w:color w:val="4B4B63"/>
                  <w:sz w:val="20"/>
                  <w:szCs w:val="20"/>
                  <w:lang w:val="en-US"/>
                </w:rPr>
                <w:delText>4252</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11F4976E" w14:textId="2FEE2342" w:rsidR="00546FC9" w:rsidRPr="00C47FE2" w:rsidRDefault="00546FC9" w:rsidP="00546FC9">
            <w:pPr>
              <w:spacing w:before="0" w:after="0" w:line="240" w:lineRule="auto"/>
              <w:jc w:val="right"/>
              <w:rPr>
                <w:rFonts w:eastAsia="Times New Roman" w:cs="Arial"/>
                <w:color w:val="4B4B63"/>
                <w:sz w:val="20"/>
                <w:szCs w:val="20"/>
                <w:lang w:val="en-US"/>
              </w:rPr>
            </w:pPr>
            <w:ins w:id="3476" w:author="khanguyen" w:date="2017-03-17T23:08:00Z">
              <w:r>
                <w:rPr>
                  <w:rFonts w:cs="Arial"/>
                  <w:color w:val="4B4B63"/>
                  <w:sz w:val="20"/>
                  <w:szCs w:val="20"/>
                </w:rPr>
                <w:t>244382</w:t>
              </w:r>
            </w:ins>
            <w:del w:id="3477" w:author="khanguyen" w:date="2017-03-17T23:07:00Z">
              <w:r w:rsidRPr="00C47FE2" w:rsidDel="005D5052">
                <w:rPr>
                  <w:rFonts w:eastAsia="Times New Roman" w:cs="Arial"/>
                  <w:color w:val="4B4B63"/>
                  <w:sz w:val="20"/>
                  <w:szCs w:val="20"/>
                  <w:lang w:val="en-US"/>
                </w:rPr>
                <w:delText>2166778</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6F621D51" w14:textId="5E5389DE" w:rsidR="00546FC9" w:rsidRPr="00C47FE2" w:rsidRDefault="00546FC9" w:rsidP="00546FC9">
            <w:pPr>
              <w:spacing w:before="0" w:after="0" w:line="240" w:lineRule="auto"/>
              <w:jc w:val="right"/>
              <w:rPr>
                <w:rFonts w:eastAsia="Times New Roman" w:cs="Arial"/>
                <w:color w:val="4B4B63"/>
                <w:sz w:val="20"/>
                <w:szCs w:val="20"/>
                <w:lang w:val="en-US"/>
              </w:rPr>
            </w:pPr>
            <w:ins w:id="3478" w:author="khanguyen" w:date="2017-03-17T23:08:00Z">
              <w:r>
                <w:rPr>
                  <w:rFonts w:cs="Arial"/>
                  <w:color w:val="4B4B63"/>
                  <w:sz w:val="20"/>
                  <w:szCs w:val="20"/>
                </w:rPr>
                <w:t>0%</w:t>
              </w:r>
            </w:ins>
            <w:del w:id="3479" w:author="khanguyen" w:date="2017-03-17T23:07:00Z">
              <w:r w:rsidRPr="00C47FE2" w:rsidDel="005D5052">
                <w:rPr>
                  <w:rFonts w:eastAsia="Times New Roman" w:cs="Arial"/>
                  <w:color w:val="4B4B63"/>
                  <w:sz w:val="20"/>
                  <w:szCs w:val="20"/>
                  <w:lang w:val="en-US"/>
                </w:rPr>
                <w:delText>20.63%</w:delText>
              </w:r>
            </w:del>
          </w:p>
        </w:tc>
      </w:tr>
      <w:tr w:rsidR="00546FC9" w:rsidRPr="00C47FE2" w14:paraId="52784A71"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3263AB69" w14:textId="48ADC5F3"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480" w:author="khanguyen" w:date="2017-03-17T23:08:00Z">
              <w:r>
                <w:rPr>
                  <w:rFonts w:cs="Arial"/>
                  <w:color w:val="4B4B63"/>
                  <w:sz w:val="20"/>
                  <w:szCs w:val="20"/>
                </w:rPr>
                <w:t>Select_Project03</w:t>
              </w:r>
            </w:ins>
            <w:del w:id="3481" w:author="khanguyen" w:date="2017-03-17T23:07:00Z">
              <w:r w:rsidRPr="00C47FE2" w:rsidDel="005D5052">
                <w:rPr>
                  <w:rFonts w:eastAsia="Times New Roman" w:cs="Arial"/>
                  <w:color w:val="4B4B63"/>
                  <w:sz w:val="20"/>
                  <w:szCs w:val="20"/>
                  <w:lang w:val="en-US"/>
                </w:rPr>
                <w:delText>Login_authentication</w:delText>
              </w:r>
            </w:del>
          </w:p>
        </w:tc>
        <w:tc>
          <w:tcPr>
            <w:tcW w:w="846" w:type="dxa"/>
            <w:tcBorders>
              <w:top w:val="nil"/>
              <w:left w:val="nil"/>
              <w:bottom w:val="single" w:sz="4" w:space="0" w:color="ACB9CA"/>
              <w:right w:val="single" w:sz="4" w:space="0" w:color="ACB9CA"/>
            </w:tcBorders>
            <w:shd w:val="clear" w:color="000000" w:fill="FFFFFF"/>
            <w:vAlign w:val="center"/>
            <w:hideMark/>
          </w:tcPr>
          <w:p w14:paraId="34B3A2A1" w14:textId="21B3544A" w:rsidR="00546FC9" w:rsidRPr="00C47FE2" w:rsidRDefault="00546FC9" w:rsidP="00546FC9">
            <w:pPr>
              <w:spacing w:before="0" w:after="0" w:line="240" w:lineRule="auto"/>
              <w:jc w:val="right"/>
              <w:rPr>
                <w:rFonts w:eastAsia="Times New Roman" w:cs="Arial"/>
                <w:color w:val="4B4B63"/>
                <w:sz w:val="20"/>
                <w:szCs w:val="20"/>
                <w:lang w:val="en-US"/>
              </w:rPr>
            </w:pPr>
            <w:ins w:id="3482" w:author="khanguyen" w:date="2017-03-17T23:08:00Z">
              <w:r>
                <w:rPr>
                  <w:rFonts w:cs="Arial"/>
                  <w:color w:val="4B4B63"/>
                  <w:sz w:val="20"/>
                  <w:szCs w:val="20"/>
                </w:rPr>
                <w:t>39</w:t>
              </w:r>
            </w:ins>
            <w:del w:id="3483" w:author="khanguyen" w:date="2017-03-17T23:07:00Z">
              <w:r w:rsidRPr="00C47FE2" w:rsidDel="005D5052">
                <w:rPr>
                  <w:rFonts w:eastAsia="Times New Roman" w:cs="Arial"/>
                  <w:color w:val="4B4B63"/>
                  <w:sz w:val="20"/>
                  <w:szCs w:val="20"/>
                  <w:lang w:val="en-US"/>
                </w:rPr>
                <w:delText>2966</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6A72B8E7" w14:textId="02F340EF" w:rsidR="00546FC9" w:rsidRPr="00C47FE2" w:rsidRDefault="00546FC9" w:rsidP="00546FC9">
            <w:pPr>
              <w:spacing w:before="0" w:after="0" w:line="240" w:lineRule="auto"/>
              <w:jc w:val="right"/>
              <w:rPr>
                <w:rFonts w:eastAsia="Times New Roman" w:cs="Arial"/>
                <w:color w:val="4B4B63"/>
                <w:sz w:val="20"/>
                <w:szCs w:val="20"/>
                <w:lang w:val="en-US"/>
              </w:rPr>
            </w:pPr>
            <w:ins w:id="3484" w:author="khanguyen" w:date="2017-03-17T23:08:00Z">
              <w:r>
                <w:rPr>
                  <w:rFonts w:cs="Arial"/>
                  <w:color w:val="4B4B63"/>
                  <w:sz w:val="20"/>
                  <w:szCs w:val="20"/>
                </w:rPr>
                <w:t>173585</w:t>
              </w:r>
            </w:ins>
            <w:del w:id="3485" w:author="khanguyen" w:date="2017-03-17T23:07:00Z">
              <w:r w:rsidRPr="00C47FE2" w:rsidDel="005D5052">
                <w:rPr>
                  <w:rFonts w:eastAsia="Times New Roman" w:cs="Arial"/>
                  <w:color w:val="4B4B63"/>
                  <w:sz w:val="20"/>
                  <w:szCs w:val="20"/>
                  <w:lang w:val="en-US"/>
                </w:rPr>
                <w:delText>129323.24</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E2C5B85" w14:textId="5409AC9D" w:rsidR="00546FC9" w:rsidRPr="00C47FE2" w:rsidRDefault="00546FC9" w:rsidP="00546FC9">
            <w:pPr>
              <w:spacing w:before="0" w:after="0" w:line="240" w:lineRule="auto"/>
              <w:jc w:val="right"/>
              <w:rPr>
                <w:rFonts w:eastAsia="Times New Roman" w:cs="Arial"/>
                <w:color w:val="4B4B63"/>
                <w:sz w:val="20"/>
                <w:szCs w:val="20"/>
                <w:lang w:val="en-US"/>
              </w:rPr>
            </w:pPr>
            <w:ins w:id="3486" w:author="khanguyen" w:date="2017-03-17T23:08:00Z">
              <w:r>
                <w:rPr>
                  <w:rFonts w:cs="Arial"/>
                  <w:color w:val="4B4B63"/>
                  <w:sz w:val="20"/>
                  <w:szCs w:val="20"/>
                </w:rPr>
                <w:t>223487</w:t>
              </w:r>
            </w:ins>
            <w:del w:id="3487" w:author="khanguyen" w:date="2017-03-17T23:07:00Z">
              <w:r w:rsidRPr="00C47FE2" w:rsidDel="005D5052">
                <w:rPr>
                  <w:rFonts w:eastAsia="Times New Roman" w:cs="Arial"/>
                  <w:color w:val="4B4B63"/>
                  <w:sz w:val="20"/>
                  <w:szCs w:val="20"/>
                  <w:lang w:val="en-US"/>
                </w:rPr>
                <w:delText>224318.7</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16BFE2D9" w14:textId="54F683FB" w:rsidR="00546FC9" w:rsidRPr="00C47FE2" w:rsidRDefault="00546FC9" w:rsidP="00546FC9">
            <w:pPr>
              <w:spacing w:before="0" w:after="0" w:line="240" w:lineRule="auto"/>
              <w:jc w:val="right"/>
              <w:rPr>
                <w:rFonts w:eastAsia="Times New Roman" w:cs="Arial"/>
                <w:color w:val="4B4B63"/>
                <w:sz w:val="20"/>
                <w:szCs w:val="20"/>
                <w:lang w:val="en-US"/>
              </w:rPr>
            </w:pPr>
            <w:ins w:id="3488" w:author="khanguyen" w:date="2017-03-17T23:08:00Z">
              <w:r>
                <w:rPr>
                  <w:rFonts w:cs="Arial"/>
                  <w:color w:val="4B4B63"/>
                  <w:sz w:val="20"/>
                  <w:szCs w:val="20"/>
                </w:rPr>
                <w:t>223743</w:t>
              </w:r>
            </w:ins>
            <w:del w:id="3489" w:author="khanguyen" w:date="2017-03-17T23:07:00Z">
              <w:r w:rsidRPr="00C47FE2" w:rsidDel="005D5052">
                <w:rPr>
                  <w:rFonts w:eastAsia="Times New Roman" w:cs="Arial"/>
                  <w:color w:val="4B4B63"/>
                  <w:sz w:val="20"/>
                  <w:szCs w:val="20"/>
                  <w:lang w:val="en-US"/>
                </w:rPr>
                <w:delText>284579.7</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5A6E5707" w14:textId="6C8FDF7E" w:rsidR="00546FC9" w:rsidRPr="00C47FE2" w:rsidRDefault="00546FC9" w:rsidP="00546FC9">
            <w:pPr>
              <w:spacing w:before="0" w:after="0" w:line="240" w:lineRule="auto"/>
              <w:jc w:val="right"/>
              <w:rPr>
                <w:rFonts w:eastAsia="Times New Roman" w:cs="Arial"/>
                <w:color w:val="4B4B63"/>
                <w:sz w:val="20"/>
                <w:szCs w:val="20"/>
                <w:lang w:val="en-US"/>
              </w:rPr>
            </w:pPr>
            <w:ins w:id="3490" w:author="khanguyen" w:date="2017-03-17T23:08:00Z">
              <w:r>
                <w:rPr>
                  <w:rFonts w:cs="Arial"/>
                  <w:color w:val="4B4B63"/>
                  <w:sz w:val="20"/>
                  <w:szCs w:val="20"/>
                </w:rPr>
                <w:t>227583</w:t>
              </w:r>
            </w:ins>
            <w:del w:id="3491" w:author="khanguyen" w:date="2017-03-17T23:07:00Z">
              <w:r w:rsidRPr="00C47FE2" w:rsidDel="005D5052">
                <w:rPr>
                  <w:rFonts w:eastAsia="Times New Roman" w:cs="Arial"/>
                  <w:color w:val="4B4B63"/>
                  <w:sz w:val="20"/>
                  <w:szCs w:val="20"/>
                  <w:lang w:val="en-US"/>
                </w:rPr>
                <w:delText>521166.84</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560D8A39" w14:textId="0724F83A" w:rsidR="00546FC9" w:rsidRPr="00C47FE2" w:rsidRDefault="00546FC9" w:rsidP="00546FC9">
            <w:pPr>
              <w:spacing w:before="0" w:after="0" w:line="240" w:lineRule="auto"/>
              <w:jc w:val="right"/>
              <w:rPr>
                <w:rFonts w:eastAsia="Times New Roman" w:cs="Arial"/>
                <w:color w:val="4B4B63"/>
                <w:sz w:val="20"/>
                <w:szCs w:val="20"/>
                <w:lang w:val="en-US"/>
              </w:rPr>
            </w:pPr>
            <w:ins w:id="3492" w:author="khanguyen" w:date="2017-03-17T23:08:00Z">
              <w:r>
                <w:rPr>
                  <w:rFonts w:cs="Arial"/>
                  <w:color w:val="4B4B63"/>
                  <w:sz w:val="20"/>
                  <w:szCs w:val="20"/>
                </w:rPr>
                <w:t>101490</w:t>
              </w:r>
            </w:ins>
            <w:del w:id="3493" w:author="khanguyen" w:date="2017-03-17T23:07:00Z">
              <w:r w:rsidRPr="00C47FE2" w:rsidDel="005D5052">
                <w:rPr>
                  <w:rFonts w:eastAsia="Times New Roman" w:cs="Arial"/>
                  <w:color w:val="4B4B63"/>
                  <w:sz w:val="20"/>
                  <w:szCs w:val="20"/>
                  <w:lang w:val="en-US"/>
                </w:rPr>
                <w:delText>59</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607C8F03" w14:textId="106A5B2D" w:rsidR="00546FC9" w:rsidRPr="00C47FE2" w:rsidRDefault="00546FC9" w:rsidP="00546FC9">
            <w:pPr>
              <w:spacing w:before="0" w:after="0" w:line="240" w:lineRule="auto"/>
              <w:jc w:val="right"/>
              <w:rPr>
                <w:rFonts w:eastAsia="Times New Roman" w:cs="Arial"/>
                <w:color w:val="4B4B63"/>
                <w:sz w:val="20"/>
                <w:szCs w:val="20"/>
                <w:lang w:val="en-US"/>
              </w:rPr>
            </w:pPr>
            <w:ins w:id="3494" w:author="khanguyen" w:date="2017-03-17T23:08:00Z">
              <w:r>
                <w:rPr>
                  <w:rFonts w:cs="Arial"/>
                  <w:color w:val="4B4B63"/>
                  <w:sz w:val="20"/>
                  <w:szCs w:val="20"/>
                </w:rPr>
                <w:t>227527</w:t>
              </w:r>
            </w:ins>
            <w:del w:id="3495" w:author="khanguyen" w:date="2017-03-17T23:07:00Z">
              <w:r w:rsidRPr="00C47FE2" w:rsidDel="005D5052">
                <w:rPr>
                  <w:rFonts w:eastAsia="Times New Roman" w:cs="Arial"/>
                  <w:color w:val="4B4B63"/>
                  <w:sz w:val="20"/>
                  <w:szCs w:val="20"/>
                  <w:lang w:val="en-US"/>
                </w:rPr>
                <w:delText>2016851</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25874BEB" w14:textId="252B285D" w:rsidR="00546FC9" w:rsidRPr="00C47FE2" w:rsidRDefault="00546FC9" w:rsidP="00546FC9">
            <w:pPr>
              <w:spacing w:before="0" w:after="0" w:line="240" w:lineRule="auto"/>
              <w:jc w:val="right"/>
              <w:rPr>
                <w:rFonts w:eastAsia="Times New Roman" w:cs="Arial"/>
                <w:color w:val="4B4B63"/>
                <w:sz w:val="20"/>
                <w:szCs w:val="20"/>
                <w:lang w:val="en-US"/>
              </w:rPr>
            </w:pPr>
            <w:ins w:id="3496" w:author="khanguyen" w:date="2017-03-17T23:08:00Z">
              <w:r>
                <w:rPr>
                  <w:rFonts w:cs="Arial"/>
                  <w:color w:val="4B4B63"/>
                  <w:sz w:val="20"/>
                  <w:szCs w:val="20"/>
                </w:rPr>
                <w:t>0%</w:t>
              </w:r>
            </w:ins>
            <w:del w:id="3497" w:author="khanguyen" w:date="2017-03-17T23:07:00Z">
              <w:r w:rsidRPr="00C47FE2" w:rsidDel="005D5052">
                <w:rPr>
                  <w:rFonts w:eastAsia="Times New Roman" w:cs="Arial"/>
                  <w:color w:val="4B4B63"/>
                  <w:sz w:val="20"/>
                  <w:szCs w:val="20"/>
                  <w:lang w:val="en-US"/>
                </w:rPr>
                <w:delText>0.30%</w:delText>
              </w:r>
            </w:del>
          </w:p>
        </w:tc>
      </w:tr>
      <w:tr w:rsidR="00546FC9" w:rsidRPr="00C47FE2" w14:paraId="53C36D41"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6BCCA33F" w14:textId="4FF26660"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498" w:author="khanguyen" w:date="2017-03-17T23:08:00Z">
              <w:r>
                <w:rPr>
                  <w:rFonts w:cs="Arial"/>
                  <w:color w:val="4B4B63"/>
                  <w:sz w:val="20"/>
                  <w:szCs w:val="20"/>
                </w:rPr>
                <w:t>Visit_Contact_page</w:t>
              </w:r>
            </w:ins>
            <w:del w:id="3499" w:author="khanguyen" w:date="2017-03-17T23:07:00Z">
              <w:r w:rsidRPr="00C47FE2" w:rsidDel="005D5052">
                <w:rPr>
                  <w:rFonts w:eastAsia="Times New Roman" w:cs="Arial"/>
                  <w:color w:val="4B4B63"/>
                  <w:sz w:val="20"/>
                  <w:szCs w:val="20"/>
                  <w:lang w:val="en-US"/>
                </w:rPr>
                <w:delText>Visit_Contact_page</w:delText>
              </w:r>
            </w:del>
          </w:p>
        </w:tc>
        <w:tc>
          <w:tcPr>
            <w:tcW w:w="846" w:type="dxa"/>
            <w:tcBorders>
              <w:top w:val="nil"/>
              <w:left w:val="nil"/>
              <w:bottom w:val="single" w:sz="4" w:space="0" w:color="ACB9CA"/>
              <w:right w:val="single" w:sz="4" w:space="0" w:color="ACB9CA"/>
            </w:tcBorders>
            <w:shd w:val="clear" w:color="000000" w:fill="FFFFFF"/>
            <w:vAlign w:val="center"/>
            <w:hideMark/>
          </w:tcPr>
          <w:p w14:paraId="249F8BB1" w14:textId="551EEE6F" w:rsidR="00546FC9" w:rsidRPr="00C47FE2" w:rsidRDefault="00546FC9" w:rsidP="00546FC9">
            <w:pPr>
              <w:spacing w:before="0" w:after="0" w:line="240" w:lineRule="auto"/>
              <w:jc w:val="right"/>
              <w:rPr>
                <w:rFonts w:eastAsia="Times New Roman" w:cs="Arial"/>
                <w:color w:val="4B4B63"/>
                <w:sz w:val="20"/>
                <w:szCs w:val="20"/>
                <w:lang w:val="en-US"/>
              </w:rPr>
            </w:pPr>
            <w:ins w:id="3500" w:author="khanguyen" w:date="2017-03-17T23:08:00Z">
              <w:r>
                <w:rPr>
                  <w:rFonts w:cs="Arial"/>
                  <w:color w:val="4B4B63"/>
                  <w:sz w:val="20"/>
                  <w:szCs w:val="20"/>
                </w:rPr>
                <w:t>2900</w:t>
              </w:r>
            </w:ins>
            <w:del w:id="3501" w:author="khanguyen" w:date="2017-03-17T23:07:00Z">
              <w:r w:rsidRPr="00C47FE2" w:rsidDel="005D5052">
                <w:rPr>
                  <w:rFonts w:eastAsia="Times New Roman" w:cs="Arial"/>
                  <w:color w:val="4B4B63"/>
                  <w:sz w:val="20"/>
                  <w:szCs w:val="20"/>
                  <w:lang w:val="en-US"/>
                </w:rPr>
                <w:delText>2900</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17BEDD0B" w14:textId="13BF94F5" w:rsidR="00546FC9" w:rsidRPr="00C47FE2" w:rsidRDefault="00546FC9" w:rsidP="00546FC9">
            <w:pPr>
              <w:spacing w:before="0" w:after="0" w:line="240" w:lineRule="auto"/>
              <w:jc w:val="right"/>
              <w:rPr>
                <w:rFonts w:eastAsia="Times New Roman" w:cs="Arial"/>
                <w:color w:val="4B4B63"/>
                <w:sz w:val="20"/>
                <w:szCs w:val="20"/>
                <w:lang w:val="en-US"/>
              </w:rPr>
            </w:pPr>
            <w:ins w:id="3502" w:author="khanguyen" w:date="2017-03-17T23:08:00Z">
              <w:r>
                <w:rPr>
                  <w:rFonts w:cs="Arial"/>
                  <w:color w:val="4B4B63"/>
                  <w:sz w:val="20"/>
                  <w:szCs w:val="20"/>
                </w:rPr>
                <w:t>1803.19</w:t>
              </w:r>
            </w:ins>
            <w:del w:id="3503" w:author="khanguyen" w:date="2017-03-17T23:07:00Z">
              <w:r w:rsidRPr="00C47FE2" w:rsidDel="005D5052">
                <w:rPr>
                  <w:rFonts w:eastAsia="Times New Roman" w:cs="Arial"/>
                  <w:color w:val="4B4B63"/>
                  <w:sz w:val="20"/>
                  <w:szCs w:val="20"/>
                  <w:lang w:val="en-US"/>
                </w:rPr>
                <w:delText>1803.19</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1032BD60" w14:textId="2FD1529B" w:rsidR="00546FC9" w:rsidRPr="00C47FE2" w:rsidRDefault="00546FC9" w:rsidP="00546FC9">
            <w:pPr>
              <w:spacing w:before="0" w:after="0" w:line="240" w:lineRule="auto"/>
              <w:jc w:val="right"/>
              <w:rPr>
                <w:rFonts w:eastAsia="Times New Roman" w:cs="Arial"/>
                <w:color w:val="4B4B63"/>
                <w:sz w:val="20"/>
                <w:szCs w:val="20"/>
                <w:lang w:val="en-US"/>
              </w:rPr>
            </w:pPr>
            <w:ins w:id="3504" w:author="khanguyen" w:date="2017-03-17T23:08:00Z">
              <w:r>
                <w:rPr>
                  <w:rFonts w:cs="Arial"/>
                  <w:color w:val="4B4B63"/>
                  <w:sz w:val="20"/>
                  <w:szCs w:val="20"/>
                </w:rPr>
                <w:t>4686.09</w:t>
              </w:r>
            </w:ins>
            <w:del w:id="3505" w:author="khanguyen" w:date="2017-03-17T23:07:00Z">
              <w:r w:rsidRPr="00C47FE2" w:rsidDel="005D5052">
                <w:rPr>
                  <w:rFonts w:eastAsia="Times New Roman" w:cs="Arial"/>
                  <w:color w:val="4B4B63"/>
                  <w:sz w:val="20"/>
                  <w:szCs w:val="20"/>
                  <w:lang w:val="en-US"/>
                </w:rPr>
                <w:delText>4686.09</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0597BF34" w14:textId="144E51E3" w:rsidR="00546FC9" w:rsidRPr="00C47FE2" w:rsidRDefault="00546FC9" w:rsidP="00546FC9">
            <w:pPr>
              <w:spacing w:before="0" w:after="0" w:line="240" w:lineRule="auto"/>
              <w:jc w:val="right"/>
              <w:rPr>
                <w:rFonts w:eastAsia="Times New Roman" w:cs="Arial"/>
                <w:color w:val="4B4B63"/>
                <w:sz w:val="20"/>
                <w:szCs w:val="20"/>
                <w:lang w:val="en-US"/>
              </w:rPr>
            </w:pPr>
            <w:ins w:id="3506" w:author="khanguyen" w:date="2017-03-17T23:08:00Z">
              <w:r>
                <w:rPr>
                  <w:rFonts w:cs="Arial"/>
                  <w:color w:val="4B4B63"/>
                  <w:sz w:val="20"/>
                  <w:szCs w:val="20"/>
                </w:rPr>
                <w:t>7612.22</w:t>
              </w:r>
            </w:ins>
            <w:del w:id="3507" w:author="khanguyen" w:date="2017-03-17T23:07:00Z">
              <w:r w:rsidRPr="00C47FE2" w:rsidDel="005D5052">
                <w:rPr>
                  <w:rFonts w:eastAsia="Times New Roman" w:cs="Arial"/>
                  <w:color w:val="4B4B63"/>
                  <w:sz w:val="20"/>
                  <w:szCs w:val="20"/>
                  <w:lang w:val="en-US"/>
                </w:rPr>
                <w:delText>7612.22</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298EF1A1" w14:textId="1C72E52A" w:rsidR="00546FC9" w:rsidRPr="00C47FE2" w:rsidRDefault="00546FC9" w:rsidP="00546FC9">
            <w:pPr>
              <w:spacing w:before="0" w:after="0" w:line="240" w:lineRule="auto"/>
              <w:jc w:val="right"/>
              <w:rPr>
                <w:rFonts w:eastAsia="Times New Roman" w:cs="Arial"/>
                <w:color w:val="4B4B63"/>
                <w:sz w:val="20"/>
                <w:szCs w:val="20"/>
                <w:lang w:val="en-US"/>
              </w:rPr>
            </w:pPr>
            <w:ins w:id="3508" w:author="khanguyen" w:date="2017-03-17T23:08:00Z">
              <w:r>
                <w:rPr>
                  <w:rFonts w:cs="Arial"/>
                  <w:color w:val="4B4B63"/>
                  <w:sz w:val="20"/>
                  <w:szCs w:val="20"/>
                </w:rPr>
                <w:t>13782.58</w:t>
              </w:r>
            </w:ins>
            <w:del w:id="3509" w:author="khanguyen" w:date="2017-03-17T23:07:00Z">
              <w:r w:rsidRPr="00C47FE2" w:rsidDel="005D5052">
                <w:rPr>
                  <w:rFonts w:eastAsia="Times New Roman" w:cs="Arial"/>
                  <w:color w:val="4B4B63"/>
                  <w:sz w:val="20"/>
                  <w:szCs w:val="20"/>
                  <w:lang w:val="en-US"/>
                </w:rPr>
                <w:delText>13782.58</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6BD868C1" w14:textId="4A7C8944" w:rsidR="00546FC9" w:rsidRPr="00C47FE2" w:rsidRDefault="00546FC9" w:rsidP="00546FC9">
            <w:pPr>
              <w:spacing w:before="0" w:after="0" w:line="240" w:lineRule="auto"/>
              <w:jc w:val="right"/>
              <w:rPr>
                <w:rFonts w:eastAsia="Times New Roman" w:cs="Arial"/>
                <w:color w:val="4B4B63"/>
                <w:sz w:val="20"/>
                <w:szCs w:val="20"/>
                <w:lang w:val="en-US"/>
              </w:rPr>
            </w:pPr>
            <w:ins w:id="3510" w:author="khanguyen" w:date="2017-03-17T23:08:00Z">
              <w:r>
                <w:rPr>
                  <w:rFonts w:cs="Arial"/>
                  <w:color w:val="4B4B63"/>
                  <w:sz w:val="20"/>
                  <w:szCs w:val="20"/>
                </w:rPr>
                <w:t>91</w:t>
              </w:r>
            </w:ins>
            <w:del w:id="3511" w:author="khanguyen" w:date="2017-03-17T23:07:00Z">
              <w:r w:rsidRPr="00C47FE2" w:rsidDel="005D5052">
                <w:rPr>
                  <w:rFonts w:eastAsia="Times New Roman" w:cs="Arial"/>
                  <w:color w:val="4B4B63"/>
                  <w:sz w:val="20"/>
                  <w:szCs w:val="20"/>
                  <w:lang w:val="en-US"/>
                </w:rPr>
                <w:delText>91</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6837A7F3" w14:textId="01FA1865" w:rsidR="00546FC9" w:rsidRPr="00C47FE2" w:rsidRDefault="00546FC9" w:rsidP="00546FC9">
            <w:pPr>
              <w:spacing w:before="0" w:after="0" w:line="240" w:lineRule="auto"/>
              <w:jc w:val="right"/>
              <w:rPr>
                <w:rFonts w:eastAsia="Times New Roman" w:cs="Arial"/>
                <w:color w:val="4B4B63"/>
                <w:sz w:val="20"/>
                <w:szCs w:val="20"/>
                <w:lang w:val="en-US"/>
              </w:rPr>
            </w:pPr>
            <w:ins w:id="3512" w:author="khanguyen" w:date="2017-03-17T23:08:00Z">
              <w:r>
                <w:rPr>
                  <w:rFonts w:cs="Arial"/>
                  <w:color w:val="4B4B63"/>
                  <w:sz w:val="20"/>
                  <w:szCs w:val="20"/>
                </w:rPr>
                <w:t>26381</w:t>
              </w:r>
            </w:ins>
            <w:del w:id="3513" w:author="khanguyen" w:date="2017-03-17T23:07:00Z">
              <w:r w:rsidRPr="00C47FE2" w:rsidDel="005D5052">
                <w:rPr>
                  <w:rFonts w:eastAsia="Times New Roman" w:cs="Arial"/>
                  <w:color w:val="4B4B63"/>
                  <w:sz w:val="20"/>
                  <w:szCs w:val="20"/>
                  <w:lang w:val="en-US"/>
                </w:rPr>
                <w:delText>26381</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3A330E96" w14:textId="3102C289" w:rsidR="00546FC9" w:rsidRPr="00C47FE2" w:rsidRDefault="00546FC9" w:rsidP="00546FC9">
            <w:pPr>
              <w:spacing w:before="0" w:after="0" w:line="240" w:lineRule="auto"/>
              <w:jc w:val="right"/>
              <w:rPr>
                <w:rFonts w:eastAsia="Times New Roman" w:cs="Arial"/>
                <w:color w:val="4B4B63"/>
                <w:sz w:val="20"/>
                <w:szCs w:val="20"/>
                <w:lang w:val="en-US"/>
              </w:rPr>
            </w:pPr>
            <w:ins w:id="3514" w:author="khanguyen" w:date="2017-03-17T23:08:00Z">
              <w:r>
                <w:rPr>
                  <w:rFonts w:cs="Arial"/>
                  <w:color w:val="4B4B63"/>
                  <w:sz w:val="20"/>
                  <w:szCs w:val="20"/>
                </w:rPr>
                <w:t>0%</w:t>
              </w:r>
            </w:ins>
            <w:del w:id="3515" w:author="khanguyen" w:date="2017-03-17T23:07:00Z">
              <w:r w:rsidRPr="00C47FE2" w:rsidDel="005D5052">
                <w:rPr>
                  <w:rFonts w:eastAsia="Times New Roman" w:cs="Arial"/>
                  <w:color w:val="4B4B63"/>
                  <w:sz w:val="20"/>
                  <w:szCs w:val="20"/>
                  <w:lang w:val="en-US"/>
                </w:rPr>
                <w:delText>0%</w:delText>
              </w:r>
            </w:del>
          </w:p>
        </w:tc>
      </w:tr>
      <w:tr w:rsidR="00546FC9" w:rsidRPr="00C47FE2" w14:paraId="14032604"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0B432B83" w14:textId="2B3D164C"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516" w:author="khanguyen" w:date="2017-03-17T23:08:00Z">
              <w:r>
                <w:rPr>
                  <w:rFonts w:cs="Arial"/>
                  <w:color w:val="4B4B63"/>
                  <w:sz w:val="20"/>
                  <w:szCs w:val="20"/>
                </w:rPr>
                <w:t>Visit_Expense_page</w:t>
              </w:r>
            </w:ins>
            <w:del w:id="3517" w:author="khanguyen" w:date="2017-03-17T23:07:00Z">
              <w:r w:rsidRPr="00C47FE2" w:rsidDel="005D5052">
                <w:rPr>
                  <w:rFonts w:eastAsia="Times New Roman" w:cs="Arial"/>
                  <w:color w:val="4B4B63"/>
                  <w:sz w:val="20"/>
                  <w:szCs w:val="20"/>
                  <w:lang w:val="en-US"/>
                </w:rPr>
                <w:delText>Visit_Expense_page</w:delText>
              </w:r>
            </w:del>
          </w:p>
        </w:tc>
        <w:tc>
          <w:tcPr>
            <w:tcW w:w="846" w:type="dxa"/>
            <w:tcBorders>
              <w:top w:val="nil"/>
              <w:left w:val="nil"/>
              <w:bottom w:val="single" w:sz="4" w:space="0" w:color="ACB9CA"/>
              <w:right w:val="single" w:sz="4" w:space="0" w:color="ACB9CA"/>
            </w:tcBorders>
            <w:shd w:val="clear" w:color="000000" w:fill="FFFFFF"/>
            <w:vAlign w:val="center"/>
            <w:hideMark/>
          </w:tcPr>
          <w:p w14:paraId="2AE8EC59" w14:textId="7EADA4CC" w:rsidR="00546FC9" w:rsidRPr="00C47FE2" w:rsidRDefault="00546FC9" w:rsidP="00546FC9">
            <w:pPr>
              <w:spacing w:before="0" w:after="0" w:line="240" w:lineRule="auto"/>
              <w:jc w:val="right"/>
              <w:rPr>
                <w:rFonts w:eastAsia="Times New Roman" w:cs="Arial"/>
                <w:color w:val="4B4B63"/>
                <w:sz w:val="20"/>
                <w:szCs w:val="20"/>
                <w:lang w:val="en-US"/>
              </w:rPr>
            </w:pPr>
            <w:ins w:id="3518" w:author="khanguyen" w:date="2017-03-17T23:08:00Z">
              <w:r>
                <w:rPr>
                  <w:rFonts w:cs="Arial"/>
                  <w:color w:val="4B4B63"/>
                  <w:sz w:val="20"/>
                  <w:szCs w:val="20"/>
                </w:rPr>
                <w:t>1458</w:t>
              </w:r>
            </w:ins>
            <w:del w:id="3519" w:author="khanguyen" w:date="2017-03-17T23:07:00Z">
              <w:r w:rsidRPr="00C47FE2" w:rsidDel="005D5052">
                <w:rPr>
                  <w:rFonts w:eastAsia="Times New Roman" w:cs="Arial"/>
                  <w:color w:val="4B4B63"/>
                  <w:sz w:val="20"/>
                  <w:szCs w:val="20"/>
                  <w:lang w:val="en-US"/>
                </w:rPr>
                <w:delText>1458</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44BFEF2B" w14:textId="73287DA8" w:rsidR="00546FC9" w:rsidRPr="00C47FE2" w:rsidRDefault="00546FC9" w:rsidP="00546FC9">
            <w:pPr>
              <w:spacing w:before="0" w:after="0" w:line="240" w:lineRule="auto"/>
              <w:jc w:val="right"/>
              <w:rPr>
                <w:rFonts w:eastAsia="Times New Roman" w:cs="Arial"/>
                <w:color w:val="4B4B63"/>
                <w:sz w:val="20"/>
                <w:szCs w:val="20"/>
                <w:lang w:val="en-US"/>
              </w:rPr>
            </w:pPr>
            <w:ins w:id="3520" w:author="khanguyen" w:date="2017-03-17T23:08:00Z">
              <w:r>
                <w:rPr>
                  <w:rFonts w:cs="Arial"/>
                  <w:color w:val="4B4B63"/>
                  <w:sz w:val="20"/>
                  <w:szCs w:val="20"/>
                </w:rPr>
                <w:t>3787.65</w:t>
              </w:r>
            </w:ins>
            <w:del w:id="3521" w:author="khanguyen" w:date="2017-03-17T23:07:00Z">
              <w:r w:rsidRPr="00C47FE2" w:rsidDel="005D5052">
                <w:rPr>
                  <w:rFonts w:eastAsia="Times New Roman" w:cs="Arial"/>
                  <w:color w:val="4B4B63"/>
                  <w:sz w:val="20"/>
                  <w:szCs w:val="20"/>
                  <w:lang w:val="en-US"/>
                </w:rPr>
                <w:delText>3787.65</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1247207C" w14:textId="3193518D" w:rsidR="00546FC9" w:rsidRPr="00C47FE2" w:rsidRDefault="00546FC9" w:rsidP="00546FC9">
            <w:pPr>
              <w:spacing w:before="0" w:after="0" w:line="240" w:lineRule="auto"/>
              <w:jc w:val="right"/>
              <w:rPr>
                <w:rFonts w:eastAsia="Times New Roman" w:cs="Arial"/>
                <w:color w:val="4B4B63"/>
                <w:sz w:val="20"/>
                <w:szCs w:val="20"/>
                <w:lang w:val="en-US"/>
              </w:rPr>
            </w:pPr>
            <w:ins w:id="3522" w:author="khanguyen" w:date="2017-03-17T23:08:00Z">
              <w:r>
                <w:rPr>
                  <w:rFonts w:cs="Arial"/>
                  <w:color w:val="4B4B63"/>
                  <w:sz w:val="20"/>
                  <w:szCs w:val="20"/>
                </w:rPr>
                <w:t>12469.15</w:t>
              </w:r>
            </w:ins>
            <w:del w:id="3523" w:author="khanguyen" w:date="2017-03-17T23:07:00Z">
              <w:r w:rsidRPr="00C47FE2" w:rsidDel="005D5052">
                <w:rPr>
                  <w:rFonts w:eastAsia="Times New Roman" w:cs="Arial"/>
                  <w:color w:val="4B4B63"/>
                  <w:sz w:val="20"/>
                  <w:szCs w:val="20"/>
                  <w:lang w:val="en-US"/>
                </w:rPr>
                <w:delText>12469.15</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DB6030C" w14:textId="1FE78213" w:rsidR="00546FC9" w:rsidRPr="00C47FE2" w:rsidRDefault="00546FC9" w:rsidP="00546FC9">
            <w:pPr>
              <w:spacing w:before="0" w:after="0" w:line="240" w:lineRule="auto"/>
              <w:jc w:val="right"/>
              <w:rPr>
                <w:rFonts w:eastAsia="Times New Roman" w:cs="Arial"/>
                <w:color w:val="4B4B63"/>
                <w:sz w:val="20"/>
                <w:szCs w:val="20"/>
                <w:lang w:val="en-US"/>
              </w:rPr>
            </w:pPr>
            <w:ins w:id="3524" w:author="khanguyen" w:date="2017-03-17T23:08:00Z">
              <w:r>
                <w:rPr>
                  <w:rFonts w:cs="Arial"/>
                  <w:color w:val="4B4B63"/>
                  <w:sz w:val="20"/>
                  <w:szCs w:val="20"/>
                </w:rPr>
                <w:t>20079.4</w:t>
              </w:r>
            </w:ins>
            <w:del w:id="3525" w:author="khanguyen" w:date="2017-03-17T23:07:00Z">
              <w:r w:rsidRPr="00C47FE2" w:rsidDel="005D5052">
                <w:rPr>
                  <w:rFonts w:eastAsia="Times New Roman" w:cs="Arial"/>
                  <w:color w:val="4B4B63"/>
                  <w:sz w:val="20"/>
                  <w:szCs w:val="20"/>
                  <w:lang w:val="en-US"/>
                </w:rPr>
                <w:delText>20079.4</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5A9FC092" w14:textId="35173F9A" w:rsidR="00546FC9" w:rsidRPr="00C47FE2" w:rsidRDefault="00546FC9" w:rsidP="00546FC9">
            <w:pPr>
              <w:spacing w:before="0" w:after="0" w:line="240" w:lineRule="auto"/>
              <w:jc w:val="right"/>
              <w:rPr>
                <w:rFonts w:eastAsia="Times New Roman" w:cs="Arial"/>
                <w:color w:val="4B4B63"/>
                <w:sz w:val="20"/>
                <w:szCs w:val="20"/>
                <w:lang w:val="en-US"/>
              </w:rPr>
            </w:pPr>
            <w:ins w:id="3526" w:author="khanguyen" w:date="2017-03-17T23:08:00Z">
              <w:r>
                <w:rPr>
                  <w:rFonts w:cs="Arial"/>
                  <w:color w:val="4B4B63"/>
                  <w:sz w:val="20"/>
                  <w:szCs w:val="20"/>
                </w:rPr>
                <w:t>25622.47</w:t>
              </w:r>
            </w:ins>
            <w:del w:id="3527" w:author="khanguyen" w:date="2017-03-17T23:07:00Z">
              <w:r w:rsidRPr="00C47FE2" w:rsidDel="005D5052">
                <w:rPr>
                  <w:rFonts w:eastAsia="Times New Roman" w:cs="Arial"/>
                  <w:color w:val="4B4B63"/>
                  <w:sz w:val="20"/>
                  <w:szCs w:val="20"/>
                  <w:lang w:val="en-US"/>
                </w:rPr>
                <w:delText>25622.47</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3DAB7961" w14:textId="21DF7219" w:rsidR="00546FC9" w:rsidRPr="00C47FE2" w:rsidRDefault="00546FC9" w:rsidP="00546FC9">
            <w:pPr>
              <w:spacing w:before="0" w:after="0" w:line="240" w:lineRule="auto"/>
              <w:jc w:val="right"/>
              <w:rPr>
                <w:rFonts w:eastAsia="Times New Roman" w:cs="Arial"/>
                <w:color w:val="4B4B63"/>
                <w:sz w:val="20"/>
                <w:szCs w:val="20"/>
                <w:lang w:val="en-US"/>
              </w:rPr>
            </w:pPr>
            <w:ins w:id="3528" w:author="khanguyen" w:date="2017-03-17T23:08:00Z">
              <w:r>
                <w:rPr>
                  <w:rFonts w:cs="Arial"/>
                  <w:color w:val="4B4B63"/>
                  <w:sz w:val="20"/>
                  <w:szCs w:val="20"/>
                </w:rPr>
                <w:t>90</w:t>
              </w:r>
            </w:ins>
            <w:del w:id="3529" w:author="khanguyen" w:date="2017-03-17T23:07:00Z">
              <w:r w:rsidRPr="00C47FE2" w:rsidDel="005D5052">
                <w:rPr>
                  <w:rFonts w:eastAsia="Times New Roman" w:cs="Arial"/>
                  <w:color w:val="4B4B63"/>
                  <w:sz w:val="20"/>
                  <w:szCs w:val="20"/>
                  <w:lang w:val="en-US"/>
                </w:rPr>
                <w:delText>90</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765C5DFE" w14:textId="7EC4AA11" w:rsidR="00546FC9" w:rsidRPr="00C47FE2" w:rsidRDefault="00546FC9" w:rsidP="00546FC9">
            <w:pPr>
              <w:spacing w:before="0" w:after="0" w:line="240" w:lineRule="auto"/>
              <w:jc w:val="right"/>
              <w:rPr>
                <w:rFonts w:eastAsia="Times New Roman" w:cs="Arial"/>
                <w:color w:val="4B4B63"/>
                <w:sz w:val="20"/>
                <w:szCs w:val="20"/>
                <w:lang w:val="en-US"/>
              </w:rPr>
            </w:pPr>
            <w:ins w:id="3530" w:author="khanguyen" w:date="2017-03-17T23:08:00Z">
              <w:r>
                <w:rPr>
                  <w:rFonts w:cs="Arial"/>
                  <w:color w:val="4B4B63"/>
                  <w:sz w:val="20"/>
                  <w:szCs w:val="20"/>
                </w:rPr>
                <w:t>27942</w:t>
              </w:r>
            </w:ins>
            <w:del w:id="3531" w:author="khanguyen" w:date="2017-03-17T23:07:00Z">
              <w:r w:rsidRPr="00C47FE2" w:rsidDel="005D5052">
                <w:rPr>
                  <w:rFonts w:eastAsia="Times New Roman" w:cs="Arial"/>
                  <w:color w:val="4B4B63"/>
                  <w:sz w:val="20"/>
                  <w:szCs w:val="20"/>
                  <w:lang w:val="en-US"/>
                </w:rPr>
                <w:delText>27942</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508EDEB8" w14:textId="4CBA04E7" w:rsidR="00546FC9" w:rsidRPr="00C47FE2" w:rsidRDefault="00546FC9" w:rsidP="00546FC9">
            <w:pPr>
              <w:spacing w:before="0" w:after="0" w:line="240" w:lineRule="auto"/>
              <w:jc w:val="right"/>
              <w:rPr>
                <w:rFonts w:eastAsia="Times New Roman" w:cs="Arial"/>
                <w:color w:val="4B4B63"/>
                <w:sz w:val="20"/>
                <w:szCs w:val="20"/>
                <w:lang w:val="en-US"/>
              </w:rPr>
            </w:pPr>
            <w:ins w:id="3532" w:author="khanguyen" w:date="2017-03-17T23:08:00Z">
              <w:r>
                <w:rPr>
                  <w:rFonts w:cs="Arial"/>
                  <w:color w:val="4B4B63"/>
                  <w:sz w:val="20"/>
                  <w:szCs w:val="20"/>
                </w:rPr>
                <w:t>0%</w:t>
              </w:r>
            </w:ins>
            <w:del w:id="3533" w:author="khanguyen" w:date="2017-03-17T23:07:00Z">
              <w:r w:rsidRPr="00C47FE2" w:rsidDel="005D5052">
                <w:rPr>
                  <w:rFonts w:eastAsia="Times New Roman" w:cs="Arial"/>
                  <w:color w:val="4B4B63"/>
                  <w:sz w:val="20"/>
                  <w:szCs w:val="20"/>
                  <w:lang w:val="en-US"/>
                </w:rPr>
                <w:delText>0%</w:delText>
              </w:r>
            </w:del>
          </w:p>
        </w:tc>
      </w:tr>
      <w:tr w:rsidR="00546FC9" w:rsidRPr="00C47FE2" w14:paraId="2F4CA512"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57D633E1" w14:textId="146CB62A"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534" w:author="khanguyen" w:date="2017-03-17T23:08:00Z">
              <w:r>
                <w:rPr>
                  <w:rFonts w:cs="Arial"/>
                  <w:color w:val="4B4B63"/>
                  <w:sz w:val="20"/>
                  <w:szCs w:val="20"/>
                </w:rPr>
                <w:t>Visit_Homepage</w:t>
              </w:r>
            </w:ins>
            <w:del w:id="3535" w:author="khanguyen" w:date="2017-03-17T23:07:00Z">
              <w:r w:rsidRPr="00C47FE2" w:rsidDel="005D5052">
                <w:rPr>
                  <w:rFonts w:eastAsia="Times New Roman" w:cs="Arial"/>
                  <w:color w:val="4B4B63"/>
                  <w:sz w:val="20"/>
                  <w:szCs w:val="20"/>
                  <w:lang w:val="en-US"/>
                </w:rPr>
                <w:delText>Visit_Homepage</w:delText>
              </w:r>
            </w:del>
          </w:p>
        </w:tc>
        <w:tc>
          <w:tcPr>
            <w:tcW w:w="846" w:type="dxa"/>
            <w:tcBorders>
              <w:top w:val="nil"/>
              <w:left w:val="nil"/>
              <w:bottom w:val="single" w:sz="4" w:space="0" w:color="ACB9CA"/>
              <w:right w:val="single" w:sz="4" w:space="0" w:color="ACB9CA"/>
            </w:tcBorders>
            <w:shd w:val="clear" w:color="000000" w:fill="FFFFFF"/>
            <w:vAlign w:val="center"/>
            <w:hideMark/>
          </w:tcPr>
          <w:p w14:paraId="4F912311" w14:textId="57375895" w:rsidR="00546FC9" w:rsidRPr="00C47FE2" w:rsidRDefault="00546FC9" w:rsidP="00546FC9">
            <w:pPr>
              <w:spacing w:before="0" w:after="0" w:line="240" w:lineRule="auto"/>
              <w:jc w:val="right"/>
              <w:rPr>
                <w:rFonts w:eastAsia="Times New Roman" w:cs="Arial"/>
                <w:color w:val="4B4B63"/>
                <w:sz w:val="20"/>
                <w:szCs w:val="20"/>
                <w:lang w:val="en-US"/>
              </w:rPr>
            </w:pPr>
            <w:ins w:id="3536" w:author="khanguyen" w:date="2017-03-17T23:08:00Z">
              <w:r>
                <w:rPr>
                  <w:rFonts w:cs="Arial"/>
                  <w:color w:val="4B4B63"/>
                  <w:sz w:val="20"/>
                  <w:szCs w:val="20"/>
                </w:rPr>
                <w:t>2604</w:t>
              </w:r>
            </w:ins>
            <w:del w:id="3537" w:author="khanguyen" w:date="2017-03-17T23:07:00Z">
              <w:r w:rsidRPr="00C47FE2" w:rsidDel="005D5052">
                <w:rPr>
                  <w:rFonts w:eastAsia="Times New Roman" w:cs="Arial"/>
                  <w:color w:val="4B4B63"/>
                  <w:sz w:val="20"/>
                  <w:szCs w:val="20"/>
                  <w:lang w:val="en-US"/>
                </w:rPr>
                <w:delText>2604</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0DFB2556" w14:textId="2ECE445C" w:rsidR="00546FC9" w:rsidRPr="00C47FE2" w:rsidRDefault="00546FC9" w:rsidP="00546FC9">
            <w:pPr>
              <w:spacing w:before="0" w:after="0" w:line="240" w:lineRule="auto"/>
              <w:jc w:val="right"/>
              <w:rPr>
                <w:rFonts w:eastAsia="Times New Roman" w:cs="Arial"/>
                <w:color w:val="4B4B63"/>
                <w:sz w:val="20"/>
                <w:szCs w:val="20"/>
                <w:lang w:val="en-US"/>
              </w:rPr>
            </w:pPr>
            <w:ins w:id="3538" w:author="khanguyen" w:date="2017-03-17T23:08:00Z">
              <w:r>
                <w:rPr>
                  <w:rFonts w:cs="Arial"/>
                  <w:color w:val="4B4B63"/>
                  <w:sz w:val="20"/>
                  <w:szCs w:val="20"/>
                </w:rPr>
                <w:t>2277.41</w:t>
              </w:r>
            </w:ins>
            <w:del w:id="3539" w:author="khanguyen" w:date="2017-03-17T23:07:00Z">
              <w:r w:rsidRPr="00C47FE2" w:rsidDel="005D5052">
                <w:rPr>
                  <w:rFonts w:eastAsia="Times New Roman" w:cs="Arial"/>
                  <w:color w:val="4B4B63"/>
                  <w:sz w:val="20"/>
                  <w:szCs w:val="20"/>
                  <w:lang w:val="en-US"/>
                </w:rPr>
                <w:delText>2277.41</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76D405C4" w14:textId="2C262220" w:rsidR="00546FC9" w:rsidRPr="00C47FE2" w:rsidRDefault="00546FC9" w:rsidP="00546FC9">
            <w:pPr>
              <w:spacing w:before="0" w:after="0" w:line="240" w:lineRule="auto"/>
              <w:jc w:val="right"/>
              <w:rPr>
                <w:rFonts w:eastAsia="Times New Roman" w:cs="Arial"/>
                <w:color w:val="4B4B63"/>
                <w:sz w:val="20"/>
                <w:szCs w:val="20"/>
                <w:lang w:val="en-US"/>
              </w:rPr>
            </w:pPr>
            <w:ins w:id="3540" w:author="khanguyen" w:date="2017-03-17T23:08:00Z">
              <w:r>
                <w:rPr>
                  <w:rFonts w:cs="Arial"/>
                  <w:color w:val="4B4B63"/>
                  <w:sz w:val="20"/>
                  <w:szCs w:val="20"/>
                </w:rPr>
                <w:t>5318.51</w:t>
              </w:r>
            </w:ins>
            <w:del w:id="3541" w:author="khanguyen" w:date="2017-03-17T23:07:00Z">
              <w:r w:rsidRPr="00C47FE2" w:rsidDel="005D5052">
                <w:rPr>
                  <w:rFonts w:eastAsia="Times New Roman" w:cs="Arial"/>
                  <w:color w:val="4B4B63"/>
                  <w:sz w:val="20"/>
                  <w:szCs w:val="20"/>
                  <w:lang w:val="en-US"/>
                </w:rPr>
                <w:delText>5318.51</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3EEE32E1" w14:textId="3E5826AB" w:rsidR="00546FC9" w:rsidRPr="00C47FE2" w:rsidRDefault="00546FC9" w:rsidP="00546FC9">
            <w:pPr>
              <w:spacing w:before="0" w:after="0" w:line="240" w:lineRule="auto"/>
              <w:jc w:val="right"/>
              <w:rPr>
                <w:rFonts w:eastAsia="Times New Roman" w:cs="Arial"/>
                <w:color w:val="4B4B63"/>
                <w:sz w:val="20"/>
                <w:szCs w:val="20"/>
                <w:lang w:val="en-US"/>
              </w:rPr>
            </w:pPr>
            <w:ins w:id="3542" w:author="khanguyen" w:date="2017-03-17T23:08:00Z">
              <w:r>
                <w:rPr>
                  <w:rFonts w:cs="Arial"/>
                  <w:color w:val="4B4B63"/>
                  <w:sz w:val="20"/>
                  <w:szCs w:val="20"/>
                </w:rPr>
                <w:t>8909.09</w:t>
              </w:r>
            </w:ins>
            <w:del w:id="3543" w:author="khanguyen" w:date="2017-03-17T23:07:00Z">
              <w:r w:rsidRPr="00C47FE2" w:rsidDel="005D5052">
                <w:rPr>
                  <w:rFonts w:eastAsia="Times New Roman" w:cs="Arial"/>
                  <w:color w:val="4B4B63"/>
                  <w:sz w:val="20"/>
                  <w:szCs w:val="20"/>
                  <w:lang w:val="en-US"/>
                </w:rPr>
                <w:delText>8909.09</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5322B32F" w14:textId="112305FF" w:rsidR="00546FC9" w:rsidRPr="00C47FE2" w:rsidRDefault="00546FC9" w:rsidP="00546FC9">
            <w:pPr>
              <w:spacing w:before="0" w:after="0" w:line="240" w:lineRule="auto"/>
              <w:jc w:val="right"/>
              <w:rPr>
                <w:rFonts w:eastAsia="Times New Roman" w:cs="Arial"/>
                <w:color w:val="4B4B63"/>
                <w:sz w:val="20"/>
                <w:szCs w:val="20"/>
                <w:lang w:val="en-US"/>
              </w:rPr>
            </w:pPr>
            <w:ins w:id="3544" w:author="khanguyen" w:date="2017-03-17T23:08:00Z">
              <w:r>
                <w:rPr>
                  <w:rFonts w:cs="Arial"/>
                  <w:color w:val="4B4B63"/>
                  <w:sz w:val="20"/>
                  <w:szCs w:val="20"/>
                </w:rPr>
                <w:t>20902.56</w:t>
              </w:r>
            </w:ins>
            <w:del w:id="3545" w:author="khanguyen" w:date="2017-03-17T23:07:00Z">
              <w:r w:rsidRPr="00C47FE2" w:rsidDel="005D5052">
                <w:rPr>
                  <w:rFonts w:eastAsia="Times New Roman" w:cs="Arial"/>
                  <w:color w:val="4B4B63"/>
                  <w:sz w:val="20"/>
                  <w:szCs w:val="20"/>
                  <w:lang w:val="en-US"/>
                </w:rPr>
                <w:delText>20902.56</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7540FCEB" w14:textId="176D62D6" w:rsidR="00546FC9" w:rsidRPr="00C47FE2" w:rsidRDefault="00546FC9" w:rsidP="00546FC9">
            <w:pPr>
              <w:spacing w:before="0" w:after="0" w:line="240" w:lineRule="auto"/>
              <w:jc w:val="right"/>
              <w:rPr>
                <w:rFonts w:eastAsia="Times New Roman" w:cs="Arial"/>
                <w:color w:val="4B4B63"/>
                <w:sz w:val="20"/>
                <w:szCs w:val="20"/>
                <w:lang w:val="en-US"/>
              </w:rPr>
            </w:pPr>
            <w:ins w:id="3546" w:author="khanguyen" w:date="2017-03-17T23:08:00Z">
              <w:r>
                <w:rPr>
                  <w:rFonts w:cs="Arial"/>
                  <w:color w:val="4B4B63"/>
                  <w:sz w:val="20"/>
                  <w:szCs w:val="20"/>
                </w:rPr>
                <w:t>83</w:t>
              </w:r>
            </w:ins>
            <w:del w:id="3547" w:author="khanguyen" w:date="2017-03-17T23:07:00Z">
              <w:r w:rsidRPr="00C47FE2" w:rsidDel="005D5052">
                <w:rPr>
                  <w:rFonts w:eastAsia="Times New Roman" w:cs="Arial"/>
                  <w:color w:val="4B4B63"/>
                  <w:sz w:val="20"/>
                  <w:szCs w:val="20"/>
                  <w:lang w:val="en-US"/>
                </w:rPr>
                <w:delText>83</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5933C452" w14:textId="6625BE3E" w:rsidR="00546FC9" w:rsidRPr="00C47FE2" w:rsidRDefault="00546FC9" w:rsidP="00546FC9">
            <w:pPr>
              <w:spacing w:before="0" w:after="0" w:line="240" w:lineRule="auto"/>
              <w:jc w:val="right"/>
              <w:rPr>
                <w:rFonts w:eastAsia="Times New Roman" w:cs="Arial"/>
                <w:color w:val="4B4B63"/>
                <w:sz w:val="20"/>
                <w:szCs w:val="20"/>
                <w:lang w:val="en-US"/>
              </w:rPr>
            </w:pPr>
            <w:ins w:id="3548" w:author="khanguyen" w:date="2017-03-17T23:08:00Z">
              <w:r>
                <w:rPr>
                  <w:rFonts w:cs="Arial"/>
                  <w:color w:val="4B4B63"/>
                  <w:sz w:val="20"/>
                  <w:szCs w:val="20"/>
                </w:rPr>
                <w:t>29817</w:t>
              </w:r>
            </w:ins>
            <w:del w:id="3549" w:author="khanguyen" w:date="2017-03-17T23:07:00Z">
              <w:r w:rsidRPr="00C47FE2" w:rsidDel="005D5052">
                <w:rPr>
                  <w:rFonts w:eastAsia="Times New Roman" w:cs="Arial"/>
                  <w:color w:val="4B4B63"/>
                  <w:sz w:val="20"/>
                  <w:szCs w:val="20"/>
                  <w:lang w:val="en-US"/>
                </w:rPr>
                <w:delText>29817</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31FF6EDB" w14:textId="12B8B1AB" w:rsidR="00546FC9" w:rsidRPr="00C47FE2" w:rsidRDefault="00546FC9" w:rsidP="00546FC9">
            <w:pPr>
              <w:spacing w:before="0" w:after="0" w:line="240" w:lineRule="auto"/>
              <w:jc w:val="right"/>
              <w:rPr>
                <w:rFonts w:eastAsia="Times New Roman" w:cs="Arial"/>
                <w:color w:val="4B4B63"/>
                <w:sz w:val="20"/>
                <w:szCs w:val="20"/>
                <w:lang w:val="en-US"/>
              </w:rPr>
            </w:pPr>
            <w:ins w:id="3550" w:author="khanguyen" w:date="2017-03-17T23:08:00Z">
              <w:r>
                <w:rPr>
                  <w:rFonts w:cs="Arial"/>
                  <w:color w:val="4B4B63"/>
                  <w:sz w:val="20"/>
                  <w:szCs w:val="20"/>
                </w:rPr>
                <w:t>0%</w:t>
              </w:r>
            </w:ins>
            <w:del w:id="3551" w:author="khanguyen" w:date="2017-03-17T23:07:00Z">
              <w:r w:rsidRPr="00C47FE2" w:rsidDel="005D5052">
                <w:rPr>
                  <w:rFonts w:eastAsia="Times New Roman" w:cs="Arial"/>
                  <w:color w:val="4B4B63"/>
                  <w:sz w:val="20"/>
                  <w:szCs w:val="20"/>
                  <w:lang w:val="en-US"/>
                </w:rPr>
                <w:delText>0%</w:delText>
              </w:r>
            </w:del>
          </w:p>
        </w:tc>
      </w:tr>
      <w:tr w:rsidR="00546FC9" w:rsidRPr="00C47FE2" w14:paraId="3FA9590C"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2A657164" w14:textId="48B2557B"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552" w:author="khanguyen" w:date="2017-03-17T23:08:00Z">
              <w:r>
                <w:rPr>
                  <w:rFonts w:cs="Arial"/>
                  <w:color w:val="4B4B63"/>
                  <w:sz w:val="20"/>
                  <w:szCs w:val="20"/>
                </w:rPr>
                <w:t>Visit_Login_page</w:t>
              </w:r>
            </w:ins>
            <w:del w:id="3553" w:author="khanguyen" w:date="2017-03-17T23:07:00Z">
              <w:r w:rsidRPr="00C47FE2" w:rsidDel="005D5052">
                <w:rPr>
                  <w:rFonts w:eastAsia="Times New Roman" w:cs="Arial"/>
                  <w:color w:val="4B4B63"/>
                  <w:sz w:val="20"/>
                  <w:szCs w:val="20"/>
                  <w:lang w:val="en-US"/>
                </w:rPr>
                <w:delText>Visit_Login_page</w:delText>
              </w:r>
            </w:del>
          </w:p>
        </w:tc>
        <w:tc>
          <w:tcPr>
            <w:tcW w:w="846" w:type="dxa"/>
            <w:tcBorders>
              <w:top w:val="nil"/>
              <w:left w:val="nil"/>
              <w:bottom w:val="single" w:sz="4" w:space="0" w:color="ACB9CA"/>
              <w:right w:val="single" w:sz="4" w:space="0" w:color="ACB9CA"/>
            </w:tcBorders>
            <w:shd w:val="clear" w:color="000000" w:fill="FFFFFF"/>
            <w:vAlign w:val="center"/>
            <w:hideMark/>
          </w:tcPr>
          <w:p w14:paraId="10BBD89B" w14:textId="43A01815" w:rsidR="00546FC9" w:rsidRPr="00C47FE2" w:rsidRDefault="00546FC9" w:rsidP="00546FC9">
            <w:pPr>
              <w:spacing w:before="0" w:after="0" w:line="240" w:lineRule="auto"/>
              <w:jc w:val="right"/>
              <w:rPr>
                <w:rFonts w:eastAsia="Times New Roman" w:cs="Arial"/>
                <w:color w:val="4B4B63"/>
                <w:sz w:val="20"/>
                <w:szCs w:val="20"/>
                <w:lang w:val="en-US"/>
              </w:rPr>
            </w:pPr>
            <w:ins w:id="3554" w:author="khanguyen" w:date="2017-03-17T23:08:00Z">
              <w:r>
                <w:rPr>
                  <w:rFonts w:cs="Arial"/>
                  <w:color w:val="4B4B63"/>
                  <w:sz w:val="20"/>
                  <w:szCs w:val="20"/>
                </w:rPr>
                <w:t>2604</w:t>
              </w:r>
            </w:ins>
            <w:del w:id="3555" w:author="khanguyen" w:date="2017-03-17T23:07:00Z">
              <w:r w:rsidRPr="00C47FE2" w:rsidDel="005D5052">
                <w:rPr>
                  <w:rFonts w:eastAsia="Times New Roman" w:cs="Arial"/>
                  <w:color w:val="4B4B63"/>
                  <w:sz w:val="20"/>
                  <w:szCs w:val="20"/>
                  <w:lang w:val="en-US"/>
                </w:rPr>
                <w:delText>2604</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11716C88" w14:textId="021C494E" w:rsidR="00546FC9" w:rsidRPr="00C47FE2" w:rsidRDefault="00546FC9" w:rsidP="00546FC9">
            <w:pPr>
              <w:spacing w:before="0" w:after="0" w:line="240" w:lineRule="auto"/>
              <w:jc w:val="right"/>
              <w:rPr>
                <w:rFonts w:eastAsia="Times New Roman" w:cs="Arial"/>
                <w:color w:val="4B4B63"/>
                <w:sz w:val="20"/>
                <w:szCs w:val="20"/>
                <w:lang w:val="en-US"/>
              </w:rPr>
            </w:pPr>
            <w:ins w:id="3556" w:author="khanguyen" w:date="2017-03-17T23:08:00Z">
              <w:r>
                <w:rPr>
                  <w:rFonts w:cs="Arial"/>
                  <w:color w:val="4B4B63"/>
                  <w:sz w:val="20"/>
                  <w:szCs w:val="20"/>
                </w:rPr>
                <w:t>1447.72</w:t>
              </w:r>
            </w:ins>
            <w:del w:id="3557" w:author="khanguyen" w:date="2017-03-17T23:07:00Z">
              <w:r w:rsidRPr="00C47FE2" w:rsidDel="005D5052">
                <w:rPr>
                  <w:rFonts w:eastAsia="Times New Roman" w:cs="Arial"/>
                  <w:color w:val="4B4B63"/>
                  <w:sz w:val="20"/>
                  <w:szCs w:val="20"/>
                  <w:lang w:val="en-US"/>
                </w:rPr>
                <w:delText>1447.72</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75D560D" w14:textId="11F9CF12" w:rsidR="00546FC9" w:rsidRPr="00C47FE2" w:rsidRDefault="00546FC9" w:rsidP="00546FC9">
            <w:pPr>
              <w:spacing w:before="0" w:after="0" w:line="240" w:lineRule="auto"/>
              <w:jc w:val="right"/>
              <w:rPr>
                <w:rFonts w:eastAsia="Times New Roman" w:cs="Arial"/>
                <w:color w:val="4B4B63"/>
                <w:sz w:val="20"/>
                <w:szCs w:val="20"/>
                <w:lang w:val="en-US"/>
              </w:rPr>
            </w:pPr>
            <w:ins w:id="3558" w:author="khanguyen" w:date="2017-03-17T23:08:00Z">
              <w:r>
                <w:rPr>
                  <w:rFonts w:cs="Arial"/>
                  <w:color w:val="4B4B63"/>
                  <w:sz w:val="20"/>
                  <w:szCs w:val="20"/>
                </w:rPr>
                <w:t>3875.9</w:t>
              </w:r>
            </w:ins>
            <w:del w:id="3559" w:author="khanguyen" w:date="2017-03-17T23:07:00Z">
              <w:r w:rsidRPr="00C47FE2" w:rsidDel="005D5052">
                <w:rPr>
                  <w:rFonts w:eastAsia="Times New Roman" w:cs="Arial"/>
                  <w:color w:val="4B4B63"/>
                  <w:sz w:val="20"/>
                  <w:szCs w:val="20"/>
                  <w:lang w:val="en-US"/>
                </w:rPr>
                <w:delText>3875.9</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62BB16D9" w14:textId="3352F08D" w:rsidR="00546FC9" w:rsidRPr="00C47FE2" w:rsidRDefault="00546FC9" w:rsidP="00546FC9">
            <w:pPr>
              <w:spacing w:before="0" w:after="0" w:line="240" w:lineRule="auto"/>
              <w:jc w:val="right"/>
              <w:rPr>
                <w:rFonts w:eastAsia="Times New Roman" w:cs="Arial"/>
                <w:color w:val="4B4B63"/>
                <w:sz w:val="20"/>
                <w:szCs w:val="20"/>
                <w:lang w:val="en-US"/>
              </w:rPr>
            </w:pPr>
            <w:ins w:id="3560" w:author="khanguyen" w:date="2017-03-17T23:08:00Z">
              <w:r>
                <w:rPr>
                  <w:rFonts w:cs="Arial"/>
                  <w:color w:val="4B4B63"/>
                  <w:sz w:val="20"/>
                  <w:szCs w:val="20"/>
                </w:rPr>
                <w:t>6647.65</w:t>
              </w:r>
            </w:ins>
            <w:del w:id="3561" w:author="khanguyen" w:date="2017-03-17T23:07:00Z">
              <w:r w:rsidRPr="00C47FE2" w:rsidDel="005D5052">
                <w:rPr>
                  <w:rFonts w:eastAsia="Times New Roman" w:cs="Arial"/>
                  <w:color w:val="4B4B63"/>
                  <w:sz w:val="20"/>
                  <w:szCs w:val="20"/>
                  <w:lang w:val="en-US"/>
                </w:rPr>
                <w:delText>6647.65</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3E6872C6" w14:textId="16D88EEE" w:rsidR="00546FC9" w:rsidRPr="00C47FE2" w:rsidRDefault="00546FC9" w:rsidP="00546FC9">
            <w:pPr>
              <w:spacing w:before="0" w:after="0" w:line="240" w:lineRule="auto"/>
              <w:jc w:val="right"/>
              <w:rPr>
                <w:rFonts w:eastAsia="Times New Roman" w:cs="Arial"/>
                <w:color w:val="4B4B63"/>
                <w:sz w:val="20"/>
                <w:szCs w:val="20"/>
                <w:lang w:val="en-US"/>
              </w:rPr>
            </w:pPr>
            <w:ins w:id="3562" w:author="khanguyen" w:date="2017-03-17T23:08:00Z">
              <w:r>
                <w:rPr>
                  <w:rFonts w:cs="Arial"/>
                  <w:color w:val="4B4B63"/>
                  <w:sz w:val="20"/>
                  <w:szCs w:val="20"/>
                </w:rPr>
                <w:t>11121.19</w:t>
              </w:r>
            </w:ins>
            <w:del w:id="3563" w:author="khanguyen" w:date="2017-03-17T23:07:00Z">
              <w:r w:rsidRPr="00C47FE2" w:rsidDel="005D5052">
                <w:rPr>
                  <w:rFonts w:eastAsia="Times New Roman" w:cs="Arial"/>
                  <w:color w:val="4B4B63"/>
                  <w:sz w:val="20"/>
                  <w:szCs w:val="20"/>
                  <w:lang w:val="en-US"/>
                </w:rPr>
                <w:delText>11121.19</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4807FE01" w14:textId="6E1A5C96" w:rsidR="00546FC9" w:rsidRPr="00C47FE2" w:rsidRDefault="00546FC9" w:rsidP="00546FC9">
            <w:pPr>
              <w:spacing w:before="0" w:after="0" w:line="240" w:lineRule="auto"/>
              <w:jc w:val="right"/>
              <w:rPr>
                <w:rFonts w:eastAsia="Times New Roman" w:cs="Arial"/>
                <w:color w:val="4B4B63"/>
                <w:sz w:val="20"/>
                <w:szCs w:val="20"/>
                <w:lang w:val="en-US"/>
              </w:rPr>
            </w:pPr>
            <w:ins w:id="3564" w:author="khanguyen" w:date="2017-03-17T23:08:00Z">
              <w:r>
                <w:rPr>
                  <w:rFonts w:cs="Arial"/>
                  <w:color w:val="4B4B63"/>
                  <w:sz w:val="20"/>
                  <w:szCs w:val="20"/>
                </w:rPr>
                <w:t>65</w:t>
              </w:r>
            </w:ins>
            <w:del w:id="3565" w:author="khanguyen" w:date="2017-03-17T23:07:00Z">
              <w:r w:rsidRPr="00C47FE2" w:rsidDel="005D5052">
                <w:rPr>
                  <w:rFonts w:eastAsia="Times New Roman" w:cs="Arial"/>
                  <w:color w:val="4B4B63"/>
                  <w:sz w:val="20"/>
                  <w:szCs w:val="20"/>
                  <w:lang w:val="en-US"/>
                </w:rPr>
                <w:delText>65</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75A851AA" w14:textId="47AB2DA6" w:rsidR="00546FC9" w:rsidRPr="00C47FE2" w:rsidRDefault="00546FC9" w:rsidP="00546FC9">
            <w:pPr>
              <w:spacing w:before="0" w:after="0" w:line="240" w:lineRule="auto"/>
              <w:jc w:val="right"/>
              <w:rPr>
                <w:rFonts w:eastAsia="Times New Roman" w:cs="Arial"/>
                <w:color w:val="4B4B63"/>
                <w:sz w:val="20"/>
                <w:szCs w:val="20"/>
                <w:lang w:val="en-US"/>
              </w:rPr>
            </w:pPr>
            <w:ins w:id="3566" w:author="khanguyen" w:date="2017-03-17T23:08:00Z">
              <w:r>
                <w:rPr>
                  <w:rFonts w:cs="Arial"/>
                  <w:color w:val="4B4B63"/>
                  <w:sz w:val="20"/>
                  <w:szCs w:val="20"/>
                </w:rPr>
                <w:t>16214</w:t>
              </w:r>
            </w:ins>
            <w:del w:id="3567" w:author="khanguyen" w:date="2017-03-17T23:07:00Z">
              <w:r w:rsidRPr="00C47FE2" w:rsidDel="005D5052">
                <w:rPr>
                  <w:rFonts w:eastAsia="Times New Roman" w:cs="Arial"/>
                  <w:color w:val="4B4B63"/>
                  <w:sz w:val="20"/>
                  <w:szCs w:val="20"/>
                  <w:lang w:val="en-US"/>
                </w:rPr>
                <w:delText>16214</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5551D6C6" w14:textId="4BD6CF08" w:rsidR="00546FC9" w:rsidRPr="00C47FE2" w:rsidRDefault="00546FC9" w:rsidP="00546FC9">
            <w:pPr>
              <w:spacing w:before="0" w:after="0" w:line="240" w:lineRule="auto"/>
              <w:jc w:val="right"/>
              <w:rPr>
                <w:rFonts w:eastAsia="Times New Roman" w:cs="Arial"/>
                <w:color w:val="4B4B63"/>
                <w:sz w:val="20"/>
                <w:szCs w:val="20"/>
                <w:lang w:val="en-US"/>
              </w:rPr>
            </w:pPr>
            <w:ins w:id="3568" w:author="khanguyen" w:date="2017-03-17T23:08:00Z">
              <w:r>
                <w:rPr>
                  <w:rFonts w:cs="Arial"/>
                  <w:color w:val="4B4B63"/>
                  <w:sz w:val="20"/>
                  <w:szCs w:val="20"/>
                </w:rPr>
                <w:t>0%</w:t>
              </w:r>
            </w:ins>
            <w:del w:id="3569" w:author="khanguyen" w:date="2017-03-17T23:07:00Z">
              <w:r w:rsidRPr="00C47FE2" w:rsidDel="005D5052">
                <w:rPr>
                  <w:rFonts w:eastAsia="Times New Roman" w:cs="Arial"/>
                  <w:color w:val="4B4B63"/>
                  <w:sz w:val="20"/>
                  <w:szCs w:val="20"/>
                  <w:lang w:val="en-US"/>
                </w:rPr>
                <w:delText>0%</w:delText>
              </w:r>
            </w:del>
          </w:p>
        </w:tc>
      </w:tr>
      <w:tr w:rsidR="00546FC9" w:rsidRPr="00C47FE2" w14:paraId="508B518F"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5ECA0982" w14:textId="1B479460"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570" w:author="khanguyen" w:date="2017-03-17T23:08:00Z">
              <w:r>
                <w:rPr>
                  <w:rFonts w:cs="Arial"/>
                  <w:color w:val="4B4B63"/>
                  <w:sz w:val="20"/>
                  <w:szCs w:val="20"/>
                </w:rPr>
                <w:t>Visit_Project_page</w:t>
              </w:r>
            </w:ins>
            <w:del w:id="3571" w:author="khanguyen" w:date="2017-03-17T23:07:00Z">
              <w:r w:rsidRPr="00C47FE2" w:rsidDel="005D5052">
                <w:rPr>
                  <w:rFonts w:eastAsia="Times New Roman" w:cs="Arial"/>
                  <w:color w:val="4B4B63"/>
                  <w:sz w:val="20"/>
                  <w:szCs w:val="20"/>
                  <w:lang w:val="en-US"/>
                </w:rPr>
                <w:delText>Visit_Project_page</w:delText>
              </w:r>
            </w:del>
          </w:p>
        </w:tc>
        <w:tc>
          <w:tcPr>
            <w:tcW w:w="846" w:type="dxa"/>
            <w:tcBorders>
              <w:top w:val="nil"/>
              <w:left w:val="nil"/>
              <w:bottom w:val="single" w:sz="4" w:space="0" w:color="ACB9CA"/>
              <w:right w:val="single" w:sz="4" w:space="0" w:color="ACB9CA"/>
            </w:tcBorders>
            <w:shd w:val="clear" w:color="000000" w:fill="FFFFFF"/>
            <w:vAlign w:val="center"/>
            <w:hideMark/>
          </w:tcPr>
          <w:p w14:paraId="07DBAC80" w14:textId="2C867403" w:rsidR="00546FC9" w:rsidRPr="00C47FE2" w:rsidRDefault="00546FC9" w:rsidP="00546FC9">
            <w:pPr>
              <w:spacing w:before="0" w:after="0" w:line="240" w:lineRule="auto"/>
              <w:jc w:val="right"/>
              <w:rPr>
                <w:rFonts w:eastAsia="Times New Roman" w:cs="Arial"/>
                <w:color w:val="4B4B63"/>
                <w:sz w:val="20"/>
                <w:szCs w:val="20"/>
                <w:lang w:val="en-US"/>
              </w:rPr>
            </w:pPr>
            <w:ins w:id="3572" w:author="khanguyen" w:date="2017-03-17T23:08:00Z">
              <w:r>
                <w:rPr>
                  <w:rFonts w:cs="Arial"/>
                  <w:color w:val="4B4B63"/>
                  <w:sz w:val="20"/>
                  <w:szCs w:val="20"/>
                </w:rPr>
                <w:t>741</w:t>
              </w:r>
            </w:ins>
            <w:del w:id="3573" w:author="khanguyen" w:date="2017-03-17T23:07:00Z">
              <w:r w:rsidRPr="00C47FE2" w:rsidDel="005D5052">
                <w:rPr>
                  <w:rFonts w:eastAsia="Times New Roman" w:cs="Arial"/>
                  <w:color w:val="4B4B63"/>
                  <w:sz w:val="20"/>
                  <w:szCs w:val="20"/>
                  <w:lang w:val="en-US"/>
                </w:rPr>
                <w:delText>741</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11757009" w14:textId="289444E9" w:rsidR="00546FC9" w:rsidRPr="00C47FE2" w:rsidRDefault="00546FC9" w:rsidP="00546FC9">
            <w:pPr>
              <w:spacing w:before="0" w:after="0" w:line="240" w:lineRule="auto"/>
              <w:jc w:val="right"/>
              <w:rPr>
                <w:rFonts w:eastAsia="Times New Roman" w:cs="Arial"/>
                <w:color w:val="4B4B63"/>
                <w:sz w:val="20"/>
                <w:szCs w:val="20"/>
                <w:lang w:val="en-US"/>
              </w:rPr>
            </w:pPr>
            <w:ins w:id="3574" w:author="khanguyen" w:date="2017-03-17T23:08:00Z">
              <w:r>
                <w:rPr>
                  <w:rFonts w:cs="Arial"/>
                  <w:color w:val="4B4B63"/>
                  <w:sz w:val="20"/>
                  <w:szCs w:val="20"/>
                </w:rPr>
                <w:t>779.45</w:t>
              </w:r>
            </w:ins>
            <w:del w:id="3575" w:author="khanguyen" w:date="2017-03-17T23:07:00Z">
              <w:r w:rsidRPr="00C47FE2" w:rsidDel="005D5052">
                <w:rPr>
                  <w:rFonts w:eastAsia="Times New Roman" w:cs="Arial"/>
                  <w:color w:val="4B4B63"/>
                  <w:sz w:val="20"/>
                  <w:szCs w:val="20"/>
                  <w:lang w:val="en-US"/>
                </w:rPr>
                <w:delText>779.45</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6157D253" w14:textId="1C46D73D" w:rsidR="00546FC9" w:rsidRPr="00C47FE2" w:rsidRDefault="00546FC9" w:rsidP="00546FC9">
            <w:pPr>
              <w:spacing w:before="0" w:after="0" w:line="240" w:lineRule="auto"/>
              <w:jc w:val="right"/>
              <w:rPr>
                <w:rFonts w:eastAsia="Times New Roman" w:cs="Arial"/>
                <w:color w:val="4B4B63"/>
                <w:sz w:val="20"/>
                <w:szCs w:val="20"/>
                <w:lang w:val="en-US"/>
              </w:rPr>
            </w:pPr>
            <w:ins w:id="3576" w:author="khanguyen" w:date="2017-03-17T23:08:00Z">
              <w:r>
                <w:rPr>
                  <w:rFonts w:cs="Arial"/>
                  <w:color w:val="4B4B63"/>
                  <w:sz w:val="20"/>
                  <w:szCs w:val="20"/>
                </w:rPr>
                <w:t>1614</w:t>
              </w:r>
            </w:ins>
            <w:del w:id="3577" w:author="khanguyen" w:date="2017-03-17T23:07:00Z">
              <w:r w:rsidRPr="00C47FE2" w:rsidDel="005D5052">
                <w:rPr>
                  <w:rFonts w:eastAsia="Times New Roman" w:cs="Arial"/>
                  <w:color w:val="4B4B63"/>
                  <w:sz w:val="20"/>
                  <w:szCs w:val="20"/>
                  <w:lang w:val="en-US"/>
                </w:rPr>
                <w:delText>1614</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012C97D1" w14:textId="18F38D6A" w:rsidR="00546FC9" w:rsidRPr="00C47FE2" w:rsidRDefault="00546FC9" w:rsidP="00546FC9">
            <w:pPr>
              <w:spacing w:before="0" w:after="0" w:line="240" w:lineRule="auto"/>
              <w:jc w:val="right"/>
              <w:rPr>
                <w:rFonts w:eastAsia="Times New Roman" w:cs="Arial"/>
                <w:color w:val="4B4B63"/>
                <w:sz w:val="20"/>
                <w:szCs w:val="20"/>
                <w:lang w:val="en-US"/>
              </w:rPr>
            </w:pPr>
            <w:ins w:id="3578" w:author="khanguyen" w:date="2017-03-17T23:08:00Z">
              <w:r>
                <w:rPr>
                  <w:rFonts w:cs="Arial"/>
                  <w:color w:val="4B4B63"/>
                  <w:sz w:val="20"/>
                  <w:szCs w:val="20"/>
                </w:rPr>
                <w:t>2231</w:t>
              </w:r>
            </w:ins>
            <w:del w:id="3579" w:author="khanguyen" w:date="2017-03-17T23:07:00Z">
              <w:r w:rsidRPr="00C47FE2" w:rsidDel="005D5052">
                <w:rPr>
                  <w:rFonts w:eastAsia="Times New Roman" w:cs="Arial"/>
                  <w:color w:val="4B4B63"/>
                  <w:sz w:val="20"/>
                  <w:szCs w:val="20"/>
                  <w:lang w:val="en-US"/>
                </w:rPr>
                <w:delText>2231</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26C8E25A" w14:textId="505259B0" w:rsidR="00546FC9" w:rsidRPr="00C47FE2" w:rsidRDefault="00546FC9" w:rsidP="00546FC9">
            <w:pPr>
              <w:spacing w:before="0" w:after="0" w:line="240" w:lineRule="auto"/>
              <w:jc w:val="right"/>
              <w:rPr>
                <w:rFonts w:eastAsia="Times New Roman" w:cs="Arial"/>
                <w:color w:val="4B4B63"/>
                <w:sz w:val="20"/>
                <w:szCs w:val="20"/>
                <w:lang w:val="en-US"/>
              </w:rPr>
            </w:pPr>
            <w:ins w:id="3580" w:author="khanguyen" w:date="2017-03-17T23:08:00Z">
              <w:r>
                <w:rPr>
                  <w:rFonts w:cs="Arial"/>
                  <w:color w:val="4B4B63"/>
                  <w:sz w:val="20"/>
                  <w:szCs w:val="20"/>
                </w:rPr>
                <w:t>7387</w:t>
              </w:r>
            </w:ins>
            <w:del w:id="3581" w:author="khanguyen" w:date="2017-03-17T23:07:00Z">
              <w:r w:rsidRPr="00C47FE2" w:rsidDel="005D5052">
                <w:rPr>
                  <w:rFonts w:eastAsia="Times New Roman" w:cs="Arial"/>
                  <w:color w:val="4B4B63"/>
                  <w:sz w:val="20"/>
                  <w:szCs w:val="20"/>
                  <w:lang w:val="en-US"/>
                </w:rPr>
                <w:delText>7387</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03A05DBC" w14:textId="0D5A242F" w:rsidR="00546FC9" w:rsidRPr="00C47FE2" w:rsidRDefault="00546FC9" w:rsidP="00546FC9">
            <w:pPr>
              <w:spacing w:before="0" w:after="0" w:line="240" w:lineRule="auto"/>
              <w:jc w:val="right"/>
              <w:rPr>
                <w:rFonts w:eastAsia="Times New Roman" w:cs="Arial"/>
                <w:color w:val="4B4B63"/>
                <w:sz w:val="20"/>
                <w:szCs w:val="20"/>
                <w:lang w:val="en-US"/>
              </w:rPr>
            </w:pPr>
            <w:ins w:id="3582" w:author="khanguyen" w:date="2017-03-17T23:08:00Z">
              <w:r>
                <w:rPr>
                  <w:rFonts w:cs="Arial"/>
                  <w:color w:val="4B4B63"/>
                  <w:sz w:val="20"/>
                  <w:szCs w:val="20"/>
                </w:rPr>
                <w:t>3</w:t>
              </w:r>
            </w:ins>
            <w:del w:id="3583" w:author="khanguyen" w:date="2017-03-17T23:07:00Z">
              <w:r w:rsidRPr="00C47FE2" w:rsidDel="005D5052">
                <w:rPr>
                  <w:rFonts w:eastAsia="Times New Roman" w:cs="Arial"/>
                  <w:color w:val="4B4B63"/>
                  <w:sz w:val="20"/>
                  <w:szCs w:val="20"/>
                  <w:lang w:val="en-US"/>
                </w:rPr>
                <w:delText>3</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3A389568" w14:textId="4696D479" w:rsidR="00546FC9" w:rsidRPr="00C47FE2" w:rsidRDefault="00546FC9" w:rsidP="00546FC9">
            <w:pPr>
              <w:spacing w:before="0" w:after="0" w:line="240" w:lineRule="auto"/>
              <w:jc w:val="right"/>
              <w:rPr>
                <w:rFonts w:eastAsia="Times New Roman" w:cs="Arial"/>
                <w:color w:val="4B4B63"/>
                <w:sz w:val="20"/>
                <w:szCs w:val="20"/>
                <w:lang w:val="en-US"/>
              </w:rPr>
            </w:pPr>
            <w:ins w:id="3584" w:author="khanguyen" w:date="2017-03-17T23:08:00Z">
              <w:r>
                <w:rPr>
                  <w:rFonts w:cs="Arial"/>
                  <w:color w:val="4B4B63"/>
                  <w:sz w:val="20"/>
                  <w:szCs w:val="20"/>
                </w:rPr>
                <w:t>14302</w:t>
              </w:r>
            </w:ins>
            <w:del w:id="3585" w:author="khanguyen" w:date="2017-03-17T23:07:00Z">
              <w:r w:rsidRPr="00C47FE2" w:rsidDel="005D5052">
                <w:rPr>
                  <w:rFonts w:eastAsia="Times New Roman" w:cs="Arial"/>
                  <w:color w:val="4B4B63"/>
                  <w:sz w:val="20"/>
                  <w:szCs w:val="20"/>
                  <w:lang w:val="en-US"/>
                </w:rPr>
                <w:delText>14302</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27C87709" w14:textId="7F999E0E" w:rsidR="00546FC9" w:rsidRPr="00C47FE2" w:rsidRDefault="00546FC9" w:rsidP="00546FC9">
            <w:pPr>
              <w:spacing w:before="0" w:after="0" w:line="240" w:lineRule="auto"/>
              <w:jc w:val="right"/>
              <w:rPr>
                <w:rFonts w:eastAsia="Times New Roman" w:cs="Arial"/>
                <w:color w:val="4B4B63"/>
                <w:sz w:val="20"/>
                <w:szCs w:val="20"/>
                <w:lang w:val="en-US"/>
              </w:rPr>
            </w:pPr>
            <w:ins w:id="3586" w:author="khanguyen" w:date="2017-03-17T23:08:00Z">
              <w:r>
                <w:rPr>
                  <w:rFonts w:cs="Arial"/>
                  <w:color w:val="4B4B63"/>
                  <w:sz w:val="20"/>
                  <w:szCs w:val="20"/>
                </w:rPr>
                <w:t>0%</w:t>
              </w:r>
            </w:ins>
            <w:del w:id="3587" w:author="khanguyen" w:date="2017-03-17T23:07:00Z">
              <w:r w:rsidRPr="00C47FE2" w:rsidDel="005D5052">
                <w:rPr>
                  <w:rFonts w:eastAsia="Times New Roman" w:cs="Arial"/>
                  <w:color w:val="4B4B63"/>
                  <w:sz w:val="20"/>
                  <w:szCs w:val="20"/>
                  <w:lang w:val="en-US"/>
                </w:rPr>
                <w:delText>0%</w:delText>
              </w:r>
            </w:del>
          </w:p>
        </w:tc>
      </w:tr>
      <w:tr w:rsidR="00546FC9" w:rsidRPr="00C47FE2" w14:paraId="5D5916CB"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0BC4CB1F" w14:textId="2A6A362A"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588" w:author="khanguyen" w:date="2017-03-17T23:08:00Z">
              <w:r>
                <w:rPr>
                  <w:rFonts w:cs="Arial"/>
                  <w:color w:val="4B4B63"/>
                  <w:sz w:val="20"/>
                  <w:szCs w:val="20"/>
                </w:rPr>
                <w:t>Visit_SaleProposal_page</w:t>
              </w:r>
            </w:ins>
            <w:del w:id="3589" w:author="khanguyen" w:date="2017-03-17T23:07:00Z">
              <w:r w:rsidRPr="00C47FE2" w:rsidDel="005D5052">
                <w:rPr>
                  <w:rFonts w:eastAsia="Times New Roman" w:cs="Arial"/>
                  <w:color w:val="4B4B63"/>
                  <w:sz w:val="20"/>
                  <w:szCs w:val="20"/>
                  <w:lang w:val="en-US"/>
                </w:rPr>
                <w:delText>Visit_SaleProposal_page</w:delText>
              </w:r>
            </w:del>
          </w:p>
        </w:tc>
        <w:tc>
          <w:tcPr>
            <w:tcW w:w="846" w:type="dxa"/>
            <w:tcBorders>
              <w:top w:val="nil"/>
              <w:left w:val="nil"/>
              <w:bottom w:val="single" w:sz="4" w:space="0" w:color="ACB9CA"/>
              <w:right w:val="single" w:sz="4" w:space="0" w:color="ACB9CA"/>
            </w:tcBorders>
            <w:shd w:val="clear" w:color="000000" w:fill="FFFFFF"/>
            <w:vAlign w:val="center"/>
            <w:hideMark/>
          </w:tcPr>
          <w:p w14:paraId="17B11485" w14:textId="45F6F398" w:rsidR="00546FC9" w:rsidRPr="00C47FE2" w:rsidRDefault="00546FC9" w:rsidP="00546FC9">
            <w:pPr>
              <w:spacing w:before="0" w:after="0" w:line="240" w:lineRule="auto"/>
              <w:jc w:val="right"/>
              <w:rPr>
                <w:rFonts w:eastAsia="Times New Roman" w:cs="Arial"/>
                <w:color w:val="4B4B63"/>
                <w:sz w:val="20"/>
                <w:szCs w:val="20"/>
                <w:lang w:val="en-US"/>
              </w:rPr>
            </w:pPr>
            <w:ins w:id="3590" w:author="khanguyen" w:date="2017-03-17T23:08:00Z">
              <w:r>
                <w:rPr>
                  <w:rFonts w:cs="Arial"/>
                  <w:color w:val="4B4B63"/>
                  <w:sz w:val="20"/>
                  <w:szCs w:val="20"/>
                </w:rPr>
                <w:t>2704</w:t>
              </w:r>
            </w:ins>
            <w:del w:id="3591" w:author="khanguyen" w:date="2017-03-17T23:07:00Z">
              <w:r w:rsidRPr="00C47FE2" w:rsidDel="005D5052">
                <w:rPr>
                  <w:rFonts w:eastAsia="Times New Roman" w:cs="Arial"/>
                  <w:color w:val="4B4B63"/>
                  <w:sz w:val="20"/>
                  <w:szCs w:val="20"/>
                  <w:lang w:val="en-US"/>
                </w:rPr>
                <w:delText>2704</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7F6CE4E4" w14:textId="50855E5A" w:rsidR="00546FC9" w:rsidRPr="00C47FE2" w:rsidRDefault="00546FC9" w:rsidP="00546FC9">
            <w:pPr>
              <w:spacing w:before="0" w:after="0" w:line="240" w:lineRule="auto"/>
              <w:jc w:val="right"/>
              <w:rPr>
                <w:rFonts w:eastAsia="Times New Roman" w:cs="Arial"/>
                <w:color w:val="4B4B63"/>
                <w:sz w:val="20"/>
                <w:szCs w:val="20"/>
                <w:lang w:val="en-US"/>
              </w:rPr>
            </w:pPr>
            <w:ins w:id="3592" w:author="khanguyen" w:date="2017-03-17T23:08:00Z">
              <w:r>
                <w:rPr>
                  <w:rFonts w:cs="Arial"/>
                  <w:color w:val="4B4B63"/>
                  <w:sz w:val="20"/>
                  <w:szCs w:val="20"/>
                </w:rPr>
                <w:t>1502.93</w:t>
              </w:r>
            </w:ins>
            <w:del w:id="3593" w:author="khanguyen" w:date="2017-03-17T23:07:00Z">
              <w:r w:rsidRPr="00C47FE2" w:rsidDel="005D5052">
                <w:rPr>
                  <w:rFonts w:eastAsia="Times New Roman" w:cs="Arial"/>
                  <w:color w:val="4B4B63"/>
                  <w:sz w:val="20"/>
                  <w:szCs w:val="20"/>
                  <w:lang w:val="en-US"/>
                </w:rPr>
                <w:delText>1502.93</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0F95EFF9" w14:textId="2C2655DE" w:rsidR="00546FC9" w:rsidRPr="00C47FE2" w:rsidRDefault="00546FC9" w:rsidP="00546FC9">
            <w:pPr>
              <w:spacing w:before="0" w:after="0" w:line="240" w:lineRule="auto"/>
              <w:jc w:val="right"/>
              <w:rPr>
                <w:rFonts w:eastAsia="Times New Roman" w:cs="Arial"/>
                <w:color w:val="4B4B63"/>
                <w:sz w:val="20"/>
                <w:szCs w:val="20"/>
                <w:lang w:val="en-US"/>
              </w:rPr>
            </w:pPr>
            <w:ins w:id="3594" w:author="khanguyen" w:date="2017-03-17T23:08:00Z">
              <w:r>
                <w:rPr>
                  <w:rFonts w:cs="Arial"/>
                  <w:color w:val="4B4B63"/>
                  <w:sz w:val="20"/>
                  <w:szCs w:val="20"/>
                </w:rPr>
                <w:t>3106.52</w:t>
              </w:r>
            </w:ins>
            <w:del w:id="3595" w:author="khanguyen" w:date="2017-03-17T23:07:00Z">
              <w:r w:rsidRPr="00C47FE2" w:rsidDel="005D5052">
                <w:rPr>
                  <w:rFonts w:eastAsia="Times New Roman" w:cs="Arial"/>
                  <w:color w:val="4B4B63"/>
                  <w:sz w:val="20"/>
                  <w:szCs w:val="20"/>
                  <w:lang w:val="en-US"/>
                </w:rPr>
                <w:delText>3106.52</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0623E1BA" w14:textId="330EE887" w:rsidR="00546FC9" w:rsidRPr="00C47FE2" w:rsidRDefault="00546FC9" w:rsidP="00546FC9">
            <w:pPr>
              <w:spacing w:before="0" w:after="0" w:line="240" w:lineRule="auto"/>
              <w:jc w:val="right"/>
              <w:rPr>
                <w:rFonts w:eastAsia="Times New Roman" w:cs="Arial"/>
                <w:color w:val="4B4B63"/>
                <w:sz w:val="20"/>
                <w:szCs w:val="20"/>
                <w:lang w:val="en-US"/>
              </w:rPr>
            </w:pPr>
            <w:ins w:id="3596" w:author="khanguyen" w:date="2017-03-17T23:08:00Z">
              <w:r>
                <w:rPr>
                  <w:rFonts w:cs="Arial"/>
                  <w:color w:val="4B4B63"/>
                  <w:sz w:val="20"/>
                  <w:szCs w:val="20"/>
                </w:rPr>
                <w:t>5042.26</w:t>
              </w:r>
            </w:ins>
            <w:del w:id="3597" w:author="khanguyen" w:date="2017-03-17T23:07:00Z">
              <w:r w:rsidRPr="00C47FE2" w:rsidDel="005D5052">
                <w:rPr>
                  <w:rFonts w:eastAsia="Times New Roman" w:cs="Arial"/>
                  <w:color w:val="4B4B63"/>
                  <w:sz w:val="20"/>
                  <w:szCs w:val="20"/>
                  <w:lang w:val="en-US"/>
                </w:rPr>
                <w:delText>5042.26</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29974DE0" w14:textId="0B13AAB9" w:rsidR="00546FC9" w:rsidRPr="00C47FE2" w:rsidRDefault="00546FC9" w:rsidP="00546FC9">
            <w:pPr>
              <w:spacing w:before="0" w:after="0" w:line="240" w:lineRule="auto"/>
              <w:jc w:val="right"/>
              <w:rPr>
                <w:rFonts w:eastAsia="Times New Roman" w:cs="Arial"/>
                <w:color w:val="4B4B63"/>
                <w:sz w:val="20"/>
                <w:szCs w:val="20"/>
                <w:lang w:val="en-US"/>
              </w:rPr>
            </w:pPr>
            <w:ins w:id="3598" w:author="khanguyen" w:date="2017-03-17T23:08:00Z">
              <w:r>
                <w:rPr>
                  <w:rFonts w:cs="Arial"/>
                  <w:color w:val="4B4B63"/>
                  <w:sz w:val="20"/>
                  <w:szCs w:val="20"/>
                </w:rPr>
                <w:t>14621.49</w:t>
              </w:r>
            </w:ins>
            <w:del w:id="3599" w:author="khanguyen" w:date="2017-03-17T23:07:00Z">
              <w:r w:rsidRPr="00C47FE2" w:rsidDel="005D5052">
                <w:rPr>
                  <w:rFonts w:eastAsia="Times New Roman" w:cs="Arial"/>
                  <w:color w:val="4B4B63"/>
                  <w:sz w:val="20"/>
                  <w:szCs w:val="20"/>
                  <w:lang w:val="en-US"/>
                </w:rPr>
                <w:delText>14621.49</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2C9351C8" w14:textId="05B6E26A" w:rsidR="00546FC9" w:rsidRPr="00C47FE2" w:rsidRDefault="00546FC9" w:rsidP="00546FC9">
            <w:pPr>
              <w:spacing w:before="0" w:after="0" w:line="240" w:lineRule="auto"/>
              <w:jc w:val="right"/>
              <w:rPr>
                <w:rFonts w:eastAsia="Times New Roman" w:cs="Arial"/>
                <w:color w:val="4B4B63"/>
                <w:sz w:val="20"/>
                <w:szCs w:val="20"/>
                <w:lang w:val="en-US"/>
              </w:rPr>
            </w:pPr>
            <w:ins w:id="3600" w:author="khanguyen" w:date="2017-03-17T23:08:00Z">
              <w:r>
                <w:rPr>
                  <w:rFonts w:cs="Arial"/>
                  <w:color w:val="4B4B63"/>
                  <w:sz w:val="20"/>
                  <w:szCs w:val="20"/>
                </w:rPr>
                <w:t>89</w:t>
              </w:r>
            </w:ins>
            <w:del w:id="3601" w:author="khanguyen" w:date="2017-03-17T23:07:00Z">
              <w:r w:rsidRPr="00C47FE2" w:rsidDel="005D5052">
                <w:rPr>
                  <w:rFonts w:eastAsia="Times New Roman" w:cs="Arial"/>
                  <w:color w:val="4B4B63"/>
                  <w:sz w:val="20"/>
                  <w:szCs w:val="20"/>
                  <w:lang w:val="en-US"/>
                </w:rPr>
                <w:delText>89</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2AB54378" w14:textId="51E20B31" w:rsidR="00546FC9" w:rsidRPr="00C47FE2" w:rsidRDefault="00546FC9" w:rsidP="00546FC9">
            <w:pPr>
              <w:spacing w:before="0" w:after="0" w:line="240" w:lineRule="auto"/>
              <w:jc w:val="right"/>
              <w:rPr>
                <w:rFonts w:eastAsia="Times New Roman" w:cs="Arial"/>
                <w:color w:val="4B4B63"/>
                <w:sz w:val="20"/>
                <w:szCs w:val="20"/>
                <w:lang w:val="en-US"/>
              </w:rPr>
            </w:pPr>
            <w:ins w:id="3602" w:author="khanguyen" w:date="2017-03-17T23:08:00Z">
              <w:r>
                <w:rPr>
                  <w:rFonts w:cs="Arial"/>
                  <w:color w:val="4B4B63"/>
                  <w:sz w:val="20"/>
                  <w:szCs w:val="20"/>
                </w:rPr>
                <w:t>27644</w:t>
              </w:r>
            </w:ins>
            <w:del w:id="3603" w:author="khanguyen" w:date="2017-03-17T23:07:00Z">
              <w:r w:rsidRPr="00C47FE2" w:rsidDel="005D5052">
                <w:rPr>
                  <w:rFonts w:eastAsia="Times New Roman" w:cs="Arial"/>
                  <w:color w:val="4B4B63"/>
                  <w:sz w:val="20"/>
                  <w:szCs w:val="20"/>
                  <w:lang w:val="en-US"/>
                </w:rPr>
                <w:delText>27644</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06EA15F5" w14:textId="54FE56DC" w:rsidR="00546FC9" w:rsidRPr="00C47FE2" w:rsidRDefault="00546FC9" w:rsidP="00546FC9">
            <w:pPr>
              <w:spacing w:before="0" w:after="0" w:line="240" w:lineRule="auto"/>
              <w:jc w:val="right"/>
              <w:rPr>
                <w:rFonts w:eastAsia="Times New Roman" w:cs="Arial"/>
                <w:color w:val="4B4B63"/>
                <w:sz w:val="20"/>
                <w:szCs w:val="20"/>
                <w:lang w:val="en-US"/>
              </w:rPr>
            </w:pPr>
            <w:ins w:id="3604" w:author="khanguyen" w:date="2017-03-17T23:08:00Z">
              <w:r>
                <w:rPr>
                  <w:rFonts w:cs="Arial"/>
                  <w:color w:val="4B4B63"/>
                  <w:sz w:val="20"/>
                  <w:szCs w:val="20"/>
                </w:rPr>
                <w:t>0%</w:t>
              </w:r>
            </w:ins>
            <w:del w:id="3605" w:author="khanguyen" w:date="2017-03-17T23:07:00Z">
              <w:r w:rsidRPr="00C47FE2" w:rsidDel="005D5052">
                <w:rPr>
                  <w:rFonts w:eastAsia="Times New Roman" w:cs="Arial"/>
                  <w:color w:val="4B4B63"/>
                  <w:sz w:val="20"/>
                  <w:szCs w:val="20"/>
                  <w:lang w:val="en-US"/>
                </w:rPr>
                <w:delText>0%</w:delText>
              </w:r>
            </w:del>
          </w:p>
        </w:tc>
      </w:tr>
      <w:tr w:rsidR="00546FC9" w:rsidRPr="00C47FE2" w14:paraId="09604138" w14:textId="77777777" w:rsidTr="00546FC9">
        <w:trPr>
          <w:trHeight w:val="300"/>
        </w:trPr>
        <w:tc>
          <w:tcPr>
            <w:tcW w:w="3874" w:type="dxa"/>
            <w:tcBorders>
              <w:top w:val="nil"/>
              <w:left w:val="single" w:sz="4" w:space="0" w:color="ACB9CA"/>
              <w:bottom w:val="single" w:sz="4" w:space="0" w:color="ACB9CA"/>
              <w:right w:val="single" w:sz="4" w:space="0" w:color="ACB9CA"/>
            </w:tcBorders>
            <w:shd w:val="clear" w:color="000000" w:fill="FFFFFF"/>
            <w:noWrap/>
            <w:vAlign w:val="center"/>
            <w:hideMark/>
          </w:tcPr>
          <w:p w14:paraId="3DCC4BD4" w14:textId="718BEE73" w:rsidR="00546FC9" w:rsidRPr="00C47FE2" w:rsidRDefault="00546FC9" w:rsidP="00546FC9">
            <w:pPr>
              <w:spacing w:before="0" w:after="0" w:line="240" w:lineRule="auto"/>
              <w:ind w:firstLineChars="100" w:firstLine="200"/>
              <w:rPr>
                <w:rFonts w:eastAsia="Times New Roman" w:cs="Arial"/>
                <w:color w:val="4B4B63"/>
                <w:sz w:val="20"/>
                <w:szCs w:val="20"/>
                <w:lang w:val="en-US"/>
              </w:rPr>
            </w:pPr>
            <w:ins w:id="3606" w:author="khanguyen" w:date="2017-03-17T23:08:00Z">
              <w:r>
                <w:rPr>
                  <w:rFonts w:cs="Arial"/>
                  <w:color w:val="4B4B63"/>
                  <w:sz w:val="20"/>
                  <w:szCs w:val="20"/>
                </w:rPr>
                <w:t>Visit_Timesheet page</w:t>
              </w:r>
            </w:ins>
            <w:del w:id="3607" w:author="khanguyen" w:date="2017-03-17T23:07:00Z">
              <w:r w:rsidRPr="00C47FE2" w:rsidDel="005D5052">
                <w:rPr>
                  <w:rFonts w:eastAsia="Times New Roman" w:cs="Arial"/>
                  <w:color w:val="4B4B63"/>
                  <w:sz w:val="20"/>
                  <w:szCs w:val="20"/>
                  <w:lang w:val="en-US"/>
                </w:rPr>
                <w:delText>Visit_Timesheet page</w:delText>
              </w:r>
            </w:del>
          </w:p>
        </w:tc>
        <w:tc>
          <w:tcPr>
            <w:tcW w:w="846" w:type="dxa"/>
            <w:tcBorders>
              <w:top w:val="nil"/>
              <w:left w:val="nil"/>
              <w:bottom w:val="single" w:sz="4" w:space="0" w:color="ACB9CA"/>
              <w:right w:val="single" w:sz="4" w:space="0" w:color="ACB9CA"/>
            </w:tcBorders>
            <w:shd w:val="clear" w:color="000000" w:fill="FFFFFF"/>
            <w:vAlign w:val="center"/>
            <w:hideMark/>
          </w:tcPr>
          <w:p w14:paraId="6185D4F0" w14:textId="79DCD7FE" w:rsidR="00546FC9" w:rsidRPr="00C47FE2" w:rsidRDefault="00546FC9" w:rsidP="00546FC9">
            <w:pPr>
              <w:spacing w:before="0" w:after="0" w:line="240" w:lineRule="auto"/>
              <w:jc w:val="right"/>
              <w:rPr>
                <w:rFonts w:eastAsia="Times New Roman" w:cs="Arial"/>
                <w:color w:val="4B4B63"/>
                <w:sz w:val="20"/>
                <w:szCs w:val="20"/>
                <w:lang w:val="en-US"/>
              </w:rPr>
            </w:pPr>
            <w:ins w:id="3608" w:author="khanguyen" w:date="2017-03-17T23:08:00Z">
              <w:r>
                <w:rPr>
                  <w:rFonts w:cs="Arial"/>
                  <w:color w:val="4B4B63"/>
                  <w:sz w:val="20"/>
                  <w:szCs w:val="20"/>
                </w:rPr>
                <w:t>2182</w:t>
              </w:r>
            </w:ins>
            <w:del w:id="3609" w:author="khanguyen" w:date="2017-03-17T23:07:00Z">
              <w:r w:rsidRPr="00C47FE2" w:rsidDel="005D5052">
                <w:rPr>
                  <w:rFonts w:eastAsia="Times New Roman" w:cs="Arial"/>
                  <w:color w:val="4B4B63"/>
                  <w:sz w:val="20"/>
                  <w:szCs w:val="20"/>
                  <w:lang w:val="en-US"/>
                </w:rPr>
                <w:delText>2182</w:delText>
              </w:r>
            </w:del>
          </w:p>
        </w:tc>
        <w:tc>
          <w:tcPr>
            <w:tcW w:w="1475" w:type="dxa"/>
            <w:tcBorders>
              <w:top w:val="nil"/>
              <w:left w:val="nil"/>
              <w:bottom w:val="single" w:sz="4" w:space="0" w:color="ACB9CA"/>
              <w:right w:val="single" w:sz="4" w:space="0" w:color="ACB9CA"/>
            </w:tcBorders>
            <w:shd w:val="clear" w:color="000000" w:fill="FFFFFF"/>
            <w:vAlign w:val="center"/>
            <w:hideMark/>
          </w:tcPr>
          <w:p w14:paraId="6646DB9E" w14:textId="334B57B8" w:rsidR="00546FC9" w:rsidRPr="00C47FE2" w:rsidRDefault="00546FC9" w:rsidP="00546FC9">
            <w:pPr>
              <w:spacing w:before="0" w:after="0" w:line="240" w:lineRule="auto"/>
              <w:jc w:val="right"/>
              <w:rPr>
                <w:rFonts w:eastAsia="Times New Roman" w:cs="Arial"/>
                <w:color w:val="4B4B63"/>
                <w:sz w:val="20"/>
                <w:szCs w:val="20"/>
                <w:lang w:val="en-US"/>
              </w:rPr>
            </w:pPr>
            <w:ins w:id="3610" w:author="khanguyen" w:date="2017-03-17T23:08:00Z">
              <w:r>
                <w:rPr>
                  <w:rFonts w:cs="Arial"/>
                  <w:color w:val="4B4B63"/>
                  <w:sz w:val="20"/>
                  <w:szCs w:val="20"/>
                </w:rPr>
                <w:t>4592.18</w:t>
              </w:r>
            </w:ins>
            <w:del w:id="3611" w:author="khanguyen" w:date="2017-03-17T23:07:00Z">
              <w:r w:rsidRPr="00C47FE2" w:rsidDel="005D5052">
                <w:rPr>
                  <w:rFonts w:eastAsia="Times New Roman" w:cs="Arial"/>
                  <w:color w:val="4B4B63"/>
                  <w:sz w:val="20"/>
                  <w:szCs w:val="20"/>
                  <w:lang w:val="en-US"/>
                </w:rPr>
                <w:delText>4592.18</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476433D6" w14:textId="483AAAFF" w:rsidR="00546FC9" w:rsidRPr="00C47FE2" w:rsidRDefault="00546FC9" w:rsidP="00546FC9">
            <w:pPr>
              <w:spacing w:before="0" w:after="0" w:line="240" w:lineRule="auto"/>
              <w:jc w:val="right"/>
              <w:rPr>
                <w:rFonts w:eastAsia="Times New Roman" w:cs="Arial"/>
                <w:color w:val="4B4B63"/>
                <w:sz w:val="20"/>
                <w:szCs w:val="20"/>
                <w:lang w:val="en-US"/>
              </w:rPr>
            </w:pPr>
            <w:ins w:id="3612" w:author="khanguyen" w:date="2017-03-17T23:08:00Z">
              <w:r>
                <w:rPr>
                  <w:rFonts w:cs="Arial"/>
                  <w:color w:val="4B4B63"/>
                  <w:sz w:val="20"/>
                  <w:szCs w:val="20"/>
                </w:rPr>
                <w:t>17383.16</w:t>
              </w:r>
            </w:ins>
            <w:del w:id="3613" w:author="khanguyen" w:date="2017-03-17T23:07:00Z">
              <w:r w:rsidRPr="00C47FE2" w:rsidDel="005D5052">
                <w:rPr>
                  <w:rFonts w:eastAsia="Times New Roman" w:cs="Arial"/>
                  <w:color w:val="4B4B63"/>
                  <w:sz w:val="20"/>
                  <w:szCs w:val="20"/>
                  <w:lang w:val="en-US"/>
                </w:rPr>
                <w:delText>17383.16</w:delText>
              </w:r>
            </w:del>
          </w:p>
        </w:tc>
        <w:tc>
          <w:tcPr>
            <w:tcW w:w="1397" w:type="dxa"/>
            <w:tcBorders>
              <w:top w:val="nil"/>
              <w:left w:val="nil"/>
              <w:bottom w:val="single" w:sz="4" w:space="0" w:color="ACB9CA"/>
              <w:right w:val="single" w:sz="4" w:space="0" w:color="ACB9CA"/>
            </w:tcBorders>
            <w:shd w:val="clear" w:color="000000" w:fill="FFFFFF"/>
            <w:vAlign w:val="center"/>
            <w:hideMark/>
          </w:tcPr>
          <w:p w14:paraId="6A2560BF" w14:textId="6A923B87" w:rsidR="00546FC9" w:rsidRPr="00C47FE2" w:rsidRDefault="00546FC9" w:rsidP="00546FC9">
            <w:pPr>
              <w:spacing w:before="0" w:after="0" w:line="240" w:lineRule="auto"/>
              <w:jc w:val="right"/>
              <w:rPr>
                <w:rFonts w:eastAsia="Times New Roman" w:cs="Arial"/>
                <w:color w:val="4B4B63"/>
                <w:sz w:val="20"/>
                <w:szCs w:val="20"/>
                <w:lang w:val="en-US"/>
              </w:rPr>
            </w:pPr>
            <w:ins w:id="3614" w:author="khanguyen" w:date="2017-03-17T23:08:00Z">
              <w:r>
                <w:rPr>
                  <w:rFonts w:cs="Arial"/>
                  <w:color w:val="4B4B63"/>
                  <w:sz w:val="20"/>
                  <w:szCs w:val="20"/>
                </w:rPr>
                <w:t>22816.29</w:t>
              </w:r>
            </w:ins>
            <w:del w:id="3615" w:author="khanguyen" w:date="2017-03-17T23:07:00Z">
              <w:r w:rsidRPr="00C47FE2" w:rsidDel="005D5052">
                <w:rPr>
                  <w:rFonts w:eastAsia="Times New Roman" w:cs="Arial"/>
                  <w:color w:val="4B4B63"/>
                  <w:sz w:val="20"/>
                  <w:szCs w:val="20"/>
                  <w:lang w:val="en-US"/>
                </w:rPr>
                <w:delText>22816.29</w:delText>
              </w:r>
            </w:del>
          </w:p>
        </w:tc>
        <w:tc>
          <w:tcPr>
            <w:tcW w:w="1554" w:type="dxa"/>
            <w:tcBorders>
              <w:top w:val="nil"/>
              <w:left w:val="nil"/>
              <w:bottom w:val="single" w:sz="4" w:space="0" w:color="ACB9CA"/>
              <w:right w:val="single" w:sz="4" w:space="0" w:color="ACB9CA"/>
            </w:tcBorders>
            <w:shd w:val="clear" w:color="000000" w:fill="FFFFFF"/>
            <w:vAlign w:val="center"/>
            <w:hideMark/>
          </w:tcPr>
          <w:p w14:paraId="36FD6E95" w14:textId="09A3A315" w:rsidR="00546FC9" w:rsidRPr="00C47FE2" w:rsidRDefault="00546FC9" w:rsidP="00546FC9">
            <w:pPr>
              <w:spacing w:before="0" w:after="0" w:line="240" w:lineRule="auto"/>
              <w:jc w:val="right"/>
              <w:rPr>
                <w:rFonts w:eastAsia="Times New Roman" w:cs="Arial"/>
                <w:color w:val="4B4B63"/>
                <w:sz w:val="20"/>
                <w:szCs w:val="20"/>
                <w:lang w:val="en-US"/>
              </w:rPr>
            </w:pPr>
            <w:ins w:id="3616" w:author="khanguyen" w:date="2017-03-17T23:08:00Z">
              <w:r>
                <w:rPr>
                  <w:rFonts w:cs="Arial"/>
                  <w:color w:val="4B4B63"/>
                  <w:sz w:val="20"/>
                  <w:szCs w:val="20"/>
                </w:rPr>
                <w:t>26579.34</w:t>
              </w:r>
            </w:ins>
            <w:del w:id="3617" w:author="khanguyen" w:date="2017-03-17T23:07:00Z">
              <w:r w:rsidRPr="00C47FE2" w:rsidDel="005D5052">
                <w:rPr>
                  <w:rFonts w:eastAsia="Times New Roman" w:cs="Arial"/>
                  <w:color w:val="4B4B63"/>
                  <w:sz w:val="20"/>
                  <w:szCs w:val="20"/>
                  <w:lang w:val="en-US"/>
                </w:rPr>
                <w:delText>26579.34</w:delText>
              </w:r>
            </w:del>
          </w:p>
        </w:tc>
        <w:tc>
          <w:tcPr>
            <w:tcW w:w="1160" w:type="dxa"/>
            <w:tcBorders>
              <w:top w:val="nil"/>
              <w:left w:val="nil"/>
              <w:bottom w:val="single" w:sz="4" w:space="0" w:color="ACB9CA"/>
              <w:right w:val="single" w:sz="4" w:space="0" w:color="ACB9CA"/>
            </w:tcBorders>
            <w:shd w:val="clear" w:color="000000" w:fill="FFFFFF"/>
            <w:vAlign w:val="center"/>
            <w:hideMark/>
          </w:tcPr>
          <w:p w14:paraId="338812E3" w14:textId="49CED6FA" w:rsidR="00546FC9" w:rsidRPr="00C47FE2" w:rsidRDefault="00546FC9" w:rsidP="00546FC9">
            <w:pPr>
              <w:spacing w:before="0" w:after="0" w:line="240" w:lineRule="auto"/>
              <w:jc w:val="right"/>
              <w:rPr>
                <w:rFonts w:eastAsia="Times New Roman" w:cs="Arial"/>
                <w:color w:val="4B4B63"/>
                <w:sz w:val="20"/>
                <w:szCs w:val="20"/>
                <w:lang w:val="en-US"/>
              </w:rPr>
            </w:pPr>
            <w:ins w:id="3618" w:author="khanguyen" w:date="2017-03-17T23:08:00Z">
              <w:r>
                <w:rPr>
                  <w:rFonts w:cs="Arial"/>
                  <w:color w:val="4B4B63"/>
                  <w:sz w:val="20"/>
                  <w:szCs w:val="20"/>
                </w:rPr>
                <w:t>94</w:t>
              </w:r>
            </w:ins>
            <w:del w:id="3619" w:author="khanguyen" w:date="2017-03-17T23:07:00Z">
              <w:r w:rsidRPr="00C47FE2" w:rsidDel="005D5052">
                <w:rPr>
                  <w:rFonts w:eastAsia="Times New Roman" w:cs="Arial"/>
                  <w:color w:val="4B4B63"/>
                  <w:sz w:val="20"/>
                  <w:szCs w:val="20"/>
                  <w:lang w:val="en-US"/>
                </w:rPr>
                <w:delText>94</w:delText>
              </w:r>
            </w:del>
          </w:p>
        </w:tc>
        <w:tc>
          <w:tcPr>
            <w:tcW w:w="1318" w:type="dxa"/>
            <w:tcBorders>
              <w:top w:val="nil"/>
              <w:left w:val="nil"/>
              <w:bottom w:val="single" w:sz="4" w:space="0" w:color="ACB9CA"/>
              <w:right w:val="single" w:sz="4" w:space="0" w:color="ACB9CA"/>
            </w:tcBorders>
            <w:shd w:val="clear" w:color="000000" w:fill="FFFFFF"/>
            <w:vAlign w:val="center"/>
            <w:hideMark/>
          </w:tcPr>
          <w:p w14:paraId="06495041" w14:textId="47662769" w:rsidR="00546FC9" w:rsidRPr="00C47FE2" w:rsidRDefault="00546FC9" w:rsidP="00546FC9">
            <w:pPr>
              <w:spacing w:before="0" w:after="0" w:line="240" w:lineRule="auto"/>
              <w:jc w:val="right"/>
              <w:rPr>
                <w:rFonts w:eastAsia="Times New Roman" w:cs="Arial"/>
                <w:color w:val="4B4B63"/>
                <w:sz w:val="20"/>
                <w:szCs w:val="20"/>
                <w:lang w:val="en-US"/>
              </w:rPr>
            </w:pPr>
            <w:ins w:id="3620" w:author="khanguyen" w:date="2017-03-17T23:08:00Z">
              <w:r>
                <w:rPr>
                  <w:rFonts w:cs="Arial"/>
                  <w:color w:val="4B4B63"/>
                  <w:sz w:val="20"/>
                  <w:szCs w:val="20"/>
                </w:rPr>
                <w:t>28949</w:t>
              </w:r>
            </w:ins>
            <w:del w:id="3621" w:author="khanguyen" w:date="2017-03-17T23:07:00Z">
              <w:r w:rsidRPr="00C47FE2" w:rsidDel="005D5052">
                <w:rPr>
                  <w:rFonts w:eastAsia="Times New Roman" w:cs="Arial"/>
                  <w:color w:val="4B4B63"/>
                  <w:sz w:val="20"/>
                  <w:szCs w:val="20"/>
                  <w:lang w:val="en-US"/>
                </w:rPr>
                <w:delText>28949</w:delText>
              </w:r>
            </w:del>
          </w:p>
        </w:tc>
        <w:tc>
          <w:tcPr>
            <w:tcW w:w="1176" w:type="dxa"/>
            <w:tcBorders>
              <w:top w:val="nil"/>
              <w:left w:val="nil"/>
              <w:bottom w:val="single" w:sz="4" w:space="0" w:color="ACB9CA"/>
              <w:right w:val="single" w:sz="4" w:space="0" w:color="ACB9CA"/>
            </w:tcBorders>
            <w:shd w:val="clear" w:color="000000" w:fill="FFFFFF"/>
            <w:vAlign w:val="center"/>
            <w:hideMark/>
          </w:tcPr>
          <w:p w14:paraId="45989385" w14:textId="43BE2BB9" w:rsidR="00546FC9" w:rsidRPr="00C47FE2" w:rsidRDefault="00546FC9" w:rsidP="00546FC9">
            <w:pPr>
              <w:spacing w:before="0" w:after="0" w:line="240" w:lineRule="auto"/>
              <w:jc w:val="right"/>
              <w:rPr>
                <w:rFonts w:eastAsia="Times New Roman" w:cs="Arial"/>
                <w:color w:val="4B4B63"/>
                <w:sz w:val="20"/>
                <w:szCs w:val="20"/>
                <w:lang w:val="en-US"/>
              </w:rPr>
            </w:pPr>
            <w:ins w:id="3622" w:author="khanguyen" w:date="2017-03-17T23:08:00Z">
              <w:r>
                <w:rPr>
                  <w:rFonts w:cs="Arial"/>
                  <w:color w:val="4B4B63"/>
                  <w:sz w:val="20"/>
                  <w:szCs w:val="20"/>
                </w:rPr>
                <w:t>0%</w:t>
              </w:r>
            </w:ins>
            <w:del w:id="3623" w:author="khanguyen" w:date="2017-03-17T23:07:00Z">
              <w:r w:rsidRPr="00C47FE2" w:rsidDel="005D5052">
                <w:rPr>
                  <w:rFonts w:eastAsia="Times New Roman" w:cs="Arial"/>
                  <w:color w:val="4B4B63"/>
                  <w:sz w:val="20"/>
                  <w:szCs w:val="20"/>
                  <w:lang w:val="en-US"/>
                </w:rPr>
                <w:delText>0%</w:delText>
              </w:r>
            </w:del>
          </w:p>
        </w:tc>
      </w:tr>
    </w:tbl>
    <w:p w14:paraId="4CB2A409" w14:textId="77777777" w:rsidR="00AD2A4F" w:rsidRPr="00C47FE2" w:rsidRDefault="00AD2A4F" w:rsidP="00AD2A4F">
      <w:pPr>
        <w:rPr>
          <w:rFonts w:cs="Arial"/>
        </w:rPr>
      </w:pPr>
    </w:p>
    <w:p w14:paraId="7C4BCAED" w14:textId="77777777" w:rsidR="00AD2A4F" w:rsidRPr="00C47FE2" w:rsidRDefault="00AD2A4F" w:rsidP="00C822CB">
      <w:pPr>
        <w:pStyle w:val="Heading3"/>
        <w:rPr>
          <w:rFonts w:cs="Arial"/>
        </w:rPr>
      </w:pPr>
      <w:r w:rsidRPr="00C47FE2">
        <w:rPr>
          <w:rFonts w:cs="Arial"/>
        </w:rPr>
        <w:t>Errors Report</w:t>
      </w:r>
    </w:p>
    <w:p w14:paraId="02B4E841" w14:textId="77777777" w:rsidR="00D8468E" w:rsidRPr="00C47FE2" w:rsidRDefault="00AD2A4F" w:rsidP="00D66BB4">
      <w:pPr>
        <w:rPr>
          <w:rFonts w:cs="Arial"/>
          <w:color w:val="4B4B63"/>
          <w:sz w:val="21"/>
          <w:szCs w:val="21"/>
        </w:rPr>
      </w:pPr>
      <w:r w:rsidRPr="00C47FE2">
        <w:rPr>
          <w:rFonts w:cs="Arial"/>
          <w:color w:val="4B4B63"/>
          <w:sz w:val="21"/>
          <w:szCs w:val="21"/>
        </w:rPr>
        <w:t xml:space="preserve">This report displays all errors received during the test run, categorized by labels (pages) and error types. </w:t>
      </w:r>
    </w:p>
    <w:tbl>
      <w:tblPr>
        <w:tblW w:w="6237" w:type="dxa"/>
        <w:tblInd w:w="93" w:type="dxa"/>
        <w:tblLook w:val="04A0" w:firstRow="1" w:lastRow="0" w:firstColumn="1" w:lastColumn="0" w:noHBand="0" w:noVBand="1"/>
        <w:tblPrChange w:id="3624" w:author="khanguyen" w:date="2017-03-17T23:45:00Z">
          <w:tblPr>
            <w:tblW w:w="6913" w:type="dxa"/>
            <w:tblInd w:w="93" w:type="dxa"/>
            <w:tblLook w:val="04A0" w:firstRow="1" w:lastRow="0" w:firstColumn="1" w:lastColumn="0" w:noHBand="0" w:noVBand="1"/>
          </w:tblPr>
        </w:tblPrChange>
      </w:tblPr>
      <w:tblGrid>
        <w:gridCol w:w="2526"/>
        <w:gridCol w:w="1937"/>
        <w:gridCol w:w="2067"/>
        <w:tblGridChange w:id="3625">
          <w:tblGrid>
            <w:gridCol w:w="2526"/>
            <w:gridCol w:w="1937"/>
            <w:gridCol w:w="1774"/>
          </w:tblGrid>
        </w:tblGridChange>
      </w:tblGrid>
      <w:tr w:rsidR="00637CF7" w:rsidRPr="00C47FE2" w14:paraId="5B06BF8D" w14:textId="77777777" w:rsidTr="00637CF7">
        <w:trPr>
          <w:trHeight w:val="570"/>
          <w:trPrChange w:id="3626" w:author="khanguyen" w:date="2017-03-17T23:45:00Z">
            <w:trPr>
              <w:trHeight w:val="570"/>
            </w:trPr>
          </w:trPrChange>
        </w:trPr>
        <w:tc>
          <w:tcPr>
            <w:tcW w:w="252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Change w:id="3627" w:author="khanguyen" w:date="2017-03-17T23:45:00Z">
              <w:tcPr>
                <w:tcW w:w="252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tcPrChange>
          </w:tcPr>
          <w:p w14:paraId="713EA65B" w14:textId="77777777" w:rsidR="00637CF7" w:rsidRPr="00C47FE2" w:rsidRDefault="00637CF7"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1937" w:type="dxa"/>
            <w:tcBorders>
              <w:top w:val="single" w:sz="4" w:space="0" w:color="ACB9CA"/>
              <w:left w:val="nil"/>
              <w:bottom w:val="single" w:sz="4" w:space="0" w:color="ACB9CA"/>
              <w:right w:val="single" w:sz="4" w:space="0" w:color="ACB9CA"/>
            </w:tcBorders>
            <w:shd w:val="clear" w:color="000000" w:fill="F4F9FE"/>
            <w:vAlign w:val="bottom"/>
            <w:hideMark/>
            <w:tcPrChange w:id="3628" w:author="khanguyen" w:date="2017-03-17T23:45:00Z">
              <w:tcPr>
                <w:tcW w:w="1937"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0B80D95D" w14:textId="77777777" w:rsidR="00637CF7" w:rsidRPr="00C47FE2" w:rsidRDefault="00637CF7" w:rsidP="00D66BB4">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1774" w:type="dxa"/>
            <w:tcBorders>
              <w:top w:val="single" w:sz="4" w:space="0" w:color="ACB9CA"/>
              <w:left w:val="nil"/>
              <w:bottom w:val="single" w:sz="4" w:space="0" w:color="ACB9CA"/>
              <w:right w:val="single" w:sz="4" w:space="0" w:color="ACB9CA"/>
            </w:tcBorders>
            <w:shd w:val="clear" w:color="000000" w:fill="F4F9FE"/>
            <w:vAlign w:val="bottom"/>
            <w:hideMark/>
            <w:tcPrChange w:id="3629" w:author="khanguyen" w:date="2017-03-17T23:45:00Z">
              <w:tcPr>
                <w:tcW w:w="1413"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7D481497" w14:textId="77777777" w:rsidR="00637CF7" w:rsidRDefault="00637CF7" w:rsidP="00637CF7">
            <w:pPr>
              <w:spacing w:before="0" w:after="0" w:line="240" w:lineRule="auto"/>
              <w:rPr>
                <w:ins w:id="3630" w:author="khanguyen" w:date="2017-03-17T23:46:00Z"/>
                <w:rFonts w:eastAsia="Times New Roman" w:cs="Arial"/>
                <w:b/>
                <w:bCs/>
                <w:color w:val="4B4B63"/>
                <w:sz w:val="18"/>
                <w:szCs w:val="18"/>
                <w:lang w:val="en-US"/>
              </w:rPr>
            </w:pPr>
            <w:ins w:id="3631" w:author="khanguyen" w:date="2017-03-17T23:46:00Z">
              <w:r w:rsidRPr="00C47FE2">
                <w:rPr>
                  <w:rFonts w:eastAsia="Times New Roman" w:cs="Arial"/>
                  <w:b/>
                  <w:bCs/>
                  <w:color w:val="4B4B63"/>
                  <w:sz w:val="18"/>
                  <w:szCs w:val="18"/>
                  <w:lang w:val="en-US"/>
                </w:rPr>
                <w:t>Percentage</w:t>
              </w:r>
              <w:r>
                <w:rPr>
                  <w:rFonts w:eastAsia="Times New Roman" w:cs="Arial"/>
                  <w:b/>
                  <w:bCs/>
                  <w:color w:val="4B4B63"/>
                  <w:sz w:val="18"/>
                  <w:szCs w:val="18"/>
                  <w:lang w:val="en-US"/>
                </w:rPr>
                <w:t xml:space="preserve"> </w:t>
              </w:r>
            </w:ins>
          </w:p>
          <w:p w14:paraId="79E4D686" w14:textId="514ADFAA" w:rsidR="00637CF7" w:rsidRPr="00C47FE2" w:rsidRDefault="00637CF7" w:rsidP="00637CF7">
            <w:pPr>
              <w:spacing w:before="0" w:after="0" w:line="240" w:lineRule="auto"/>
              <w:rPr>
                <w:rFonts w:eastAsia="Times New Roman" w:cs="Arial"/>
                <w:b/>
                <w:bCs/>
                <w:color w:val="4B4B63"/>
                <w:sz w:val="18"/>
                <w:szCs w:val="18"/>
                <w:lang w:val="en-US"/>
              </w:rPr>
              <w:pPrChange w:id="3632" w:author="khanguyen" w:date="2017-03-17T23:43:00Z">
                <w:pPr>
                  <w:spacing w:before="0" w:after="0" w:line="240" w:lineRule="auto"/>
                </w:pPr>
              </w:pPrChange>
            </w:pPr>
            <w:ins w:id="3633" w:author="khanguyen" w:date="2017-03-17T23:46:00Z">
              <w:r>
                <w:rPr>
                  <w:rFonts w:eastAsia="Times New Roman" w:cs="Arial"/>
                  <w:b/>
                  <w:bCs/>
                  <w:color w:val="4B4B63"/>
                  <w:sz w:val="18"/>
                  <w:szCs w:val="18"/>
                  <w:lang w:val="en-US"/>
                </w:rPr>
                <w:t>(% Errors/ Total #samples)</w:t>
              </w:r>
            </w:ins>
            <w:del w:id="3634" w:author="khanguyen" w:date="2017-03-17T23:46:00Z">
              <w:r w:rsidRPr="00C47FE2" w:rsidDel="00637CF7">
                <w:rPr>
                  <w:rFonts w:eastAsia="Times New Roman" w:cs="Arial"/>
                  <w:b/>
                  <w:bCs/>
                  <w:color w:val="4B4B63"/>
                  <w:sz w:val="18"/>
                  <w:szCs w:val="18"/>
                  <w:lang w:val="en-US"/>
                </w:rPr>
                <w:delText>Percentage</w:delText>
              </w:r>
            </w:del>
          </w:p>
        </w:tc>
      </w:tr>
      <w:tr w:rsidR="00637CF7" w:rsidRPr="00C47FE2" w14:paraId="6CBB71AF" w14:textId="77777777" w:rsidTr="00637CF7">
        <w:trPr>
          <w:trHeight w:val="300"/>
          <w:trPrChange w:id="3635" w:author="khanguyen" w:date="2017-03-17T23:45:00Z">
            <w:trPr>
              <w:trHeight w:val="300"/>
            </w:trPr>
          </w:trPrChange>
        </w:trPr>
        <w:tc>
          <w:tcPr>
            <w:tcW w:w="2526" w:type="dxa"/>
            <w:tcBorders>
              <w:top w:val="nil"/>
              <w:left w:val="single" w:sz="4" w:space="0" w:color="ACB9CA"/>
              <w:bottom w:val="single" w:sz="4" w:space="0" w:color="ACB9CA"/>
              <w:right w:val="single" w:sz="4" w:space="0" w:color="ACB9CA"/>
            </w:tcBorders>
            <w:shd w:val="clear" w:color="000000" w:fill="FFFFFF"/>
            <w:noWrap/>
            <w:vAlign w:val="center"/>
            <w:hideMark/>
            <w:tcPrChange w:id="3636" w:author="khanguyen" w:date="2017-03-17T23:45:00Z">
              <w:tcPr>
                <w:tcW w:w="252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CEF5B37" w14:textId="686881C1" w:rsidR="00637CF7" w:rsidRPr="00C47FE2" w:rsidRDefault="00637CF7"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937" w:type="dxa"/>
            <w:tcBorders>
              <w:top w:val="nil"/>
              <w:left w:val="nil"/>
              <w:bottom w:val="single" w:sz="4" w:space="0" w:color="ACB9CA"/>
              <w:right w:val="single" w:sz="4" w:space="0" w:color="ACB9CA"/>
            </w:tcBorders>
            <w:shd w:val="clear" w:color="000000" w:fill="FFFFFF"/>
            <w:noWrap/>
            <w:vAlign w:val="center"/>
            <w:hideMark/>
            <w:tcPrChange w:id="3637" w:author="khanguyen" w:date="2017-03-17T23:45:00Z">
              <w:tcPr>
                <w:tcW w:w="1937" w:type="dxa"/>
                <w:tcBorders>
                  <w:top w:val="nil"/>
                  <w:left w:val="nil"/>
                  <w:bottom w:val="single" w:sz="4" w:space="0" w:color="ACB9CA"/>
                  <w:right w:val="single" w:sz="4" w:space="0" w:color="ACB9CA"/>
                </w:tcBorders>
                <w:shd w:val="clear" w:color="000000" w:fill="FFFFFF"/>
                <w:noWrap/>
                <w:vAlign w:val="center"/>
                <w:hideMark/>
              </w:tcPr>
            </w:tcPrChange>
          </w:tcPr>
          <w:p w14:paraId="758B2265" w14:textId="77777777" w:rsidR="00637CF7" w:rsidRPr="00C47FE2" w:rsidRDefault="00637CF7"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1774" w:type="dxa"/>
            <w:vMerge w:val="restart"/>
            <w:tcBorders>
              <w:top w:val="nil"/>
              <w:left w:val="single" w:sz="4" w:space="0" w:color="ACB9CA"/>
              <w:right w:val="single" w:sz="4" w:space="0" w:color="ACB9CA"/>
            </w:tcBorders>
            <w:shd w:val="clear" w:color="000000" w:fill="FFFFFF"/>
            <w:noWrap/>
            <w:vAlign w:val="center"/>
            <w:hideMark/>
            <w:tcPrChange w:id="3638" w:author="khanguyen" w:date="2017-03-17T23:45:00Z">
              <w:tcPr>
                <w:tcW w:w="1413" w:type="dxa"/>
                <w:vMerge w:val="restart"/>
                <w:tcBorders>
                  <w:top w:val="nil"/>
                  <w:left w:val="single" w:sz="4" w:space="0" w:color="ACB9CA"/>
                  <w:right w:val="single" w:sz="4" w:space="0" w:color="ACB9CA"/>
                </w:tcBorders>
                <w:shd w:val="clear" w:color="000000" w:fill="FFFFFF"/>
                <w:noWrap/>
                <w:vAlign w:val="center"/>
                <w:hideMark/>
              </w:tcPr>
            </w:tcPrChange>
          </w:tcPr>
          <w:p w14:paraId="49C2D57E" w14:textId="5A9A8CE9" w:rsidR="00637CF7" w:rsidRPr="00C47FE2" w:rsidDel="00637CF7" w:rsidRDefault="00637CF7" w:rsidP="00637CF7">
            <w:pPr>
              <w:jc w:val="center"/>
              <w:divId w:val="834682452"/>
              <w:rPr>
                <w:del w:id="3639" w:author="khanguyen" w:date="2017-03-17T23:43:00Z"/>
                <w:rFonts w:cs="Arial"/>
                <w:color w:val="4B4B63"/>
                <w:sz w:val="20"/>
                <w:szCs w:val="20"/>
              </w:rPr>
              <w:pPrChange w:id="3640" w:author="khanguyen" w:date="2017-03-17T23:44:00Z">
                <w:pPr>
                  <w:divId w:val="834682452"/>
                </w:pPr>
              </w:pPrChange>
            </w:pPr>
            <w:del w:id="3641" w:author="khanguyen" w:date="2017-03-17T23:43:00Z">
              <w:r w:rsidRPr="00C47FE2" w:rsidDel="00637CF7">
                <w:rPr>
                  <w:rFonts w:cs="Arial"/>
                  <w:color w:val="4B4B63"/>
                  <w:sz w:val="20"/>
                  <w:szCs w:val="20"/>
                </w:rPr>
                <w:delText>18.64516129</w:delText>
              </w:r>
            </w:del>
          </w:p>
          <w:p w14:paraId="52851EA2" w14:textId="451A11A3" w:rsidR="00637CF7" w:rsidRPr="00C47FE2" w:rsidDel="00637CF7" w:rsidRDefault="00637CF7" w:rsidP="00637CF7">
            <w:pPr>
              <w:jc w:val="center"/>
              <w:rPr>
                <w:del w:id="3642" w:author="khanguyen" w:date="2017-03-17T23:43:00Z"/>
                <w:rFonts w:cs="Arial"/>
                <w:color w:val="4B4B63"/>
                <w:sz w:val="20"/>
                <w:szCs w:val="20"/>
              </w:rPr>
              <w:pPrChange w:id="3643" w:author="khanguyen" w:date="2017-03-17T23:44:00Z">
                <w:pPr/>
              </w:pPrChange>
            </w:pPr>
            <w:del w:id="3644" w:author="khanguyen" w:date="2017-03-17T23:43:00Z">
              <w:r w:rsidRPr="00C47FE2" w:rsidDel="00637CF7">
                <w:rPr>
                  <w:rFonts w:cs="Arial"/>
                  <w:color w:val="4B4B63"/>
                  <w:sz w:val="20"/>
                  <w:szCs w:val="20"/>
                </w:rPr>
                <w:delText>24.32258065</w:delText>
              </w:r>
            </w:del>
          </w:p>
          <w:p w14:paraId="0232AA49" w14:textId="31EB2EF2" w:rsidR="00637CF7" w:rsidRPr="00C47FE2" w:rsidRDefault="00637CF7" w:rsidP="00637CF7">
            <w:pPr>
              <w:jc w:val="center"/>
              <w:divId w:val="834682452"/>
              <w:rPr>
                <w:rFonts w:cs="Arial"/>
                <w:color w:val="4B4B63"/>
                <w:sz w:val="20"/>
                <w:szCs w:val="20"/>
              </w:rPr>
              <w:pPrChange w:id="3645" w:author="khanguyen" w:date="2017-03-17T23:44:00Z">
                <w:pPr>
                  <w:divId w:val="834682452"/>
                </w:pPr>
              </w:pPrChange>
            </w:pPr>
            <w:del w:id="3646" w:author="khanguyen" w:date="2017-03-17T23:43:00Z">
              <w:r w:rsidRPr="00C47FE2" w:rsidDel="00637CF7">
                <w:rPr>
                  <w:rFonts w:cs="Arial"/>
                  <w:color w:val="4B4B63"/>
                  <w:sz w:val="20"/>
                  <w:szCs w:val="20"/>
                </w:rPr>
                <w:delText>57.03225806</w:delText>
              </w:r>
            </w:del>
            <w:ins w:id="3647" w:author="khanguyen" w:date="2017-03-17T23:43:00Z">
              <w:r>
                <w:rPr>
                  <w:rFonts w:cs="Arial"/>
                  <w:color w:val="4B4B63"/>
                  <w:sz w:val="20"/>
                  <w:szCs w:val="20"/>
                </w:rPr>
                <w:t>6.42</w:t>
              </w:r>
            </w:ins>
          </w:p>
        </w:tc>
      </w:tr>
      <w:tr w:rsidR="00637CF7" w:rsidRPr="00C47FE2" w14:paraId="3C7A53D4" w14:textId="77777777" w:rsidTr="00637CF7">
        <w:trPr>
          <w:trHeight w:val="300"/>
          <w:trPrChange w:id="3648" w:author="khanguyen" w:date="2017-03-17T23:45:00Z">
            <w:trPr>
              <w:trHeight w:val="300"/>
            </w:trPr>
          </w:trPrChange>
        </w:trPr>
        <w:tc>
          <w:tcPr>
            <w:tcW w:w="2526" w:type="dxa"/>
            <w:tcBorders>
              <w:top w:val="nil"/>
              <w:left w:val="single" w:sz="4" w:space="0" w:color="ACB9CA"/>
              <w:bottom w:val="single" w:sz="4" w:space="0" w:color="ACB9CA"/>
              <w:right w:val="single" w:sz="4" w:space="0" w:color="ACB9CA"/>
            </w:tcBorders>
            <w:shd w:val="clear" w:color="000000" w:fill="FFFFFF"/>
            <w:noWrap/>
            <w:vAlign w:val="center"/>
            <w:hideMark/>
            <w:tcPrChange w:id="3649" w:author="khanguyen" w:date="2017-03-17T23:45:00Z">
              <w:tcPr>
                <w:tcW w:w="252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E052522" w14:textId="77777777" w:rsidR="00637CF7" w:rsidRPr="00C47FE2" w:rsidRDefault="00637CF7"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503</w:t>
            </w:r>
          </w:p>
        </w:tc>
        <w:tc>
          <w:tcPr>
            <w:tcW w:w="1937" w:type="dxa"/>
            <w:tcBorders>
              <w:top w:val="nil"/>
              <w:left w:val="nil"/>
              <w:bottom w:val="single" w:sz="4" w:space="0" w:color="ACB9CA"/>
              <w:right w:val="single" w:sz="4" w:space="0" w:color="ACB9CA"/>
            </w:tcBorders>
            <w:shd w:val="clear" w:color="000000" w:fill="FFFFFF"/>
            <w:noWrap/>
            <w:vAlign w:val="center"/>
            <w:hideMark/>
            <w:tcPrChange w:id="3650" w:author="khanguyen" w:date="2017-03-17T23:45:00Z">
              <w:tcPr>
                <w:tcW w:w="1937" w:type="dxa"/>
                <w:tcBorders>
                  <w:top w:val="nil"/>
                  <w:left w:val="nil"/>
                  <w:bottom w:val="single" w:sz="4" w:space="0" w:color="ACB9CA"/>
                  <w:right w:val="single" w:sz="4" w:space="0" w:color="ACB9CA"/>
                </w:tcBorders>
                <w:shd w:val="clear" w:color="000000" w:fill="FFFFFF"/>
                <w:noWrap/>
                <w:vAlign w:val="center"/>
                <w:hideMark/>
              </w:tcPr>
            </w:tcPrChange>
          </w:tcPr>
          <w:p w14:paraId="566E831C" w14:textId="77777777" w:rsidR="00637CF7" w:rsidRPr="00C47FE2" w:rsidRDefault="00637CF7"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Service Unavailable</w:t>
            </w:r>
          </w:p>
        </w:tc>
        <w:tc>
          <w:tcPr>
            <w:tcW w:w="1774" w:type="dxa"/>
            <w:vMerge/>
            <w:tcBorders>
              <w:left w:val="single" w:sz="4" w:space="0" w:color="ACB9CA"/>
              <w:right w:val="single" w:sz="4" w:space="0" w:color="ACB9CA"/>
            </w:tcBorders>
            <w:shd w:val="clear" w:color="000000" w:fill="FFFFFF"/>
            <w:noWrap/>
            <w:vAlign w:val="center"/>
            <w:hideMark/>
            <w:tcPrChange w:id="3651" w:author="khanguyen" w:date="2017-03-17T23:45:00Z">
              <w:tcPr>
                <w:tcW w:w="1413" w:type="dxa"/>
                <w:vMerge/>
                <w:tcBorders>
                  <w:left w:val="single" w:sz="4" w:space="0" w:color="ACB9CA"/>
                  <w:right w:val="single" w:sz="4" w:space="0" w:color="ACB9CA"/>
                </w:tcBorders>
                <w:shd w:val="clear" w:color="000000" w:fill="FFFFFF"/>
                <w:noWrap/>
                <w:vAlign w:val="center"/>
                <w:hideMark/>
              </w:tcPr>
            </w:tcPrChange>
          </w:tcPr>
          <w:p w14:paraId="2979B0A4" w14:textId="4F7800C8" w:rsidR="00637CF7" w:rsidRPr="00C47FE2" w:rsidRDefault="00637CF7" w:rsidP="001E3115">
            <w:pPr>
              <w:rPr>
                <w:rFonts w:cs="Arial"/>
                <w:color w:val="4B4B63"/>
                <w:sz w:val="20"/>
                <w:szCs w:val="20"/>
              </w:rPr>
            </w:pPr>
          </w:p>
        </w:tc>
      </w:tr>
      <w:tr w:rsidR="00637CF7" w:rsidRPr="00C47FE2" w14:paraId="2DD7911D" w14:textId="77777777" w:rsidTr="00637CF7">
        <w:trPr>
          <w:trHeight w:val="1700"/>
          <w:trPrChange w:id="3652" w:author="khanguyen" w:date="2017-03-17T23:45:00Z">
            <w:trPr>
              <w:trHeight w:val="1700"/>
            </w:trPr>
          </w:trPrChange>
        </w:trPr>
        <w:tc>
          <w:tcPr>
            <w:tcW w:w="2526" w:type="dxa"/>
            <w:tcBorders>
              <w:top w:val="nil"/>
              <w:left w:val="single" w:sz="4" w:space="0" w:color="ACB9CA"/>
              <w:bottom w:val="single" w:sz="4" w:space="0" w:color="ACB9CA"/>
              <w:right w:val="single" w:sz="4" w:space="0" w:color="ACB9CA"/>
            </w:tcBorders>
            <w:shd w:val="clear" w:color="000000" w:fill="FFFFFF"/>
            <w:vAlign w:val="center"/>
            <w:hideMark/>
            <w:tcPrChange w:id="3653" w:author="khanguyen" w:date="2017-03-17T23:45:00Z">
              <w:tcPr>
                <w:tcW w:w="2526" w:type="dxa"/>
                <w:tcBorders>
                  <w:top w:val="nil"/>
                  <w:left w:val="single" w:sz="4" w:space="0" w:color="ACB9CA"/>
                  <w:bottom w:val="single" w:sz="4" w:space="0" w:color="ACB9CA"/>
                  <w:right w:val="single" w:sz="4" w:space="0" w:color="ACB9CA"/>
                </w:tcBorders>
                <w:shd w:val="clear" w:color="000000" w:fill="FFFFFF"/>
                <w:vAlign w:val="center"/>
                <w:hideMark/>
              </w:tcPr>
            </w:tcPrChange>
          </w:tcPr>
          <w:p w14:paraId="3BEEB419" w14:textId="77777777" w:rsidR="00637CF7" w:rsidRPr="00C47FE2" w:rsidRDefault="00637CF7"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code: java.net.SocketException</w:t>
            </w:r>
          </w:p>
        </w:tc>
        <w:tc>
          <w:tcPr>
            <w:tcW w:w="1937" w:type="dxa"/>
            <w:tcBorders>
              <w:top w:val="nil"/>
              <w:left w:val="nil"/>
              <w:bottom w:val="single" w:sz="4" w:space="0" w:color="ACB9CA"/>
              <w:right w:val="single" w:sz="4" w:space="0" w:color="ACB9CA"/>
            </w:tcBorders>
            <w:shd w:val="clear" w:color="000000" w:fill="FFFFFF"/>
            <w:vAlign w:val="center"/>
            <w:hideMark/>
            <w:tcPrChange w:id="3654" w:author="khanguyen" w:date="2017-03-17T23:45:00Z">
              <w:tcPr>
                <w:tcW w:w="1937" w:type="dxa"/>
                <w:tcBorders>
                  <w:top w:val="nil"/>
                  <w:left w:val="nil"/>
                  <w:bottom w:val="single" w:sz="4" w:space="0" w:color="ACB9CA"/>
                  <w:right w:val="single" w:sz="4" w:space="0" w:color="ACB9CA"/>
                </w:tcBorders>
                <w:shd w:val="clear" w:color="000000" w:fill="FFFFFF"/>
                <w:vAlign w:val="center"/>
                <w:hideMark/>
              </w:tcPr>
            </w:tcPrChange>
          </w:tcPr>
          <w:p w14:paraId="4F7FF2E1" w14:textId="77777777" w:rsidR="00637CF7" w:rsidRPr="00C47FE2" w:rsidRDefault="00637CF7" w:rsidP="00D66BB4">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1774" w:type="dxa"/>
            <w:vMerge/>
            <w:tcBorders>
              <w:left w:val="single" w:sz="4" w:space="0" w:color="ACB9CA"/>
              <w:bottom w:val="single" w:sz="4" w:space="0" w:color="ACB9CA"/>
              <w:right w:val="single" w:sz="4" w:space="0" w:color="ACB9CA"/>
            </w:tcBorders>
            <w:shd w:val="clear" w:color="000000" w:fill="FFFFFF"/>
            <w:noWrap/>
            <w:vAlign w:val="center"/>
            <w:hideMark/>
            <w:tcPrChange w:id="3655" w:author="khanguyen" w:date="2017-03-17T23:45:00Z">
              <w:tcPr>
                <w:tcW w:w="1413" w:type="dxa"/>
                <w:vMerge/>
                <w:tcBorders>
                  <w:left w:val="single" w:sz="4" w:space="0" w:color="ACB9CA"/>
                  <w:bottom w:val="single" w:sz="4" w:space="0" w:color="ACB9CA"/>
                  <w:right w:val="single" w:sz="4" w:space="0" w:color="ACB9CA"/>
                </w:tcBorders>
                <w:shd w:val="clear" w:color="000000" w:fill="FFFFFF"/>
                <w:noWrap/>
                <w:vAlign w:val="center"/>
                <w:hideMark/>
              </w:tcPr>
            </w:tcPrChange>
          </w:tcPr>
          <w:p w14:paraId="5644F0D2" w14:textId="344884AB" w:rsidR="00637CF7" w:rsidRPr="00C47FE2" w:rsidRDefault="00637CF7">
            <w:pPr>
              <w:rPr>
                <w:rFonts w:cs="Arial"/>
                <w:color w:val="4B4B63"/>
                <w:sz w:val="20"/>
                <w:szCs w:val="20"/>
              </w:rPr>
            </w:pPr>
          </w:p>
        </w:tc>
      </w:tr>
    </w:tbl>
    <w:p w14:paraId="41E6E3CC" w14:textId="77777777" w:rsidR="00D66BB4" w:rsidRPr="00C47FE2" w:rsidRDefault="00D66BB4" w:rsidP="00D66BB4">
      <w:pPr>
        <w:rPr>
          <w:rFonts w:cs="Arial"/>
          <w:b/>
        </w:rPr>
      </w:pPr>
    </w:p>
    <w:p w14:paraId="51BDCFEA" w14:textId="77777777" w:rsidR="001A6FC7" w:rsidRPr="00C47FE2" w:rsidDel="00BC68F6" w:rsidRDefault="001A6FC7" w:rsidP="00C822CB">
      <w:pPr>
        <w:pStyle w:val="Heading3"/>
        <w:rPr>
          <w:del w:id="3656" w:author="khanguyen" w:date="2017-03-17T22:58:00Z"/>
          <w:rFonts w:cs="Arial"/>
        </w:rPr>
      </w:pPr>
      <w:del w:id="3657" w:author="khanguyen" w:date="2017-03-17T22:58:00Z">
        <w:r w:rsidRPr="00C47FE2" w:rsidDel="00BC68F6">
          <w:rPr>
            <w:rFonts w:cs="Arial"/>
          </w:rPr>
          <w:delText xml:space="preserve">Analysis </w:delText>
        </w:r>
        <w:bookmarkStart w:id="3658" w:name="_Toc477557841"/>
        <w:bookmarkEnd w:id="3658"/>
      </w:del>
    </w:p>
    <w:p w14:paraId="79DE36CB" w14:textId="77777777" w:rsidR="006C6340" w:rsidRPr="00C47FE2" w:rsidDel="00BC68F6" w:rsidRDefault="006C6340" w:rsidP="00D56762">
      <w:pPr>
        <w:pStyle w:val="ListParagraph"/>
        <w:numPr>
          <w:ilvl w:val="0"/>
          <w:numId w:val="12"/>
        </w:numPr>
        <w:rPr>
          <w:del w:id="3659" w:author="khanguyen" w:date="2017-03-17T22:58:00Z"/>
          <w:rFonts w:cs="Arial"/>
        </w:rPr>
      </w:pPr>
      <w:del w:id="3660" w:author="khanguyen" w:date="2017-03-17T22:58:00Z">
        <w:r w:rsidRPr="00C47FE2" w:rsidDel="00BC68F6">
          <w:rPr>
            <w:rFonts w:cs="Arial"/>
          </w:rPr>
          <w:delText>Same with Test Run 1. All requests to access a page or post/ put data always have Slow Response Times.</w:delText>
        </w:r>
        <w:bookmarkStart w:id="3661" w:name="_Toc477557842"/>
        <w:bookmarkEnd w:id="3661"/>
      </w:del>
    </w:p>
    <w:p w14:paraId="5CE91470" w14:textId="77777777" w:rsidR="00CC756A" w:rsidRDefault="00CC756A" w:rsidP="005C3224">
      <w:pPr>
        <w:pStyle w:val="Heading2"/>
        <w:rPr>
          <w:ins w:id="3662" w:author="khanguyen" w:date="2017-03-17T22:43:00Z"/>
          <w:rFonts w:cs="Arial"/>
        </w:rPr>
      </w:pPr>
      <w:bookmarkStart w:id="3663" w:name="_Toc477557843"/>
      <w:r w:rsidRPr="00C47FE2">
        <w:rPr>
          <w:rFonts w:cs="Arial"/>
        </w:rPr>
        <w:t>Test Run 4</w:t>
      </w:r>
      <w:r w:rsidR="005C3224" w:rsidRPr="00C47FE2">
        <w:rPr>
          <w:rFonts w:cs="Arial"/>
        </w:rPr>
        <w:t xml:space="preserve"> – Baseline Two Hour Load Test</w:t>
      </w:r>
      <w:bookmarkEnd w:id="3663"/>
    </w:p>
    <w:p w14:paraId="74C1EEEA" w14:textId="77777777" w:rsidR="00875EA5" w:rsidRPr="00C47FE2" w:rsidRDefault="00875EA5" w:rsidP="00875EA5">
      <w:pPr>
        <w:numPr>
          <w:ilvl w:val="0"/>
          <w:numId w:val="15"/>
        </w:numPr>
        <w:spacing w:before="60" w:after="120" w:line="320" w:lineRule="exact"/>
        <w:jc w:val="both"/>
        <w:rPr>
          <w:ins w:id="3664" w:author="khanguyen" w:date="2017-03-17T22:43:00Z"/>
          <w:rFonts w:cs="Arial"/>
        </w:rPr>
      </w:pPr>
      <w:ins w:id="3665" w:author="khanguyen" w:date="2017-03-17T22:43:00Z">
        <w:r w:rsidRPr="00C47FE2">
          <w:rPr>
            <w:rFonts w:cs="Arial"/>
          </w:rPr>
          <w:t>Duration: 1 hour, 51 minutes</w:t>
        </w:r>
      </w:ins>
    </w:p>
    <w:p w14:paraId="4EF78C3B" w14:textId="77777777" w:rsidR="00875EA5" w:rsidRPr="00875EA5" w:rsidDel="00875EA5" w:rsidRDefault="00875EA5" w:rsidP="00875EA5">
      <w:pPr>
        <w:rPr>
          <w:del w:id="3666" w:author="khanguyen" w:date="2017-03-17T22:43:00Z"/>
          <w:rPrChange w:id="3667" w:author="khanguyen" w:date="2017-03-17T22:43:00Z">
            <w:rPr>
              <w:del w:id="3668" w:author="khanguyen" w:date="2017-03-17T22:43:00Z"/>
              <w:rFonts w:cs="Arial"/>
            </w:rPr>
          </w:rPrChange>
        </w:rPr>
        <w:pPrChange w:id="3669" w:author="khanguyen" w:date="2017-03-17T22:43:00Z">
          <w:pPr>
            <w:pStyle w:val="Heading2"/>
          </w:pPr>
        </w:pPrChange>
      </w:pPr>
    </w:p>
    <w:p w14:paraId="09CB8BC7" w14:textId="77777777" w:rsidR="005C3224" w:rsidRPr="00C47FE2" w:rsidRDefault="005C3224" w:rsidP="005C3224">
      <w:pPr>
        <w:rPr>
          <w:rFonts w:cs="Arial"/>
        </w:rPr>
      </w:pPr>
      <w:r w:rsidRPr="00C47FE2">
        <w:rPr>
          <w:rFonts w:cs="Arial"/>
          <w:b/>
        </w:rPr>
        <w:t xml:space="preserve">Observations </w:t>
      </w:r>
    </w:p>
    <w:p w14:paraId="60BE0AB0" w14:textId="77777777" w:rsidR="001A6FC7" w:rsidRPr="00C47FE2" w:rsidRDefault="001A6FC7" w:rsidP="00C822CB">
      <w:pPr>
        <w:pStyle w:val="Heading3"/>
        <w:rPr>
          <w:rFonts w:cs="Arial"/>
        </w:rPr>
      </w:pPr>
      <w:r w:rsidRPr="00C47FE2">
        <w:rPr>
          <w:rFonts w:cs="Arial"/>
        </w:rPr>
        <w:t>Request Statistics</w:t>
      </w:r>
    </w:p>
    <w:tbl>
      <w:tblPr>
        <w:tblW w:w="13294" w:type="dxa"/>
        <w:tblInd w:w="-27" w:type="dxa"/>
        <w:tblLayout w:type="fixed"/>
        <w:tblLook w:val="04A0" w:firstRow="1" w:lastRow="0" w:firstColumn="1" w:lastColumn="0" w:noHBand="0" w:noVBand="1"/>
      </w:tblPr>
      <w:tblGrid>
        <w:gridCol w:w="4005"/>
        <w:gridCol w:w="667"/>
        <w:gridCol w:w="1299"/>
        <w:gridCol w:w="741"/>
        <w:gridCol w:w="1070"/>
        <w:gridCol w:w="1070"/>
        <w:gridCol w:w="1070"/>
        <w:gridCol w:w="1071"/>
        <w:gridCol w:w="1071"/>
        <w:gridCol w:w="1230"/>
      </w:tblGrid>
      <w:tr w:rsidR="00BD4538" w:rsidRPr="00C47FE2" w14:paraId="2FA5FB2B" w14:textId="77777777" w:rsidTr="00BD4538">
        <w:trPr>
          <w:trHeight w:val="855"/>
        </w:trPr>
        <w:tc>
          <w:tcPr>
            <w:tcW w:w="400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14:paraId="75ACE105" w14:textId="77777777" w:rsidR="00BD4538" w:rsidRPr="00C47FE2" w:rsidRDefault="00BD4538" w:rsidP="00BD4538">
            <w:pPr>
              <w:spacing w:before="0" w:after="0" w:line="240" w:lineRule="auto"/>
              <w:ind w:firstLineChars="100" w:firstLine="181"/>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667" w:type="dxa"/>
            <w:tcBorders>
              <w:top w:val="single" w:sz="4" w:space="0" w:color="ACB9CA"/>
              <w:left w:val="nil"/>
              <w:bottom w:val="single" w:sz="4" w:space="0" w:color="ACB9CA"/>
              <w:right w:val="single" w:sz="4" w:space="0" w:color="ACB9CA"/>
            </w:tcBorders>
            <w:shd w:val="clear" w:color="000000" w:fill="F4F9FE"/>
            <w:vAlign w:val="bottom"/>
            <w:hideMark/>
          </w:tcPr>
          <w:p w14:paraId="044169EA"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299" w:type="dxa"/>
            <w:tcBorders>
              <w:top w:val="single" w:sz="4" w:space="0" w:color="ACB9CA"/>
              <w:left w:val="nil"/>
              <w:bottom w:val="single" w:sz="4" w:space="0" w:color="ACB9CA"/>
              <w:right w:val="single" w:sz="4" w:space="0" w:color="ACB9CA"/>
            </w:tcBorders>
            <w:shd w:val="clear" w:color="000000" w:fill="F4F9FE"/>
            <w:vAlign w:val="bottom"/>
            <w:hideMark/>
          </w:tcPr>
          <w:p w14:paraId="5C88FB77"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(ms)</w:t>
            </w:r>
          </w:p>
        </w:tc>
        <w:tc>
          <w:tcPr>
            <w:tcW w:w="741" w:type="dxa"/>
            <w:tcBorders>
              <w:top w:val="single" w:sz="4" w:space="0" w:color="ACB9CA"/>
              <w:left w:val="nil"/>
              <w:bottom w:val="single" w:sz="4" w:space="0" w:color="ACB9CA"/>
              <w:right w:val="single" w:sz="4" w:space="0" w:color="ACB9CA"/>
            </w:tcBorders>
            <w:shd w:val="clear" w:color="000000" w:fill="F4F9FE"/>
            <w:vAlign w:val="bottom"/>
            <w:hideMark/>
          </w:tcPr>
          <w:p w14:paraId="0E23ECAF"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Hits/s</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14:paraId="133BB0FF"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(ms)</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14:paraId="7401DBAF"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(ms)</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14:paraId="0655B97F"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(ms)</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14:paraId="21B9E66D"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(ms)</w:t>
            </w:r>
          </w:p>
        </w:tc>
        <w:tc>
          <w:tcPr>
            <w:tcW w:w="1071" w:type="dxa"/>
            <w:tcBorders>
              <w:top w:val="single" w:sz="4" w:space="0" w:color="ACB9CA"/>
              <w:left w:val="nil"/>
              <w:bottom w:val="single" w:sz="4" w:space="0" w:color="ACB9CA"/>
              <w:right w:val="single" w:sz="4" w:space="0" w:color="ACB9CA"/>
            </w:tcBorders>
            <w:shd w:val="clear" w:color="000000" w:fill="F4F9FE"/>
            <w:vAlign w:val="bottom"/>
            <w:hideMark/>
          </w:tcPr>
          <w:p w14:paraId="73C99A4B"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(ms)</w:t>
            </w:r>
          </w:p>
        </w:tc>
        <w:tc>
          <w:tcPr>
            <w:tcW w:w="1230" w:type="dxa"/>
            <w:tcBorders>
              <w:top w:val="single" w:sz="4" w:space="0" w:color="ACB9CA"/>
              <w:left w:val="nil"/>
              <w:bottom w:val="single" w:sz="4" w:space="0" w:color="ACB9CA"/>
              <w:right w:val="single" w:sz="4" w:space="0" w:color="ACB9CA"/>
            </w:tcBorders>
            <w:shd w:val="clear" w:color="000000" w:fill="F4F9FE"/>
            <w:vAlign w:val="bottom"/>
            <w:hideMark/>
          </w:tcPr>
          <w:p w14:paraId="18312004"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BD4538" w:rsidRPr="00C47FE2" w:rsidDel="00BC68F6" w14:paraId="6C0D2572" w14:textId="77777777" w:rsidTr="00BD4538">
        <w:trPr>
          <w:trHeight w:val="300"/>
          <w:del w:id="3670" w:author="khanguyen" w:date="2017-03-17T22:54:00Z"/>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14:paraId="0DA15F90" w14:textId="77777777" w:rsidR="00BD4538" w:rsidRPr="00C47FE2" w:rsidDel="00BC68F6" w:rsidRDefault="00BD4538" w:rsidP="00BD4538">
            <w:pPr>
              <w:spacing w:before="0" w:after="0" w:line="240" w:lineRule="auto"/>
              <w:ind w:firstLineChars="100" w:firstLine="200"/>
              <w:rPr>
                <w:del w:id="3671" w:author="khanguyen" w:date="2017-03-17T22:54:00Z"/>
                <w:rFonts w:eastAsia="Times New Roman" w:cs="Arial"/>
                <w:color w:val="4B4B63"/>
                <w:sz w:val="20"/>
                <w:szCs w:val="20"/>
                <w:lang w:val="en-US"/>
              </w:rPr>
            </w:pPr>
            <w:del w:id="3672" w:author="khanguyen" w:date="2017-03-17T22:54:00Z">
              <w:r w:rsidRPr="00C47FE2" w:rsidDel="00BC68F6">
                <w:rPr>
                  <w:rFonts w:eastAsia="Times New Roman" w:cs="Arial"/>
                  <w:color w:val="4B4B63"/>
                  <w:sz w:val="20"/>
                  <w:szCs w:val="20"/>
                  <w:lang w:val="en-US"/>
                </w:rPr>
                <w:delText>ALL</w:delText>
              </w:r>
            </w:del>
          </w:p>
        </w:tc>
        <w:tc>
          <w:tcPr>
            <w:tcW w:w="667" w:type="dxa"/>
            <w:tcBorders>
              <w:top w:val="nil"/>
              <w:left w:val="nil"/>
              <w:bottom w:val="single" w:sz="4" w:space="0" w:color="ACB9CA"/>
              <w:right w:val="single" w:sz="4" w:space="0" w:color="ACB9CA"/>
            </w:tcBorders>
            <w:shd w:val="clear" w:color="000000" w:fill="FFFFFF"/>
            <w:vAlign w:val="center"/>
            <w:hideMark/>
          </w:tcPr>
          <w:p w14:paraId="02DBE0F9" w14:textId="77777777" w:rsidR="00BD4538" w:rsidRPr="00C47FE2" w:rsidDel="00BC68F6" w:rsidRDefault="00BD4538" w:rsidP="00BD4538">
            <w:pPr>
              <w:spacing w:before="0" w:after="0" w:line="240" w:lineRule="auto"/>
              <w:jc w:val="right"/>
              <w:rPr>
                <w:del w:id="3673" w:author="khanguyen" w:date="2017-03-17T22:54:00Z"/>
                <w:rFonts w:eastAsia="Times New Roman" w:cs="Arial"/>
                <w:color w:val="4B4B63"/>
                <w:sz w:val="20"/>
                <w:szCs w:val="20"/>
                <w:lang w:val="en-US"/>
              </w:rPr>
            </w:pPr>
            <w:del w:id="3674" w:author="khanguyen" w:date="2017-03-17T22:54:00Z">
              <w:r w:rsidRPr="00C47FE2" w:rsidDel="00BC68F6">
                <w:rPr>
                  <w:rFonts w:eastAsia="Times New Roman" w:cs="Arial"/>
                  <w:color w:val="4B4B63"/>
                  <w:sz w:val="20"/>
                  <w:szCs w:val="20"/>
                  <w:lang w:val="en-US"/>
                </w:rPr>
                <w:delText>91847</w:delText>
              </w:r>
            </w:del>
          </w:p>
        </w:tc>
        <w:tc>
          <w:tcPr>
            <w:tcW w:w="1299" w:type="dxa"/>
            <w:tcBorders>
              <w:top w:val="nil"/>
              <w:left w:val="nil"/>
              <w:bottom w:val="single" w:sz="4" w:space="0" w:color="ACB9CA"/>
              <w:right w:val="single" w:sz="4" w:space="0" w:color="ACB9CA"/>
            </w:tcBorders>
            <w:shd w:val="clear" w:color="000000" w:fill="FFFFFF"/>
            <w:vAlign w:val="center"/>
            <w:hideMark/>
          </w:tcPr>
          <w:p w14:paraId="485252C6" w14:textId="77777777" w:rsidR="00BD4538" w:rsidRPr="00C47FE2" w:rsidDel="00BC68F6" w:rsidRDefault="00BD4538" w:rsidP="00BD4538">
            <w:pPr>
              <w:spacing w:before="0" w:after="0" w:line="240" w:lineRule="auto"/>
              <w:jc w:val="right"/>
              <w:rPr>
                <w:del w:id="3675" w:author="khanguyen" w:date="2017-03-17T22:54:00Z"/>
                <w:rFonts w:eastAsia="Times New Roman" w:cs="Arial"/>
                <w:color w:val="4B4B63"/>
                <w:sz w:val="20"/>
                <w:szCs w:val="20"/>
                <w:lang w:val="en-US"/>
              </w:rPr>
            </w:pPr>
            <w:del w:id="3676" w:author="khanguyen" w:date="2017-03-17T22:54:00Z">
              <w:r w:rsidRPr="00C47FE2" w:rsidDel="00BC68F6">
                <w:rPr>
                  <w:rFonts w:eastAsia="Times New Roman" w:cs="Arial"/>
                  <w:color w:val="4B4B63"/>
                  <w:sz w:val="20"/>
                  <w:szCs w:val="20"/>
                  <w:lang w:val="en-US"/>
                </w:rPr>
                <w:delText>244589.2</w:delText>
              </w:r>
            </w:del>
          </w:p>
        </w:tc>
        <w:tc>
          <w:tcPr>
            <w:tcW w:w="741" w:type="dxa"/>
            <w:tcBorders>
              <w:top w:val="nil"/>
              <w:left w:val="nil"/>
              <w:bottom w:val="single" w:sz="4" w:space="0" w:color="ACB9CA"/>
              <w:right w:val="single" w:sz="4" w:space="0" w:color="ACB9CA"/>
            </w:tcBorders>
            <w:shd w:val="clear" w:color="000000" w:fill="FFFFFF"/>
            <w:vAlign w:val="center"/>
            <w:hideMark/>
          </w:tcPr>
          <w:p w14:paraId="193E571E" w14:textId="77777777" w:rsidR="00BD4538" w:rsidRPr="00C47FE2" w:rsidDel="00BC68F6" w:rsidRDefault="00BD4538" w:rsidP="00BD4538">
            <w:pPr>
              <w:spacing w:before="0" w:after="0" w:line="240" w:lineRule="auto"/>
              <w:jc w:val="right"/>
              <w:rPr>
                <w:del w:id="3677" w:author="khanguyen" w:date="2017-03-17T22:54:00Z"/>
                <w:rFonts w:eastAsia="Times New Roman" w:cs="Arial"/>
                <w:color w:val="4B4B63"/>
                <w:sz w:val="20"/>
                <w:szCs w:val="20"/>
                <w:lang w:val="en-US"/>
              </w:rPr>
            </w:pPr>
            <w:del w:id="3678" w:author="khanguyen" w:date="2017-03-17T22:54:00Z">
              <w:r w:rsidRPr="00C47FE2" w:rsidDel="00BC68F6">
                <w:rPr>
                  <w:rFonts w:eastAsia="Times New Roman" w:cs="Arial"/>
                  <w:color w:val="4B4B63"/>
                  <w:sz w:val="20"/>
                  <w:szCs w:val="20"/>
                  <w:lang w:val="en-US"/>
                </w:rPr>
                <w:delText>13.9</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07A0D492" w14:textId="77777777" w:rsidR="00BD4538" w:rsidRPr="00C47FE2" w:rsidDel="00BC68F6" w:rsidRDefault="00BD4538" w:rsidP="00BD4538">
            <w:pPr>
              <w:spacing w:before="0" w:after="0" w:line="240" w:lineRule="auto"/>
              <w:jc w:val="right"/>
              <w:rPr>
                <w:del w:id="3679" w:author="khanguyen" w:date="2017-03-17T22:54:00Z"/>
                <w:rFonts w:eastAsia="Times New Roman" w:cs="Arial"/>
                <w:color w:val="4B4B63"/>
                <w:sz w:val="20"/>
                <w:szCs w:val="20"/>
                <w:lang w:val="en-US"/>
              </w:rPr>
            </w:pPr>
            <w:del w:id="3680" w:author="khanguyen" w:date="2017-03-17T22:54:00Z">
              <w:r w:rsidRPr="00C47FE2" w:rsidDel="00BC68F6">
                <w:rPr>
                  <w:rFonts w:eastAsia="Times New Roman" w:cs="Arial"/>
                  <w:color w:val="4B4B63"/>
                  <w:sz w:val="20"/>
                  <w:szCs w:val="20"/>
                  <w:lang w:val="en-US"/>
                </w:rPr>
                <w:delText>524631.7</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4007A122" w14:textId="77777777" w:rsidR="00BD4538" w:rsidRPr="00C47FE2" w:rsidDel="00BC68F6" w:rsidRDefault="00BD4538" w:rsidP="00BD4538">
            <w:pPr>
              <w:spacing w:before="0" w:after="0" w:line="240" w:lineRule="auto"/>
              <w:jc w:val="right"/>
              <w:rPr>
                <w:del w:id="3681" w:author="khanguyen" w:date="2017-03-17T22:54:00Z"/>
                <w:rFonts w:eastAsia="Times New Roman" w:cs="Arial"/>
                <w:color w:val="4B4B63"/>
                <w:sz w:val="20"/>
                <w:szCs w:val="20"/>
                <w:lang w:val="en-US"/>
              </w:rPr>
            </w:pPr>
            <w:del w:id="3682" w:author="khanguyen" w:date="2017-03-17T22:54:00Z">
              <w:r w:rsidRPr="00C47FE2" w:rsidDel="00BC68F6">
                <w:rPr>
                  <w:rFonts w:eastAsia="Times New Roman" w:cs="Arial"/>
                  <w:color w:val="4B4B63"/>
                  <w:sz w:val="20"/>
                  <w:szCs w:val="20"/>
                  <w:lang w:val="en-US"/>
                </w:rPr>
                <w:delText>621927.6</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7FBD62C0" w14:textId="77777777" w:rsidR="00BD4538" w:rsidRPr="00C47FE2" w:rsidDel="00BC68F6" w:rsidRDefault="00BD4538" w:rsidP="00BD4538">
            <w:pPr>
              <w:spacing w:before="0" w:after="0" w:line="240" w:lineRule="auto"/>
              <w:jc w:val="right"/>
              <w:rPr>
                <w:del w:id="3683" w:author="khanguyen" w:date="2017-03-17T22:54:00Z"/>
                <w:rFonts w:eastAsia="Times New Roman" w:cs="Arial"/>
                <w:color w:val="4B4B63"/>
                <w:sz w:val="20"/>
                <w:szCs w:val="20"/>
                <w:lang w:val="en-US"/>
              </w:rPr>
            </w:pPr>
            <w:del w:id="3684" w:author="khanguyen" w:date="2017-03-17T22:54:00Z">
              <w:r w:rsidRPr="00C47FE2" w:rsidDel="00BC68F6">
                <w:rPr>
                  <w:rFonts w:eastAsia="Times New Roman" w:cs="Arial"/>
                  <w:color w:val="4B4B63"/>
                  <w:sz w:val="20"/>
                  <w:szCs w:val="20"/>
                  <w:lang w:val="en-US"/>
                </w:rPr>
                <w:delText>890155.5</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1F8251F1" w14:textId="77777777" w:rsidR="00BD4538" w:rsidRPr="00C47FE2" w:rsidDel="00BC68F6" w:rsidRDefault="00BD4538" w:rsidP="00BD4538">
            <w:pPr>
              <w:spacing w:before="0" w:after="0" w:line="240" w:lineRule="auto"/>
              <w:jc w:val="right"/>
              <w:rPr>
                <w:del w:id="3685" w:author="khanguyen" w:date="2017-03-17T22:54:00Z"/>
                <w:rFonts w:eastAsia="Times New Roman" w:cs="Arial"/>
                <w:color w:val="4B4B63"/>
                <w:sz w:val="20"/>
                <w:szCs w:val="20"/>
                <w:lang w:val="en-US"/>
              </w:rPr>
            </w:pPr>
            <w:del w:id="3686" w:author="khanguyen" w:date="2017-03-17T22:54:00Z">
              <w:r w:rsidRPr="00C47FE2" w:rsidDel="00BC68F6">
                <w:rPr>
                  <w:rFonts w:eastAsia="Times New Roman" w:cs="Arial"/>
                  <w:color w:val="4B4B63"/>
                  <w:sz w:val="20"/>
                  <w:szCs w:val="20"/>
                  <w:lang w:val="en-US"/>
                </w:rPr>
                <w:delText>0</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658E5D7F" w14:textId="77777777" w:rsidR="00BD4538" w:rsidRPr="00C47FE2" w:rsidDel="00BC68F6" w:rsidRDefault="00BD4538" w:rsidP="00BD4538">
            <w:pPr>
              <w:spacing w:before="0" w:after="0" w:line="240" w:lineRule="auto"/>
              <w:jc w:val="right"/>
              <w:rPr>
                <w:del w:id="3687" w:author="khanguyen" w:date="2017-03-17T22:54:00Z"/>
                <w:rFonts w:eastAsia="Times New Roman" w:cs="Arial"/>
                <w:color w:val="4B4B63"/>
                <w:sz w:val="20"/>
                <w:szCs w:val="20"/>
                <w:lang w:val="en-US"/>
              </w:rPr>
            </w:pPr>
            <w:del w:id="3688" w:author="khanguyen" w:date="2017-03-17T22:54:00Z">
              <w:r w:rsidRPr="00C47FE2" w:rsidDel="00BC68F6">
                <w:rPr>
                  <w:rFonts w:eastAsia="Times New Roman" w:cs="Arial"/>
                  <w:color w:val="4B4B63"/>
                  <w:sz w:val="20"/>
                  <w:szCs w:val="20"/>
                  <w:lang w:val="en-US"/>
                </w:rPr>
                <w:delText>4128342</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21A5ADE6" w14:textId="77777777" w:rsidR="00BD4538" w:rsidRPr="00C47FE2" w:rsidDel="00BC68F6" w:rsidRDefault="00BD4538" w:rsidP="00BD4538">
            <w:pPr>
              <w:spacing w:before="0" w:after="0" w:line="240" w:lineRule="auto"/>
              <w:jc w:val="right"/>
              <w:rPr>
                <w:del w:id="3689" w:author="khanguyen" w:date="2017-03-17T22:54:00Z"/>
                <w:rFonts w:eastAsia="Times New Roman" w:cs="Arial"/>
                <w:color w:val="4B4B63"/>
                <w:sz w:val="20"/>
                <w:szCs w:val="20"/>
                <w:lang w:val="en-US"/>
              </w:rPr>
            </w:pPr>
            <w:del w:id="3690" w:author="khanguyen" w:date="2017-03-17T22:54:00Z">
              <w:r w:rsidRPr="00C47FE2" w:rsidDel="00BC68F6">
                <w:rPr>
                  <w:rFonts w:eastAsia="Times New Roman" w:cs="Arial"/>
                  <w:color w:val="4B4B63"/>
                  <w:sz w:val="20"/>
                  <w:szCs w:val="20"/>
                  <w:lang w:val="en-US"/>
                </w:rPr>
                <w:delText>13.97%</w:delText>
              </w:r>
            </w:del>
          </w:p>
        </w:tc>
      </w:tr>
      <w:tr w:rsidR="00BD4538" w:rsidRPr="00C47FE2" w:rsidDel="00BC68F6" w14:paraId="0BFBAC03" w14:textId="77777777" w:rsidTr="00BD4538">
        <w:trPr>
          <w:trHeight w:val="300"/>
          <w:del w:id="3691" w:author="khanguyen" w:date="2017-03-17T22:54:00Z"/>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14:paraId="4F627EE6" w14:textId="77777777" w:rsidR="00BD4538" w:rsidRPr="00C47FE2" w:rsidDel="00BC68F6" w:rsidRDefault="00BD4538" w:rsidP="00BD4538">
            <w:pPr>
              <w:spacing w:before="0" w:after="0" w:line="240" w:lineRule="auto"/>
              <w:ind w:firstLineChars="100" w:firstLine="200"/>
              <w:rPr>
                <w:del w:id="3692" w:author="khanguyen" w:date="2017-03-17T22:54:00Z"/>
                <w:rFonts w:eastAsia="Times New Roman" w:cs="Arial"/>
                <w:color w:val="4B4B63"/>
                <w:sz w:val="20"/>
                <w:szCs w:val="20"/>
                <w:lang w:val="en-US"/>
              </w:rPr>
            </w:pPr>
            <w:del w:id="3693" w:author="khanguyen" w:date="2017-03-17T22:54:00Z">
              <w:r w:rsidRPr="00C47FE2" w:rsidDel="00BC68F6">
                <w:rPr>
                  <w:rFonts w:eastAsia="Times New Roman" w:cs="Arial"/>
                  <w:color w:val="4B4B63"/>
                  <w:sz w:val="20"/>
                  <w:szCs w:val="20"/>
                  <w:lang w:val="en-US"/>
                </w:rPr>
                <w:delText>Add Invoice for Contact</w:delText>
              </w:r>
            </w:del>
          </w:p>
        </w:tc>
        <w:tc>
          <w:tcPr>
            <w:tcW w:w="667" w:type="dxa"/>
            <w:tcBorders>
              <w:top w:val="nil"/>
              <w:left w:val="nil"/>
              <w:bottom w:val="single" w:sz="4" w:space="0" w:color="ACB9CA"/>
              <w:right w:val="single" w:sz="4" w:space="0" w:color="ACB9CA"/>
            </w:tcBorders>
            <w:shd w:val="clear" w:color="000000" w:fill="FFFFFF"/>
            <w:vAlign w:val="center"/>
            <w:hideMark/>
          </w:tcPr>
          <w:p w14:paraId="10AB1A65" w14:textId="77777777" w:rsidR="00BD4538" w:rsidRPr="00C47FE2" w:rsidDel="00BC68F6" w:rsidRDefault="00BD4538" w:rsidP="00BD4538">
            <w:pPr>
              <w:spacing w:before="0" w:after="0" w:line="240" w:lineRule="auto"/>
              <w:jc w:val="right"/>
              <w:rPr>
                <w:del w:id="3694" w:author="khanguyen" w:date="2017-03-17T22:54:00Z"/>
                <w:rFonts w:eastAsia="Times New Roman" w:cs="Arial"/>
                <w:color w:val="4B4B63"/>
                <w:sz w:val="20"/>
                <w:szCs w:val="20"/>
                <w:lang w:val="en-US"/>
              </w:rPr>
            </w:pPr>
            <w:del w:id="3695" w:author="khanguyen" w:date="2017-03-17T22:54:00Z">
              <w:r w:rsidRPr="00C47FE2" w:rsidDel="00BC68F6">
                <w:rPr>
                  <w:rFonts w:eastAsia="Times New Roman" w:cs="Arial"/>
                  <w:color w:val="4B4B63"/>
                  <w:sz w:val="20"/>
                  <w:szCs w:val="20"/>
                  <w:lang w:val="en-US"/>
                </w:rPr>
                <w:delText>500</w:delText>
              </w:r>
            </w:del>
          </w:p>
        </w:tc>
        <w:tc>
          <w:tcPr>
            <w:tcW w:w="1299" w:type="dxa"/>
            <w:tcBorders>
              <w:top w:val="nil"/>
              <w:left w:val="nil"/>
              <w:bottom w:val="single" w:sz="4" w:space="0" w:color="ACB9CA"/>
              <w:right w:val="single" w:sz="4" w:space="0" w:color="ACB9CA"/>
            </w:tcBorders>
            <w:shd w:val="clear" w:color="000000" w:fill="FFFFFF"/>
            <w:vAlign w:val="center"/>
            <w:hideMark/>
          </w:tcPr>
          <w:p w14:paraId="0F204A32" w14:textId="77777777" w:rsidR="00BD4538" w:rsidRPr="00C47FE2" w:rsidDel="00BC68F6" w:rsidRDefault="00BD4538" w:rsidP="00BD4538">
            <w:pPr>
              <w:spacing w:before="0" w:after="0" w:line="240" w:lineRule="auto"/>
              <w:jc w:val="right"/>
              <w:rPr>
                <w:del w:id="3696" w:author="khanguyen" w:date="2017-03-17T22:54:00Z"/>
                <w:rFonts w:eastAsia="Times New Roman" w:cs="Arial"/>
                <w:color w:val="4B4B63"/>
                <w:sz w:val="20"/>
                <w:szCs w:val="20"/>
                <w:lang w:val="en-US"/>
              </w:rPr>
            </w:pPr>
            <w:del w:id="3697" w:author="khanguyen" w:date="2017-03-17T22:54:00Z">
              <w:r w:rsidRPr="00C47FE2" w:rsidDel="00BC68F6">
                <w:rPr>
                  <w:rFonts w:eastAsia="Times New Roman" w:cs="Arial"/>
                  <w:color w:val="4B4B63"/>
                  <w:sz w:val="20"/>
                  <w:szCs w:val="20"/>
                  <w:lang w:val="en-US"/>
                </w:rPr>
                <w:delText>661274.68</w:delText>
              </w:r>
            </w:del>
          </w:p>
        </w:tc>
        <w:tc>
          <w:tcPr>
            <w:tcW w:w="741" w:type="dxa"/>
            <w:tcBorders>
              <w:top w:val="nil"/>
              <w:left w:val="nil"/>
              <w:bottom w:val="single" w:sz="4" w:space="0" w:color="ACB9CA"/>
              <w:right w:val="single" w:sz="4" w:space="0" w:color="ACB9CA"/>
            </w:tcBorders>
            <w:shd w:val="clear" w:color="000000" w:fill="FFFFFF"/>
            <w:vAlign w:val="center"/>
            <w:hideMark/>
          </w:tcPr>
          <w:p w14:paraId="64CB07CD" w14:textId="77777777" w:rsidR="00BD4538" w:rsidRPr="00C47FE2" w:rsidDel="00BC68F6" w:rsidRDefault="00BD4538" w:rsidP="00BD4538">
            <w:pPr>
              <w:spacing w:before="0" w:after="0" w:line="240" w:lineRule="auto"/>
              <w:jc w:val="right"/>
              <w:rPr>
                <w:del w:id="3698" w:author="khanguyen" w:date="2017-03-17T22:54:00Z"/>
                <w:rFonts w:eastAsia="Times New Roman" w:cs="Arial"/>
                <w:color w:val="4B4B63"/>
                <w:sz w:val="20"/>
                <w:szCs w:val="20"/>
                <w:lang w:val="en-US"/>
              </w:rPr>
            </w:pPr>
            <w:del w:id="3699" w:author="khanguyen" w:date="2017-03-17T22:54:00Z">
              <w:r w:rsidRPr="00C47FE2" w:rsidDel="00BC68F6">
                <w:rPr>
                  <w:rFonts w:eastAsia="Times New Roman" w:cs="Arial"/>
                  <w:color w:val="4B4B63"/>
                  <w:sz w:val="20"/>
                  <w:szCs w:val="20"/>
                  <w:lang w:val="en-US"/>
                </w:rPr>
                <w:delText>0.2</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5BF720AF" w14:textId="77777777" w:rsidR="00BD4538" w:rsidRPr="00C47FE2" w:rsidDel="00BC68F6" w:rsidRDefault="00BD4538" w:rsidP="00BD4538">
            <w:pPr>
              <w:spacing w:before="0" w:after="0" w:line="240" w:lineRule="auto"/>
              <w:jc w:val="right"/>
              <w:rPr>
                <w:del w:id="3700" w:author="khanguyen" w:date="2017-03-17T22:54:00Z"/>
                <w:rFonts w:eastAsia="Times New Roman" w:cs="Arial"/>
                <w:color w:val="4B4B63"/>
                <w:sz w:val="20"/>
                <w:szCs w:val="20"/>
                <w:lang w:val="en-US"/>
              </w:rPr>
            </w:pPr>
            <w:del w:id="3701" w:author="khanguyen" w:date="2017-03-17T22:54:00Z">
              <w:r w:rsidRPr="00C47FE2" w:rsidDel="00BC68F6">
                <w:rPr>
                  <w:rFonts w:eastAsia="Times New Roman" w:cs="Arial"/>
                  <w:color w:val="4B4B63"/>
                  <w:sz w:val="20"/>
                  <w:szCs w:val="20"/>
                  <w:lang w:val="en-US"/>
                </w:rPr>
                <w:delText>1001983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32ADB1EA" w14:textId="77777777" w:rsidR="00BD4538" w:rsidRPr="00C47FE2" w:rsidDel="00BC68F6" w:rsidRDefault="00BD4538" w:rsidP="00BD4538">
            <w:pPr>
              <w:spacing w:before="0" w:after="0" w:line="240" w:lineRule="auto"/>
              <w:jc w:val="right"/>
              <w:rPr>
                <w:del w:id="3702" w:author="khanguyen" w:date="2017-03-17T22:54:00Z"/>
                <w:rFonts w:eastAsia="Times New Roman" w:cs="Arial"/>
                <w:color w:val="4B4B63"/>
                <w:sz w:val="20"/>
                <w:szCs w:val="20"/>
                <w:lang w:val="en-US"/>
              </w:rPr>
            </w:pPr>
            <w:del w:id="3703" w:author="khanguyen" w:date="2017-03-17T22:54:00Z">
              <w:r w:rsidRPr="00C47FE2" w:rsidDel="00BC68F6">
                <w:rPr>
                  <w:rFonts w:eastAsia="Times New Roman" w:cs="Arial"/>
                  <w:color w:val="4B4B63"/>
                  <w:sz w:val="20"/>
                  <w:szCs w:val="20"/>
                  <w:lang w:val="en-US"/>
                </w:rPr>
                <w:delText>1027071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4C8F3DC4" w14:textId="77777777" w:rsidR="00BD4538" w:rsidRPr="00C47FE2" w:rsidDel="00BC68F6" w:rsidRDefault="00BD4538" w:rsidP="00BD4538">
            <w:pPr>
              <w:spacing w:before="0" w:after="0" w:line="240" w:lineRule="auto"/>
              <w:jc w:val="right"/>
              <w:rPr>
                <w:del w:id="3704" w:author="khanguyen" w:date="2017-03-17T22:54:00Z"/>
                <w:rFonts w:eastAsia="Times New Roman" w:cs="Arial"/>
                <w:color w:val="4B4B63"/>
                <w:sz w:val="20"/>
                <w:szCs w:val="20"/>
                <w:lang w:val="en-US"/>
              </w:rPr>
            </w:pPr>
            <w:del w:id="3705" w:author="khanguyen" w:date="2017-03-17T22:54:00Z">
              <w:r w:rsidRPr="00C47FE2" w:rsidDel="00BC68F6">
                <w:rPr>
                  <w:rFonts w:eastAsia="Times New Roman" w:cs="Arial"/>
                  <w:color w:val="4B4B63"/>
                  <w:sz w:val="20"/>
                  <w:szCs w:val="20"/>
                  <w:lang w:val="en-US"/>
                </w:rPr>
                <w:delText>1043455</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2E41674A" w14:textId="77777777" w:rsidR="00BD4538" w:rsidRPr="00C47FE2" w:rsidDel="00BC68F6" w:rsidRDefault="00BD4538" w:rsidP="00BD4538">
            <w:pPr>
              <w:spacing w:before="0" w:after="0" w:line="240" w:lineRule="auto"/>
              <w:jc w:val="right"/>
              <w:rPr>
                <w:del w:id="3706" w:author="khanguyen" w:date="2017-03-17T22:54:00Z"/>
                <w:rFonts w:eastAsia="Times New Roman" w:cs="Arial"/>
                <w:color w:val="4B4B63"/>
                <w:sz w:val="20"/>
                <w:szCs w:val="20"/>
                <w:lang w:val="en-US"/>
              </w:rPr>
            </w:pPr>
            <w:del w:id="3707" w:author="khanguyen" w:date="2017-03-17T22:54:00Z">
              <w:r w:rsidRPr="00C47FE2" w:rsidDel="00BC68F6">
                <w:rPr>
                  <w:rFonts w:eastAsia="Times New Roman" w:cs="Arial"/>
                  <w:color w:val="4B4B63"/>
                  <w:sz w:val="20"/>
                  <w:szCs w:val="20"/>
                  <w:lang w:val="en-US"/>
                </w:rPr>
                <w:delText>402</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1E24489E" w14:textId="77777777" w:rsidR="00BD4538" w:rsidRPr="00C47FE2" w:rsidDel="00BC68F6" w:rsidRDefault="00BD4538" w:rsidP="00BD4538">
            <w:pPr>
              <w:spacing w:before="0" w:after="0" w:line="240" w:lineRule="auto"/>
              <w:jc w:val="right"/>
              <w:rPr>
                <w:del w:id="3708" w:author="khanguyen" w:date="2017-03-17T22:54:00Z"/>
                <w:rFonts w:eastAsia="Times New Roman" w:cs="Arial"/>
                <w:color w:val="4B4B63"/>
                <w:sz w:val="20"/>
                <w:szCs w:val="20"/>
                <w:lang w:val="en-US"/>
              </w:rPr>
            </w:pPr>
            <w:del w:id="3709" w:author="khanguyen" w:date="2017-03-17T22:54:00Z">
              <w:r w:rsidRPr="00C47FE2" w:rsidDel="00BC68F6">
                <w:rPr>
                  <w:rFonts w:eastAsia="Times New Roman" w:cs="Arial"/>
                  <w:color w:val="4B4B63"/>
                  <w:sz w:val="20"/>
                  <w:szCs w:val="20"/>
                  <w:lang w:val="en-US"/>
                </w:rPr>
                <w:delText>1328654</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71029ADB" w14:textId="77777777" w:rsidR="00BD4538" w:rsidRPr="00C47FE2" w:rsidDel="00BC68F6" w:rsidRDefault="00BD4538" w:rsidP="00BD4538">
            <w:pPr>
              <w:spacing w:before="0" w:after="0" w:line="240" w:lineRule="auto"/>
              <w:jc w:val="right"/>
              <w:rPr>
                <w:del w:id="3710" w:author="khanguyen" w:date="2017-03-17T22:54:00Z"/>
                <w:rFonts w:eastAsia="Times New Roman" w:cs="Arial"/>
                <w:color w:val="4B4B63"/>
                <w:sz w:val="20"/>
                <w:szCs w:val="20"/>
                <w:lang w:val="en-US"/>
              </w:rPr>
            </w:pPr>
            <w:del w:id="3711" w:author="khanguyen" w:date="2017-03-17T22:54:00Z">
              <w:r w:rsidRPr="00C47FE2" w:rsidDel="00BC68F6">
                <w:rPr>
                  <w:rFonts w:eastAsia="Times New Roman" w:cs="Arial"/>
                  <w:color w:val="4B4B63"/>
                  <w:sz w:val="20"/>
                  <w:szCs w:val="20"/>
                  <w:lang w:val="en-US"/>
                </w:rPr>
                <w:delText>20.60%</w:delText>
              </w:r>
            </w:del>
          </w:p>
        </w:tc>
      </w:tr>
      <w:tr w:rsidR="00BD4538" w:rsidRPr="00C47FE2" w:rsidDel="00BC68F6" w14:paraId="18D8EBE7" w14:textId="77777777" w:rsidTr="00BD4538">
        <w:trPr>
          <w:trHeight w:val="600"/>
          <w:del w:id="3712" w:author="khanguyen" w:date="2017-03-17T22:54:00Z"/>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14:paraId="5102AAA8" w14:textId="77777777" w:rsidR="00BD4538" w:rsidRPr="00C47FE2" w:rsidDel="00BC68F6" w:rsidRDefault="00BD4538" w:rsidP="00BD4538">
            <w:pPr>
              <w:spacing w:before="0" w:after="0" w:line="240" w:lineRule="auto"/>
              <w:ind w:firstLineChars="100" w:firstLine="200"/>
              <w:rPr>
                <w:del w:id="3713" w:author="khanguyen" w:date="2017-03-17T22:54:00Z"/>
                <w:rFonts w:eastAsia="Times New Roman" w:cs="Arial"/>
                <w:color w:val="4B4B63"/>
                <w:sz w:val="20"/>
                <w:szCs w:val="20"/>
                <w:lang w:val="en-US"/>
              </w:rPr>
            </w:pPr>
            <w:del w:id="3714" w:author="khanguyen" w:date="2017-03-17T22:54:00Z">
              <w:r w:rsidRPr="00C47FE2" w:rsidDel="00BC68F6">
                <w:rPr>
                  <w:rFonts w:eastAsia="Times New Roman" w:cs="Arial"/>
                  <w:color w:val="4B4B63"/>
                  <w:sz w:val="20"/>
                  <w:szCs w:val="20"/>
                  <w:lang w:val="en-US"/>
                </w:rPr>
                <w:delText>Add Invoice for Empty project (Project 01)</w:delText>
              </w:r>
            </w:del>
          </w:p>
        </w:tc>
        <w:tc>
          <w:tcPr>
            <w:tcW w:w="667" w:type="dxa"/>
            <w:tcBorders>
              <w:top w:val="nil"/>
              <w:left w:val="nil"/>
              <w:bottom w:val="single" w:sz="4" w:space="0" w:color="ACB9CA"/>
              <w:right w:val="single" w:sz="4" w:space="0" w:color="ACB9CA"/>
            </w:tcBorders>
            <w:shd w:val="clear" w:color="000000" w:fill="FFFFFF"/>
            <w:vAlign w:val="center"/>
            <w:hideMark/>
          </w:tcPr>
          <w:p w14:paraId="6E59D861" w14:textId="77777777" w:rsidR="00BD4538" w:rsidRPr="00C47FE2" w:rsidDel="00BC68F6" w:rsidRDefault="00BD4538" w:rsidP="00BD4538">
            <w:pPr>
              <w:spacing w:before="0" w:after="0" w:line="240" w:lineRule="auto"/>
              <w:jc w:val="right"/>
              <w:rPr>
                <w:del w:id="3715" w:author="khanguyen" w:date="2017-03-17T22:54:00Z"/>
                <w:rFonts w:eastAsia="Times New Roman" w:cs="Arial"/>
                <w:color w:val="4B4B63"/>
                <w:sz w:val="20"/>
                <w:szCs w:val="20"/>
                <w:lang w:val="en-US"/>
              </w:rPr>
            </w:pPr>
            <w:del w:id="3716" w:author="khanguyen" w:date="2017-03-17T22:54:00Z">
              <w:r w:rsidRPr="00C47FE2" w:rsidDel="00BC68F6">
                <w:rPr>
                  <w:rFonts w:eastAsia="Times New Roman" w:cs="Arial"/>
                  <w:color w:val="4B4B63"/>
                  <w:sz w:val="20"/>
                  <w:szCs w:val="20"/>
                  <w:lang w:val="en-US"/>
                </w:rPr>
                <w:delText>274</w:delText>
              </w:r>
            </w:del>
          </w:p>
        </w:tc>
        <w:tc>
          <w:tcPr>
            <w:tcW w:w="1299" w:type="dxa"/>
            <w:tcBorders>
              <w:top w:val="nil"/>
              <w:left w:val="nil"/>
              <w:bottom w:val="single" w:sz="4" w:space="0" w:color="ACB9CA"/>
              <w:right w:val="single" w:sz="4" w:space="0" w:color="ACB9CA"/>
            </w:tcBorders>
            <w:shd w:val="clear" w:color="000000" w:fill="FFFFFF"/>
            <w:vAlign w:val="center"/>
            <w:hideMark/>
          </w:tcPr>
          <w:p w14:paraId="07CEE9EB" w14:textId="77777777" w:rsidR="00BD4538" w:rsidRPr="00C47FE2" w:rsidDel="00BC68F6" w:rsidRDefault="00BD4538" w:rsidP="00BD4538">
            <w:pPr>
              <w:spacing w:before="0" w:after="0" w:line="240" w:lineRule="auto"/>
              <w:jc w:val="right"/>
              <w:rPr>
                <w:del w:id="3717" w:author="khanguyen" w:date="2017-03-17T22:54:00Z"/>
                <w:rFonts w:eastAsia="Times New Roman" w:cs="Arial"/>
                <w:color w:val="4B4B63"/>
                <w:sz w:val="20"/>
                <w:szCs w:val="20"/>
                <w:lang w:val="en-US"/>
              </w:rPr>
            </w:pPr>
            <w:del w:id="3718" w:author="khanguyen" w:date="2017-03-17T22:54:00Z">
              <w:r w:rsidRPr="00C47FE2" w:rsidDel="00BC68F6">
                <w:rPr>
                  <w:rFonts w:eastAsia="Times New Roman" w:cs="Arial"/>
                  <w:color w:val="4B4B63"/>
                  <w:sz w:val="20"/>
                  <w:szCs w:val="20"/>
                  <w:lang w:val="en-US"/>
                </w:rPr>
                <w:delText>1069853</w:delText>
              </w:r>
            </w:del>
          </w:p>
        </w:tc>
        <w:tc>
          <w:tcPr>
            <w:tcW w:w="741" w:type="dxa"/>
            <w:tcBorders>
              <w:top w:val="nil"/>
              <w:left w:val="nil"/>
              <w:bottom w:val="single" w:sz="4" w:space="0" w:color="ACB9CA"/>
              <w:right w:val="single" w:sz="4" w:space="0" w:color="ACB9CA"/>
            </w:tcBorders>
            <w:shd w:val="clear" w:color="000000" w:fill="FFFFFF"/>
            <w:vAlign w:val="center"/>
            <w:hideMark/>
          </w:tcPr>
          <w:p w14:paraId="27F08668" w14:textId="77777777" w:rsidR="00BD4538" w:rsidRPr="00C47FE2" w:rsidDel="00BC68F6" w:rsidRDefault="00BD4538" w:rsidP="00BD4538">
            <w:pPr>
              <w:spacing w:before="0" w:after="0" w:line="240" w:lineRule="auto"/>
              <w:jc w:val="right"/>
              <w:rPr>
                <w:del w:id="3719" w:author="khanguyen" w:date="2017-03-17T22:54:00Z"/>
                <w:rFonts w:eastAsia="Times New Roman" w:cs="Arial"/>
                <w:color w:val="4B4B63"/>
                <w:sz w:val="20"/>
                <w:szCs w:val="20"/>
                <w:lang w:val="en-US"/>
              </w:rPr>
            </w:pPr>
            <w:del w:id="3720" w:author="khanguyen" w:date="2017-03-17T22:54:00Z">
              <w:r w:rsidRPr="00C47FE2" w:rsidDel="00BC68F6">
                <w:rPr>
                  <w:rFonts w:eastAsia="Times New Roman" w:cs="Arial"/>
                  <w:color w:val="4B4B63"/>
                  <w:sz w:val="20"/>
                  <w:szCs w:val="20"/>
                  <w:lang w:val="en-US"/>
                </w:rPr>
                <w:delText>0.08</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516119CC" w14:textId="77777777" w:rsidR="00BD4538" w:rsidRPr="00C47FE2" w:rsidDel="00BC68F6" w:rsidRDefault="00BD4538" w:rsidP="00BD4538">
            <w:pPr>
              <w:spacing w:before="0" w:after="0" w:line="240" w:lineRule="auto"/>
              <w:jc w:val="right"/>
              <w:rPr>
                <w:del w:id="3721" w:author="khanguyen" w:date="2017-03-17T22:54:00Z"/>
                <w:rFonts w:eastAsia="Times New Roman" w:cs="Arial"/>
                <w:color w:val="4B4B63"/>
                <w:sz w:val="20"/>
                <w:szCs w:val="20"/>
                <w:lang w:val="en-US"/>
              </w:rPr>
            </w:pPr>
            <w:del w:id="3722" w:author="khanguyen" w:date="2017-03-17T22:54:00Z">
              <w:r w:rsidRPr="00C47FE2" w:rsidDel="00BC68F6">
                <w:rPr>
                  <w:rFonts w:eastAsia="Times New Roman" w:cs="Arial"/>
                  <w:color w:val="4B4B63"/>
                  <w:sz w:val="20"/>
                  <w:szCs w:val="20"/>
                  <w:lang w:val="en-US"/>
                </w:rPr>
                <w:delText>942591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15279508" w14:textId="77777777" w:rsidR="00BD4538" w:rsidRPr="00C47FE2" w:rsidDel="00BC68F6" w:rsidRDefault="00BD4538" w:rsidP="00BD4538">
            <w:pPr>
              <w:spacing w:before="0" w:after="0" w:line="240" w:lineRule="auto"/>
              <w:jc w:val="right"/>
              <w:rPr>
                <w:del w:id="3723" w:author="khanguyen" w:date="2017-03-17T22:54:00Z"/>
                <w:rFonts w:eastAsia="Times New Roman" w:cs="Arial"/>
                <w:color w:val="4B4B63"/>
                <w:sz w:val="20"/>
                <w:szCs w:val="20"/>
                <w:lang w:val="en-US"/>
              </w:rPr>
            </w:pPr>
            <w:del w:id="3724" w:author="khanguyen" w:date="2017-03-17T22:54:00Z">
              <w:r w:rsidRPr="00C47FE2" w:rsidDel="00BC68F6">
                <w:rPr>
                  <w:rFonts w:eastAsia="Times New Roman" w:cs="Arial"/>
                  <w:color w:val="4B4B63"/>
                  <w:sz w:val="20"/>
                  <w:szCs w:val="20"/>
                  <w:lang w:val="en-US"/>
                </w:rPr>
                <w:delText>982527</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2A8D194B" w14:textId="77777777" w:rsidR="00BD4538" w:rsidRPr="00C47FE2" w:rsidDel="00BC68F6" w:rsidRDefault="00BD4538" w:rsidP="00BD4538">
            <w:pPr>
              <w:spacing w:before="0" w:after="0" w:line="240" w:lineRule="auto"/>
              <w:jc w:val="right"/>
              <w:rPr>
                <w:del w:id="3725" w:author="khanguyen" w:date="2017-03-17T22:54:00Z"/>
                <w:rFonts w:eastAsia="Times New Roman" w:cs="Arial"/>
                <w:color w:val="4B4B63"/>
                <w:sz w:val="20"/>
                <w:szCs w:val="20"/>
                <w:lang w:val="en-US"/>
              </w:rPr>
            </w:pPr>
            <w:del w:id="3726" w:author="khanguyen" w:date="2017-03-17T22:54:00Z">
              <w:r w:rsidRPr="00C47FE2" w:rsidDel="00BC68F6">
                <w:rPr>
                  <w:rFonts w:eastAsia="Times New Roman" w:cs="Arial"/>
                  <w:color w:val="4B4B63"/>
                  <w:sz w:val="20"/>
                  <w:szCs w:val="20"/>
                  <w:lang w:val="en-US"/>
                </w:rPr>
                <w:delText>1020415</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02100D5E" w14:textId="77777777" w:rsidR="00BD4538" w:rsidRPr="00C47FE2" w:rsidDel="00BC68F6" w:rsidRDefault="00BD4538" w:rsidP="00BD4538">
            <w:pPr>
              <w:spacing w:before="0" w:after="0" w:line="240" w:lineRule="auto"/>
              <w:jc w:val="right"/>
              <w:rPr>
                <w:del w:id="3727" w:author="khanguyen" w:date="2017-03-17T22:54:00Z"/>
                <w:rFonts w:eastAsia="Times New Roman" w:cs="Arial"/>
                <w:color w:val="4B4B63"/>
                <w:sz w:val="20"/>
                <w:szCs w:val="20"/>
                <w:lang w:val="en-US"/>
              </w:rPr>
            </w:pPr>
            <w:del w:id="3728" w:author="khanguyen" w:date="2017-03-17T22:54:00Z">
              <w:r w:rsidRPr="00C47FE2" w:rsidDel="00BC68F6">
                <w:rPr>
                  <w:rFonts w:eastAsia="Times New Roman" w:cs="Arial"/>
                  <w:color w:val="4B4B63"/>
                  <w:sz w:val="20"/>
                  <w:szCs w:val="20"/>
                  <w:lang w:val="en-US"/>
                </w:rPr>
                <w:delText>40912</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3CDD8EB0" w14:textId="77777777" w:rsidR="00BD4538" w:rsidRPr="00C47FE2" w:rsidDel="00BC68F6" w:rsidRDefault="00BD4538" w:rsidP="00BD4538">
            <w:pPr>
              <w:spacing w:before="0" w:after="0" w:line="240" w:lineRule="auto"/>
              <w:jc w:val="right"/>
              <w:rPr>
                <w:del w:id="3729" w:author="khanguyen" w:date="2017-03-17T22:54:00Z"/>
                <w:rFonts w:eastAsia="Times New Roman" w:cs="Arial"/>
                <w:color w:val="4B4B63"/>
                <w:sz w:val="20"/>
                <w:szCs w:val="20"/>
                <w:lang w:val="en-US"/>
              </w:rPr>
            </w:pPr>
            <w:del w:id="3730" w:author="khanguyen" w:date="2017-03-17T22:54:00Z">
              <w:r w:rsidRPr="00C47FE2" w:rsidDel="00BC68F6">
                <w:rPr>
                  <w:rFonts w:eastAsia="Times New Roman" w:cs="Arial"/>
                  <w:color w:val="4B4B63"/>
                  <w:sz w:val="20"/>
                  <w:szCs w:val="20"/>
                  <w:lang w:val="en-US"/>
                </w:rPr>
                <w:delText>2610852</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1AB7D0FB" w14:textId="77777777" w:rsidR="00BD4538" w:rsidRPr="00C47FE2" w:rsidDel="00BC68F6" w:rsidRDefault="00BD4538" w:rsidP="00BD4538">
            <w:pPr>
              <w:spacing w:before="0" w:after="0" w:line="240" w:lineRule="auto"/>
              <w:jc w:val="right"/>
              <w:rPr>
                <w:del w:id="3731" w:author="khanguyen" w:date="2017-03-17T22:54:00Z"/>
                <w:rFonts w:eastAsia="Times New Roman" w:cs="Arial"/>
                <w:color w:val="4B4B63"/>
                <w:sz w:val="20"/>
                <w:szCs w:val="20"/>
                <w:lang w:val="en-US"/>
              </w:rPr>
            </w:pPr>
            <w:del w:id="3732" w:author="khanguyen" w:date="2017-03-17T22:54:00Z">
              <w:r w:rsidRPr="00C47FE2" w:rsidDel="00BC68F6">
                <w:rPr>
                  <w:rFonts w:eastAsia="Times New Roman" w:cs="Arial"/>
                  <w:color w:val="4B4B63"/>
                  <w:sz w:val="20"/>
                  <w:szCs w:val="20"/>
                  <w:lang w:val="en-US"/>
                </w:rPr>
                <w:delText>56.93%</w:delText>
              </w:r>
            </w:del>
          </w:p>
        </w:tc>
      </w:tr>
      <w:tr w:rsidR="00BD4538" w:rsidRPr="00C47FE2" w:rsidDel="00BC68F6" w14:paraId="2CEF8608" w14:textId="77777777" w:rsidTr="00BD4538">
        <w:trPr>
          <w:trHeight w:val="900"/>
          <w:del w:id="3733" w:author="khanguyen" w:date="2017-03-17T22:54:00Z"/>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14:paraId="54DEB1AB" w14:textId="77777777" w:rsidR="00BD4538" w:rsidRPr="00C47FE2" w:rsidDel="00BC68F6" w:rsidRDefault="00BD4538" w:rsidP="00BD4538">
            <w:pPr>
              <w:spacing w:before="0" w:after="0" w:line="240" w:lineRule="auto"/>
              <w:ind w:firstLineChars="100" w:firstLine="200"/>
              <w:rPr>
                <w:del w:id="3734" w:author="khanguyen" w:date="2017-03-17T22:54:00Z"/>
                <w:rFonts w:eastAsia="Times New Roman" w:cs="Arial"/>
                <w:color w:val="4B4B63"/>
                <w:sz w:val="20"/>
                <w:szCs w:val="20"/>
                <w:lang w:val="en-US"/>
              </w:rPr>
            </w:pPr>
            <w:del w:id="3735" w:author="khanguyen" w:date="2017-03-17T22:54:00Z">
              <w:r w:rsidRPr="00C47FE2" w:rsidDel="00BC68F6">
                <w:rPr>
                  <w:rFonts w:eastAsia="Times New Roman" w:cs="Arial"/>
                  <w:color w:val="4B4B63"/>
                  <w:sz w:val="20"/>
                  <w:szCs w:val="20"/>
                  <w:lang w:val="en-US"/>
                </w:rPr>
                <w:delText>Add invoice for project has Timesheet and Expense (Project 03)</w:delText>
              </w:r>
            </w:del>
          </w:p>
        </w:tc>
        <w:tc>
          <w:tcPr>
            <w:tcW w:w="667" w:type="dxa"/>
            <w:tcBorders>
              <w:top w:val="nil"/>
              <w:left w:val="nil"/>
              <w:bottom w:val="single" w:sz="4" w:space="0" w:color="ACB9CA"/>
              <w:right w:val="single" w:sz="4" w:space="0" w:color="ACB9CA"/>
            </w:tcBorders>
            <w:shd w:val="clear" w:color="000000" w:fill="FFFFFF"/>
            <w:vAlign w:val="center"/>
            <w:hideMark/>
          </w:tcPr>
          <w:p w14:paraId="7E52C229" w14:textId="77777777" w:rsidR="00BD4538" w:rsidRPr="00C47FE2" w:rsidDel="00BC68F6" w:rsidRDefault="00BD4538" w:rsidP="00BD4538">
            <w:pPr>
              <w:spacing w:before="0" w:after="0" w:line="240" w:lineRule="auto"/>
              <w:jc w:val="right"/>
              <w:rPr>
                <w:del w:id="3736" w:author="khanguyen" w:date="2017-03-17T22:54:00Z"/>
                <w:rFonts w:eastAsia="Times New Roman" w:cs="Arial"/>
                <w:color w:val="4B4B63"/>
                <w:sz w:val="20"/>
                <w:szCs w:val="20"/>
                <w:lang w:val="en-US"/>
              </w:rPr>
            </w:pPr>
            <w:del w:id="3737" w:author="khanguyen" w:date="2017-03-17T22:54:00Z">
              <w:r w:rsidRPr="00C47FE2" w:rsidDel="00BC68F6">
                <w:rPr>
                  <w:rFonts w:eastAsia="Times New Roman" w:cs="Arial"/>
                  <w:color w:val="4B4B63"/>
                  <w:sz w:val="20"/>
                  <w:szCs w:val="20"/>
                  <w:lang w:val="en-US"/>
                </w:rPr>
                <w:delText>55</w:delText>
              </w:r>
            </w:del>
          </w:p>
        </w:tc>
        <w:tc>
          <w:tcPr>
            <w:tcW w:w="1299" w:type="dxa"/>
            <w:tcBorders>
              <w:top w:val="nil"/>
              <w:left w:val="nil"/>
              <w:bottom w:val="single" w:sz="4" w:space="0" w:color="ACB9CA"/>
              <w:right w:val="single" w:sz="4" w:space="0" w:color="ACB9CA"/>
            </w:tcBorders>
            <w:shd w:val="clear" w:color="000000" w:fill="FFFFFF"/>
            <w:vAlign w:val="center"/>
            <w:hideMark/>
          </w:tcPr>
          <w:p w14:paraId="47EFA551" w14:textId="77777777" w:rsidR="00BD4538" w:rsidRPr="00C47FE2" w:rsidDel="00BC68F6" w:rsidRDefault="00BD4538" w:rsidP="00BD4538">
            <w:pPr>
              <w:spacing w:before="0" w:after="0" w:line="240" w:lineRule="auto"/>
              <w:jc w:val="right"/>
              <w:rPr>
                <w:del w:id="3738" w:author="khanguyen" w:date="2017-03-17T22:54:00Z"/>
                <w:rFonts w:eastAsia="Times New Roman" w:cs="Arial"/>
                <w:color w:val="4B4B63"/>
                <w:sz w:val="20"/>
                <w:szCs w:val="20"/>
                <w:lang w:val="en-US"/>
              </w:rPr>
            </w:pPr>
            <w:del w:id="3739" w:author="khanguyen" w:date="2017-03-17T22:54:00Z">
              <w:r w:rsidRPr="00C47FE2" w:rsidDel="00BC68F6">
                <w:rPr>
                  <w:rFonts w:eastAsia="Times New Roman" w:cs="Arial"/>
                  <w:color w:val="4B4B63"/>
                  <w:sz w:val="20"/>
                  <w:szCs w:val="20"/>
                  <w:lang w:val="en-US"/>
                </w:rPr>
                <w:delText>2107497.66</w:delText>
              </w:r>
            </w:del>
          </w:p>
        </w:tc>
        <w:tc>
          <w:tcPr>
            <w:tcW w:w="741" w:type="dxa"/>
            <w:tcBorders>
              <w:top w:val="nil"/>
              <w:left w:val="nil"/>
              <w:bottom w:val="single" w:sz="4" w:space="0" w:color="ACB9CA"/>
              <w:right w:val="single" w:sz="4" w:space="0" w:color="ACB9CA"/>
            </w:tcBorders>
            <w:shd w:val="clear" w:color="000000" w:fill="FFFFFF"/>
            <w:vAlign w:val="center"/>
            <w:hideMark/>
          </w:tcPr>
          <w:p w14:paraId="4FA5E92B" w14:textId="77777777" w:rsidR="00BD4538" w:rsidRPr="00C47FE2" w:rsidDel="00BC68F6" w:rsidRDefault="00BD4538" w:rsidP="00BD4538">
            <w:pPr>
              <w:spacing w:before="0" w:after="0" w:line="240" w:lineRule="auto"/>
              <w:jc w:val="right"/>
              <w:rPr>
                <w:del w:id="3740" w:author="khanguyen" w:date="2017-03-17T22:54:00Z"/>
                <w:rFonts w:eastAsia="Times New Roman" w:cs="Arial"/>
                <w:color w:val="4B4B63"/>
                <w:sz w:val="20"/>
                <w:szCs w:val="20"/>
                <w:lang w:val="en-US"/>
              </w:rPr>
            </w:pPr>
            <w:del w:id="3741" w:author="khanguyen" w:date="2017-03-17T22:54:00Z">
              <w:r w:rsidRPr="00C47FE2" w:rsidDel="00BC68F6">
                <w:rPr>
                  <w:rFonts w:eastAsia="Times New Roman" w:cs="Arial"/>
                  <w:color w:val="4B4B63"/>
                  <w:sz w:val="20"/>
                  <w:szCs w:val="20"/>
                  <w:lang w:val="en-US"/>
                </w:rPr>
                <w:delText>0.02</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2AEF012C" w14:textId="77777777" w:rsidR="00BD4538" w:rsidRPr="00C47FE2" w:rsidDel="00BC68F6" w:rsidRDefault="00BD4538" w:rsidP="00BD4538">
            <w:pPr>
              <w:spacing w:before="0" w:after="0" w:line="240" w:lineRule="auto"/>
              <w:jc w:val="right"/>
              <w:rPr>
                <w:del w:id="3742" w:author="khanguyen" w:date="2017-03-17T22:54:00Z"/>
                <w:rFonts w:eastAsia="Times New Roman" w:cs="Arial"/>
                <w:color w:val="4B4B63"/>
                <w:sz w:val="20"/>
                <w:szCs w:val="20"/>
                <w:lang w:val="en-US"/>
              </w:rPr>
            </w:pPr>
            <w:del w:id="3743" w:author="khanguyen" w:date="2017-03-17T22:54:00Z">
              <w:r w:rsidRPr="00C47FE2" w:rsidDel="00BC68F6">
                <w:rPr>
                  <w:rFonts w:eastAsia="Times New Roman" w:cs="Arial"/>
                  <w:color w:val="4B4B63"/>
                  <w:sz w:val="20"/>
                  <w:szCs w:val="20"/>
                  <w:lang w:val="en-US"/>
                </w:rPr>
                <w:delText>0</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2E0CB3B3" w14:textId="77777777" w:rsidR="00BD4538" w:rsidRPr="00C47FE2" w:rsidDel="00BC68F6" w:rsidRDefault="00BD4538" w:rsidP="00BD4538">
            <w:pPr>
              <w:spacing w:before="0" w:after="0" w:line="240" w:lineRule="auto"/>
              <w:jc w:val="right"/>
              <w:rPr>
                <w:del w:id="3744" w:author="khanguyen" w:date="2017-03-17T22:54:00Z"/>
                <w:rFonts w:eastAsia="Times New Roman" w:cs="Arial"/>
                <w:color w:val="4B4B63"/>
                <w:sz w:val="20"/>
                <w:szCs w:val="20"/>
                <w:lang w:val="en-US"/>
              </w:rPr>
            </w:pPr>
            <w:del w:id="3745" w:author="khanguyen" w:date="2017-03-17T22:54:00Z">
              <w:r w:rsidRPr="00C47FE2" w:rsidDel="00BC68F6">
                <w:rPr>
                  <w:rFonts w:eastAsia="Times New Roman" w:cs="Arial"/>
                  <w:color w:val="4B4B63"/>
                  <w:sz w:val="20"/>
                  <w:szCs w:val="20"/>
                  <w:lang w:val="en-US"/>
                </w:rPr>
                <w:delText>0</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3856B524" w14:textId="77777777" w:rsidR="00BD4538" w:rsidRPr="00C47FE2" w:rsidDel="00BC68F6" w:rsidRDefault="00BD4538" w:rsidP="00BD4538">
            <w:pPr>
              <w:spacing w:before="0" w:after="0" w:line="240" w:lineRule="auto"/>
              <w:jc w:val="right"/>
              <w:rPr>
                <w:del w:id="3746" w:author="khanguyen" w:date="2017-03-17T22:54:00Z"/>
                <w:rFonts w:eastAsia="Times New Roman" w:cs="Arial"/>
                <w:color w:val="4B4B63"/>
                <w:sz w:val="20"/>
                <w:szCs w:val="20"/>
                <w:lang w:val="en-US"/>
              </w:rPr>
            </w:pPr>
            <w:del w:id="3747" w:author="khanguyen" w:date="2017-03-17T22:54:00Z">
              <w:r w:rsidRPr="00C47FE2" w:rsidDel="00BC68F6">
                <w:rPr>
                  <w:rFonts w:eastAsia="Times New Roman" w:cs="Arial"/>
                  <w:color w:val="4B4B63"/>
                  <w:sz w:val="20"/>
                  <w:szCs w:val="20"/>
                  <w:lang w:val="en-US"/>
                </w:rPr>
                <w:delText>0</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716FFB1E" w14:textId="77777777" w:rsidR="00BD4538" w:rsidRPr="00C47FE2" w:rsidDel="00BC68F6" w:rsidRDefault="00BD4538" w:rsidP="00BD4538">
            <w:pPr>
              <w:spacing w:before="0" w:after="0" w:line="240" w:lineRule="auto"/>
              <w:jc w:val="right"/>
              <w:rPr>
                <w:del w:id="3748" w:author="khanguyen" w:date="2017-03-17T22:54:00Z"/>
                <w:rFonts w:eastAsia="Times New Roman" w:cs="Arial"/>
                <w:color w:val="4B4B63"/>
                <w:sz w:val="20"/>
                <w:szCs w:val="20"/>
                <w:lang w:val="en-US"/>
              </w:rPr>
            </w:pPr>
            <w:del w:id="3749" w:author="khanguyen" w:date="2017-03-17T22:54:00Z">
              <w:r w:rsidRPr="00C47FE2" w:rsidDel="00BC68F6">
                <w:rPr>
                  <w:rFonts w:eastAsia="Times New Roman" w:cs="Arial"/>
                  <w:color w:val="4B4B63"/>
                  <w:sz w:val="20"/>
                  <w:szCs w:val="20"/>
                  <w:lang w:val="en-US"/>
                </w:rPr>
                <w:delText>1084075</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7001B451" w14:textId="77777777" w:rsidR="00BD4538" w:rsidRPr="00C47FE2" w:rsidDel="00BC68F6" w:rsidRDefault="00BD4538" w:rsidP="00BD4538">
            <w:pPr>
              <w:spacing w:before="0" w:after="0" w:line="240" w:lineRule="auto"/>
              <w:jc w:val="right"/>
              <w:rPr>
                <w:del w:id="3750" w:author="khanguyen" w:date="2017-03-17T22:54:00Z"/>
                <w:rFonts w:eastAsia="Times New Roman" w:cs="Arial"/>
                <w:color w:val="4B4B63"/>
                <w:sz w:val="20"/>
                <w:szCs w:val="20"/>
                <w:lang w:val="en-US"/>
              </w:rPr>
            </w:pPr>
            <w:del w:id="3751" w:author="khanguyen" w:date="2017-03-17T22:54:00Z">
              <w:r w:rsidRPr="00C47FE2" w:rsidDel="00BC68F6">
                <w:rPr>
                  <w:rFonts w:eastAsia="Times New Roman" w:cs="Arial"/>
                  <w:color w:val="4B4B63"/>
                  <w:sz w:val="20"/>
                  <w:szCs w:val="20"/>
                  <w:lang w:val="en-US"/>
                </w:rPr>
                <w:delText>3278810</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0C6F8289" w14:textId="77777777" w:rsidR="00BD4538" w:rsidRPr="00C47FE2" w:rsidDel="00BC68F6" w:rsidRDefault="00BD4538" w:rsidP="00BD4538">
            <w:pPr>
              <w:spacing w:before="0" w:after="0" w:line="240" w:lineRule="auto"/>
              <w:jc w:val="right"/>
              <w:rPr>
                <w:del w:id="3752" w:author="khanguyen" w:date="2017-03-17T22:54:00Z"/>
                <w:rFonts w:eastAsia="Times New Roman" w:cs="Arial"/>
                <w:color w:val="4B4B63"/>
                <w:sz w:val="20"/>
                <w:szCs w:val="20"/>
                <w:lang w:val="en-US"/>
              </w:rPr>
            </w:pPr>
            <w:del w:id="3753" w:author="khanguyen" w:date="2017-03-17T22:54:00Z">
              <w:r w:rsidRPr="00C47FE2" w:rsidDel="00BC68F6">
                <w:rPr>
                  <w:rFonts w:eastAsia="Times New Roman" w:cs="Arial"/>
                  <w:color w:val="4B4B63"/>
                  <w:sz w:val="20"/>
                  <w:szCs w:val="20"/>
                  <w:lang w:val="en-US"/>
                </w:rPr>
                <w:delText>80%</w:delText>
              </w:r>
            </w:del>
          </w:p>
        </w:tc>
      </w:tr>
      <w:tr w:rsidR="00BD4538" w:rsidRPr="00C47FE2" w:rsidDel="00BC68F6" w14:paraId="49CCDF86" w14:textId="77777777" w:rsidTr="00BD4538">
        <w:trPr>
          <w:trHeight w:val="600"/>
          <w:del w:id="3754" w:author="khanguyen" w:date="2017-03-17T22:54:00Z"/>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14:paraId="7BF5A696" w14:textId="77777777" w:rsidR="00BD4538" w:rsidRPr="00C47FE2" w:rsidDel="00BC68F6" w:rsidRDefault="00BD4538" w:rsidP="00BD4538">
            <w:pPr>
              <w:spacing w:before="0" w:after="0" w:line="240" w:lineRule="auto"/>
              <w:ind w:firstLineChars="100" w:firstLine="200"/>
              <w:rPr>
                <w:del w:id="3755" w:author="khanguyen" w:date="2017-03-17T22:54:00Z"/>
                <w:rFonts w:eastAsia="Times New Roman" w:cs="Arial"/>
                <w:color w:val="4B4B63"/>
                <w:sz w:val="20"/>
                <w:szCs w:val="20"/>
                <w:lang w:val="en-US"/>
              </w:rPr>
            </w:pPr>
            <w:del w:id="3756" w:author="khanguyen" w:date="2017-03-17T22:54:00Z">
              <w:r w:rsidRPr="00C47FE2" w:rsidDel="00BC68F6">
                <w:rPr>
                  <w:rFonts w:eastAsia="Times New Roman" w:cs="Arial"/>
                  <w:color w:val="4B4B63"/>
                  <w:sz w:val="20"/>
                  <w:szCs w:val="20"/>
                  <w:lang w:val="en-US"/>
                </w:rPr>
                <w:delText>Add invoice for Project with task (Project 02)</w:delText>
              </w:r>
            </w:del>
          </w:p>
        </w:tc>
        <w:tc>
          <w:tcPr>
            <w:tcW w:w="667" w:type="dxa"/>
            <w:tcBorders>
              <w:top w:val="nil"/>
              <w:left w:val="nil"/>
              <w:bottom w:val="single" w:sz="4" w:space="0" w:color="ACB9CA"/>
              <w:right w:val="single" w:sz="4" w:space="0" w:color="ACB9CA"/>
            </w:tcBorders>
            <w:shd w:val="clear" w:color="000000" w:fill="FFFFFF"/>
            <w:vAlign w:val="center"/>
            <w:hideMark/>
          </w:tcPr>
          <w:p w14:paraId="1A04C5DA" w14:textId="77777777" w:rsidR="00BD4538" w:rsidRPr="00C47FE2" w:rsidDel="00BC68F6" w:rsidRDefault="00BD4538" w:rsidP="00BD4538">
            <w:pPr>
              <w:spacing w:before="0" w:after="0" w:line="240" w:lineRule="auto"/>
              <w:jc w:val="right"/>
              <w:rPr>
                <w:del w:id="3757" w:author="khanguyen" w:date="2017-03-17T22:54:00Z"/>
                <w:rFonts w:eastAsia="Times New Roman" w:cs="Arial"/>
                <w:color w:val="4B4B63"/>
                <w:sz w:val="20"/>
                <w:szCs w:val="20"/>
                <w:lang w:val="en-US"/>
              </w:rPr>
            </w:pPr>
            <w:del w:id="3758" w:author="khanguyen" w:date="2017-03-17T22:54:00Z">
              <w:r w:rsidRPr="00C47FE2" w:rsidDel="00BC68F6">
                <w:rPr>
                  <w:rFonts w:eastAsia="Times New Roman" w:cs="Arial"/>
                  <w:color w:val="4B4B63"/>
                  <w:sz w:val="20"/>
                  <w:szCs w:val="20"/>
                  <w:lang w:val="en-US"/>
                </w:rPr>
                <w:delText>214</w:delText>
              </w:r>
            </w:del>
          </w:p>
        </w:tc>
        <w:tc>
          <w:tcPr>
            <w:tcW w:w="1299" w:type="dxa"/>
            <w:tcBorders>
              <w:top w:val="nil"/>
              <w:left w:val="nil"/>
              <w:bottom w:val="single" w:sz="4" w:space="0" w:color="ACB9CA"/>
              <w:right w:val="single" w:sz="4" w:space="0" w:color="ACB9CA"/>
            </w:tcBorders>
            <w:shd w:val="clear" w:color="000000" w:fill="FFFFFF"/>
            <w:vAlign w:val="center"/>
            <w:hideMark/>
          </w:tcPr>
          <w:p w14:paraId="4426EB53" w14:textId="77777777" w:rsidR="00BD4538" w:rsidRPr="00C47FE2" w:rsidDel="00BC68F6" w:rsidRDefault="00BD4538" w:rsidP="00BD4538">
            <w:pPr>
              <w:spacing w:before="0" w:after="0" w:line="240" w:lineRule="auto"/>
              <w:jc w:val="right"/>
              <w:rPr>
                <w:del w:id="3759" w:author="khanguyen" w:date="2017-03-17T22:54:00Z"/>
                <w:rFonts w:eastAsia="Times New Roman" w:cs="Arial"/>
                <w:color w:val="4B4B63"/>
                <w:sz w:val="20"/>
                <w:szCs w:val="20"/>
                <w:lang w:val="en-US"/>
              </w:rPr>
            </w:pPr>
            <w:del w:id="3760" w:author="khanguyen" w:date="2017-03-17T22:54:00Z">
              <w:r w:rsidRPr="00C47FE2" w:rsidDel="00BC68F6">
                <w:rPr>
                  <w:rFonts w:eastAsia="Times New Roman" w:cs="Arial"/>
                  <w:color w:val="4B4B63"/>
                  <w:sz w:val="20"/>
                  <w:szCs w:val="20"/>
                  <w:lang w:val="en-US"/>
                </w:rPr>
                <w:delText>1059879.3</w:delText>
              </w:r>
            </w:del>
          </w:p>
        </w:tc>
        <w:tc>
          <w:tcPr>
            <w:tcW w:w="741" w:type="dxa"/>
            <w:tcBorders>
              <w:top w:val="nil"/>
              <w:left w:val="nil"/>
              <w:bottom w:val="single" w:sz="4" w:space="0" w:color="ACB9CA"/>
              <w:right w:val="single" w:sz="4" w:space="0" w:color="ACB9CA"/>
            </w:tcBorders>
            <w:shd w:val="clear" w:color="000000" w:fill="FFFFFF"/>
            <w:vAlign w:val="center"/>
            <w:hideMark/>
          </w:tcPr>
          <w:p w14:paraId="241EB2A9" w14:textId="77777777" w:rsidR="00BD4538" w:rsidRPr="00C47FE2" w:rsidDel="00BC68F6" w:rsidRDefault="00BD4538" w:rsidP="00BD4538">
            <w:pPr>
              <w:spacing w:before="0" w:after="0" w:line="240" w:lineRule="auto"/>
              <w:jc w:val="right"/>
              <w:rPr>
                <w:del w:id="3761" w:author="khanguyen" w:date="2017-03-17T22:54:00Z"/>
                <w:rFonts w:eastAsia="Times New Roman" w:cs="Arial"/>
                <w:color w:val="4B4B63"/>
                <w:sz w:val="20"/>
                <w:szCs w:val="20"/>
                <w:lang w:val="en-US"/>
              </w:rPr>
            </w:pPr>
            <w:del w:id="3762" w:author="khanguyen" w:date="2017-03-17T22:54:00Z">
              <w:r w:rsidRPr="00C47FE2" w:rsidDel="00BC68F6">
                <w:rPr>
                  <w:rFonts w:eastAsia="Times New Roman" w:cs="Arial"/>
                  <w:color w:val="4B4B63"/>
                  <w:sz w:val="20"/>
                  <w:szCs w:val="20"/>
                  <w:lang w:val="en-US"/>
                </w:rPr>
                <w:delText>0.06</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48B8B943" w14:textId="77777777" w:rsidR="00BD4538" w:rsidRPr="00C47FE2" w:rsidDel="00BC68F6" w:rsidRDefault="00BD4538" w:rsidP="00BD4538">
            <w:pPr>
              <w:spacing w:before="0" w:after="0" w:line="240" w:lineRule="auto"/>
              <w:jc w:val="right"/>
              <w:rPr>
                <w:del w:id="3763" w:author="khanguyen" w:date="2017-03-17T22:54:00Z"/>
                <w:rFonts w:eastAsia="Times New Roman" w:cs="Arial"/>
                <w:color w:val="4B4B63"/>
                <w:sz w:val="20"/>
                <w:szCs w:val="20"/>
                <w:lang w:val="en-US"/>
              </w:rPr>
            </w:pPr>
            <w:del w:id="3764" w:author="khanguyen" w:date="2017-03-17T22:54:00Z">
              <w:r w:rsidRPr="00C47FE2" w:rsidDel="00BC68F6">
                <w:rPr>
                  <w:rFonts w:eastAsia="Times New Roman" w:cs="Arial"/>
                  <w:color w:val="4B4B63"/>
                  <w:sz w:val="20"/>
                  <w:szCs w:val="20"/>
                  <w:lang w:val="en-US"/>
                </w:rPr>
                <w:delText>816127</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71A81E32" w14:textId="77777777" w:rsidR="00BD4538" w:rsidRPr="00C47FE2" w:rsidDel="00BC68F6" w:rsidRDefault="00BD4538" w:rsidP="00BD4538">
            <w:pPr>
              <w:spacing w:before="0" w:after="0" w:line="240" w:lineRule="auto"/>
              <w:jc w:val="right"/>
              <w:rPr>
                <w:del w:id="3765" w:author="khanguyen" w:date="2017-03-17T22:54:00Z"/>
                <w:rFonts w:eastAsia="Times New Roman" w:cs="Arial"/>
                <w:color w:val="4B4B63"/>
                <w:sz w:val="20"/>
                <w:szCs w:val="20"/>
                <w:lang w:val="en-US"/>
              </w:rPr>
            </w:pPr>
            <w:del w:id="3766" w:author="khanguyen" w:date="2017-03-17T22:54:00Z">
              <w:r w:rsidRPr="00C47FE2" w:rsidDel="00BC68F6">
                <w:rPr>
                  <w:rFonts w:eastAsia="Times New Roman" w:cs="Arial"/>
                  <w:color w:val="4B4B63"/>
                  <w:sz w:val="20"/>
                  <w:szCs w:val="20"/>
                  <w:lang w:val="en-US"/>
                </w:rPr>
                <w:delText>825343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599B62B7" w14:textId="77777777" w:rsidR="00BD4538" w:rsidRPr="00C47FE2" w:rsidDel="00BC68F6" w:rsidRDefault="00BD4538" w:rsidP="00BD4538">
            <w:pPr>
              <w:spacing w:before="0" w:after="0" w:line="240" w:lineRule="auto"/>
              <w:jc w:val="right"/>
              <w:rPr>
                <w:del w:id="3767" w:author="khanguyen" w:date="2017-03-17T22:54:00Z"/>
                <w:rFonts w:eastAsia="Times New Roman" w:cs="Arial"/>
                <w:color w:val="4B4B63"/>
                <w:sz w:val="20"/>
                <w:szCs w:val="20"/>
                <w:lang w:val="en-US"/>
              </w:rPr>
            </w:pPr>
            <w:del w:id="3768" w:author="khanguyen" w:date="2017-03-17T22:54:00Z">
              <w:r w:rsidRPr="00C47FE2" w:rsidDel="00BC68F6">
                <w:rPr>
                  <w:rFonts w:eastAsia="Times New Roman" w:cs="Arial"/>
                  <w:color w:val="4B4B63"/>
                  <w:sz w:val="20"/>
                  <w:szCs w:val="20"/>
                  <w:lang w:val="en-US"/>
                </w:rPr>
                <w:delText>903679</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3926FEBE" w14:textId="77777777" w:rsidR="00BD4538" w:rsidRPr="00C47FE2" w:rsidDel="00BC68F6" w:rsidRDefault="00BD4538" w:rsidP="00BD4538">
            <w:pPr>
              <w:spacing w:before="0" w:after="0" w:line="240" w:lineRule="auto"/>
              <w:jc w:val="right"/>
              <w:rPr>
                <w:del w:id="3769" w:author="khanguyen" w:date="2017-03-17T22:54:00Z"/>
                <w:rFonts w:eastAsia="Times New Roman" w:cs="Arial"/>
                <w:color w:val="4B4B63"/>
                <w:sz w:val="20"/>
                <w:szCs w:val="20"/>
                <w:lang w:val="en-US"/>
              </w:rPr>
            </w:pPr>
            <w:del w:id="3770" w:author="khanguyen" w:date="2017-03-17T22:54:00Z">
              <w:r w:rsidRPr="00C47FE2" w:rsidDel="00BC68F6">
                <w:rPr>
                  <w:rFonts w:eastAsia="Times New Roman" w:cs="Arial"/>
                  <w:color w:val="4B4B63"/>
                  <w:sz w:val="20"/>
                  <w:szCs w:val="20"/>
                  <w:lang w:val="en-US"/>
                </w:rPr>
                <w:delText>10407</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280786F5" w14:textId="77777777" w:rsidR="00BD4538" w:rsidRPr="00C47FE2" w:rsidDel="00BC68F6" w:rsidRDefault="00BD4538" w:rsidP="00BD4538">
            <w:pPr>
              <w:spacing w:before="0" w:after="0" w:line="240" w:lineRule="auto"/>
              <w:jc w:val="right"/>
              <w:rPr>
                <w:del w:id="3771" w:author="khanguyen" w:date="2017-03-17T22:54:00Z"/>
                <w:rFonts w:eastAsia="Times New Roman" w:cs="Arial"/>
                <w:color w:val="4B4B63"/>
                <w:sz w:val="20"/>
                <w:szCs w:val="20"/>
                <w:lang w:val="en-US"/>
              </w:rPr>
            </w:pPr>
            <w:del w:id="3772" w:author="khanguyen" w:date="2017-03-17T22:54:00Z">
              <w:r w:rsidRPr="00C47FE2" w:rsidDel="00BC68F6">
                <w:rPr>
                  <w:rFonts w:eastAsia="Times New Roman" w:cs="Arial"/>
                  <w:color w:val="4B4B63"/>
                  <w:sz w:val="20"/>
                  <w:szCs w:val="20"/>
                  <w:lang w:val="en-US"/>
                </w:rPr>
                <w:delText>2627999</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43D126DE" w14:textId="77777777" w:rsidR="00BD4538" w:rsidRPr="00C47FE2" w:rsidDel="00BC68F6" w:rsidRDefault="00BD4538" w:rsidP="00BD4538">
            <w:pPr>
              <w:spacing w:before="0" w:after="0" w:line="240" w:lineRule="auto"/>
              <w:jc w:val="right"/>
              <w:rPr>
                <w:del w:id="3773" w:author="khanguyen" w:date="2017-03-17T22:54:00Z"/>
                <w:rFonts w:eastAsia="Times New Roman" w:cs="Arial"/>
                <w:color w:val="4B4B63"/>
                <w:sz w:val="20"/>
                <w:szCs w:val="20"/>
                <w:lang w:val="en-US"/>
              </w:rPr>
            </w:pPr>
            <w:del w:id="3774" w:author="khanguyen" w:date="2017-03-17T22:54:00Z">
              <w:r w:rsidRPr="00C47FE2" w:rsidDel="00BC68F6">
                <w:rPr>
                  <w:rFonts w:eastAsia="Times New Roman" w:cs="Arial"/>
                  <w:color w:val="4B4B63"/>
                  <w:sz w:val="20"/>
                  <w:szCs w:val="20"/>
                  <w:lang w:val="en-US"/>
                </w:rPr>
                <w:delText>75.70%</w:delText>
              </w:r>
            </w:del>
          </w:p>
        </w:tc>
      </w:tr>
      <w:tr w:rsidR="00BD4538" w:rsidRPr="00C47FE2" w:rsidDel="00BC68F6" w14:paraId="5231B19B" w14:textId="77777777" w:rsidTr="00BD4538">
        <w:trPr>
          <w:trHeight w:val="300"/>
          <w:del w:id="3775" w:author="khanguyen" w:date="2017-03-17T22:54:00Z"/>
        </w:trPr>
        <w:tc>
          <w:tcPr>
            <w:tcW w:w="4005" w:type="dxa"/>
            <w:tcBorders>
              <w:top w:val="nil"/>
              <w:left w:val="single" w:sz="4" w:space="0" w:color="ACB9CA"/>
              <w:bottom w:val="single" w:sz="4" w:space="0" w:color="ACB9CA"/>
              <w:right w:val="single" w:sz="4" w:space="0" w:color="ACB9CA"/>
            </w:tcBorders>
            <w:shd w:val="clear" w:color="000000" w:fill="FFFFFF"/>
            <w:vAlign w:val="center"/>
            <w:hideMark/>
          </w:tcPr>
          <w:p w14:paraId="53A7FF74" w14:textId="77777777" w:rsidR="00BD4538" w:rsidRPr="00C47FE2" w:rsidDel="00BC68F6" w:rsidRDefault="00BD4538" w:rsidP="00BD4538">
            <w:pPr>
              <w:spacing w:before="0" w:after="0" w:line="240" w:lineRule="auto"/>
              <w:ind w:firstLineChars="100" w:firstLine="200"/>
              <w:rPr>
                <w:del w:id="3776" w:author="khanguyen" w:date="2017-03-17T22:54:00Z"/>
                <w:rFonts w:eastAsia="Times New Roman" w:cs="Arial"/>
                <w:color w:val="4B4B63"/>
                <w:sz w:val="20"/>
                <w:szCs w:val="20"/>
                <w:lang w:val="en-US"/>
              </w:rPr>
            </w:pPr>
            <w:del w:id="3777" w:author="khanguyen" w:date="2017-03-17T22:54:00Z">
              <w:r w:rsidRPr="00C47FE2" w:rsidDel="00BC68F6">
                <w:rPr>
                  <w:rFonts w:eastAsia="Times New Roman" w:cs="Arial"/>
                  <w:color w:val="4B4B63"/>
                  <w:sz w:val="20"/>
                  <w:szCs w:val="20"/>
                  <w:lang w:val="en-US"/>
                </w:rPr>
                <w:delText>Add Invoice for Sale Proposal</w:delText>
              </w:r>
            </w:del>
          </w:p>
        </w:tc>
        <w:tc>
          <w:tcPr>
            <w:tcW w:w="667" w:type="dxa"/>
            <w:tcBorders>
              <w:top w:val="nil"/>
              <w:left w:val="nil"/>
              <w:bottom w:val="single" w:sz="4" w:space="0" w:color="ACB9CA"/>
              <w:right w:val="single" w:sz="4" w:space="0" w:color="ACB9CA"/>
            </w:tcBorders>
            <w:shd w:val="clear" w:color="000000" w:fill="FFFFFF"/>
            <w:vAlign w:val="center"/>
            <w:hideMark/>
          </w:tcPr>
          <w:p w14:paraId="6EFFF4EE" w14:textId="77777777" w:rsidR="00BD4538" w:rsidRPr="00C47FE2" w:rsidDel="00BC68F6" w:rsidRDefault="00BD4538" w:rsidP="00BD4538">
            <w:pPr>
              <w:spacing w:before="0" w:after="0" w:line="240" w:lineRule="auto"/>
              <w:jc w:val="right"/>
              <w:rPr>
                <w:del w:id="3778" w:author="khanguyen" w:date="2017-03-17T22:54:00Z"/>
                <w:rFonts w:eastAsia="Times New Roman" w:cs="Arial"/>
                <w:color w:val="4B4B63"/>
                <w:sz w:val="20"/>
                <w:szCs w:val="20"/>
                <w:lang w:val="en-US"/>
              </w:rPr>
            </w:pPr>
            <w:del w:id="3779" w:author="khanguyen" w:date="2017-03-17T22:54:00Z">
              <w:r w:rsidRPr="00C47FE2" w:rsidDel="00BC68F6">
                <w:rPr>
                  <w:rFonts w:eastAsia="Times New Roman" w:cs="Arial"/>
                  <w:color w:val="4B4B63"/>
                  <w:sz w:val="20"/>
                  <w:szCs w:val="20"/>
                  <w:lang w:val="en-US"/>
                </w:rPr>
                <w:delText>500</w:delText>
              </w:r>
            </w:del>
          </w:p>
        </w:tc>
        <w:tc>
          <w:tcPr>
            <w:tcW w:w="1299" w:type="dxa"/>
            <w:tcBorders>
              <w:top w:val="nil"/>
              <w:left w:val="nil"/>
              <w:bottom w:val="single" w:sz="4" w:space="0" w:color="ACB9CA"/>
              <w:right w:val="single" w:sz="4" w:space="0" w:color="ACB9CA"/>
            </w:tcBorders>
            <w:shd w:val="clear" w:color="000000" w:fill="FFFFFF"/>
            <w:vAlign w:val="center"/>
            <w:hideMark/>
          </w:tcPr>
          <w:p w14:paraId="6C644EF6" w14:textId="77777777" w:rsidR="00BD4538" w:rsidRPr="00C47FE2" w:rsidDel="00BC68F6" w:rsidRDefault="00BD4538" w:rsidP="00BD4538">
            <w:pPr>
              <w:spacing w:before="0" w:after="0" w:line="240" w:lineRule="auto"/>
              <w:jc w:val="right"/>
              <w:rPr>
                <w:del w:id="3780" w:author="khanguyen" w:date="2017-03-17T22:54:00Z"/>
                <w:rFonts w:eastAsia="Times New Roman" w:cs="Arial"/>
                <w:color w:val="4B4B63"/>
                <w:sz w:val="20"/>
                <w:szCs w:val="20"/>
                <w:lang w:val="en-US"/>
              </w:rPr>
            </w:pPr>
            <w:del w:id="3781" w:author="khanguyen" w:date="2017-03-17T22:54:00Z">
              <w:r w:rsidRPr="00C47FE2" w:rsidDel="00BC68F6">
                <w:rPr>
                  <w:rFonts w:eastAsia="Times New Roman" w:cs="Arial"/>
                  <w:color w:val="4B4B63"/>
                  <w:sz w:val="20"/>
                  <w:szCs w:val="20"/>
                  <w:lang w:val="en-US"/>
                </w:rPr>
                <w:delText>815219.44</w:delText>
              </w:r>
            </w:del>
          </w:p>
        </w:tc>
        <w:tc>
          <w:tcPr>
            <w:tcW w:w="741" w:type="dxa"/>
            <w:tcBorders>
              <w:top w:val="nil"/>
              <w:left w:val="nil"/>
              <w:bottom w:val="single" w:sz="4" w:space="0" w:color="ACB9CA"/>
              <w:right w:val="single" w:sz="4" w:space="0" w:color="ACB9CA"/>
            </w:tcBorders>
            <w:shd w:val="clear" w:color="000000" w:fill="FFFFFF"/>
            <w:vAlign w:val="center"/>
            <w:hideMark/>
          </w:tcPr>
          <w:p w14:paraId="5F3620FC" w14:textId="77777777" w:rsidR="00BD4538" w:rsidRPr="00C47FE2" w:rsidDel="00BC68F6" w:rsidRDefault="00BD4538" w:rsidP="00BD4538">
            <w:pPr>
              <w:spacing w:before="0" w:after="0" w:line="240" w:lineRule="auto"/>
              <w:jc w:val="right"/>
              <w:rPr>
                <w:del w:id="3782" w:author="khanguyen" w:date="2017-03-17T22:54:00Z"/>
                <w:rFonts w:eastAsia="Times New Roman" w:cs="Arial"/>
                <w:color w:val="4B4B63"/>
                <w:sz w:val="20"/>
                <w:szCs w:val="20"/>
                <w:lang w:val="en-US"/>
              </w:rPr>
            </w:pPr>
            <w:del w:id="3783" w:author="khanguyen" w:date="2017-03-17T22:54:00Z">
              <w:r w:rsidRPr="00C47FE2" w:rsidDel="00BC68F6">
                <w:rPr>
                  <w:rFonts w:eastAsia="Times New Roman" w:cs="Arial"/>
                  <w:color w:val="4B4B63"/>
                  <w:sz w:val="20"/>
                  <w:szCs w:val="20"/>
                  <w:lang w:val="en-US"/>
                </w:rPr>
                <w:delText>0.14</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3A9C59DC" w14:textId="77777777" w:rsidR="00BD4538" w:rsidRPr="00C47FE2" w:rsidDel="00BC68F6" w:rsidRDefault="00BD4538" w:rsidP="00BD4538">
            <w:pPr>
              <w:spacing w:before="0" w:after="0" w:line="240" w:lineRule="auto"/>
              <w:jc w:val="right"/>
              <w:rPr>
                <w:del w:id="3784" w:author="khanguyen" w:date="2017-03-17T22:54:00Z"/>
                <w:rFonts w:eastAsia="Times New Roman" w:cs="Arial"/>
                <w:color w:val="4B4B63"/>
                <w:sz w:val="20"/>
                <w:szCs w:val="20"/>
                <w:lang w:val="en-US"/>
              </w:rPr>
            </w:pPr>
            <w:del w:id="3785" w:author="khanguyen" w:date="2017-03-17T22:54:00Z">
              <w:r w:rsidRPr="00C47FE2" w:rsidDel="00BC68F6">
                <w:rPr>
                  <w:rFonts w:eastAsia="Times New Roman" w:cs="Arial"/>
                  <w:color w:val="4B4B63"/>
                  <w:sz w:val="20"/>
                  <w:szCs w:val="20"/>
                  <w:lang w:val="en-US"/>
                </w:rPr>
                <w:delText>937983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1B301F7F" w14:textId="77777777" w:rsidR="00BD4538" w:rsidRPr="00C47FE2" w:rsidDel="00BC68F6" w:rsidRDefault="00BD4538" w:rsidP="00BD4538">
            <w:pPr>
              <w:spacing w:before="0" w:after="0" w:line="240" w:lineRule="auto"/>
              <w:jc w:val="right"/>
              <w:rPr>
                <w:del w:id="3786" w:author="khanguyen" w:date="2017-03-17T22:54:00Z"/>
                <w:rFonts w:eastAsia="Times New Roman" w:cs="Arial"/>
                <w:color w:val="4B4B63"/>
                <w:sz w:val="20"/>
                <w:szCs w:val="20"/>
                <w:lang w:val="en-US"/>
              </w:rPr>
            </w:pPr>
            <w:del w:id="3787" w:author="khanguyen" w:date="2017-03-17T22:54:00Z">
              <w:r w:rsidRPr="00C47FE2" w:rsidDel="00BC68F6">
                <w:rPr>
                  <w:rFonts w:eastAsia="Times New Roman" w:cs="Arial"/>
                  <w:color w:val="4B4B63"/>
                  <w:sz w:val="20"/>
                  <w:szCs w:val="20"/>
                  <w:lang w:val="en-US"/>
                </w:rPr>
                <w:delText>980991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2035050F" w14:textId="77777777" w:rsidR="00BD4538" w:rsidRPr="00C47FE2" w:rsidDel="00BC68F6" w:rsidRDefault="00BD4538" w:rsidP="00BD4538">
            <w:pPr>
              <w:spacing w:before="0" w:after="0" w:line="240" w:lineRule="auto"/>
              <w:jc w:val="right"/>
              <w:rPr>
                <w:del w:id="3788" w:author="khanguyen" w:date="2017-03-17T22:54:00Z"/>
                <w:rFonts w:eastAsia="Times New Roman" w:cs="Arial"/>
                <w:color w:val="4B4B63"/>
                <w:sz w:val="20"/>
                <w:szCs w:val="20"/>
                <w:lang w:val="en-US"/>
              </w:rPr>
            </w:pPr>
            <w:del w:id="3789" w:author="khanguyen" w:date="2017-03-17T22:54:00Z">
              <w:r w:rsidRPr="00C47FE2" w:rsidDel="00BC68F6">
                <w:rPr>
                  <w:rFonts w:eastAsia="Times New Roman" w:cs="Arial"/>
                  <w:color w:val="4B4B63"/>
                  <w:sz w:val="20"/>
                  <w:szCs w:val="20"/>
                  <w:lang w:val="en-US"/>
                </w:rPr>
                <w:delText>1028095</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2D0FD396" w14:textId="77777777" w:rsidR="00BD4538" w:rsidRPr="00C47FE2" w:rsidDel="00BC68F6" w:rsidRDefault="00BD4538" w:rsidP="00BD4538">
            <w:pPr>
              <w:spacing w:before="0" w:after="0" w:line="240" w:lineRule="auto"/>
              <w:jc w:val="right"/>
              <w:rPr>
                <w:del w:id="3790" w:author="khanguyen" w:date="2017-03-17T22:54:00Z"/>
                <w:rFonts w:eastAsia="Times New Roman" w:cs="Arial"/>
                <w:color w:val="4B4B63"/>
                <w:sz w:val="20"/>
                <w:szCs w:val="20"/>
                <w:lang w:val="en-US"/>
              </w:rPr>
            </w:pPr>
            <w:del w:id="3791" w:author="khanguyen" w:date="2017-03-17T22:54:00Z">
              <w:r w:rsidRPr="00C47FE2" w:rsidDel="00BC68F6">
                <w:rPr>
                  <w:rFonts w:eastAsia="Times New Roman" w:cs="Arial"/>
                  <w:color w:val="4B4B63"/>
                  <w:sz w:val="20"/>
                  <w:szCs w:val="20"/>
                  <w:lang w:val="en-US"/>
                </w:rPr>
                <w:delText>504</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5334F1BD" w14:textId="77777777" w:rsidR="00BD4538" w:rsidRPr="00C47FE2" w:rsidDel="00BC68F6" w:rsidRDefault="00BD4538" w:rsidP="00BD4538">
            <w:pPr>
              <w:spacing w:before="0" w:after="0" w:line="240" w:lineRule="auto"/>
              <w:jc w:val="right"/>
              <w:rPr>
                <w:del w:id="3792" w:author="khanguyen" w:date="2017-03-17T22:54:00Z"/>
                <w:rFonts w:eastAsia="Times New Roman" w:cs="Arial"/>
                <w:color w:val="4B4B63"/>
                <w:sz w:val="20"/>
                <w:szCs w:val="20"/>
                <w:lang w:val="en-US"/>
              </w:rPr>
            </w:pPr>
            <w:del w:id="3793" w:author="khanguyen" w:date="2017-03-17T22:54:00Z">
              <w:r w:rsidRPr="00C47FE2" w:rsidDel="00BC68F6">
                <w:rPr>
                  <w:rFonts w:eastAsia="Times New Roman" w:cs="Arial"/>
                  <w:color w:val="4B4B63"/>
                  <w:sz w:val="20"/>
                  <w:szCs w:val="20"/>
                  <w:lang w:val="en-US"/>
                </w:rPr>
                <w:delText>1814844</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312ACE1B" w14:textId="77777777" w:rsidR="00BD4538" w:rsidRPr="00C47FE2" w:rsidDel="00BC68F6" w:rsidRDefault="00BD4538" w:rsidP="00BD4538">
            <w:pPr>
              <w:spacing w:before="0" w:after="0" w:line="240" w:lineRule="auto"/>
              <w:jc w:val="right"/>
              <w:rPr>
                <w:del w:id="3794" w:author="khanguyen" w:date="2017-03-17T22:54:00Z"/>
                <w:rFonts w:eastAsia="Times New Roman" w:cs="Arial"/>
                <w:color w:val="4B4B63"/>
                <w:sz w:val="20"/>
                <w:szCs w:val="20"/>
                <w:lang w:val="en-US"/>
              </w:rPr>
            </w:pPr>
            <w:del w:id="3795" w:author="khanguyen" w:date="2017-03-17T22:54:00Z">
              <w:r w:rsidRPr="00C47FE2" w:rsidDel="00BC68F6">
                <w:rPr>
                  <w:rFonts w:eastAsia="Times New Roman" w:cs="Arial"/>
                  <w:color w:val="4B4B63"/>
                  <w:sz w:val="20"/>
                  <w:szCs w:val="20"/>
                  <w:lang w:val="en-US"/>
                </w:rPr>
                <w:delText>29.20%</w:delText>
              </w:r>
            </w:del>
          </w:p>
        </w:tc>
      </w:tr>
      <w:tr w:rsidR="00BD4538" w:rsidRPr="00C47FE2" w14:paraId="7DE8743B"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777724E"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Back_to_Project</w:t>
            </w:r>
          </w:p>
        </w:tc>
        <w:tc>
          <w:tcPr>
            <w:tcW w:w="667" w:type="dxa"/>
            <w:tcBorders>
              <w:top w:val="nil"/>
              <w:left w:val="nil"/>
              <w:bottom w:val="single" w:sz="4" w:space="0" w:color="ACB9CA"/>
              <w:right w:val="single" w:sz="4" w:space="0" w:color="ACB9CA"/>
            </w:tcBorders>
            <w:shd w:val="clear" w:color="000000" w:fill="FFFFFF"/>
            <w:vAlign w:val="center"/>
            <w:hideMark/>
          </w:tcPr>
          <w:p w14:paraId="1C6902D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w:t>
            </w:r>
          </w:p>
        </w:tc>
        <w:tc>
          <w:tcPr>
            <w:tcW w:w="1299" w:type="dxa"/>
            <w:tcBorders>
              <w:top w:val="nil"/>
              <w:left w:val="nil"/>
              <w:bottom w:val="single" w:sz="4" w:space="0" w:color="ACB9CA"/>
              <w:right w:val="single" w:sz="4" w:space="0" w:color="ACB9CA"/>
            </w:tcBorders>
            <w:shd w:val="clear" w:color="000000" w:fill="FFFFFF"/>
            <w:vAlign w:val="center"/>
            <w:hideMark/>
          </w:tcPr>
          <w:p w14:paraId="039F9A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1548.57</w:t>
            </w:r>
          </w:p>
        </w:tc>
        <w:tc>
          <w:tcPr>
            <w:tcW w:w="741" w:type="dxa"/>
            <w:tcBorders>
              <w:top w:val="nil"/>
              <w:left w:val="nil"/>
              <w:bottom w:val="single" w:sz="4" w:space="0" w:color="ACB9CA"/>
              <w:right w:val="single" w:sz="4" w:space="0" w:color="ACB9CA"/>
            </w:tcBorders>
            <w:shd w:val="clear" w:color="000000" w:fill="FFFFFF"/>
            <w:vAlign w:val="center"/>
            <w:hideMark/>
          </w:tcPr>
          <w:p w14:paraId="1CFD8FC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0.07</w:t>
            </w:r>
          </w:p>
        </w:tc>
        <w:tc>
          <w:tcPr>
            <w:tcW w:w="1070" w:type="dxa"/>
            <w:tcBorders>
              <w:top w:val="nil"/>
              <w:left w:val="nil"/>
              <w:bottom w:val="single" w:sz="4" w:space="0" w:color="ACB9CA"/>
              <w:right w:val="single" w:sz="4" w:space="0" w:color="ACB9CA"/>
            </w:tcBorders>
            <w:shd w:val="clear" w:color="000000" w:fill="FFFFFF"/>
            <w:vAlign w:val="center"/>
            <w:hideMark/>
          </w:tcPr>
          <w:p w14:paraId="4681903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1854</w:t>
            </w:r>
          </w:p>
        </w:tc>
        <w:tc>
          <w:tcPr>
            <w:tcW w:w="1070" w:type="dxa"/>
            <w:tcBorders>
              <w:top w:val="nil"/>
              <w:left w:val="nil"/>
              <w:bottom w:val="single" w:sz="4" w:space="0" w:color="ACB9CA"/>
              <w:right w:val="single" w:sz="4" w:space="0" w:color="ACB9CA"/>
            </w:tcBorders>
            <w:shd w:val="clear" w:color="000000" w:fill="FFFFFF"/>
            <w:vAlign w:val="center"/>
            <w:hideMark/>
          </w:tcPr>
          <w:p w14:paraId="7386A6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13935</w:t>
            </w:r>
          </w:p>
        </w:tc>
        <w:tc>
          <w:tcPr>
            <w:tcW w:w="1070" w:type="dxa"/>
            <w:tcBorders>
              <w:top w:val="nil"/>
              <w:left w:val="nil"/>
              <w:bottom w:val="single" w:sz="4" w:space="0" w:color="ACB9CA"/>
              <w:right w:val="single" w:sz="4" w:space="0" w:color="ACB9CA"/>
            </w:tcBorders>
            <w:shd w:val="clear" w:color="000000" w:fill="FFFFFF"/>
            <w:vAlign w:val="center"/>
            <w:hideMark/>
          </w:tcPr>
          <w:p w14:paraId="0FB8485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22415</w:t>
            </w:r>
          </w:p>
        </w:tc>
        <w:tc>
          <w:tcPr>
            <w:tcW w:w="1071" w:type="dxa"/>
            <w:tcBorders>
              <w:top w:val="nil"/>
              <w:left w:val="nil"/>
              <w:bottom w:val="single" w:sz="4" w:space="0" w:color="ACB9CA"/>
              <w:right w:val="single" w:sz="4" w:space="0" w:color="ACB9CA"/>
            </w:tcBorders>
            <w:shd w:val="clear" w:color="000000" w:fill="FFFFFF"/>
            <w:vAlign w:val="center"/>
            <w:hideMark/>
          </w:tcPr>
          <w:p w14:paraId="2BBB8F1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14:paraId="556C3CC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31575</w:t>
            </w:r>
          </w:p>
        </w:tc>
        <w:tc>
          <w:tcPr>
            <w:tcW w:w="1230" w:type="dxa"/>
            <w:tcBorders>
              <w:top w:val="nil"/>
              <w:left w:val="nil"/>
              <w:bottom w:val="single" w:sz="4" w:space="0" w:color="ACB9CA"/>
              <w:right w:val="single" w:sz="4" w:space="0" w:color="ACB9CA"/>
            </w:tcBorders>
            <w:shd w:val="clear" w:color="000000" w:fill="FFFFFF"/>
            <w:vAlign w:val="center"/>
            <w:hideMark/>
          </w:tcPr>
          <w:p w14:paraId="346410E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337BCE38"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9BFFC3C"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Click_Add_Contact</w:t>
            </w:r>
          </w:p>
        </w:tc>
        <w:tc>
          <w:tcPr>
            <w:tcW w:w="667" w:type="dxa"/>
            <w:tcBorders>
              <w:top w:val="nil"/>
              <w:left w:val="nil"/>
              <w:bottom w:val="single" w:sz="4" w:space="0" w:color="ACB9CA"/>
              <w:right w:val="single" w:sz="4" w:space="0" w:color="ACB9CA"/>
            </w:tcBorders>
            <w:shd w:val="clear" w:color="000000" w:fill="FFFFFF"/>
            <w:vAlign w:val="center"/>
            <w:hideMark/>
          </w:tcPr>
          <w:p w14:paraId="353C6CE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w:t>
            </w:r>
          </w:p>
        </w:tc>
        <w:tc>
          <w:tcPr>
            <w:tcW w:w="1299" w:type="dxa"/>
            <w:tcBorders>
              <w:top w:val="nil"/>
              <w:left w:val="nil"/>
              <w:bottom w:val="single" w:sz="4" w:space="0" w:color="ACB9CA"/>
              <w:right w:val="single" w:sz="4" w:space="0" w:color="ACB9CA"/>
            </w:tcBorders>
            <w:shd w:val="clear" w:color="000000" w:fill="FFFFFF"/>
            <w:vAlign w:val="center"/>
            <w:hideMark/>
          </w:tcPr>
          <w:p w14:paraId="6A2BA5D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333.85</w:t>
            </w:r>
          </w:p>
        </w:tc>
        <w:tc>
          <w:tcPr>
            <w:tcW w:w="741" w:type="dxa"/>
            <w:tcBorders>
              <w:top w:val="nil"/>
              <w:left w:val="nil"/>
              <w:bottom w:val="single" w:sz="4" w:space="0" w:color="ACB9CA"/>
              <w:right w:val="single" w:sz="4" w:space="0" w:color="ACB9CA"/>
            </w:tcBorders>
            <w:shd w:val="clear" w:color="000000" w:fill="FFFFFF"/>
            <w:vAlign w:val="center"/>
            <w:hideMark/>
          </w:tcPr>
          <w:p w14:paraId="2786694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0.42</w:t>
            </w:r>
          </w:p>
        </w:tc>
        <w:tc>
          <w:tcPr>
            <w:tcW w:w="1070" w:type="dxa"/>
            <w:tcBorders>
              <w:top w:val="nil"/>
              <w:left w:val="nil"/>
              <w:bottom w:val="single" w:sz="4" w:space="0" w:color="ACB9CA"/>
              <w:right w:val="single" w:sz="4" w:space="0" w:color="ACB9CA"/>
            </w:tcBorders>
            <w:shd w:val="clear" w:color="000000" w:fill="FFFFFF"/>
            <w:vAlign w:val="center"/>
            <w:hideMark/>
          </w:tcPr>
          <w:p w14:paraId="6A825EE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742.67</w:t>
            </w:r>
          </w:p>
        </w:tc>
        <w:tc>
          <w:tcPr>
            <w:tcW w:w="1070" w:type="dxa"/>
            <w:tcBorders>
              <w:top w:val="nil"/>
              <w:left w:val="nil"/>
              <w:bottom w:val="single" w:sz="4" w:space="0" w:color="ACB9CA"/>
              <w:right w:val="single" w:sz="4" w:space="0" w:color="ACB9CA"/>
            </w:tcBorders>
            <w:shd w:val="clear" w:color="000000" w:fill="FFFFFF"/>
            <w:vAlign w:val="center"/>
            <w:hideMark/>
          </w:tcPr>
          <w:p w14:paraId="26808D8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1107.33</w:t>
            </w:r>
          </w:p>
        </w:tc>
        <w:tc>
          <w:tcPr>
            <w:tcW w:w="1070" w:type="dxa"/>
            <w:tcBorders>
              <w:top w:val="nil"/>
              <w:left w:val="nil"/>
              <w:bottom w:val="single" w:sz="4" w:space="0" w:color="ACB9CA"/>
              <w:right w:val="single" w:sz="4" w:space="0" w:color="ACB9CA"/>
            </w:tcBorders>
            <w:shd w:val="clear" w:color="000000" w:fill="FFFFFF"/>
            <w:vAlign w:val="center"/>
            <w:hideMark/>
          </w:tcPr>
          <w:p w14:paraId="2CC24F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3258.19</w:t>
            </w:r>
          </w:p>
        </w:tc>
        <w:tc>
          <w:tcPr>
            <w:tcW w:w="1071" w:type="dxa"/>
            <w:tcBorders>
              <w:top w:val="nil"/>
              <w:left w:val="nil"/>
              <w:bottom w:val="single" w:sz="4" w:space="0" w:color="ACB9CA"/>
              <w:right w:val="single" w:sz="4" w:space="0" w:color="ACB9CA"/>
            </w:tcBorders>
            <w:shd w:val="clear" w:color="000000" w:fill="FFFFFF"/>
            <w:vAlign w:val="center"/>
            <w:hideMark/>
          </w:tcPr>
          <w:p w14:paraId="3569465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22BB693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14035</w:t>
            </w:r>
          </w:p>
        </w:tc>
        <w:tc>
          <w:tcPr>
            <w:tcW w:w="1230" w:type="dxa"/>
            <w:tcBorders>
              <w:top w:val="nil"/>
              <w:left w:val="nil"/>
              <w:bottom w:val="single" w:sz="4" w:space="0" w:color="ACB9CA"/>
              <w:right w:val="single" w:sz="4" w:space="0" w:color="ACB9CA"/>
            </w:tcBorders>
            <w:shd w:val="clear" w:color="000000" w:fill="FFFFFF"/>
            <w:vAlign w:val="center"/>
            <w:hideMark/>
          </w:tcPr>
          <w:p w14:paraId="0AC144D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F6C5B55"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FA2FE74"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Click_Add_Expense</w:t>
            </w:r>
          </w:p>
        </w:tc>
        <w:tc>
          <w:tcPr>
            <w:tcW w:w="667" w:type="dxa"/>
            <w:tcBorders>
              <w:top w:val="nil"/>
              <w:left w:val="nil"/>
              <w:bottom w:val="single" w:sz="4" w:space="0" w:color="ACB9CA"/>
              <w:right w:val="single" w:sz="4" w:space="0" w:color="ACB9CA"/>
            </w:tcBorders>
            <w:shd w:val="clear" w:color="000000" w:fill="FFFFFF"/>
            <w:vAlign w:val="center"/>
            <w:hideMark/>
          </w:tcPr>
          <w:p w14:paraId="1B0886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w:t>
            </w:r>
          </w:p>
        </w:tc>
        <w:tc>
          <w:tcPr>
            <w:tcW w:w="1299" w:type="dxa"/>
            <w:tcBorders>
              <w:top w:val="nil"/>
              <w:left w:val="nil"/>
              <w:bottom w:val="single" w:sz="4" w:space="0" w:color="ACB9CA"/>
              <w:right w:val="single" w:sz="4" w:space="0" w:color="ACB9CA"/>
            </w:tcBorders>
            <w:shd w:val="clear" w:color="000000" w:fill="FFFFFF"/>
            <w:vAlign w:val="center"/>
            <w:hideMark/>
          </w:tcPr>
          <w:p w14:paraId="3113247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253.87</w:t>
            </w:r>
          </w:p>
        </w:tc>
        <w:tc>
          <w:tcPr>
            <w:tcW w:w="741" w:type="dxa"/>
            <w:tcBorders>
              <w:top w:val="nil"/>
              <w:left w:val="nil"/>
              <w:bottom w:val="single" w:sz="4" w:space="0" w:color="ACB9CA"/>
              <w:right w:val="single" w:sz="4" w:space="0" w:color="ACB9CA"/>
            </w:tcBorders>
            <w:shd w:val="clear" w:color="000000" w:fill="FFFFFF"/>
            <w:vAlign w:val="center"/>
            <w:hideMark/>
          </w:tcPr>
          <w:p w14:paraId="466B7DB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0.16</w:t>
            </w:r>
          </w:p>
        </w:tc>
        <w:tc>
          <w:tcPr>
            <w:tcW w:w="1070" w:type="dxa"/>
            <w:tcBorders>
              <w:top w:val="nil"/>
              <w:left w:val="nil"/>
              <w:bottom w:val="single" w:sz="4" w:space="0" w:color="ACB9CA"/>
              <w:right w:val="single" w:sz="4" w:space="0" w:color="ACB9CA"/>
            </w:tcBorders>
            <w:shd w:val="clear" w:color="000000" w:fill="FFFFFF"/>
            <w:vAlign w:val="center"/>
            <w:hideMark/>
          </w:tcPr>
          <w:p w14:paraId="24C2B91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466.78</w:t>
            </w:r>
          </w:p>
        </w:tc>
        <w:tc>
          <w:tcPr>
            <w:tcW w:w="1070" w:type="dxa"/>
            <w:tcBorders>
              <w:top w:val="nil"/>
              <w:left w:val="nil"/>
              <w:bottom w:val="single" w:sz="4" w:space="0" w:color="ACB9CA"/>
              <w:right w:val="single" w:sz="4" w:space="0" w:color="ACB9CA"/>
            </w:tcBorders>
            <w:shd w:val="clear" w:color="000000" w:fill="FFFFFF"/>
            <w:vAlign w:val="center"/>
            <w:hideMark/>
          </w:tcPr>
          <w:p w14:paraId="5D425DA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932.08</w:t>
            </w:r>
          </w:p>
        </w:tc>
        <w:tc>
          <w:tcPr>
            <w:tcW w:w="1070" w:type="dxa"/>
            <w:tcBorders>
              <w:top w:val="nil"/>
              <w:left w:val="nil"/>
              <w:bottom w:val="single" w:sz="4" w:space="0" w:color="ACB9CA"/>
              <w:right w:val="single" w:sz="4" w:space="0" w:color="ACB9CA"/>
            </w:tcBorders>
            <w:shd w:val="clear" w:color="000000" w:fill="FFFFFF"/>
            <w:vAlign w:val="center"/>
            <w:hideMark/>
          </w:tcPr>
          <w:p w14:paraId="560F840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3039.68</w:t>
            </w:r>
          </w:p>
        </w:tc>
        <w:tc>
          <w:tcPr>
            <w:tcW w:w="1071" w:type="dxa"/>
            <w:tcBorders>
              <w:top w:val="nil"/>
              <w:left w:val="nil"/>
              <w:bottom w:val="single" w:sz="4" w:space="0" w:color="ACB9CA"/>
              <w:right w:val="single" w:sz="4" w:space="0" w:color="ACB9CA"/>
            </w:tcBorders>
            <w:shd w:val="clear" w:color="000000" w:fill="FFFFFF"/>
            <w:vAlign w:val="center"/>
            <w:hideMark/>
          </w:tcPr>
          <w:p w14:paraId="2C49729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18BCCC9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28586</w:t>
            </w:r>
          </w:p>
        </w:tc>
        <w:tc>
          <w:tcPr>
            <w:tcW w:w="1230" w:type="dxa"/>
            <w:tcBorders>
              <w:top w:val="nil"/>
              <w:left w:val="nil"/>
              <w:bottom w:val="single" w:sz="4" w:space="0" w:color="ACB9CA"/>
              <w:right w:val="single" w:sz="4" w:space="0" w:color="ACB9CA"/>
            </w:tcBorders>
            <w:shd w:val="clear" w:color="000000" w:fill="FFFFFF"/>
            <w:vAlign w:val="center"/>
            <w:hideMark/>
          </w:tcPr>
          <w:p w14:paraId="1E0275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80856EA"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AF8AD22"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Click_Add_Invoice</w:t>
            </w:r>
          </w:p>
        </w:tc>
        <w:tc>
          <w:tcPr>
            <w:tcW w:w="667" w:type="dxa"/>
            <w:tcBorders>
              <w:top w:val="nil"/>
              <w:left w:val="nil"/>
              <w:bottom w:val="single" w:sz="4" w:space="0" w:color="ACB9CA"/>
              <w:right w:val="single" w:sz="4" w:space="0" w:color="ACB9CA"/>
            </w:tcBorders>
            <w:shd w:val="clear" w:color="000000" w:fill="FFFFFF"/>
            <w:vAlign w:val="center"/>
            <w:hideMark/>
          </w:tcPr>
          <w:p w14:paraId="1116E8B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1249</w:t>
            </w:r>
          </w:p>
        </w:tc>
        <w:tc>
          <w:tcPr>
            <w:tcW w:w="1299" w:type="dxa"/>
            <w:tcBorders>
              <w:top w:val="nil"/>
              <w:left w:val="nil"/>
              <w:bottom w:val="single" w:sz="4" w:space="0" w:color="ACB9CA"/>
              <w:right w:val="single" w:sz="4" w:space="0" w:color="ACB9CA"/>
            </w:tcBorders>
            <w:shd w:val="clear" w:color="000000" w:fill="FFFFFF"/>
            <w:vAlign w:val="center"/>
            <w:hideMark/>
          </w:tcPr>
          <w:p w14:paraId="36EA758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486.82</w:t>
            </w:r>
          </w:p>
        </w:tc>
        <w:tc>
          <w:tcPr>
            <w:tcW w:w="741" w:type="dxa"/>
            <w:tcBorders>
              <w:top w:val="nil"/>
              <w:left w:val="nil"/>
              <w:bottom w:val="single" w:sz="4" w:space="0" w:color="ACB9CA"/>
              <w:right w:val="single" w:sz="4" w:space="0" w:color="ACB9CA"/>
            </w:tcBorders>
            <w:shd w:val="clear" w:color="000000" w:fill="FFFFFF"/>
            <w:vAlign w:val="center"/>
            <w:hideMark/>
          </w:tcPr>
          <w:p w14:paraId="5BAB3C4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0.22</w:t>
            </w:r>
          </w:p>
        </w:tc>
        <w:tc>
          <w:tcPr>
            <w:tcW w:w="1070" w:type="dxa"/>
            <w:tcBorders>
              <w:top w:val="nil"/>
              <w:left w:val="nil"/>
              <w:bottom w:val="single" w:sz="4" w:space="0" w:color="ACB9CA"/>
              <w:right w:val="single" w:sz="4" w:space="0" w:color="ACB9CA"/>
            </w:tcBorders>
            <w:shd w:val="clear" w:color="000000" w:fill="FFFFFF"/>
            <w:vAlign w:val="center"/>
            <w:hideMark/>
          </w:tcPr>
          <w:p w14:paraId="5333EB7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1158</w:t>
            </w:r>
          </w:p>
        </w:tc>
        <w:tc>
          <w:tcPr>
            <w:tcW w:w="1070" w:type="dxa"/>
            <w:tcBorders>
              <w:top w:val="nil"/>
              <w:left w:val="nil"/>
              <w:bottom w:val="single" w:sz="4" w:space="0" w:color="ACB9CA"/>
              <w:right w:val="single" w:sz="4" w:space="0" w:color="ACB9CA"/>
            </w:tcBorders>
            <w:shd w:val="clear" w:color="000000" w:fill="FFFFFF"/>
            <w:vAlign w:val="center"/>
            <w:hideMark/>
          </w:tcPr>
          <w:p w14:paraId="09DC601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1749</w:t>
            </w:r>
          </w:p>
        </w:tc>
        <w:tc>
          <w:tcPr>
            <w:tcW w:w="1070" w:type="dxa"/>
            <w:tcBorders>
              <w:top w:val="nil"/>
              <w:left w:val="nil"/>
              <w:bottom w:val="single" w:sz="4" w:space="0" w:color="ACB9CA"/>
              <w:right w:val="single" w:sz="4" w:space="0" w:color="ACB9CA"/>
            </w:tcBorders>
            <w:shd w:val="clear" w:color="000000" w:fill="FFFFFF"/>
            <w:vAlign w:val="center"/>
            <w:hideMark/>
          </w:tcPr>
          <w:p w14:paraId="665F068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4287</w:t>
            </w:r>
          </w:p>
        </w:tc>
        <w:tc>
          <w:tcPr>
            <w:tcW w:w="1071" w:type="dxa"/>
            <w:tcBorders>
              <w:top w:val="nil"/>
              <w:left w:val="nil"/>
              <w:bottom w:val="single" w:sz="4" w:space="0" w:color="ACB9CA"/>
              <w:right w:val="single" w:sz="4" w:space="0" w:color="ACB9CA"/>
            </w:tcBorders>
            <w:shd w:val="clear" w:color="000000" w:fill="FFFFFF"/>
            <w:vAlign w:val="center"/>
            <w:hideMark/>
          </w:tcPr>
          <w:p w14:paraId="66896CE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41231B2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14627</w:t>
            </w:r>
          </w:p>
        </w:tc>
        <w:tc>
          <w:tcPr>
            <w:tcW w:w="1230" w:type="dxa"/>
            <w:tcBorders>
              <w:top w:val="nil"/>
              <w:left w:val="nil"/>
              <w:bottom w:val="single" w:sz="4" w:space="0" w:color="ACB9CA"/>
              <w:right w:val="single" w:sz="4" w:space="0" w:color="ACB9CA"/>
            </w:tcBorders>
            <w:shd w:val="clear" w:color="000000" w:fill="FFFFFF"/>
            <w:vAlign w:val="center"/>
            <w:hideMark/>
          </w:tcPr>
          <w:p w14:paraId="7AD4929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102A1A0"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2FB215C"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Click_Add_Note</w:t>
            </w:r>
          </w:p>
        </w:tc>
        <w:tc>
          <w:tcPr>
            <w:tcW w:w="667" w:type="dxa"/>
            <w:tcBorders>
              <w:top w:val="nil"/>
              <w:left w:val="nil"/>
              <w:bottom w:val="single" w:sz="4" w:space="0" w:color="ACB9CA"/>
              <w:right w:val="single" w:sz="4" w:space="0" w:color="ACB9CA"/>
            </w:tcBorders>
            <w:shd w:val="clear" w:color="000000" w:fill="FFFFFF"/>
            <w:vAlign w:val="center"/>
            <w:hideMark/>
          </w:tcPr>
          <w:p w14:paraId="773B6B6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3677</w:t>
            </w:r>
          </w:p>
        </w:tc>
        <w:tc>
          <w:tcPr>
            <w:tcW w:w="1299" w:type="dxa"/>
            <w:tcBorders>
              <w:top w:val="nil"/>
              <w:left w:val="nil"/>
              <w:bottom w:val="single" w:sz="4" w:space="0" w:color="ACB9CA"/>
              <w:right w:val="single" w:sz="4" w:space="0" w:color="ACB9CA"/>
            </w:tcBorders>
            <w:shd w:val="clear" w:color="000000" w:fill="FFFFFF"/>
            <w:vAlign w:val="center"/>
            <w:hideMark/>
          </w:tcPr>
          <w:p w14:paraId="3D95773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334.87</w:t>
            </w:r>
          </w:p>
        </w:tc>
        <w:tc>
          <w:tcPr>
            <w:tcW w:w="741" w:type="dxa"/>
            <w:tcBorders>
              <w:top w:val="nil"/>
              <w:left w:val="nil"/>
              <w:bottom w:val="single" w:sz="4" w:space="0" w:color="ACB9CA"/>
              <w:right w:val="single" w:sz="4" w:space="0" w:color="ACB9CA"/>
            </w:tcBorders>
            <w:shd w:val="clear" w:color="000000" w:fill="FFFFFF"/>
            <w:vAlign w:val="center"/>
            <w:hideMark/>
          </w:tcPr>
          <w:p w14:paraId="2A0A529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14:paraId="690E4E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798.34</w:t>
            </w:r>
          </w:p>
        </w:tc>
        <w:tc>
          <w:tcPr>
            <w:tcW w:w="1070" w:type="dxa"/>
            <w:tcBorders>
              <w:top w:val="nil"/>
              <w:left w:val="nil"/>
              <w:bottom w:val="single" w:sz="4" w:space="0" w:color="ACB9CA"/>
              <w:right w:val="single" w:sz="4" w:space="0" w:color="ACB9CA"/>
            </w:tcBorders>
            <w:shd w:val="clear" w:color="000000" w:fill="FFFFFF"/>
            <w:vAlign w:val="center"/>
            <w:hideMark/>
          </w:tcPr>
          <w:p w14:paraId="64DCFBB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1256.01</w:t>
            </w:r>
          </w:p>
        </w:tc>
        <w:tc>
          <w:tcPr>
            <w:tcW w:w="1070" w:type="dxa"/>
            <w:tcBorders>
              <w:top w:val="nil"/>
              <w:left w:val="nil"/>
              <w:bottom w:val="single" w:sz="4" w:space="0" w:color="ACB9CA"/>
              <w:right w:val="single" w:sz="4" w:space="0" w:color="ACB9CA"/>
            </w:tcBorders>
            <w:shd w:val="clear" w:color="000000" w:fill="FFFFFF"/>
            <w:vAlign w:val="center"/>
            <w:hideMark/>
          </w:tcPr>
          <w:p w14:paraId="0CB0743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3019.68</w:t>
            </w:r>
          </w:p>
        </w:tc>
        <w:tc>
          <w:tcPr>
            <w:tcW w:w="1071" w:type="dxa"/>
            <w:tcBorders>
              <w:top w:val="nil"/>
              <w:left w:val="nil"/>
              <w:bottom w:val="single" w:sz="4" w:space="0" w:color="ACB9CA"/>
              <w:right w:val="single" w:sz="4" w:space="0" w:color="ACB9CA"/>
            </w:tcBorders>
            <w:shd w:val="clear" w:color="000000" w:fill="FFFFFF"/>
            <w:vAlign w:val="center"/>
            <w:hideMark/>
          </w:tcPr>
          <w:p w14:paraId="6868382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014005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29892</w:t>
            </w:r>
          </w:p>
        </w:tc>
        <w:tc>
          <w:tcPr>
            <w:tcW w:w="1230" w:type="dxa"/>
            <w:tcBorders>
              <w:top w:val="nil"/>
              <w:left w:val="nil"/>
              <w:bottom w:val="single" w:sz="4" w:space="0" w:color="ACB9CA"/>
              <w:right w:val="single" w:sz="4" w:space="0" w:color="ACB9CA"/>
            </w:tcBorders>
            <w:shd w:val="clear" w:color="000000" w:fill="FFFFFF"/>
            <w:vAlign w:val="center"/>
            <w:hideMark/>
          </w:tcPr>
          <w:p w14:paraId="101BAE8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8E35FF3"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CFF216C"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Click_Add_Project</w:t>
            </w:r>
          </w:p>
        </w:tc>
        <w:tc>
          <w:tcPr>
            <w:tcW w:w="667" w:type="dxa"/>
            <w:tcBorders>
              <w:top w:val="nil"/>
              <w:left w:val="nil"/>
              <w:bottom w:val="single" w:sz="4" w:space="0" w:color="ACB9CA"/>
              <w:right w:val="single" w:sz="4" w:space="0" w:color="ACB9CA"/>
            </w:tcBorders>
            <w:shd w:val="clear" w:color="000000" w:fill="FFFFFF"/>
            <w:vAlign w:val="center"/>
            <w:hideMark/>
          </w:tcPr>
          <w:p w14:paraId="52B2077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822</w:t>
            </w:r>
          </w:p>
        </w:tc>
        <w:tc>
          <w:tcPr>
            <w:tcW w:w="1299" w:type="dxa"/>
            <w:tcBorders>
              <w:top w:val="nil"/>
              <w:left w:val="nil"/>
              <w:bottom w:val="single" w:sz="4" w:space="0" w:color="ACB9CA"/>
              <w:right w:val="single" w:sz="4" w:space="0" w:color="ACB9CA"/>
            </w:tcBorders>
            <w:shd w:val="clear" w:color="000000" w:fill="FFFFFF"/>
            <w:vAlign w:val="center"/>
            <w:hideMark/>
          </w:tcPr>
          <w:p w14:paraId="12D5062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592.46</w:t>
            </w:r>
          </w:p>
        </w:tc>
        <w:tc>
          <w:tcPr>
            <w:tcW w:w="741" w:type="dxa"/>
            <w:tcBorders>
              <w:top w:val="nil"/>
              <w:left w:val="nil"/>
              <w:bottom w:val="single" w:sz="4" w:space="0" w:color="ACB9CA"/>
              <w:right w:val="single" w:sz="4" w:space="0" w:color="ACB9CA"/>
            </w:tcBorders>
            <w:shd w:val="clear" w:color="000000" w:fill="FFFFFF"/>
            <w:vAlign w:val="center"/>
            <w:hideMark/>
          </w:tcPr>
          <w:p w14:paraId="115AFFC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0.15</w:t>
            </w:r>
          </w:p>
        </w:tc>
        <w:tc>
          <w:tcPr>
            <w:tcW w:w="1070" w:type="dxa"/>
            <w:tcBorders>
              <w:top w:val="nil"/>
              <w:left w:val="nil"/>
              <w:bottom w:val="single" w:sz="4" w:space="0" w:color="ACB9CA"/>
              <w:right w:val="single" w:sz="4" w:space="0" w:color="ACB9CA"/>
            </w:tcBorders>
            <w:shd w:val="clear" w:color="000000" w:fill="FFFFFF"/>
            <w:vAlign w:val="center"/>
            <w:hideMark/>
          </w:tcPr>
          <w:p w14:paraId="6B146D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w:t>
            </w:r>
          </w:p>
        </w:tc>
        <w:tc>
          <w:tcPr>
            <w:tcW w:w="1070" w:type="dxa"/>
            <w:tcBorders>
              <w:top w:val="nil"/>
              <w:left w:val="nil"/>
              <w:bottom w:val="single" w:sz="4" w:space="0" w:color="ACB9CA"/>
              <w:right w:val="single" w:sz="4" w:space="0" w:color="ACB9CA"/>
            </w:tcBorders>
            <w:shd w:val="clear" w:color="000000" w:fill="FFFFFF"/>
            <w:vAlign w:val="center"/>
            <w:hideMark/>
          </w:tcPr>
          <w:p w14:paraId="09BFAE7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1784</w:t>
            </w:r>
          </w:p>
        </w:tc>
        <w:tc>
          <w:tcPr>
            <w:tcW w:w="1070" w:type="dxa"/>
            <w:tcBorders>
              <w:top w:val="nil"/>
              <w:left w:val="nil"/>
              <w:bottom w:val="single" w:sz="4" w:space="0" w:color="ACB9CA"/>
              <w:right w:val="single" w:sz="4" w:space="0" w:color="ACB9CA"/>
            </w:tcBorders>
            <w:shd w:val="clear" w:color="000000" w:fill="FFFFFF"/>
            <w:vAlign w:val="center"/>
            <w:hideMark/>
          </w:tcPr>
          <w:p w14:paraId="1995869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13591</w:t>
            </w:r>
          </w:p>
        </w:tc>
        <w:tc>
          <w:tcPr>
            <w:tcW w:w="1071" w:type="dxa"/>
            <w:tcBorders>
              <w:top w:val="nil"/>
              <w:left w:val="nil"/>
              <w:bottom w:val="single" w:sz="4" w:space="0" w:color="ACB9CA"/>
              <w:right w:val="single" w:sz="4" w:space="0" w:color="ACB9CA"/>
            </w:tcBorders>
            <w:shd w:val="clear" w:color="000000" w:fill="FFFFFF"/>
            <w:vAlign w:val="center"/>
            <w:hideMark/>
          </w:tcPr>
          <w:p w14:paraId="185A1E6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544C7E4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16655</w:t>
            </w:r>
          </w:p>
        </w:tc>
        <w:tc>
          <w:tcPr>
            <w:tcW w:w="1230" w:type="dxa"/>
            <w:tcBorders>
              <w:top w:val="nil"/>
              <w:left w:val="nil"/>
              <w:bottom w:val="single" w:sz="4" w:space="0" w:color="ACB9CA"/>
              <w:right w:val="single" w:sz="4" w:space="0" w:color="ACB9CA"/>
            </w:tcBorders>
            <w:shd w:val="clear" w:color="000000" w:fill="FFFFFF"/>
            <w:vAlign w:val="center"/>
            <w:hideMark/>
          </w:tcPr>
          <w:p w14:paraId="15953A1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6767A4A"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5E4B8F4"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Click_Add_Reminder</w:t>
            </w:r>
          </w:p>
        </w:tc>
        <w:tc>
          <w:tcPr>
            <w:tcW w:w="667" w:type="dxa"/>
            <w:tcBorders>
              <w:top w:val="nil"/>
              <w:left w:val="nil"/>
              <w:bottom w:val="single" w:sz="4" w:space="0" w:color="ACB9CA"/>
              <w:right w:val="single" w:sz="4" w:space="0" w:color="ACB9CA"/>
            </w:tcBorders>
            <w:shd w:val="clear" w:color="000000" w:fill="FFFFFF"/>
            <w:vAlign w:val="center"/>
            <w:hideMark/>
          </w:tcPr>
          <w:p w14:paraId="1298540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3667</w:t>
            </w:r>
          </w:p>
        </w:tc>
        <w:tc>
          <w:tcPr>
            <w:tcW w:w="1299" w:type="dxa"/>
            <w:tcBorders>
              <w:top w:val="nil"/>
              <w:left w:val="nil"/>
              <w:bottom w:val="single" w:sz="4" w:space="0" w:color="ACB9CA"/>
              <w:right w:val="single" w:sz="4" w:space="0" w:color="ACB9CA"/>
            </w:tcBorders>
            <w:shd w:val="clear" w:color="000000" w:fill="FFFFFF"/>
            <w:vAlign w:val="center"/>
            <w:hideMark/>
          </w:tcPr>
          <w:p w14:paraId="78DBDC1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858.84</w:t>
            </w:r>
          </w:p>
        </w:tc>
        <w:tc>
          <w:tcPr>
            <w:tcW w:w="741" w:type="dxa"/>
            <w:tcBorders>
              <w:top w:val="nil"/>
              <w:left w:val="nil"/>
              <w:bottom w:val="single" w:sz="4" w:space="0" w:color="ACB9CA"/>
              <w:right w:val="single" w:sz="4" w:space="0" w:color="ACB9CA"/>
            </w:tcBorders>
            <w:shd w:val="clear" w:color="000000" w:fill="FFFFFF"/>
            <w:vAlign w:val="center"/>
            <w:hideMark/>
          </w:tcPr>
          <w:p w14:paraId="259758D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14:paraId="3A38EF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1161.57</w:t>
            </w:r>
          </w:p>
        </w:tc>
        <w:tc>
          <w:tcPr>
            <w:tcW w:w="1070" w:type="dxa"/>
            <w:tcBorders>
              <w:top w:val="nil"/>
              <w:left w:val="nil"/>
              <w:bottom w:val="single" w:sz="4" w:space="0" w:color="ACB9CA"/>
              <w:right w:val="single" w:sz="4" w:space="0" w:color="ACB9CA"/>
            </w:tcBorders>
            <w:shd w:val="clear" w:color="000000" w:fill="FFFFFF"/>
            <w:vAlign w:val="center"/>
            <w:hideMark/>
          </w:tcPr>
          <w:p w14:paraId="3549CE5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2679</w:t>
            </w:r>
          </w:p>
        </w:tc>
        <w:tc>
          <w:tcPr>
            <w:tcW w:w="1070" w:type="dxa"/>
            <w:tcBorders>
              <w:top w:val="nil"/>
              <w:left w:val="nil"/>
              <w:bottom w:val="single" w:sz="4" w:space="0" w:color="ACB9CA"/>
              <w:right w:val="single" w:sz="4" w:space="0" w:color="ACB9CA"/>
            </w:tcBorders>
            <w:shd w:val="clear" w:color="000000" w:fill="FFFFFF"/>
            <w:vAlign w:val="center"/>
            <w:hideMark/>
          </w:tcPr>
          <w:p w14:paraId="6B7D66D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19210.54</w:t>
            </w:r>
          </w:p>
        </w:tc>
        <w:tc>
          <w:tcPr>
            <w:tcW w:w="1071" w:type="dxa"/>
            <w:tcBorders>
              <w:top w:val="nil"/>
              <w:left w:val="nil"/>
              <w:bottom w:val="single" w:sz="4" w:space="0" w:color="ACB9CA"/>
              <w:right w:val="single" w:sz="4" w:space="0" w:color="ACB9CA"/>
            </w:tcBorders>
            <w:shd w:val="clear" w:color="000000" w:fill="FFFFFF"/>
            <w:vAlign w:val="center"/>
            <w:hideMark/>
          </w:tcPr>
          <w:p w14:paraId="44E06A9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70667DD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27911</w:t>
            </w:r>
          </w:p>
        </w:tc>
        <w:tc>
          <w:tcPr>
            <w:tcW w:w="1230" w:type="dxa"/>
            <w:tcBorders>
              <w:top w:val="nil"/>
              <w:left w:val="nil"/>
              <w:bottom w:val="single" w:sz="4" w:space="0" w:color="ACB9CA"/>
              <w:right w:val="single" w:sz="4" w:space="0" w:color="ACB9CA"/>
            </w:tcBorders>
            <w:shd w:val="clear" w:color="000000" w:fill="FFFFFF"/>
            <w:vAlign w:val="center"/>
            <w:hideMark/>
          </w:tcPr>
          <w:p w14:paraId="26F7AB6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8A7AA9E"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A3E1864"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Click_Add_Sale</w:t>
            </w:r>
          </w:p>
        </w:tc>
        <w:tc>
          <w:tcPr>
            <w:tcW w:w="667" w:type="dxa"/>
            <w:tcBorders>
              <w:top w:val="nil"/>
              <w:left w:val="nil"/>
              <w:bottom w:val="single" w:sz="4" w:space="0" w:color="ACB9CA"/>
              <w:right w:val="single" w:sz="4" w:space="0" w:color="ACB9CA"/>
            </w:tcBorders>
            <w:shd w:val="clear" w:color="000000" w:fill="FFFFFF"/>
            <w:vAlign w:val="center"/>
            <w:hideMark/>
          </w:tcPr>
          <w:p w14:paraId="0B3A6DF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2631</w:t>
            </w:r>
          </w:p>
        </w:tc>
        <w:tc>
          <w:tcPr>
            <w:tcW w:w="1299" w:type="dxa"/>
            <w:tcBorders>
              <w:top w:val="nil"/>
              <w:left w:val="nil"/>
              <w:bottom w:val="single" w:sz="4" w:space="0" w:color="ACB9CA"/>
              <w:right w:val="single" w:sz="4" w:space="0" w:color="ACB9CA"/>
            </w:tcBorders>
            <w:shd w:val="clear" w:color="000000" w:fill="FFFFFF"/>
            <w:vAlign w:val="center"/>
            <w:hideMark/>
          </w:tcPr>
          <w:p w14:paraId="5B98D0E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161.69</w:t>
            </w:r>
          </w:p>
        </w:tc>
        <w:tc>
          <w:tcPr>
            <w:tcW w:w="741" w:type="dxa"/>
            <w:tcBorders>
              <w:top w:val="nil"/>
              <w:left w:val="nil"/>
              <w:bottom w:val="single" w:sz="4" w:space="0" w:color="ACB9CA"/>
              <w:right w:val="single" w:sz="4" w:space="0" w:color="ACB9CA"/>
            </w:tcBorders>
            <w:shd w:val="clear" w:color="000000" w:fill="FFFFFF"/>
            <w:vAlign w:val="center"/>
            <w:hideMark/>
          </w:tcPr>
          <w:p w14:paraId="10930EA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0.41</w:t>
            </w:r>
          </w:p>
        </w:tc>
        <w:tc>
          <w:tcPr>
            <w:tcW w:w="1070" w:type="dxa"/>
            <w:tcBorders>
              <w:top w:val="nil"/>
              <w:left w:val="nil"/>
              <w:bottom w:val="single" w:sz="4" w:space="0" w:color="ACB9CA"/>
              <w:right w:val="single" w:sz="4" w:space="0" w:color="ACB9CA"/>
            </w:tcBorders>
            <w:shd w:val="clear" w:color="000000" w:fill="FFFFFF"/>
            <w:vAlign w:val="center"/>
            <w:hideMark/>
          </w:tcPr>
          <w:p w14:paraId="74A5E33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307.2</w:t>
            </w:r>
          </w:p>
        </w:tc>
        <w:tc>
          <w:tcPr>
            <w:tcW w:w="1070" w:type="dxa"/>
            <w:tcBorders>
              <w:top w:val="nil"/>
              <w:left w:val="nil"/>
              <w:bottom w:val="single" w:sz="4" w:space="0" w:color="ACB9CA"/>
              <w:right w:val="single" w:sz="4" w:space="0" w:color="ACB9CA"/>
            </w:tcBorders>
            <w:shd w:val="clear" w:color="000000" w:fill="FFFFFF"/>
            <w:vAlign w:val="center"/>
            <w:hideMark/>
          </w:tcPr>
          <w:p w14:paraId="1B0BEC2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495.16</w:t>
            </w:r>
          </w:p>
        </w:tc>
        <w:tc>
          <w:tcPr>
            <w:tcW w:w="1070" w:type="dxa"/>
            <w:tcBorders>
              <w:top w:val="nil"/>
              <w:left w:val="nil"/>
              <w:bottom w:val="single" w:sz="4" w:space="0" w:color="ACB9CA"/>
              <w:right w:val="single" w:sz="4" w:space="0" w:color="ACB9CA"/>
            </w:tcBorders>
            <w:shd w:val="clear" w:color="000000" w:fill="FFFFFF"/>
            <w:vAlign w:val="center"/>
            <w:hideMark/>
          </w:tcPr>
          <w:p w14:paraId="336EC51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2111.07</w:t>
            </w:r>
          </w:p>
        </w:tc>
        <w:tc>
          <w:tcPr>
            <w:tcW w:w="1071" w:type="dxa"/>
            <w:tcBorders>
              <w:top w:val="nil"/>
              <w:left w:val="nil"/>
              <w:bottom w:val="single" w:sz="4" w:space="0" w:color="ACB9CA"/>
              <w:right w:val="single" w:sz="4" w:space="0" w:color="ACB9CA"/>
            </w:tcBorders>
            <w:shd w:val="clear" w:color="000000" w:fill="FFFFFF"/>
            <w:vAlign w:val="center"/>
            <w:hideMark/>
          </w:tcPr>
          <w:p w14:paraId="3B8CF7E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2A0F10E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28585</w:t>
            </w:r>
          </w:p>
        </w:tc>
        <w:tc>
          <w:tcPr>
            <w:tcW w:w="1230" w:type="dxa"/>
            <w:tcBorders>
              <w:top w:val="nil"/>
              <w:left w:val="nil"/>
              <w:bottom w:val="single" w:sz="4" w:space="0" w:color="ACB9CA"/>
              <w:right w:val="single" w:sz="4" w:space="0" w:color="ACB9CA"/>
            </w:tcBorders>
            <w:shd w:val="clear" w:color="000000" w:fill="FFFFFF"/>
            <w:vAlign w:val="center"/>
            <w:hideMark/>
          </w:tcPr>
          <w:p w14:paraId="1F07C89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0.04%</w:t>
            </w:r>
          </w:p>
        </w:tc>
      </w:tr>
      <w:tr w:rsidR="00BD4538" w:rsidRPr="00C47FE2" w14:paraId="4AD2A29A"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3492DBE"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Click_Add_Task</w:t>
            </w:r>
          </w:p>
        </w:tc>
        <w:tc>
          <w:tcPr>
            <w:tcW w:w="667" w:type="dxa"/>
            <w:tcBorders>
              <w:top w:val="nil"/>
              <w:left w:val="nil"/>
              <w:bottom w:val="single" w:sz="4" w:space="0" w:color="ACB9CA"/>
              <w:right w:val="single" w:sz="4" w:space="0" w:color="ACB9CA"/>
            </w:tcBorders>
            <w:shd w:val="clear" w:color="000000" w:fill="FFFFFF"/>
            <w:vAlign w:val="center"/>
            <w:hideMark/>
          </w:tcPr>
          <w:p w14:paraId="496C8A4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157</w:t>
            </w:r>
          </w:p>
        </w:tc>
        <w:tc>
          <w:tcPr>
            <w:tcW w:w="1299" w:type="dxa"/>
            <w:tcBorders>
              <w:top w:val="nil"/>
              <w:left w:val="nil"/>
              <w:bottom w:val="single" w:sz="4" w:space="0" w:color="ACB9CA"/>
              <w:right w:val="single" w:sz="4" w:space="0" w:color="ACB9CA"/>
            </w:tcBorders>
            <w:shd w:val="clear" w:color="000000" w:fill="FFFFFF"/>
            <w:vAlign w:val="center"/>
            <w:hideMark/>
          </w:tcPr>
          <w:p w14:paraId="640248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590.85</w:t>
            </w:r>
          </w:p>
        </w:tc>
        <w:tc>
          <w:tcPr>
            <w:tcW w:w="741" w:type="dxa"/>
            <w:tcBorders>
              <w:top w:val="nil"/>
              <w:left w:val="nil"/>
              <w:bottom w:val="single" w:sz="4" w:space="0" w:color="ACB9CA"/>
              <w:right w:val="single" w:sz="4" w:space="0" w:color="ACB9CA"/>
            </w:tcBorders>
            <w:shd w:val="clear" w:color="000000" w:fill="FFFFFF"/>
            <w:vAlign w:val="center"/>
            <w:hideMark/>
          </w:tcPr>
          <w:p w14:paraId="46B3576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14:paraId="692BE4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1266</w:t>
            </w:r>
          </w:p>
        </w:tc>
        <w:tc>
          <w:tcPr>
            <w:tcW w:w="1070" w:type="dxa"/>
            <w:tcBorders>
              <w:top w:val="nil"/>
              <w:left w:val="nil"/>
              <w:bottom w:val="single" w:sz="4" w:space="0" w:color="ACB9CA"/>
              <w:right w:val="single" w:sz="4" w:space="0" w:color="ACB9CA"/>
            </w:tcBorders>
            <w:shd w:val="clear" w:color="000000" w:fill="FFFFFF"/>
            <w:vAlign w:val="center"/>
            <w:hideMark/>
          </w:tcPr>
          <w:p w14:paraId="53D9A3D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1748</w:t>
            </w:r>
          </w:p>
        </w:tc>
        <w:tc>
          <w:tcPr>
            <w:tcW w:w="1070" w:type="dxa"/>
            <w:tcBorders>
              <w:top w:val="nil"/>
              <w:left w:val="nil"/>
              <w:bottom w:val="single" w:sz="4" w:space="0" w:color="ACB9CA"/>
              <w:right w:val="single" w:sz="4" w:space="0" w:color="ACB9CA"/>
            </w:tcBorders>
            <w:shd w:val="clear" w:color="000000" w:fill="FFFFFF"/>
            <w:vAlign w:val="center"/>
            <w:hideMark/>
          </w:tcPr>
          <w:p w14:paraId="5F6E468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3439</w:t>
            </w:r>
          </w:p>
        </w:tc>
        <w:tc>
          <w:tcPr>
            <w:tcW w:w="1071" w:type="dxa"/>
            <w:tcBorders>
              <w:top w:val="nil"/>
              <w:left w:val="nil"/>
              <w:bottom w:val="single" w:sz="4" w:space="0" w:color="ACB9CA"/>
              <w:right w:val="single" w:sz="4" w:space="0" w:color="ACB9CA"/>
            </w:tcBorders>
            <w:shd w:val="clear" w:color="000000" w:fill="FFFFFF"/>
            <w:vAlign w:val="center"/>
            <w:hideMark/>
          </w:tcPr>
          <w:p w14:paraId="24941BA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14:paraId="60F4DBF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14680</w:t>
            </w:r>
          </w:p>
        </w:tc>
        <w:tc>
          <w:tcPr>
            <w:tcW w:w="1230" w:type="dxa"/>
            <w:tcBorders>
              <w:top w:val="nil"/>
              <w:left w:val="nil"/>
              <w:bottom w:val="single" w:sz="4" w:space="0" w:color="ACB9CA"/>
              <w:right w:val="single" w:sz="4" w:space="0" w:color="ACB9CA"/>
            </w:tcBorders>
            <w:shd w:val="clear" w:color="000000" w:fill="FFFFFF"/>
            <w:vAlign w:val="center"/>
            <w:hideMark/>
          </w:tcPr>
          <w:p w14:paraId="2CA82CF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2681580"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DB4CCBC"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Click_Add_Timesheet</w:t>
            </w:r>
          </w:p>
        </w:tc>
        <w:tc>
          <w:tcPr>
            <w:tcW w:w="667" w:type="dxa"/>
            <w:tcBorders>
              <w:top w:val="nil"/>
              <w:left w:val="nil"/>
              <w:bottom w:val="single" w:sz="4" w:space="0" w:color="ACB9CA"/>
              <w:right w:val="single" w:sz="4" w:space="0" w:color="ACB9CA"/>
            </w:tcBorders>
            <w:shd w:val="clear" w:color="000000" w:fill="FFFFFF"/>
            <w:vAlign w:val="center"/>
            <w:hideMark/>
          </w:tcPr>
          <w:p w14:paraId="6C1EF32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1559</w:t>
            </w:r>
          </w:p>
        </w:tc>
        <w:tc>
          <w:tcPr>
            <w:tcW w:w="1299" w:type="dxa"/>
            <w:tcBorders>
              <w:top w:val="nil"/>
              <w:left w:val="nil"/>
              <w:bottom w:val="single" w:sz="4" w:space="0" w:color="ACB9CA"/>
              <w:right w:val="single" w:sz="4" w:space="0" w:color="ACB9CA"/>
            </w:tcBorders>
            <w:shd w:val="clear" w:color="000000" w:fill="FFFFFF"/>
            <w:vAlign w:val="center"/>
            <w:hideMark/>
          </w:tcPr>
          <w:p w14:paraId="7A631B7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210.22</w:t>
            </w:r>
          </w:p>
        </w:tc>
        <w:tc>
          <w:tcPr>
            <w:tcW w:w="741" w:type="dxa"/>
            <w:tcBorders>
              <w:top w:val="nil"/>
              <w:left w:val="nil"/>
              <w:bottom w:val="single" w:sz="4" w:space="0" w:color="ACB9CA"/>
              <w:right w:val="single" w:sz="4" w:space="0" w:color="ACB9CA"/>
            </w:tcBorders>
            <w:shd w:val="clear" w:color="000000" w:fill="FFFFFF"/>
            <w:vAlign w:val="center"/>
            <w:hideMark/>
          </w:tcPr>
          <w:p w14:paraId="4721D7F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0.25</w:t>
            </w:r>
          </w:p>
        </w:tc>
        <w:tc>
          <w:tcPr>
            <w:tcW w:w="1070" w:type="dxa"/>
            <w:tcBorders>
              <w:top w:val="nil"/>
              <w:left w:val="nil"/>
              <w:bottom w:val="single" w:sz="4" w:space="0" w:color="ACB9CA"/>
              <w:right w:val="single" w:sz="4" w:space="0" w:color="ACB9CA"/>
            </w:tcBorders>
            <w:shd w:val="clear" w:color="000000" w:fill="FFFFFF"/>
            <w:vAlign w:val="center"/>
            <w:hideMark/>
          </w:tcPr>
          <w:p w14:paraId="7867AF1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429.36</w:t>
            </w:r>
          </w:p>
        </w:tc>
        <w:tc>
          <w:tcPr>
            <w:tcW w:w="1070" w:type="dxa"/>
            <w:tcBorders>
              <w:top w:val="nil"/>
              <w:left w:val="nil"/>
              <w:bottom w:val="single" w:sz="4" w:space="0" w:color="ACB9CA"/>
              <w:right w:val="single" w:sz="4" w:space="0" w:color="ACB9CA"/>
            </w:tcBorders>
            <w:shd w:val="clear" w:color="000000" w:fill="FFFFFF"/>
            <w:vAlign w:val="center"/>
            <w:hideMark/>
          </w:tcPr>
          <w:p w14:paraId="3CB50FA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828.89</w:t>
            </w:r>
          </w:p>
        </w:tc>
        <w:tc>
          <w:tcPr>
            <w:tcW w:w="1070" w:type="dxa"/>
            <w:tcBorders>
              <w:top w:val="nil"/>
              <w:left w:val="nil"/>
              <w:bottom w:val="single" w:sz="4" w:space="0" w:color="ACB9CA"/>
              <w:right w:val="single" w:sz="4" w:space="0" w:color="ACB9CA"/>
            </w:tcBorders>
            <w:shd w:val="clear" w:color="000000" w:fill="FFFFFF"/>
            <w:vAlign w:val="center"/>
            <w:hideMark/>
          </w:tcPr>
          <w:p w14:paraId="09271F5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2476.93</w:t>
            </w:r>
          </w:p>
        </w:tc>
        <w:tc>
          <w:tcPr>
            <w:tcW w:w="1071" w:type="dxa"/>
            <w:tcBorders>
              <w:top w:val="nil"/>
              <w:left w:val="nil"/>
              <w:bottom w:val="single" w:sz="4" w:space="0" w:color="ACB9CA"/>
              <w:right w:val="single" w:sz="4" w:space="0" w:color="ACB9CA"/>
            </w:tcBorders>
            <w:shd w:val="clear" w:color="000000" w:fill="FFFFFF"/>
            <w:vAlign w:val="center"/>
            <w:hideMark/>
          </w:tcPr>
          <w:p w14:paraId="3CE914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54B62E8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15080</w:t>
            </w:r>
          </w:p>
        </w:tc>
        <w:tc>
          <w:tcPr>
            <w:tcW w:w="1230" w:type="dxa"/>
            <w:tcBorders>
              <w:top w:val="nil"/>
              <w:left w:val="nil"/>
              <w:bottom w:val="single" w:sz="4" w:space="0" w:color="ACB9CA"/>
              <w:right w:val="single" w:sz="4" w:space="0" w:color="ACB9CA"/>
            </w:tcBorders>
            <w:shd w:val="clear" w:color="000000" w:fill="FFFFFF"/>
            <w:vAlign w:val="center"/>
            <w:hideMark/>
          </w:tcPr>
          <w:p w14:paraId="6C2494A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2466300"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7E0D9DF2"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Click_Delete_button</w:t>
            </w:r>
          </w:p>
        </w:tc>
        <w:tc>
          <w:tcPr>
            <w:tcW w:w="667" w:type="dxa"/>
            <w:tcBorders>
              <w:top w:val="nil"/>
              <w:left w:val="nil"/>
              <w:bottom w:val="single" w:sz="4" w:space="0" w:color="ACB9CA"/>
              <w:right w:val="single" w:sz="4" w:space="0" w:color="ACB9CA"/>
            </w:tcBorders>
            <w:shd w:val="clear" w:color="000000" w:fill="FFFFFF"/>
            <w:vAlign w:val="center"/>
            <w:hideMark/>
          </w:tcPr>
          <w:p w14:paraId="6B7153E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w:t>
            </w:r>
          </w:p>
        </w:tc>
        <w:tc>
          <w:tcPr>
            <w:tcW w:w="1299" w:type="dxa"/>
            <w:tcBorders>
              <w:top w:val="nil"/>
              <w:left w:val="nil"/>
              <w:bottom w:val="single" w:sz="4" w:space="0" w:color="ACB9CA"/>
              <w:right w:val="single" w:sz="4" w:space="0" w:color="ACB9CA"/>
            </w:tcBorders>
            <w:shd w:val="clear" w:color="000000" w:fill="FFFFFF"/>
            <w:vAlign w:val="center"/>
            <w:hideMark/>
          </w:tcPr>
          <w:p w14:paraId="75ADDDF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341874.22</w:t>
            </w:r>
          </w:p>
        </w:tc>
        <w:tc>
          <w:tcPr>
            <w:tcW w:w="741" w:type="dxa"/>
            <w:tcBorders>
              <w:top w:val="nil"/>
              <w:left w:val="nil"/>
              <w:bottom w:val="single" w:sz="4" w:space="0" w:color="ACB9CA"/>
              <w:right w:val="single" w:sz="4" w:space="0" w:color="ACB9CA"/>
            </w:tcBorders>
            <w:shd w:val="clear" w:color="000000" w:fill="FFFFFF"/>
            <w:vAlign w:val="center"/>
            <w:hideMark/>
          </w:tcPr>
          <w:p w14:paraId="2A28A34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14:paraId="740D635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670207</w:t>
            </w:r>
          </w:p>
        </w:tc>
        <w:tc>
          <w:tcPr>
            <w:tcW w:w="1070" w:type="dxa"/>
            <w:tcBorders>
              <w:top w:val="nil"/>
              <w:left w:val="nil"/>
              <w:bottom w:val="single" w:sz="4" w:space="0" w:color="ACB9CA"/>
              <w:right w:val="single" w:sz="4" w:space="0" w:color="ACB9CA"/>
            </w:tcBorders>
            <w:shd w:val="clear" w:color="000000" w:fill="FFFFFF"/>
            <w:vAlign w:val="center"/>
            <w:hideMark/>
          </w:tcPr>
          <w:p w14:paraId="40A9CEF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680959</w:t>
            </w:r>
          </w:p>
        </w:tc>
        <w:tc>
          <w:tcPr>
            <w:tcW w:w="1070" w:type="dxa"/>
            <w:tcBorders>
              <w:top w:val="nil"/>
              <w:left w:val="nil"/>
              <w:bottom w:val="single" w:sz="4" w:space="0" w:color="ACB9CA"/>
              <w:right w:val="single" w:sz="4" w:space="0" w:color="ACB9CA"/>
            </w:tcBorders>
            <w:shd w:val="clear" w:color="000000" w:fill="FFFFFF"/>
            <w:vAlign w:val="center"/>
            <w:hideMark/>
          </w:tcPr>
          <w:p w14:paraId="4D74933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750079</w:t>
            </w:r>
          </w:p>
        </w:tc>
        <w:tc>
          <w:tcPr>
            <w:tcW w:w="1071" w:type="dxa"/>
            <w:tcBorders>
              <w:top w:val="nil"/>
              <w:left w:val="nil"/>
              <w:bottom w:val="single" w:sz="4" w:space="0" w:color="ACB9CA"/>
              <w:right w:val="single" w:sz="4" w:space="0" w:color="ACB9CA"/>
            </w:tcBorders>
            <w:shd w:val="clear" w:color="000000" w:fill="FFFFFF"/>
            <w:vAlign w:val="center"/>
            <w:hideMark/>
          </w:tcPr>
          <w:p w14:paraId="0C41AB5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071" w:type="dxa"/>
            <w:tcBorders>
              <w:top w:val="nil"/>
              <w:left w:val="nil"/>
              <w:bottom w:val="single" w:sz="4" w:space="0" w:color="ACB9CA"/>
              <w:right w:val="single" w:sz="4" w:space="0" w:color="ACB9CA"/>
            </w:tcBorders>
            <w:shd w:val="clear" w:color="000000" w:fill="FFFFFF"/>
            <w:vAlign w:val="center"/>
            <w:hideMark/>
          </w:tcPr>
          <w:p w14:paraId="4E57A93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862085</w:t>
            </w:r>
          </w:p>
        </w:tc>
        <w:tc>
          <w:tcPr>
            <w:tcW w:w="1230" w:type="dxa"/>
            <w:tcBorders>
              <w:top w:val="nil"/>
              <w:left w:val="nil"/>
              <w:bottom w:val="single" w:sz="4" w:space="0" w:color="ACB9CA"/>
              <w:right w:val="single" w:sz="4" w:space="0" w:color="ACB9CA"/>
            </w:tcBorders>
            <w:shd w:val="clear" w:color="000000" w:fill="FFFFFF"/>
            <w:vAlign w:val="center"/>
            <w:hideMark/>
          </w:tcPr>
          <w:p w14:paraId="1404413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13.49%</w:t>
            </w:r>
          </w:p>
        </w:tc>
      </w:tr>
      <w:tr w:rsidR="00BD4538" w:rsidRPr="00C47FE2" w14:paraId="6D8DDE75"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150BB2F"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lastRenderedPageBreak/>
              <w:t>Click_Edit_Task</w:t>
            </w:r>
          </w:p>
        </w:tc>
        <w:tc>
          <w:tcPr>
            <w:tcW w:w="667" w:type="dxa"/>
            <w:tcBorders>
              <w:top w:val="nil"/>
              <w:left w:val="nil"/>
              <w:bottom w:val="single" w:sz="4" w:space="0" w:color="ACB9CA"/>
              <w:right w:val="single" w:sz="4" w:space="0" w:color="ACB9CA"/>
            </w:tcBorders>
            <w:shd w:val="clear" w:color="000000" w:fill="FFFFFF"/>
            <w:vAlign w:val="center"/>
            <w:hideMark/>
          </w:tcPr>
          <w:p w14:paraId="7129DF2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w:t>
            </w:r>
          </w:p>
        </w:tc>
        <w:tc>
          <w:tcPr>
            <w:tcW w:w="1299" w:type="dxa"/>
            <w:tcBorders>
              <w:top w:val="nil"/>
              <w:left w:val="nil"/>
              <w:bottom w:val="single" w:sz="4" w:space="0" w:color="ACB9CA"/>
              <w:right w:val="single" w:sz="4" w:space="0" w:color="ACB9CA"/>
            </w:tcBorders>
            <w:shd w:val="clear" w:color="000000" w:fill="FFFFFF"/>
            <w:vAlign w:val="center"/>
            <w:hideMark/>
          </w:tcPr>
          <w:p w14:paraId="6E62CD4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334.25</w:t>
            </w:r>
          </w:p>
        </w:tc>
        <w:tc>
          <w:tcPr>
            <w:tcW w:w="741" w:type="dxa"/>
            <w:tcBorders>
              <w:top w:val="nil"/>
              <w:left w:val="nil"/>
              <w:bottom w:val="single" w:sz="4" w:space="0" w:color="ACB9CA"/>
              <w:right w:val="single" w:sz="4" w:space="0" w:color="ACB9CA"/>
            </w:tcBorders>
            <w:shd w:val="clear" w:color="000000" w:fill="FFFFFF"/>
            <w:vAlign w:val="center"/>
            <w:hideMark/>
          </w:tcPr>
          <w:p w14:paraId="5F6A359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14:paraId="089609F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783</w:t>
            </w:r>
          </w:p>
        </w:tc>
        <w:tc>
          <w:tcPr>
            <w:tcW w:w="1070" w:type="dxa"/>
            <w:tcBorders>
              <w:top w:val="nil"/>
              <w:left w:val="nil"/>
              <w:bottom w:val="single" w:sz="4" w:space="0" w:color="ACB9CA"/>
              <w:right w:val="single" w:sz="4" w:space="0" w:color="ACB9CA"/>
            </w:tcBorders>
            <w:shd w:val="clear" w:color="000000" w:fill="FFFFFF"/>
            <w:vAlign w:val="center"/>
            <w:hideMark/>
          </w:tcPr>
          <w:p w14:paraId="7F09201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1150</w:t>
            </w:r>
          </w:p>
        </w:tc>
        <w:tc>
          <w:tcPr>
            <w:tcW w:w="1070" w:type="dxa"/>
            <w:tcBorders>
              <w:top w:val="nil"/>
              <w:left w:val="nil"/>
              <w:bottom w:val="single" w:sz="4" w:space="0" w:color="ACB9CA"/>
              <w:right w:val="single" w:sz="4" w:space="0" w:color="ACB9CA"/>
            </w:tcBorders>
            <w:shd w:val="clear" w:color="000000" w:fill="FFFFFF"/>
            <w:vAlign w:val="center"/>
            <w:hideMark/>
          </w:tcPr>
          <w:p w14:paraId="1C2130F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2989</w:t>
            </w:r>
          </w:p>
        </w:tc>
        <w:tc>
          <w:tcPr>
            <w:tcW w:w="1071" w:type="dxa"/>
            <w:tcBorders>
              <w:top w:val="nil"/>
              <w:left w:val="nil"/>
              <w:bottom w:val="single" w:sz="4" w:space="0" w:color="ACB9CA"/>
              <w:right w:val="single" w:sz="4" w:space="0" w:color="ACB9CA"/>
            </w:tcBorders>
            <w:shd w:val="clear" w:color="000000" w:fill="FFFFFF"/>
            <w:vAlign w:val="center"/>
            <w:hideMark/>
          </w:tcPr>
          <w:p w14:paraId="4060D53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14:paraId="5DDF81A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5045</w:t>
            </w:r>
          </w:p>
        </w:tc>
        <w:tc>
          <w:tcPr>
            <w:tcW w:w="1230" w:type="dxa"/>
            <w:tcBorders>
              <w:top w:val="nil"/>
              <w:left w:val="nil"/>
              <w:bottom w:val="single" w:sz="4" w:space="0" w:color="ACB9CA"/>
              <w:right w:val="single" w:sz="4" w:space="0" w:color="ACB9CA"/>
            </w:tcBorders>
            <w:shd w:val="clear" w:color="000000" w:fill="FFFFFF"/>
            <w:vAlign w:val="center"/>
            <w:hideMark/>
          </w:tcPr>
          <w:p w14:paraId="627CEC9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625E78DD"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769C1AC6"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Click_Invoice_icon</w:t>
            </w:r>
          </w:p>
        </w:tc>
        <w:tc>
          <w:tcPr>
            <w:tcW w:w="667" w:type="dxa"/>
            <w:tcBorders>
              <w:top w:val="nil"/>
              <w:left w:val="nil"/>
              <w:bottom w:val="single" w:sz="4" w:space="0" w:color="ACB9CA"/>
              <w:right w:val="single" w:sz="4" w:space="0" w:color="ACB9CA"/>
            </w:tcBorders>
            <w:shd w:val="clear" w:color="000000" w:fill="FFFFFF"/>
            <w:vAlign w:val="center"/>
            <w:hideMark/>
          </w:tcPr>
          <w:p w14:paraId="5DBC09E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1252</w:t>
            </w:r>
          </w:p>
        </w:tc>
        <w:tc>
          <w:tcPr>
            <w:tcW w:w="1299" w:type="dxa"/>
            <w:tcBorders>
              <w:top w:val="nil"/>
              <w:left w:val="nil"/>
              <w:bottom w:val="single" w:sz="4" w:space="0" w:color="ACB9CA"/>
              <w:right w:val="single" w:sz="4" w:space="0" w:color="ACB9CA"/>
            </w:tcBorders>
            <w:shd w:val="clear" w:color="000000" w:fill="FFFFFF"/>
            <w:vAlign w:val="center"/>
            <w:hideMark/>
          </w:tcPr>
          <w:p w14:paraId="11D4B30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1011.5</w:t>
            </w:r>
          </w:p>
        </w:tc>
        <w:tc>
          <w:tcPr>
            <w:tcW w:w="741" w:type="dxa"/>
            <w:tcBorders>
              <w:top w:val="nil"/>
              <w:left w:val="nil"/>
              <w:bottom w:val="single" w:sz="4" w:space="0" w:color="ACB9CA"/>
              <w:right w:val="single" w:sz="4" w:space="0" w:color="ACB9CA"/>
            </w:tcBorders>
            <w:shd w:val="clear" w:color="000000" w:fill="FFFFFF"/>
            <w:vAlign w:val="center"/>
            <w:hideMark/>
          </w:tcPr>
          <w:p w14:paraId="27E480F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0.22</w:t>
            </w:r>
          </w:p>
        </w:tc>
        <w:tc>
          <w:tcPr>
            <w:tcW w:w="1070" w:type="dxa"/>
            <w:tcBorders>
              <w:top w:val="nil"/>
              <w:left w:val="nil"/>
              <w:bottom w:val="single" w:sz="4" w:space="0" w:color="ACB9CA"/>
              <w:right w:val="single" w:sz="4" w:space="0" w:color="ACB9CA"/>
            </w:tcBorders>
            <w:shd w:val="clear" w:color="000000" w:fill="FFFFFF"/>
            <w:vAlign w:val="center"/>
            <w:hideMark/>
          </w:tcPr>
          <w:p w14:paraId="0434356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1833</w:t>
            </w:r>
          </w:p>
        </w:tc>
        <w:tc>
          <w:tcPr>
            <w:tcW w:w="1070" w:type="dxa"/>
            <w:tcBorders>
              <w:top w:val="nil"/>
              <w:left w:val="nil"/>
              <w:bottom w:val="single" w:sz="4" w:space="0" w:color="ACB9CA"/>
              <w:right w:val="single" w:sz="4" w:space="0" w:color="ACB9CA"/>
            </w:tcBorders>
            <w:shd w:val="clear" w:color="000000" w:fill="FFFFFF"/>
            <w:vAlign w:val="center"/>
            <w:hideMark/>
          </w:tcPr>
          <w:p w14:paraId="61F1C10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3161</w:t>
            </w:r>
          </w:p>
        </w:tc>
        <w:tc>
          <w:tcPr>
            <w:tcW w:w="1070" w:type="dxa"/>
            <w:tcBorders>
              <w:top w:val="nil"/>
              <w:left w:val="nil"/>
              <w:bottom w:val="single" w:sz="4" w:space="0" w:color="ACB9CA"/>
              <w:right w:val="single" w:sz="4" w:space="0" w:color="ACB9CA"/>
            </w:tcBorders>
            <w:shd w:val="clear" w:color="000000" w:fill="FFFFFF"/>
            <w:vAlign w:val="center"/>
            <w:hideMark/>
          </w:tcPr>
          <w:p w14:paraId="1287191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18543</w:t>
            </w:r>
          </w:p>
        </w:tc>
        <w:tc>
          <w:tcPr>
            <w:tcW w:w="1071" w:type="dxa"/>
            <w:tcBorders>
              <w:top w:val="nil"/>
              <w:left w:val="nil"/>
              <w:bottom w:val="single" w:sz="4" w:space="0" w:color="ACB9CA"/>
              <w:right w:val="single" w:sz="4" w:space="0" w:color="ACB9CA"/>
            </w:tcBorders>
            <w:shd w:val="clear" w:color="000000" w:fill="FFFFFF"/>
            <w:vAlign w:val="center"/>
            <w:hideMark/>
          </w:tcPr>
          <w:p w14:paraId="63DB32C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6B37831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26947</w:t>
            </w:r>
          </w:p>
        </w:tc>
        <w:tc>
          <w:tcPr>
            <w:tcW w:w="1230" w:type="dxa"/>
            <w:tcBorders>
              <w:top w:val="nil"/>
              <w:left w:val="nil"/>
              <w:bottom w:val="single" w:sz="4" w:space="0" w:color="ACB9CA"/>
              <w:right w:val="single" w:sz="4" w:space="0" w:color="ACB9CA"/>
            </w:tcBorders>
            <w:shd w:val="clear" w:color="000000" w:fill="FFFFFF"/>
            <w:vAlign w:val="center"/>
            <w:hideMark/>
          </w:tcPr>
          <w:p w14:paraId="4BADB75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6BD44C05"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D4F9957"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Click_Login</w:t>
            </w:r>
          </w:p>
        </w:tc>
        <w:tc>
          <w:tcPr>
            <w:tcW w:w="667" w:type="dxa"/>
            <w:tcBorders>
              <w:top w:val="nil"/>
              <w:left w:val="nil"/>
              <w:bottom w:val="single" w:sz="4" w:space="0" w:color="ACB9CA"/>
              <w:right w:val="single" w:sz="4" w:space="0" w:color="ACB9CA"/>
            </w:tcBorders>
            <w:shd w:val="clear" w:color="000000" w:fill="FFFFFF"/>
            <w:vAlign w:val="center"/>
            <w:hideMark/>
          </w:tcPr>
          <w:p w14:paraId="51BA7D6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2965</w:t>
            </w:r>
          </w:p>
        </w:tc>
        <w:tc>
          <w:tcPr>
            <w:tcW w:w="1299" w:type="dxa"/>
            <w:tcBorders>
              <w:top w:val="nil"/>
              <w:left w:val="nil"/>
              <w:bottom w:val="single" w:sz="4" w:space="0" w:color="ACB9CA"/>
              <w:right w:val="single" w:sz="4" w:space="0" w:color="ACB9CA"/>
            </w:tcBorders>
            <w:shd w:val="clear" w:color="000000" w:fill="FFFFFF"/>
            <w:vAlign w:val="center"/>
            <w:hideMark/>
          </w:tcPr>
          <w:p w14:paraId="7A69368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229720.11</w:t>
            </w:r>
          </w:p>
        </w:tc>
        <w:tc>
          <w:tcPr>
            <w:tcW w:w="741" w:type="dxa"/>
            <w:tcBorders>
              <w:top w:val="nil"/>
              <w:left w:val="nil"/>
              <w:bottom w:val="single" w:sz="4" w:space="0" w:color="ACB9CA"/>
              <w:right w:val="single" w:sz="4" w:space="0" w:color="ACB9CA"/>
            </w:tcBorders>
            <w:shd w:val="clear" w:color="000000" w:fill="FFFFFF"/>
            <w:vAlign w:val="center"/>
            <w:hideMark/>
          </w:tcPr>
          <w:p w14:paraId="315E952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0.45</w:t>
            </w:r>
          </w:p>
        </w:tc>
        <w:tc>
          <w:tcPr>
            <w:tcW w:w="1070" w:type="dxa"/>
            <w:tcBorders>
              <w:top w:val="nil"/>
              <w:left w:val="nil"/>
              <w:bottom w:val="single" w:sz="4" w:space="0" w:color="ACB9CA"/>
              <w:right w:val="single" w:sz="4" w:space="0" w:color="ACB9CA"/>
            </w:tcBorders>
            <w:shd w:val="clear" w:color="000000" w:fill="FFFFFF"/>
            <w:vAlign w:val="center"/>
            <w:hideMark/>
          </w:tcPr>
          <w:p w14:paraId="148D534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531841.5</w:t>
            </w:r>
          </w:p>
        </w:tc>
        <w:tc>
          <w:tcPr>
            <w:tcW w:w="1070" w:type="dxa"/>
            <w:tcBorders>
              <w:top w:val="nil"/>
              <w:left w:val="nil"/>
              <w:bottom w:val="single" w:sz="4" w:space="0" w:color="ACB9CA"/>
              <w:right w:val="single" w:sz="4" w:space="0" w:color="ACB9CA"/>
            </w:tcBorders>
            <w:shd w:val="clear" w:color="000000" w:fill="FFFFFF"/>
            <w:vAlign w:val="center"/>
            <w:hideMark/>
          </w:tcPr>
          <w:p w14:paraId="0CC0E7F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548092</w:t>
            </w:r>
          </w:p>
        </w:tc>
        <w:tc>
          <w:tcPr>
            <w:tcW w:w="1070" w:type="dxa"/>
            <w:tcBorders>
              <w:top w:val="nil"/>
              <w:left w:val="nil"/>
              <w:bottom w:val="single" w:sz="4" w:space="0" w:color="ACB9CA"/>
              <w:right w:val="single" w:sz="4" w:space="0" w:color="ACB9CA"/>
            </w:tcBorders>
            <w:shd w:val="clear" w:color="000000" w:fill="FFFFFF"/>
            <w:vAlign w:val="center"/>
            <w:hideMark/>
          </w:tcPr>
          <w:p w14:paraId="5F90D84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572744.8</w:t>
            </w:r>
          </w:p>
        </w:tc>
        <w:tc>
          <w:tcPr>
            <w:tcW w:w="1071" w:type="dxa"/>
            <w:tcBorders>
              <w:top w:val="nil"/>
              <w:left w:val="nil"/>
              <w:bottom w:val="single" w:sz="4" w:space="0" w:color="ACB9CA"/>
              <w:right w:val="single" w:sz="4" w:space="0" w:color="ACB9CA"/>
            </w:tcBorders>
            <w:shd w:val="clear" w:color="000000" w:fill="FFFFFF"/>
            <w:vAlign w:val="center"/>
            <w:hideMark/>
          </w:tcPr>
          <w:p w14:paraId="52C545C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7512A90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1166116</w:t>
            </w:r>
          </w:p>
        </w:tc>
        <w:tc>
          <w:tcPr>
            <w:tcW w:w="1230" w:type="dxa"/>
            <w:tcBorders>
              <w:top w:val="nil"/>
              <w:left w:val="nil"/>
              <w:bottom w:val="single" w:sz="4" w:space="0" w:color="ACB9CA"/>
              <w:right w:val="single" w:sz="4" w:space="0" w:color="ACB9CA"/>
            </w:tcBorders>
            <w:shd w:val="clear" w:color="000000" w:fill="FFFFFF"/>
            <w:vAlign w:val="center"/>
            <w:hideMark/>
          </w:tcPr>
          <w:p w14:paraId="67EC35A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w:t>
            </w:r>
          </w:p>
        </w:tc>
      </w:tr>
      <w:tr w:rsidR="00BD4538" w:rsidRPr="00C47FE2" w14:paraId="21B90A3F"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A7546AA"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Click_Note_icon</w:t>
            </w:r>
          </w:p>
        </w:tc>
        <w:tc>
          <w:tcPr>
            <w:tcW w:w="667" w:type="dxa"/>
            <w:tcBorders>
              <w:top w:val="nil"/>
              <w:left w:val="nil"/>
              <w:bottom w:val="single" w:sz="4" w:space="0" w:color="ACB9CA"/>
              <w:right w:val="single" w:sz="4" w:space="0" w:color="ACB9CA"/>
            </w:tcBorders>
            <w:shd w:val="clear" w:color="000000" w:fill="FFFFFF"/>
            <w:vAlign w:val="center"/>
            <w:hideMark/>
          </w:tcPr>
          <w:p w14:paraId="1024C28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3677</w:t>
            </w:r>
          </w:p>
        </w:tc>
        <w:tc>
          <w:tcPr>
            <w:tcW w:w="1299" w:type="dxa"/>
            <w:tcBorders>
              <w:top w:val="nil"/>
              <w:left w:val="nil"/>
              <w:bottom w:val="single" w:sz="4" w:space="0" w:color="ACB9CA"/>
              <w:right w:val="single" w:sz="4" w:space="0" w:color="ACB9CA"/>
            </w:tcBorders>
            <w:shd w:val="clear" w:color="000000" w:fill="FFFFFF"/>
            <w:vAlign w:val="center"/>
            <w:hideMark/>
          </w:tcPr>
          <w:p w14:paraId="6D465AB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393.15</w:t>
            </w:r>
          </w:p>
        </w:tc>
        <w:tc>
          <w:tcPr>
            <w:tcW w:w="741" w:type="dxa"/>
            <w:tcBorders>
              <w:top w:val="nil"/>
              <w:left w:val="nil"/>
              <w:bottom w:val="single" w:sz="4" w:space="0" w:color="ACB9CA"/>
              <w:right w:val="single" w:sz="4" w:space="0" w:color="ACB9CA"/>
            </w:tcBorders>
            <w:shd w:val="clear" w:color="000000" w:fill="FFFFFF"/>
            <w:vAlign w:val="center"/>
            <w:hideMark/>
          </w:tcPr>
          <w:p w14:paraId="3F1279B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14:paraId="42D34E1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796.6</w:t>
            </w:r>
          </w:p>
        </w:tc>
        <w:tc>
          <w:tcPr>
            <w:tcW w:w="1070" w:type="dxa"/>
            <w:tcBorders>
              <w:top w:val="nil"/>
              <w:left w:val="nil"/>
              <w:bottom w:val="single" w:sz="4" w:space="0" w:color="ACB9CA"/>
              <w:right w:val="single" w:sz="4" w:space="0" w:color="ACB9CA"/>
            </w:tcBorders>
            <w:shd w:val="clear" w:color="000000" w:fill="FFFFFF"/>
            <w:vAlign w:val="center"/>
            <w:hideMark/>
          </w:tcPr>
          <w:p w14:paraId="3F67E3E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1320.18</w:t>
            </w:r>
          </w:p>
        </w:tc>
        <w:tc>
          <w:tcPr>
            <w:tcW w:w="1070" w:type="dxa"/>
            <w:tcBorders>
              <w:top w:val="nil"/>
              <w:left w:val="nil"/>
              <w:bottom w:val="single" w:sz="4" w:space="0" w:color="ACB9CA"/>
              <w:right w:val="single" w:sz="4" w:space="0" w:color="ACB9CA"/>
            </w:tcBorders>
            <w:shd w:val="clear" w:color="000000" w:fill="FFFFFF"/>
            <w:vAlign w:val="center"/>
            <w:hideMark/>
          </w:tcPr>
          <w:p w14:paraId="0F9F186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3453.69</w:t>
            </w:r>
          </w:p>
        </w:tc>
        <w:tc>
          <w:tcPr>
            <w:tcW w:w="1071" w:type="dxa"/>
            <w:tcBorders>
              <w:top w:val="nil"/>
              <w:left w:val="nil"/>
              <w:bottom w:val="single" w:sz="4" w:space="0" w:color="ACB9CA"/>
              <w:right w:val="single" w:sz="4" w:space="0" w:color="ACB9CA"/>
            </w:tcBorders>
            <w:shd w:val="clear" w:color="000000" w:fill="FFFFFF"/>
            <w:vAlign w:val="center"/>
            <w:hideMark/>
          </w:tcPr>
          <w:p w14:paraId="6578923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5D8F386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28773</w:t>
            </w:r>
          </w:p>
        </w:tc>
        <w:tc>
          <w:tcPr>
            <w:tcW w:w="1230" w:type="dxa"/>
            <w:tcBorders>
              <w:top w:val="nil"/>
              <w:left w:val="nil"/>
              <w:bottom w:val="single" w:sz="4" w:space="0" w:color="ACB9CA"/>
              <w:right w:val="single" w:sz="4" w:space="0" w:color="ACB9CA"/>
            </w:tcBorders>
            <w:shd w:val="clear" w:color="000000" w:fill="FFFFFF"/>
            <w:vAlign w:val="center"/>
            <w:hideMark/>
          </w:tcPr>
          <w:p w14:paraId="5A73A62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3EAF901"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2CAC696"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Click_Reminder_icon</w:t>
            </w:r>
          </w:p>
        </w:tc>
        <w:tc>
          <w:tcPr>
            <w:tcW w:w="667" w:type="dxa"/>
            <w:tcBorders>
              <w:top w:val="nil"/>
              <w:left w:val="nil"/>
              <w:bottom w:val="single" w:sz="4" w:space="0" w:color="ACB9CA"/>
              <w:right w:val="single" w:sz="4" w:space="0" w:color="ACB9CA"/>
            </w:tcBorders>
            <w:shd w:val="clear" w:color="000000" w:fill="FFFFFF"/>
            <w:vAlign w:val="center"/>
            <w:hideMark/>
          </w:tcPr>
          <w:p w14:paraId="48314F1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3667</w:t>
            </w:r>
          </w:p>
        </w:tc>
        <w:tc>
          <w:tcPr>
            <w:tcW w:w="1299" w:type="dxa"/>
            <w:tcBorders>
              <w:top w:val="nil"/>
              <w:left w:val="nil"/>
              <w:bottom w:val="single" w:sz="4" w:space="0" w:color="ACB9CA"/>
              <w:right w:val="single" w:sz="4" w:space="0" w:color="ACB9CA"/>
            </w:tcBorders>
            <w:shd w:val="clear" w:color="000000" w:fill="FFFFFF"/>
            <w:vAlign w:val="center"/>
            <w:hideMark/>
          </w:tcPr>
          <w:p w14:paraId="26B3329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4613.73</w:t>
            </w:r>
          </w:p>
        </w:tc>
        <w:tc>
          <w:tcPr>
            <w:tcW w:w="741" w:type="dxa"/>
            <w:tcBorders>
              <w:top w:val="nil"/>
              <w:left w:val="nil"/>
              <w:bottom w:val="single" w:sz="4" w:space="0" w:color="ACB9CA"/>
              <w:right w:val="single" w:sz="4" w:space="0" w:color="ACB9CA"/>
            </w:tcBorders>
            <w:shd w:val="clear" w:color="000000" w:fill="FFFFFF"/>
            <w:vAlign w:val="center"/>
            <w:hideMark/>
          </w:tcPr>
          <w:p w14:paraId="43A7B40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14:paraId="13B231B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20854.69</w:t>
            </w:r>
          </w:p>
        </w:tc>
        <w:tc>
          <w:tcPr>
            <w:tcW w:w="1070" w:type="dxa"/>
            <w:tcBorders>
              <w:top w:val="nil"/>
              <w:left w:val="nil"/>
              <w:bottom w:val="single" w:sz="4" w:space="0" w:color="ACB9CA"/>
              <w:right w:val="single" w:sz="4" w:space="0" w:color="ACB9CA"/>
            </w:tcBorders>
            <w:shd w:val="clear" w:color="000000" w:fill="FFFFFF"/>
            <w:vAlign w:val="center"/>
            <w:hideMark/>
          </w:tcPr>
          <w:p w14:paraId="362AADD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25823.74</w:t>
            </w:r>
          </w:p>
        </w:tc>
        <w:tc>
          <w:tcPr>
            <w:tcW w:w="1070" w:type="dxa"/>
            <w:tcBorders>
              <w:top w:val="nil"/>
              <w:left w:val="nil"/>
              <w:bottom w:val="single" w:sz="4" w:space="0" w:color="ACB9CA"/>
              <w:right w:val="single" w:sz="4" w:space="0" w:color="ACB9CA"/>
            </w:tcBorders>
            <w:shd w:val="clear" w:color="000000" w:fill="FFFFFF"/>
            <w:vAlign w:val="center"/>
            <w:hideMark/>
          </w:tcPr>
          <w:p w14:paraId="1E5B37C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29701.98</w:t>
            </w:r>
          </w:p>
        </w:tc>
        <w:tc>
          <w:tcPr>
            <w:tcW w:w="1071" w:type="dxa"/>
            <w:tcBorders>
              <w:top w:val="nil"/>
              <w:left w:val="nil"/>
              <w:bottom w:val="single" w:sz="4" w:space="0" w:color="ACB9CA"/>
              <w:right w:val="single" w:sz="4" w:space="0" w:color="ACB9CA"/>
            </w:tcBorders>
            <w:shd w:val="clear" w:color="000000" w:fill="FFFFFF"/>
            <w:vAlign w:val="center"/>
            <w:hideMark/>
          </w:tcPr>
          <w:p w14:paraId="2C782CC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195BAE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34292</w:t>
            </w:r>
          </w:p>
        </w:tc>
        <w:tc>
          <w:tcPr>
            <w:tcW w:w="1230" w:type="dxa"/>
            <w:tcBorders>
              <w:top w:val="nil"/>
              <w:left w:val="nil"/>
              <w:bottom w:val="single" w:sz="4" w:space="0" w:color="ACB9CA"/>
              <w:right w:val="single" w:sz="4" w:space="0" w:color="ACB9CA"/>
            </w:tcBorders>
            <w:shd w:val="clear" w:color="000000" w:fill="FFFFFF"/>
            <w:vAlign w:val="center"/>
            <w:hideMark/>
          </w:tcPr>
          <w:p w14:paraId="6D3ACD8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3DE161E1"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85F49BE"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Click_Save_Contact</w:t>
            </w:r>
          </w:p>
        </w:tc>
        <w:tc>
          <w:tcPr>
            <w:tcW w:w="667" w:type="dxa"/>
            <w:tcBorders>
              <w:top w:val="nil"/>
              <w:left w:val="nil"/>
              <w:bottom w:val="single" w:sz="4" w:space="0" w:color="ACB9CA"/>
              <w:right w:val="single" w:sz="4" w:space="0" w:color="ACB9CA"/>
            </w:tcBorders>
            <w:shd w:val="clear" w:color="000000" w:fill="FFFFFF"/>
            <w:vAlign w:val="center"/>
            <w:hideMark/>
          </w:tcPr>
          <w:p w14:paraId="2A9CE89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w:t>
            </w:r>
          </w:p>
        </w:tc>
        <w:tc>
          <w:tcPr>
            <w:tcW w:w="1299" w:type="dxa"/>
            <w:tcBorders>
              <w:top w:val="nil"/>
              <w:left w:val="nil"/>
              <w:bottom w:val="single" w:sz="4" w:space="0" w:color="ACB9CA"/>
              <w:right w:val="single" w:sz="4" w:space="0" w:color="ACB9CA"/>
            </w:tcBorders>
            <w:shd w:val="clear" w:color="000000" w:fill="FFFFFF"/>
            <w:vAlign w:val="center"/>
            <w:hideMark/>
          </w:tcPr>
          <w:p w14:paraId="60930E1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356825.55</w:t>
            </w:r>
          </w:p>
        </w:tc>
        <w:tc>
          <w:tcPr>
            <w:tcW w:w="741" w:type="dxa"/>
            <w:tcBorders>
              <w:top w:val="nil"/>
              <w:left w:val="nil"/>
              <w:bottom w:val="single" w:sz="4" w:space="0" w:color="ACB9CA"/>
              <w:right w:val="single" w:sz="4" w:space="0" w:color="ACB9CA"/>
            </w:tcBorders>
            <w:shd w:val="clear" w:color="000000" w:fill="FFFFFF"/>
            <w:vAlign w:val="center"/>
            <w:hideMark/>
          </w:tcPr>
          <w:p w14:paraId="0491700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0.42</w:t>
            </w:r>
          </w:p>
        </w:tc>
        <w:tc>
          <w:tcPr>
            <w:tcW w:w="1070" w:type="dxa"/>
            <w:tcBorders>
              <w:top w:val="nil"/>
              <w:left w:val="nil"/>
              <w:bottom w:val="single" w:sz="4" w:space="0" w:color="ACB9CA"/>
              <w:right w:val="single" w:sz="4" w:space="0" w:color="ACB9CA"/>
            </w:tcBorders>
            <w:shd w:val="clear" w:color="000000" w:fill="FFFFFF"/>
            <w:vAlign w:val="center"/>
            <w:hideMark/>
          </w:tcPr>
          <w:p w14:paraId="5A82F8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668790.3</w:t>
            </w:r>
          </w:p>
        </w:tc>
        <w:tc>
          <w:tcPr>
            <w:tcW w:w="1070" w:type="dxa"/>
            <w:tcBorders>
              <w:top w:val="nil"/>
              <w:left w:val="nil"/>
              <w:bottom w:val="single" w:sz="4" w:space="0" w:color="ACB9CA"/>
              <w:right w:val="single" w:sz="4" w:space="0" w:color="ACB9CA"/>
            </w:tcBorders>
            <w:shd w:val="clear" w:color="000000" w:fill="FFFFFF"/>
            <w:vAlign w:val="center"/>
            <w:hideMark/>
          </w:tcPr>
          <w:p w14:paraId="6D7610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690488.3</w:t>
            </w:r>
          </w:p>
        </w:tc>
        <w:tc>
          <w:tcPr>
            <w:tcW w:w="1070" w:type="dxa"/>
            <w:tcBorders>
              <w:top w:val="nil"/>
              <w:left w:val="nil"/>
              <w:bottom w:val="single" w:sz="4" w:space="0" w:color="ACB9CA"/>
              <w:right w:val="single" w:sz="4" w:space="0" w:color="ACB9CA"/>
            </w:tcBorders>
            <w:shd w:val="clear" w:color="000000" w:fill="FFFFFF"/>
            <w:vAlign w:val="center"/>
            <w:hideMark/>
          </w:tcPr>
          <w:p w14:paraId="656060B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719790</w:t>
            </w:r>
          </w:p>
        </w:tc>
        <w:tc>
          <w:tcPr>
            <w:tcW w:w="1071" w:type="dxa"/>
            <w:tcBorders>
              <w:top w:val="nil"/>
              <w:left w:val="nil"/>
              <w:bottom w:val="single" w:sz="4" w:space="0" w:color="ACB9CA"/>
              <w:right w:val="single" w:sz="4" w:space="0" w:color="ACB9CA"/>
            </w:tcBorders>
            <w:shd w:val="clear" w:color="000000" w:fill="FFFFFF"/>
            <w:vAlign w:val="center"/>
            <w:hideMark/>
          </w:tcPr>
          <w:p w14:paraId="3D6C0F5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071" w:type="dxa"/>
            <w:tcBorders>
              <w:top w:val="nil"/>
              <w:left w:val="nil"/>
              <w:bottom w:val="single" w:sz="4" w:space="0" w:color="ACB9CA"/>
              <w:right w:val="single" w:sz="4" w:space="0" w:color="ACB9CA"/>
            </w:tcBorders>
            <w:shd w:val="clear" w:color="000000" w:fill="FFFFFF"/>
            <w:vAlign w:val="center"/>
            <w:hideMark/>
          </w:tcPr>
          <w:p w14:paraId="759597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1190199</w:t>
            </w:r>
          </w:p>
        </w:tc>
        <w:tc>
          <w:tcPr>
            <w:tcW w:w="1230" w:type="dxa"/>
            <w:tcBorders>
              <w:top w:val="nil"/>
              <w:left w:val="nil"/>
              <w:bottom w:val="single" w:sz="4" w:space="0" w:color="ACB9CA"/>
              <w:right w:val="single" w:sz="4" w:space="0" w:color="ACB9CA"/>
            </w:tcBorders>
            <w:shd w:val="clear" w:color="000000" w:fill="FFFFFF"/>
            <w:vAlign w:val="center"/>
            <w:hideMark/>
          </w:tcPr>
          <w:p w14:paraId="06D8953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11.35%</w:t>
            </w:r>
          </w:p>
        </w:tc>
      </w:tr>
      <w:tr w:rsidR="00BD4538" w:rsidRPr="00C47FE2" w14:paraId="13A268F0"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A74DB18"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Click_Save_Expense</w:t>
            </w:r>
          </w:p>
        </w:tc>
        <w:tc>
          <w:tcPr>
            <w:tcW w:w="667" w:type="dxa"/>
            <w:tcBorders>
              <w:top w:val="nil"/>
              <w:left w:val="nil"/>
              <w:bottom w:val="single" w:sz="4" w:space="0" w:color="ACB9CA"/>
              <w:right w:val="single" w:sz="4" w:space="0" w:color="ACB9CA"/>
            </w:tcBorders>
            <w:shd w:val="clear" w:color="000000" w:fill="FFFFFF"/>
            <w:vAlign w:val="center"/>
            <w:hideMark/>
          </w:tcPr>
          <w:p w14:paraId="4005DFD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w:t>
            </w:r>
          </w:p>
        </w:tc>
        <w:tc>
          <w:tcPr>
            <w:tcW w:w="1299" w:type="dxa"/>
            <w:tcBorders>
              <w:top w:val="nil"/>
              <w:left w:val="nil"/>
              <w:bottom w:val="single" w:sz="4" w:space="0" w:color="ACB9CA"/>
              <w:right w:val="single" w:sz="4" w:space="0" w:color="ACB9CA"/>
            </w:tcBorders>
            <w:shd w:val="clear" w:color="000000" w:fill="FFFFFF"/>
            <w:vAlign w:val="center"/>
            <w:hideMark/>
          </w:tcPr>
          <w:p w14:paraId="3C6916D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598792.8</w:t>
            </w:r>
          </w:p>
        </w:tc>
        <w:tc>
          <w:tcPr>
            <w:tcW w:w="741" w:type="dxa"/>
            <w:tcBorders>
              <w:top w:val="nil"/>
              <w:left w:val="nil"/>
              <w:bottom w:val="single" w:sz="4" w:space="0" w:color="ACB9CA"/>
              <w:right w:val="single" w:sz="4" w:space="0" w:color="ACB9CA"/>
            </w:tcBorders>
            <w:shd w:val="clear" w:color="000000" w:fill="FFFFFF"/>
            <w:vAlign w:val="center"/>
            <w:hideMark/>
          </w:tcPr>
          <w:p w14:paraId="269D365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14:paraId="783B002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872199.3</w:t>
            </w:r>
          </w:p>
        </w:tc>
        <w:tc>
          <w:tcPr>
            <w:tcW w:w="1070" w:type="dxa"/>
            <w:tcBorders>
              <w:top w:val="nil"/>
              <w:left w:val="nil"/>
              <w:bottom w:val="single" w:sz="4" w:space="0" w:color="ACB9CA"/>
              <w:right w:val="single" w:sz="4" w:space="0" w:color="ACB9CA"/>
            </w:tcBorders>
            <w:shd w:val="clear" w:color="000000" w:fill="FFFFFF"/>
            <w:vAlign w:val="center"/>
            <w:hideMark/>
          </w:tcPr>
          <w:p w14:paraId="0A81896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925019.6</w:t>
            </w:r>
          </w:p>
        </w:tc>
        <w:tc>
          <w:tcPr>
            <w:tcW w:w="1070" w:type="dxa"/>
            <w:tcBorders>
              <w:top w:val="nil"/>
              <w:left w:val="nil"/>
              <w:bottom w:val="single" w:sz="4" w:space="0" w:color="ACB9CA"/>
              <w:right w:val="single" w:sz="4" w:space="0" w:color="ACB9CA"/>
            </w:tcBorders>
            <w:shd w:val="clear" w:color="000000" w:fill="FFFFFF"/>
            <w:vAlign w:val="center"/>
            <w:hideMark/>
          </w:tcPr>
          <w:p w14:paraId="2680CE9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992497.5</w:t>
            </w:r>
          </w:p>
        </w:tc>
        <w:tc>
          <w:tcPr>
            <w:tcW w:w="1071" w:type="dxa"/>
            <w:tcBorders>
              <w:top w:val="nil"/>
              <w:left w:val="nil"/>
              <w:bottom w:val="single" w:sz="4" w:space="0" w:color="ACB9CA"/>
              <w:right w:val="single" w:sz="4" w:space="0" w:color="ACB9CA"/>
            </w:tcBorders>
            <w:shd w:val="clear" w:color="000000" w:fill="FFFFFF"/>
            <w:vAlign w:val="center"/>
            <w:hideMark/>
          </w:tcPr>
          <w:p w14:paraId="3681799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19858</w:t>
            </w:r>
          </w:p>
        </w:tc>
        <w:tc>
          <w:tcPr>
            <w:tcW w:w="1071" w:type="dxa"/>
            <w:tcBorders>
              <w:top w:val="nil"/>
              <w:left w:val="nil"/>
              <w:bottom w:val="single" w:sz="4" w:space="0" w:color="ACB9CA"/>
              <w:right w:val="single" w:sz="4" w:space="0" w:color="ACB9CA"/>
            </w:tcBorders>
            <w:shd w:val="clear" w:color="000000" w:fill="FFFFFF"/>
            <w:vAlign w:val="center"/>
            <w:hideMark/>
          </w:tcPr>
          <w:p w14:paraId="2021E1A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1435924</w:t>
            </w:r>
          </w:p>
        </w:tc>
        <w:tc>
          <w:tcPr>
            <w:tcW w:w="1230" w:type="dxa"/>
            <w:tcBorders>
              <w:top w:val="nil"/>
              <w:left w:val="nil"/>
              <w:bottom w:val="single" w:sz="4" w:space="0" w:color="ACB9CA"/>
              <w:right w:val="single" w:sz="4" w:space="0" w:color="ACB9CA"/>
            </w:tcBorders>
            <w:shd w:val="clear" w:color="000000" w:fill="FFFFFF"/>
            <w:vAlign w:val="center"/>
            <w:hideMark/>
          </w:tcPr>
          <w:p w14:paraId="4ED9C68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24.19%</w:t>
            </w:r>
          </w:p>
        </w:tc>
      </w:tr>
      <w:tr w:rsidR="00BD4538" w:rsidRPr="00C47FE2" w14:paraId="4A2A4FE5"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8A079A1"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Click_Save_expense</w:t>
            </w:r>
          </w:p>
        </w:tc>
        <w:tc>
          <w:tcPr>
            <w:tcW w:w="667" w:type="dxa"/>
            <w:tcBorders>
              <w:top w:val="nil"/>
              <w:left w:val="nil"/>
              <w:bottom w:val="single" w:sz="4" w:space="0" w:color="ACB9CA"/>
              <w:right w:val="single" w:sz="4" w:space="0" w:color="ACB9CA"/>
            </w:tcBorders>
            <w:shd w:val="clear" w:color="000000" w:fill="FFFFFF"/>
            <w:vAlign w:val="center"/>
            <w:hideMark/>
          </w:tcPr>
          <w:p w14:paraId="1F6709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w:t>
            </w:r>
          </w:p>
        </w:tc>
        <w:tc>
          <w:tcPr>
            <w:tcW w:w="1299" w:type="dxa"/>
            <w:tcBorders>
              <w:top w:val="nil"/>
              <w:left w:val="nil"/>
              <w:bottom w:val="single" w:sz="4" w:space="0" w:color="ACB9CA"/>
              <w:right w:val="single" w:sz="4" w:space="0" w:color="ACB9CA"/>
            </w:tcBorders>
            <w:shd w:val="clear" w:color="000000" w:fill="FFFFFF"/>
            <w:vAlign w:val="center"/>
            <w:hideMark/>
          </w:tcPr>
          <w:p w14:paraId="4EE08E2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484477.55</w:t>
            </w:r>
          </w:p>
        </w:tc>
        <w:tc>
          <w:tcPr>
            <w:tcW w:w="741" w:type="dxa"/>
            <w:tcBorders>
              <w:top w:val="nil"/>
              <w:left w:val="nil"/>
              <w:bottom w:val="single" w:sz="4" w:space="0" w:color="ACB9CA"/>
              <w:right w:val="single" w:sz="4" w:space="0" w:color="ACB9CA"/>
            </w:tcBorders>
            <w:shd w:val="clear" w:color="000000" w:fill="FFFFFF"/>
            <w:vAlign w:val="center"/>
            <w:hideMark/>
          </w:tcPr>
          <w:p w14:paraId="17BB6BC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14:paraId="0C228EC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747519</w:t>
            </w:r>
          </w:p>
        </w:tc>
        <w:tc>
          <w:tcPr>
            <w:tcW w:w="1070" w:type="dxa"/>
            <w:tcBorders>
              <w:top w:val="nil"/>
              <w:left w:val="nil"/>
              <w:bottom w:val="single" w:sz="4" w:space="0" w:color="ACB9CA"/>
              <w:right w:val="single" w:sz="4" w:space="0" w:color="ACB9CA"/>
            </w:tcBorders>
            <w:shd w:val="clear" w:color="000000" w:fill="FFFFFF"/>
            <w:vAlign w:val="center"/>
            <w:hideMark/>
          </w:tcPr>
          <w:p w14:paraId="24CD42B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768511</w:t>
            </w:r>
          </w:p>
        </w:tc>
        <w:tc>
          <w:tcPr>
            <w:tcW w:w="1070" w:type="dxa"/>
            <w:tcBorders>
              <w:top w:val="nil"/>
              <w:left w:val="nil"/>
              <w:bottom w:val="single" w:sz="4" w:space="0" w:color="ACB9CA"/>
              <w:right w:val="single" w:sz="4" w:space="0" w:color="ACB9CA"/>
            </w:tcBorders>
            <w:shd w:val="clear" w:color="000000" w:fill="FFFFFF"/>
            <w:vAlign w:val="center"/>
            <w:hideMark/>
          </w:tcPr>
          <w:p w14:paraId="718429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778239</w:t>
            </w:r>
          </w:p>
        </w:tc>
        <w:tc>
          <w:tcPr>
            <w:tcW w:w="1071" w:type="dxa"/>
            <w:tcBorders>
              <w:top w:val="nil"/>
              <w:left w:val="nil"/>
              <w:bottom w:val="single" w:sz="4" w:space="0" w:color="ACB9CA"/>
              <w:right w:val="single" w:sz="4" w:space="0" w:color="ACB9CA"/>
            </w:tcBorders>
            <w:shd w:val="clear" w:color="000000" w:fill="FFFFFF"/>
            <w:vAlign w:val="center"/>
            <w:hideMark/>
          </w:tcPr>
          <w:p w14:paraId="762DDD3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198718</w:t>
            </w:r>
          </w:p>
        </w:tc>
        <w:tc>
          <w:tcPr>
            <w:tcW w:w="1071" w:type="dxa"/>
            <w:tcBorders>
              <w:top w:val="nil"/>
              <w:left w:val="nil"/>
              <w:bottom w:val="single" w:sz="4" w:space="0" w:color="ACB9CA"/>
              <w:right w:val="single" w:sz="4" w:space="0" w:color="ACB9CA"/>
            </w:tcBorders>
            <w:shd w:val="clear" w:color="000000" w:fill="FFFFFF"/>
            <w:vAlign w:val="center"/>
            <w:hideMark/>
          </w:tcPr>
          <w:p w14:paraId="588BCC9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777840</w:t>
            </w:r>
          </w:p>
        </w:tc>
        <w:tc>
          <w:tcPr>
            <w:tcW w:w="1230" w:type="dxa"/>
            <w:tcBorders>
              <w:top w:val="nil"/>
              <w:left w:val="nil"/>
              <w:bottom w:val="single" w:sz="4" w:space="0" w:color="ACB9CA"/>
              <w:right w:val="single" w:sz="4" w:space="0" w:color="ACB9CA"/>
            </w:tcBorders>
            <w:shd w:val="clear" w:color="000000" w:fill="FFFFFF"/>
            <w:vAlign w:val="center"/>
            <w:hideMark/>
          </w:tcPr>
          <w:p w14:paraId="063569D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22.73%</w:t>
            </w:r>
          </w:p>
        </w:tc>
      </w:tr>
      <w:tr w:rsidR="00BD4538" w:rsidRPr="00C47FE2" w14:paraId="2FF54FB8"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447E885"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w:t>
            </w:r>
          </w:p>
        </w:tc>
        <w:tc>
          <w:tcPr>
            <w:tcW w:w="667" w:type="dxa"/>
            <w:tcBorders>
              <w:top w:val="nil"/>
              <w:left w:val="nil"/>
              <w:bottom w:val="single" w:sz="4" w:space="0" w:color="ACB9CA"/>
              <w:right w:val="single" w:sz="4" w:space="0" w:color="ACB9CA"/>
            </w:tcBorders>
            <w:shd w:val="clear" w:color="000000" w:fill="FFFFFF"/>
            <w:vAlign w:val="center"/>
            <w:hideMark/>
          </w:tcPr>
          <w:p w14:paraId="65B0187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883</w:t>
            </w:r>
          </w:p>
        </w:tc>
        <w:tc>
          <w:tcPr>
            <w:tcW w:w="1299" w:type="dxa"/>
            <w:tcBorders>
              <w:top w:val="nil"/>
              <w:left w:val="nil"/>
              <w:bottom w:val="single" w:sz="4" w:space="0" w:color="ACB9CA"/>
              <w:right w:val="single" w:sz="4" w:space="0" w:color="ACB9CA"/>
            </w:tcBorders>
            <w:shd w:val="clear" w:color="000000" w:fill="FFFFFF"/>
            <w:vAlign w:val="center"/>
            <w:hideMark/>
          </w:tcPr>
          <w:p w14:paraId="2FA7B1D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367722.23</w:t>
            </w:r>
          </w:p>
        </w:tc>
        <w:tc>
          <w:tcPr>
            <w:tcW w:w="741" w:type="dxa"/>
            <w:tcBorders>
              <w:top w:val="nil"/>
              <w:left w:val="nil"/>
              <w:bottom w:val="single" w:sz="4" w:space="0" w:color="ACB9CA"/>
              <w:right w:val="single" w:sz="4" w:space="0" w:color="ACB9CA"/>
            </w:tcBorders>
            <w:shd w:val="clear" w:color="000000" w:fill="FFFFFF"/>
            <w:vAlign w:val="center"/>
            <w:hideMark/>
          </w:tcPr>
          <w:p w14:paraId="4F5EAE2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w:t>
            </w:r>
          </w:p>
        </w:tc>
        <w:tc>
          <w:tcPr>
            <w:tcW w:w="1070" w:type="dxa"/>
            <w:tcBorders>
              <w:top w:val="nil"/>
              <w:left w:val="nil"/>
              <w:bottom w:val="single" w:sz="4" w:space="0" w:color="ACB9CA"/>
              <w:right w:val="single" w:sz="4" w:space="0" w:color="ACB9CA"/>
            </w:tcBorders>
            <w:shd w:val="clear" w:color="000000" w:fill="FFFFFF"/>
            <w:vAlign w:val="center"/>
            <w:hideMark/>
          </w:tcPr>
          <w:p w14:paraId="7E4B92E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688127</w:t>
            </w:r>
          </w:p>
        </w:tc>
        <w:tc>
          <w:tcPr>
            <w:tcW w:w="1070" w:type="dxa"/>
            <w:tcBorders>
              <w:top w:val="nil"/>
              <w:left w:val="nil"/>
              <w:bottom w:val="single" w:sz="4" w:space="0" w:color="ACB9CA"/>
              <w:right w:val="single" w:sz="4" w:space="0" w:color="ACB9CA"/>
            </w:tcBorders>
            <w:shd w:val="clear" w:color="000000" w:fill="FFFFFF"/>
            <w:vAlign w:val="center"/>
            <w:hideMark/>
          </w:tcPr>
          <w:p w14:paraId="344EF95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734719</w:t>
            </w:r>
          </w:p>
        </w:tc>
        <w:tc>
          <w:tcPr>
            <w:tcW w:w="1070" w:type="dxa"/>
            <w:tcBorders>
              <w:top w:val="nil"/>
              <w:left w:val="nil"/>
              <w:bottom w:val="single" w:sz="4" w:space="0" w:color="ACB9CA"/>
              <w:right w:val="single" w:sz="4" w:space="0" w:color="ACB9CA"/>
            </w:tcBorders>
            <w:shd w:val="clear" w:color="000000" w:fill="FFFFFF"/>
            <w:vAlign w:val="center"/>
            <w:hideMark/>
          </w:tcPr>
          <w:p w14:paraId="54BF4CC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797695</w:t>
            </w:r>
          </w:p>
        </w:tc>
        <w:tc>
          <w:tcPr>
            <w:tcW w:w="1071" w:type="dxa"/>
            <w:tcBorders>
              <w:top w:val="nil"/>
              <w:left w:val="nil"/>
              <w:bottom w:val="single" w:sz="4" w:space="0" w:color="ACB9CA"/>
              <w:right w:val="single" w:sz="4" w:space="0" w:color="ACB9CA"/>
            </w:tcBorders>
            <w:shd w:val="clear" w:color="000000" w:fill="FFFFFF"/>
            <w:vAlign w:val="center"/>
            <w:hideMark/>
          </w:tcPr>
          <w:p w14:paraId="49F22D0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w:t>
            </w:r>
          </w:p>
        </w:tc>
        <w:tc>
          <w:tcPr>
            <w:tcW w:w="1071" w:type="dxa"/>
            <w:tcBorders>
              <w:top w:val="nil"/>
              <w:left w:val="nil"/>
              <w:bottom w:val="single" w:sz="4" w:space="0" w:color="ACB9CA"/>
              <w:right w:val="single" w:sz="4" w:space="0" w:color="ACB9CA"/>
            </w:tcBorders>
            <w:shd w:val="clear" w:color="000000" w:fill="FFFFFF"/>
            <w:vAlign w:val="center"/>
            <w:hideMark/>
          </w:tcPr>
          <w:p w14:paraId="6AB6A6E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825252</w:t>
            </w:r>
          </w:p>
        </w:tc>
        <w:tc>
          <w:tcPr>
            <w:tcW w:w="1230" w:type="dxa"/>
            <w:tcBorders>
              <w:top w:val="nil"/>
              <w:left w:val="nil"/>
              <w:bottom w:val="single" w:sz="4" w:space="0" w:color="ACB9CA"/>
              <w:right w:val="single" w:sz="4" w:space="0" w:color="ACB9CA"/>
            </w:tcBorders>
            <w:shd w:val="clear" w:color="000000" w:fill="FFFFFF"/>
            <w:vAlign w:val="center"/>
            <w:hideMark/>
          </w:tcPr>
          <w:p w14:paraId="7C2EF18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14.95%</w:t>
            </w:r>
          </w:p>
        </w:tc>
      </w:tr>
      <w:tr w:rsidR="00BD4538" w:rsidRPr="00C47FE2" w14:paraId="56C1F3AE"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710000CF"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667" w:type="dxa"/>
            <w:tcBorders>
              <w:top w:val="nil"/>
              <w:left w:val="nil"/>
              <w:bottom w:val="single" w:sz="4" w:space="0" w:color="ACB9CA"/>
              <w:right w:val="single" w:sz="4" w:space="0" w:color="ACB9CA"/>
            </w:tcBorders>
            <w:shd w:val="clear" w:color="000000" w:fill="FFFFFF"/>
            <w:vAlign w:val="center"/>
            <w:hideMark/>
          </w:tcPr>
          <w:p w14:paraId="282C038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w:t>
            </w:r>
          </w:p>
        </w:tc>
        <w:tc>
          <w:tcPr>
            <w:tcW w:w="1299" w:type="dxa"/>
            <w:tcBorders>
              <w:top w:val="nil"/>
              <w:left w:val="nil"/>
              <w:bottom w:val="single" w:sz="4" w:space="0" w:color="ACB9CA"/>
              <w:right w:val="single" w:sz="4" w:space="0" w:color="ACB9CA"/>
            </w:tcBorders>
            <w:shd w:val="clear" w:color="000000" w:fill="FFFFFF"/>
            <w:vAlign w:val="center"/>
            <w:hideMark/>
          </w:tcPr>
          <w:p w14:paraId="3B90357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301816.87</w:t>
            </w:r>
          </w:p>
        </w:tc>
        <w:tc>
          <w:tcPr>
            <w:tcW w:w="741" w:type="dxa"/>
            <w:tcBorders>
              <w:top w:val="nil"/>
              <w:left w:val="nil"/>
              <w:bottom w:val="single" w:sz="4" w:space="0" w:color="ACB9CA"/>
              <w:right w:val="single" w:sz="4" w:space="0" w:color="ACB9CA"/>
            </w:tcBorders>
            <w:shd w:val="clear" w:color="000000" w:fill="FFFFFF"/>
            <w:vAlign w:val="center"/>
            <w:hideMark/>
          </w:tcPr>
          <w:p w14:paraId="26603E3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0.04</w:t>
            </w:r>
          </w:p>
        </w:tc>
        <w:tc>
          <w:tcPr>
            <w:tcW w:w="1070" w:type="dxa"/>
            <w:tcBorders>
              <w:top w:val="nil"/>
              <w:left w:val="nil"/>
              <w:bottom w:val="single" w:sz="4" w:space="0" w:color="ACB9CA"/>
              <w:right w:val="single" w:sz="4" w:space="0" w:color="ACB9CA"/>
            </w:tcBorders>
            <w:shd w:val="clear" w:color="000000" w:fill="FFFFFF"/>
            <w:vAlign w:val="center"/>
            <w:hideMark/>
          </w:tcPr>
          <w:p w14:paraId="553FCD5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583167</w:t>
            </w:r>
          </w:p>
        </w:tc>
        <w:tc>
          <w:tcPr>
            <w:tcW w:w="1070" w:type="dxa"/>
            <w:tcBorders>
              <w:top w:val="nil"/>
              <w:left w:val="nil"/>
              <w:bottom w:val="single" w:sz="4" w:space="0" w:color="ACB9CA"/>
              <w:right w:val="single" w:sz="4" w:space="0" w:color="ACB9CA"/>
            </w:tcBorders>
            <w:shd w:val="clear" w:color="000000" w:fill="FFFFFF"/>
            <w:vAlign w:val="center"/>
            <w:hideMark/>
          </w:tcPr>
          <w:p w14:paraId="0BB4C0F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634367</w:t>
            </w:r>
          </w:p>
        </w:tc>
        <w:tc>
          <w:tcPr>
            <w:tcW w:w="1070" w:type="dxa"/>
            <w:tcBorders>
              <w:top w:val="nil"/>
              <w:left w:val="nil"/>
              <w:bottom w:val="single" w:sz="4" w:space="0" w:color="ACB9CA"/>
              <w:right w:val="single" w:sz="4" w:space="0" w:color="ACB9CA"/>
            </w:tcBorders>
            <w:shd w:val="clear" w:color="000000" w:fill="FFFFFF"/>
            <w:vAlign w:val="center"/>
            <w:hideMark/>
          </w:tcPr>
          <w:p w14:paraId="305BBF7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725503</w:t>
            </w:r>
          </w:p>
        </w:tc>
        <w:tc>
          <w:tcPr>
            <w:tcW w:w="1071" w:type="dxa"/>
            <w:tcBorders>
              <w:top w:val="nil"/>
              <w:left w:val="nil"/>
              <w:bottom w:val="single" w:sz="4" w:space="0" w:color="ACB9CA"/>
              <w:right w:val="single" w:sz="4" w:space="0" w:color="ACB9CA"/>
            </w:tcBorders>
            <w:shd w:val="clear" w:color="000000" w:fill="FFFFFF"/>
            <w:vAlign w:val="center"/>
            <w:hideMark/>
          </w:tcPr>
          <w:p w14:paraId="4ACC01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w:t>
            </w:r>
          </w:p>
        </w:tc>
        <w:tc>
          <w:tcPr>
            <w:tcW w:w="1071" w:type="dxa"/>
            <w:tcBorders>
              <w:top w:val="nil"/>
              <w:left w:val="nil"/>
              <w:bottom w:val="single" w:sz="4" w:space="0" w:color="ACB9CA"/>
              <w:right w:val="single" w:sz="4" w:space="0" w:color="ACB9CA"/>
            </w:tcBorders>
            <w:shd w:val="clear" w:color="000000" w:fill="FFFFFF"/>
            <w:vAlign w:val="center"/>
            <w:hideMark/>
          </w:tcPr>
          <w:p w14:paraId="0F59051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816273</w:t>
            </w:r>
          </w:p>
        </w:tc>
        <w:tc>
          <w:tcPr>
            <w:tcW w:w="1230" w:type="dxa"/>
            <w:tcBorders>
              <w:top w:val="nil"/>
              <w:left w:val="nil"/>
              <w:bottom w:val="single" w:sz="4" w:space="0" w:color="ACB9CA"/>
              <w:right w:val="single" w:sz="4" w:space="0" w:color="ACB9CA"/>
            </w:tcBorders>
            <w:shd w:val="clear" w:color="000000" w:fill="FFFFFF"/>
            <w:vAlign w:val="center"/>
            <w:hideMark/>
          </w:tcPr>
          <w:p w14:paraId="6524FB1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12.43%</w:t>
            </w:r>
          </w:p>
        </w:tc>
      </w:tr>
      <w:tr w:rsidR="00BD4538" w:rsidRPr="00C47FE2" w14:paraId="3900D51D"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9AE2EE1"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667" w:type="dxa"/>
            <w:tcBorders>
              <w:top w:val="nil"/>
              <w:left w:val="nil"/>
              <w:bottom w:val="single" w:sz="4" w:space="0" w:color="ACB9CA"/>
              <w:right w:val="single" w:sz="4" w:space="0" w:color="ACB9CA"/>
            </w:tcBorders>
            <w:shd w:val="clear" w:color="000000" w:fill="FFFFFF"/>
            <w:vAlign w:val="center"/>
            <w:hideMark/>
          </w:tcPr>
          <w:p w14:paraId="5A49515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w:t>
            </w:r>
          </w:p>
        </w:tc>
        <w:tc>
          <w:tcPr>
            <w:tcW w:w="1299" w:type="dxa"/>
            <w:tcBorders>
              <w:top w:val="nil"/>
              <w:left w:val="nil"/>
              <w:bottom w:val="single" w:sz="4" w:space="0" w:color="ACB9CA"/>
              <w:right w:val="single" w:sz="4" w:space="0" w:color="ACB9CA"/>
            </w:tcBorders>
            <w:shd w:val="clear" w:color="000000" w:fill="FFFFFF"/>
            <w:vAlign w:val="center"/>
            <w:hideMark/>
          </w:tcPr>
          <w:p w14:paraId="49C179A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363999.54</w:t>
            </w:r>
          </w:p>
        </w:tc>
        <w:tc>
          <w:tcPr>
            <w:tcW w:w="741" w:type="dxa"/>
            <w:tcBorders>
              <w:top w:val="nil"/>
              <w:left w:val="nil"/>
              <w:bottom w:val="single" w:sz="4" w:space="0" w:color="ACB9CA"/>
              <w:right w:val="single" w:sz="4" w:space="0" w:color="ACB9CA"/>
            </w:tcBorders>
            <w:shd w:val="clear" w:color="000000" w:fill="FFFFFF"/>
            <w:vAlign w:val="center"/>
            <w:hideMark/>
          </w:tcPr>
          <w:p w14:paraId="1E63C9D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14:paraId="7543FBD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579583</w:t>
            </w:r>
          </w:p>
        </w:tc>
        <w:tc>
          <w:tcPr>
            <w:tcW w:w="1070" w:type="dxa"/>
            <w:tcBorders>
              <w:top w:val="nil"/>
              <w:left w:val="nil"/>
              <w:bottom w:val="single" w:sz="4" w:space="0" w:color="ACB9CA"/>
              <w:right w:val="single" w:sz="4" w:space="0" w:color="ACB9CA"/>
            </w:tcBorders>
            <w:shd w:val="clear" w:color="000000" w:fill="FFFFFF"/>
            <w:vAlign w:val="center"/>
            <w:hideMark/>
          </w:tcPr>
          <w:p w14:paraId="4C21A87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671231</w:t>
            </w:r>
          </w:p>
        </w:tc>
        <w:tc>
          <w:tcPr>
            <w:tcW w:w="1070" w:type="dxa"/>
            <w:tcBorders>
              <w:top w:val="nil"/>
              <w:left w:val="nil"/>
              <w:bottom w:val="single" w:sz="4" w:space="0" w:color="ACB9CA"/>
              <w:right w:val="single" w:sz="4" w:space="0" w:color="ACB9CA"/>
            </w:tcBorders>
            <w:shd w:val="clear" w:color="000000" w:fill="FFFFFF"/>
            <w:vAlign w:val="center"/>
            <w:hideMark/>
          </w:tcPr>
          <w:p w14:paraId="4249E2E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770559</w:t>
            </w:r>
          </w:p>
        </w:tc>
        <w:tc>
          <w:tcPr>
            <w:tcW w:w="1071" w:type="dxa"/>
            <w:tcBorders>
              <w:top w:val="nil"/>
              <w:left w:val="nil"/>
              <w:bottom w:val="single" w:sz="4" w:space="0" w:color="ACB9CA"/>
              <w:right w:val="single" w:sz="4" w:space="0" w:color="ACB9CA"/>
            </w:tcBorders>
            <w:shd w:val="clear" w:color="000000" w:fill="FFFFFF"/>
            <w:vAlign w:val="center"/>
            <w:hideMark/>
          </w:tcPr>
          <w:p w14:paraId="2793B9A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w:t>
            </w:r>
          </w:p>
        </w:tc>
        <w:tc>
          <w:tcPr>
            <w:tcW w:w="1071" w:type="dxa"/>
            <w:tcBorders>
              <w:top w:val="nil"/>
              <w:left w:val="nil"/>
              <w:bottom w:val="single" w:sz="4" w:space="0" w:color="ACB9CA"/>
              <w:right w:val="single" w:sz="4" w:space="0" w:color="ACB9CA"/>
            </w:tcBorders>
            <w:shd w:val="clear" w:color="000000" w:fill="FFFFFF"/>
            <w:vAlign w:val="center"/>
            <w:hideMark/>
          </w:tcPr>
          <w:p w14:paraId="6945F27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813602</w:t>
            </w:r>
          </w:p>
        </w:tc>
        <w:tc>
          <w:tcPr>
            <w:tcW w:w="1230" w:type="dxa"/>
            <w:tcBorders>
              <w:top w:val="nil"/>
              <w:left w:val="nil"/>
              <w:bottom w:val="single" w:sz="4" w:space="0" w:color="ACB9CA"/>
              <w:right w:val="single" w:sz="4" w:space="0" w:color="ACB9CA"/>
            </w:tcBorders>
            <w:shd w:val="clear" w:color="000000" w:fill="FFFFFF"/>
            <w:vAlign w:val="center"/>
            <w:hideMark/>
          </w:tcPr>
          <w:p w14:paraId="3B72AA6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10.10%</w:t>
            </w:r>
          </w:p>
        </w:tc>
      </w:tr>
      <w:tr w:rsidR="00BD4538" w:rsidRPr="00C47FE2" w14:paraId="3BD2ACB0"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FFC983E"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667" w:type="dxa"/>
            <w:tcBorders>
              <w:top w:val="nil"/>
              <w:left w:val="nil"/>
              <w:bottom w:val="single" w:sz="4" w:space="0" w:color="ACB9CA"/>
              <w:right w:val="single" w:sz="4" w:space="0" w:color="ACB9CA"/>
            </w:tcBorders>
            <w:shd w:val="clear" w:color="000000" w:fill="FFFFFF"/>
            <w:vAlign w:val="center"/>
            <w:hideMark/>
          </w:tcPr>
          <w:p w14:paraId="4869732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w:t>
            </w:r>
          </w:p>
        </w:tc>
        <w:tc>
          <w:tcPr>
            <w:tcW w:w="1299" w:type="dxa"/>
            <w:tcBorders>
              <w:top w:val="nil"/>
              <w:left w:val="nil"/>
              <w:bottom w:val="single" w:sz="4" w:space="0" w:color="ACB9CA"/>
              <w:right w:val="single" w:sz="4" w:space="0" w:color="ACB9CA"/>
            </w:tcBorders>
            <w:shd w:val="clear" w:color="000000" w:fill="FFFFFF"/>
            <w:vAlign w:val="center"/>
            <w:hideMark/>
          </w:tcPr>
          <w:p w14:paraId="1073063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402617.8</w:t>
            </w:r>
          </w:p>
        </w:tc>
        <w:tc>
          <w:tcPr>
            <w:tcW w:w="741" w:type="dxa"/>
            <w:tcBorders>
              <w:top w:val="nil"/>
              <w:left w:val="nil"/>
              <w:bottom w:val="single" w:sz="4" w:space="0" w:color="ACB9CA"/>
              <w:right w:val="single" w:sz="4" w:space="0" w:color="ACB9CA"/>
            </w:tcBorders>
            <w:shd w:val="clear" w:color="000000" w:fill="FFFFFF"/>
            <w:vAlign w:val="center"/>
            <w:hideMark/>
          </w:tcPr>
          <w:p w14:paraId="27C259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14:paraId="65F158F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589311</w:t>
            </w:r>
          </w:p>
        </w:tc>
        <w:tc>
          <w:tcPr>
            <w:tcW w:w="1070" w:type="dxa"/>
            <w:tcBorders>
              <w:top w:val="nil"/>
              <w:left w:val="nil"/>
              <w:bottom w:val="single" w:sz="4" w:space="0" w:color="ACB9CA"/>
              <w:right w:val="single" w:sz="4" w:space="0" w:color="ACB9CA"/>
            </w:tcBorders>
            <w:shd w:val="clear" w:color="000000" w:fill="FFFFFF"/>
            <w:vAlign w:val="center"/>
            <w:hideMark/>
          </w:tcPr>
          <w:p w14:paraId="76EE31F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589311</w:t>
            </w:r>
          </w:p>
        </w:tc>
        <w:tc>
          <w:tcPr>
            <w:tcW w:w="1070" w:type="dxa"/>
            <w:tcBorders>
              <w:top w:val="nil"/>
              <w:left w:val="nil"/>
              <w:bottom w:val="single" w:sz="4" w:space="0" w:color="ACB9CA"/>
              <w:right w:val="single" w:sz="4" w:space="0" w:color="ACB9CA"/>
            </w:tcBorders>
            <w:shd w:val="clear" w:color="000000" w:fill="FFFFFF"/>
            <w:vAlign w:val="center"/>
            <w:hideMark/>
          </w:tcPr>
          <w:p w14:paraId="2B010E0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680959</w:t>
            </w:r>
          </w:p>
        </w:tc>
        <w:tc>
          <w:tcPr>
            <w:tcW w:w="1071" w:type="dxa"/>
            <w:tcBorders>
              <w:top w:val="nil"/>
              <w:left w:val="nil"/>
              <w:bottom w:val="single" w:sz="4" w:space="0" w:color="ACB9CA"/>
              <w:right w:val="single" w:sz="4" w:space="0" w:color="ACB9CA"/>
            </w:tcBorders>
            <w:shd w:val="clear" w:color="000000" w:fill="FFFFFF"/>
            <w:vAlign w:val="center"/>
            <w:hideMark/>
          </w:tcPr>
          <w:p w14:paraId="62840F4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118868</w:t>
            </w:r>
          </w:p>
        </w:tc>
        <w:tc>
          <w:tcPr>
            <w:tcW w:w="1071" w:type="dxa"/>
            <w:tcBorders>
              <w:top w:val="nil"/>
              <w:left w:val="nil"/>
              <w:bottom w:val="single" w:sz="4" w:space="0" w:color="ACB9CA"/>
              <w:right w:val="single" w:sz="4" w:space="0" w:color="ACB9CA"/>
            </w:tcBorders>
            <w:shd w:val="clear" w:color="000000" w:fill="FFFFFF"/>
            <w:vAlign w:val="center"/>
            <w:hideMark/>
          </w:tcPr>
          <w:p w14:paraId="7F4A6CA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680932</w:t>
            </w:r>
          </w:p>
        </w:tc>
        <w:tc>
          <w:tcPr>
            <w:tcW w:w="1230" w:type="dxa"/>
            <w:tcBorders>
              <w:top w:val="nil"/>
              <w:left w:val="nil"/>
              <w:bottom w:val="single" w:sz="4" w:space="0" w:color="ACB9CA"/>
              <w:right w:val="single" w:sz="4" w:space="0" w:color="ACB9CA"/>
            </w:tcBorders>
            <w:shd w:val="clear" w:color="000000" w:fill="FFFFFF"/>
            <w:vAlign w:val="center"/>
            <w:hideMark/>
          </w:tcPr>
          <w:p w14:paraId="65384C4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13.33%</w:t>
            </w:r>
          </w:p>
        </w:tc>
      </w:tr>
      <w:tr w:rsidR="00BD4538" w:rsidRPr="00C47FE2" w14:paraId="0A7F1289"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1C37A991"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Click_Save_Note</w:t>
            </w:r>
          </w:p>
        </w:tc>
        <w:tc>
          <w:tcPr>
            <w:tcW w:w="667" w:type="dxa"/>
            <w:tcBorders>
              <w:top w:val="nil"/>
              <w:left w:val="nil"/>
              <w:bottom w:val="single" w:sz="4" w:space="0" w:color="ACB9CA"/>
              <w:right w:val="single" w:sz="4" w:space="0" w:color="ACB9CA"/>
            </w:tcBorders>
            <w:shd w:val="clear" w:color="000000" w:fill="FFFFFF"/>
            <w:vAlign w:val="center"/>
            <w:hideMark/>
          </w:tcPr>
          <w:p w14:paraId="1E70DA0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3677</w:t>
            </w:r>
          </w:p>
        </w:tc>
        <w:tc>
          <w:tcPr>
            <w:tcW w:w="1299" w:type="dxa"/>
            <w:tcBorders>
              <w:top w:val="nil"/>
              <w:left w:val="nil"/>
              <w:bottom w:val="single" w:sz="4" w:space="0" w:color="ACB9CA"/>
              <w:right w:val="single" w:sz="4" w:space="0" w:color="ACB9CA"/>
            </w:tcBorders>
            <w:shd w:val="clear" w:color="000000" w:fill="FFFFFF"/>
            <w:vAlign w:val="center"/>
            <w:hideMark/>
          </w:tcPr>
          <w:p w14:paraId="6A69C4F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356163.59</w:t>
            </w:r>
          </w:p>
        </w:tc>
        <w:tc>
          <w:tcPr>
            <w:tcW w:w="741" w:type="dxa"/>
            <w:tcBorders>
              <w:top w:val="nil"/>
              <w:left w:val="nil"/>
              <w:bottom w:val="single" w:sz="4" w:space="0" w:color="ACB9CA"/>
              <w:right w:val="single" w:sz="4" w:space="0" w:color="ACB9CA"/>
            </w:tcBorders>
            <w:shd w:val="clear" w:color="000000" w:fill="FFFFFF"/>
            <w:vAlign w:val="center"/>
            <w:hideMark/>
          </w:tcPr>
          <w:p w14:paraId="76B52F6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14:paraId="1FE9A60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646116.1</w:t>
            </w:r>
          </w:p>
        </w:tc>
        <w:tc>
          <w:tcPr>
            <w:tcW w:w="1070" w:type="dxa"/>
            <w:tcBorders>
              <w:top w:val="nil"/>
              <w:left w:val="nil"/>
              <w:bottom w:val="single" w:sz="4" w:space="0" w:color="ACB9CA"/>
              <w:right w:val="single" w:sz="4" w:space="0" w:color="ACB9CA"/>
            </w:tcBorders>
            <w:shd w:val="clear" w:color="000000" w:fill="FFFFFF"/>
            <w:vAlign w:val="center"/>
            <w:hideMark/>
          </w:tcPr>
          <w:p w14:paraId="6192C87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714878.7</w:t>
            </w:r>
          </w:p>
        </w:tc>
        <w:tc>
          <w:tcPr>
            <w:tcW w:w="1070" w:type="dxa"/>
            <w:tcBorders>
              <w:top w:val="nil"/>
              <w:left w:val="nil"/>
              <w:bottom w:val="single" w:sz="4" w:space="0" w:color="ACB9CA"/>
              <w:right w:val="single" w:sz="4" w:space="0" w:color="ACB9CA"/>
            </w:tcBorders>
            <w:shd w:val="clear" w:color="000000" w:fill="FFFFFF"/>
            <w:vAlign w:val="center"/>
            <w:hideMark/>
          </w:tcPr>
          <w:p w14:paraId="57221F8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983886.7</w:t>
            </w:r>
          </w:p>
        </w:tc>
        <w:tc>
          <w:tcPr>
            <w:tcW w:w="1071" w:type="dxa"/>
            <w:tcBorders>
              <w:top w:val="nil"/>
              <w:left w:val="nil"/>
              <w:bottom w:val="single" w:sz="4" w:space="0" w:color="ACB9CA"/>
              <w:right w:val="single" w:sz="4" w:space="0" w:color="ACB9CA"/>
            </w:tcBorders>
            <w:shd w:val="clear" w:color="000000" w:fill="FFFFFF"/>
            <w:vAlign w:val="center"/>
            <w:hideMark/>
          </w:tcPr>
          <w:p w14:paraId="531F654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071" w:type="dxa"/>
            <w:tcBorders>
              <w:top w:val="nil"/>
              <w:left w:val="nil"/>
              <w:bottom w:val="single" w:sz="4" w:space="0" w:color="ACB9CA"/>
              <w:right w:val="single" w:sz="4" w:space="0" w:color="ACB9CA"/>
            </w:tcBorders>
            <w:shd w:val="clear" w:color="000000" w:fill="FFFFFF"/>
            <w:vAlign w:val="center"/>
            <w:hideMark/>
          </w:tcPr>
          <w:p w14:paraId="767CAD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1194466</w:t>
            </w:r>
          </w:p>
        </w:tc>
        <w:tc>
          <w:tcPr>
            <w:tcW w:w="1230" w:type="dxa"/>
            <w:tcBorders>
              <w:top w:val="nil"/>
              <w:left w:val="nil"/>
              <w:bottom w:val="single" w:sz="4" w:space="0" w:color="ACB9CA"/>
              <w:right w:val="single" w:sz="4" w:space="0" w:color="ACB9CA"/>
            </w:tcBorders>
            <w:shd w:val="clear" w:color="000000" w:fill="FFFFFF"/>
            <w:vAlign w:val="center"/>
            <w:hideMark/>
          </w:tcPr>
          <w:p w14:paraId="281A0D5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25.81%</w:t>
            </w:r>
          </w:p>
        </w:tc>
      </w:tr>
      <w:tr w:rsidR="00BD4538" w:rsidRPr="00C47FE2" w14:paraId="66E761D7"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7F6C745"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Click_Save_Project</w:t>
            </w:r>
          </w:p>
        </w:tc>
        <w:tc>
          <w:tcPr>
            <w:tcW w:w="667" w:type="dxa"/>
            <w:tcBorders>
              <w:top w:val="nil"/>
              <w:left w:val="nil"/>
              <w:bottom w:val="single" w:sz="4" w:space="0" w:color="ACB9CA"/>
              <w:right w:val="single" w:sz="4" w:space="0" w:color="ACB9CA"/>
            </w:tcBorders>
            <w:shd w:val="clear" w:color="000000" w:fill="FFFFFF"/>
            <w:vAlign w:val="center"/>
            <w:hideMark/>
          </w:tcPr>
          <w:p w14:paraId="6147701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345</w:t>
            </w:r>
          </w:p>
        </w:tc>
        <w:tc>
          <w:tcPr>
            <w:tcW w:w="1299" w:type="dxa"/>
            <w:tcBorders>
              <w:top w:val="nil"/>
              <w:left w:val="nil"/>
              <w:bottom w:val="single" w:sz="4" w:space="0" w:color="ACB9CA"/>
              <w:right w:val="single" w:sz="4" w:space="0" w:color="ACB9CA"/>
            </w:tcBorders>
            <w:shd w:val="clear" w:color="000000" w:fill="FFFFFF"/>
            <w:vAlign w:val="center"/>
            <w:hideMark/>
          </w:tcPr>
          <w:p w14:paraId="0CA3196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648339.19</w:t>
            </w:r>
          </w:p>
        </w:tc>
        <w:tc>
          <w:tcPr>
            <w:tcW w:w="741" w:type="dxa"/>
            <w:tcBorders>
              <w:top w:val="nil"/>
              <w:left w:val="nil"/>
              <w:bottom w:val="single" w:sz="4" w:space="0" w:color="ACB9CA"/>
              <w:right w:val="single" w:sz="4" w:space="0" w:color="ACB9CA"/>
            </w:tcBorders>
            <w:shd w:val="clear" w:color="000000" w:fill="FFFFFF"/>
            <w:vAlign w:val="center"/>
            <w:hideMark/>
          </w:tcPr>
          <w:p w14:paraId="6811C34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0.09</w:t>
            </w:r>
          </w:p>
        </w:tc>
        <w:tc>
          <w:tcPr>
            <w:tcW w:w="1070" w:type="dxa"/>
            <w:tcBorders>
              <w:top w:val="nil"/>
              <w:left w:val="nil"/>
              <w:bottom w:val="single" w:sz="4" w:space="0" w:color="ACB9CA"/>
              <w:right w:val="single" w:sz="4" w:space="0" w:color="ACB9CA"/>
            </w:tcBorders>
            <w:shd w:val="clear" w:color="000000" w:fill="FFFFFF"/>
            <w:vAlign w:val="center"/>
            <w:hideMark/>
          </w:tcPr>
          <w:p w14:paraId="0C7E671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963071</w:t>
            </w:r>
          </w:p>
        </w:tc>
        <w:tc>
          <w:tcPr>
            <w:tcW w:w="1070" w:type="dxa"/>
            <w:tcBorders>
              <w:top w:val="nil"/>
              <w:left w:val="nil"/>
              <w:bottom w:val="single" w:sz="4" w:space="0" w:color="ACB9CA"/>
              <w:right w:val="single" w:sz="4" w:space="0" w:color="ACB9CA"/>
            </w:tcBorders>
            <w:shd w:val="clear" w:color="000000" w:fill="FFFFFF"/>
            <w:vAlign w:val="center"/>
            <w:hideMark/>
          </w:tcPr>
          <w:p w14:paraId="6845E2C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991743</w:t>
            </w:r>
          </w:p>
        </w:tc>
        <w:tc>
          <w:tcPr>
            <w:tcW w:w="1070" w:type="dxa"/>
            <w:tcBorders>
              <w:top w:val="nil"/>
              <w:left w:val="nil"/>
              <w:bottom w:val="single" w:sz="4" w:space="0" w:color="ACB9CA"/>
              <w:right w:val="single" w:sz="4" w:space="0" w:color="ACB9CA"/>
            </w:tcBorders>
            <w:shd w:val="clear" w:color="000000" w:fill="FFFFFF"/>
            <w:vAlign w:val="center"/>
            <w:hideMark/>
          </w:tcPr>
          <w:p w14:paraId="5C1ABF9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1018367</w:t>
            </w:r>
          </w:p>
        </w:tc>
        <w:tc>
          <w:tcPr>
            <w:tcW w:w="1071" w:type="dxa"/>
            <w:tcBorders>
              <w:top w:val="nil"/>
              <w:left w:val="nil"/>
              <w:bottom w:val="single" w:sz="4" w:space="0" w:color="ACB9CA"/>
              <w:right w:val="single" w:sz="4" w:space="0" w:color="ACB9CA"/>
            </w:tcBorders>
            <w:shd w:val="clear" w:color="000000" w:fill="FFFFFF"/>
            <w:vAlign w:val="center"/>
            <w:hideMark/>
          </w:tcPr>
          <w:p w14:paraId="0934098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w:t>
            </w:r>
          </w:p>
        </w:tc>
        <w:tc>
          <w:tcPr>
            <w:tcW w:w="1071" w:type="dxa"/>
            <w:tcBorders>
              <w:top w:val="nil"/>
              <w:left w:val="nil"/>
              <w:bottom w:val="single" w:sz="4" w:space="0" w:color="ACB9CA"/>
              <w:right w:val="single" w:sz="4" w:space="0" w:color="ACB9CA"/>
            </w:tcBorders>
            <w:shd w:val="clear" w:color="000000" w:fill="FFFFFF"/>
            <w:vAlign w:val="center"/>
            <w:hideMark/>
          </w:tcPr>
          <w:p w14:paraId="2C5D359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1259090</w:t>
            </w:r>
          </w:p>
        </w:tc>
        <w:tc>
          <w:tcPr>
            <w:tcW w:w="1230" w:type="dxa"/>
            <w:tcBorders>
              <w:top w:val="nil"/>
              <w:left w:val="nil"/>
              <w:bottom w:val="single" w:sz="4" w:space="0" w:color="ACB9CA"/>
              <w:right w:val="single" w:sz="4" w:space="0" w:color="ACB9CA"/>
            </w:tcBorders>
            <w:shd w:val="clear" w:color="000000" w:fill="FFFFFF"/>
            <w:vAlign w:val="center"/>
            <w:hideMark/>
          </w:tcPr>
          <w:p w14:paraId="0EDD9D4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40.29%</w:t>
            </w:r>
          </w:p>
        </w:tc>
      </w:tr>
      <w:tr w:rsidR="00BD4538" w:rsidRPr="00C47FE2" w14:paraId="2E7526BA"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5A16605"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667" w:type="dxa"/>
            <w:tcBorders>
              <w:top w:val="nil"/>
              <w:left w:val="nil"/>
              <w:bottom w:val="single" w:sz="4" w:space="0" w:color="ACB9CA"/>
              <w:right w:val="single" w:sz="4" w:space="0" w:color="ACB9CA"/>
            </w:tcBorders>
            <w:shd w:val="clear" w:color="000000" w:fill="FFFFFF"/>
            <w:vAlign w:val="center"/>
            <w:hideMark/>
          </w:tcPr>
          <w:p w14:paraId="2BD3C3C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388</w:t>
            </w:r>
          </w:p>
        </w:tc>
        <w:tc>
          <w:tcPr>
            <w:tcW w:w="1299" w:type="dxa"/>
            <w:tcBorders>
              <w:top w:val="nil"/>
              <w:left w:val="nil"/>
              <w:bottom w:val="single" w:sz="4" w:space="0" w:color="ACB9CA"/>
              <w:right w:val="single" w:sz="4" w:space="0" w:color="ACB9CA"/>
            </w:tcBorders>
            <w:shd w:val="clear" w:color="000000" w:fill="FFFFFF"/>
            <w:vAlign w:val="center"/>
            <w:hideMark/>
          </w:tcPr>
          <w:p w14:paraId="7609993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310183.05</w:t>
            </w:r>
          </w:p>
        </w:tc>
        <w:tc>
          <w:tcPr>
            <w:tcW w:w="741" w:type="dxa"/>
            <w:tcBorders>
              <w:top w:val="nil"/>
              <w:left w:val="nil"/>
              <w:bottom w:val="single" w:sz="4" w:space="0" w:color="ACB9CA"/>
              <w:right w:val="single" w:sz="4" w:space="0" w:color="ACB9CA"/>
            </w:tcBorders>
            <w:shd w:val="clear" w:color="000000" w:fill="FFFFFF"/>
            <w:vAlign w:val="center"/>
            <w:hideMark/>
          </w:tcPr>
          <w:p w14:paraId="694754C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0.09</w:t>
            </w:r>
          </w:p>
        </w:tc>
        <w:tc>
          <w:tcPr>
            <w:tcW w:w="1070" w:type="dxa"/>
            <w:tcBorders>
              <w:top w:val="nil"/>
              <w:left w:val="nil"/>
              <w:bottom w:val="single" w:sz="4" w:space="0" w:color="ACB9CA"/>
              <w:right w:val="single" w:sz="4" w:space="0" w:color="ACB9CA"/>
            </w:tcBorders>
            <w:shd w:val="clear" w:color="000000" w:fill="FFFFFF"/>
            <w:vAlign w:val="center"/>
            <w:hideMark/>
          </w:tcPr>
          <w:p w14:paraId="708C3DE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534015</w:t>
            </w:r>
          </w:p>
        </w:tc>
        <w:tc>
          <w:tcPr>
            <w:tcW w:w="1070" w:type="dxa"/>
            <w:tcBorders>
              <w:top w:val="nil"/>
              <w:left w:val="nil"/>
              <w:bottom w:val="single" w:sz="4" w:space="0" w:color="ACB9CA"/>
              <w:right w:val="single" w:sz="4" w:space="0" w:color="ACB9CA"/>
            </w:tcBorders>
            <w:shd w:val="clear" w:color="000000" w:fill="FFFFFF"/>
            <w:vAlign w:val="center"/>
            <w:hideMark/>
          </w:tcPr>
          <w:p w14:paraId="4F30423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584703</w:t>
            </w:r>
          </w:p>
        </w:tc>
        <w:tc>
          <w:tcPr>
            <w:tcW w:w="1070" w:type="dxa"/>
            <w:tcBorders>
              <w:top w:val="nil"/>
              <w:left w:val="nil"/>
              <w:bottom w:val="single" w:sz="4" w:space="0" w:color="ACB9CA"/>
              <w:right w:val="single" w:sz="4" w:space="0" w:color="ACB9CA"/>
            </w:tcBorders>
            <w:shd w:val="clear" w:color="000000" w:fill="FFFFFF"/>
            <w:vAlign w:val="center"/>
            <w:hideMark/>
          </w:tcPr>
          <w:p w14:paraId="09698D9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739839</w:t>
            </w:r>
          </w:p>
        </w:tc>
        <w:tc>
          <w:tcPr>
            <w:tcW w:w="1071" w:type="dxa"/>
            <w:tcBorders>
              <w:top w:val="nil"/>
              <w:left w:val="nil"/>
              <w:bottom w:val="single" w:sz="4" w:space="0" w:color="ACB9CA"/>
              <w:right w:val="single" w:sz="4" w:space="0" w:color="ACB9CA"/>
            </w:tcBorders>
            <w:shd w:val="clear" w:color="000000" w:fill="FFFFFF"/>
            <w:vAlign w:val="center"/>
            <w:hideMark/>
          </w:tcPr>
          <w:p w14:paraId="316A215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724</w:t>
            </w:r>
          </w:p>
        </w:tc>
        <w:tc>
          <w:tcPr>
            <w:tcW w:w="1071" w:type="dxa"/>
            <w:tcBorders>
              <w:top w:val="nil"/>
              <w:left w:val="nil"/>
              <w:bottom w:val="single" w:sz="4" w:space="0" w:color="ACB9CA"/>
              <w:right w:val="single" w:sz="4" w:space="0" w:color="ACB9CA"/>
            </w:tcBorders>
            <w:shd w:val="clear" w:color="000000" w:fill="FFFFFF"/>
            <w:vAlign w:val="center"/>
            <w:hideMark/>
          </w:tcPr>
          <w:p w14:paraId="4F8CE8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799300</w:t>
            </w:r>
          </w:p>
        </w:tc>
        <w:tc>
          <w:tcPr>
            <w:tcW w:w="1230" w:type="dxa"/>
            <w:tcBorders>
              <w:top w:val="nil"/>
              <w:left w:val="nil"/>
              <w:bottom w:val="single" w:sz="4" w:space="0" w:color="ACB9CA"/>
              <w:right w:val="single" w:sz="4" w:space="0" w:color="ACB9CA"/>
            </w:tcBorders>
            <w:shd w:val="clear" w:color="000000" w:fill="FFFFFF"/>
            <w:vAlign w:val="center"/>
            <w:hideMark/>
          </w:tcPr>
          <w:p w14:paraId="6BB233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27.06%</w:t>
            </w:r>
          </w:p>
        </w:tc>
      </w:tr>
      <w:tr w:rsidR="00BD4538" w:rsidRPr="00C47FE2" w14:paraId="4D1DF88D"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F5B6DEF"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Click_Save_Reminder</w:t>
            </w:r>
          </w:p>
        </w:tc>
        <w:tc>
          <w:tcPr>
            <w:tcW w:w="667" w:type="dxa"/>
            <w:tcBorders>
              <w:top w:val="nil"/>
              <w:left w:val="nil"/>
              <w:bottom w:val="single" w:sz="4" w:space="0" w:color="ACB9CA"/>
              <w:right w:val="single" w:sz="4" w:space="0" w:color="ACB9CA"/>
            </w:tcBorders>
            <w:shd w:val="clear" w:color="000000" w:fill="FFFFFF"/>
            <w:vAlign w:val="center"/>
            <w:hideMark/>
          </w:tcPr>
          <w:p w14:paraId="519544C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3667</w:t>
            </w:r>
          </w:p>
        </w:tc>
        <w:tc>
          <w:tcPr>
            <w:tcW w:w="1299" w:type="dxa"/>
            <w:tcBorders>
              <w:top w:val="nil"/>
              <w:left w:val="nil"/>
              <w:bottom w:val="single" w:sz="4" w:space="0" w:color="ACB9CA"/>
              <w:right w:val="single" w:sz="4" w:space="0" w:color="ACB9CA"/>
            </w:tcBorders>
            <w:shd w:val="clear" w:color="000000" w:fill="FFFFFF"/>
            <w:vAlign w:val="center"/>
            <w:hideMark/>
          </w:tcPr>
          <w:p w14:paraId="667CC07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282378.99</w:t>
            </w:r>
          </w:p>
        </w:tc>
        <w:tc>
          <w:tcPr>
            <w:tcW w:w="741" w:type="dxa"/>
            <w:tcBorders>
              <w:top w:val="nil"/>
              <w:left w:val="nil"/>
              <w:bottom w:val="single" w:sz="4" w:space="0" w:color="ACB9CA"/>
              <w:right w:val="single" w:sz="4" w:space="0" w:color="ACB9CA"/>
            </w:tcBorders>
            <w:shd w:val="clear" w:color="000000" w:fill="FFFFFF"/>
            <w:vAlign w:val="center"/>
            <w:hideMark/>
          </w:tcPr>
          <w:p w14:paraId="5AF163B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0.57</w:t>
            </w:r>
          </w:p>
        </w:tc>
        <w:tc>
          <w:tcPr>
            <w:tcW w:w="1070" w:type="dxa"/>
            <w:tcBorders>
              <w:top w:val="nil"/>
              <w:left w:val="nil"/>
              <w:bottom w:val="single" w:sz="4" w:space="0" w:color="ACB9CA"/>
              <w:right w:val="single" w:sz="4" w:space="0" w:color="ACB9CA"/>
            </w:tcBorders>
            <w:shd w:val="clear" w:color="000000" w:fill="FFFFFF"/>
            <w:vAlign w:val="center"/>
            <w:hideMark/>
          </w:tcPr>
          <w:p w14:paraId="798B10F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593855.3</w:t>
            </w:r>
          </w:p>
        </w:tc>
        <w:tc>
          <w:tcPr>
            <w:tcW w:w="1070" w:type="dxa"/>
            <w:tcBorders>
              <w:top w:val="nil"/>
              <w:left w:val="nil"/>
              <w:bottom w:val="single" w:sz="4" w:space="0" w:color="ACB9CA"/>
              <w:right w:val="single" w:sz="4" w:space="0" w:color="ACB9CA"/>
            </w:tcBorders>
            <w:shd w:val="clear" w:color="000000" w:fill="FFFFFF"/>
            <w:vAlign w:val="center"/>
            <w:hideMark/>
          </w:tcPr>
          <w:p w14:paraId="6716910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720959.1</w:t>
            </w:r>
          </w:p>
        </w:tc>
        <w:tc>
          <w:tcPr>
            <w:tcW w:w="1070" w:type="dxa"/>
            <w:tcBorders>
              <w:top w:val="nil"/>
              <w:left w:val="nil"/>
              <w:bottom w:val="single" w:sz="4" w:space="0" w:color="ACB9CA"/>
              <w:right w:val="single" w:sz="4" w:space="0" w:color="ACB9CA"/>
            </w:tcBorders>
            <w:shd w:val="clear" w:color="000000" w:fill="FFFFFF"/>
            <w:vAlign w:val="center"/>
            <w:hideMark/>
          </w:tcPr>
          <w:p w14:paraId="67C65D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980421.8</w:t>
            </w:r>
          </w:p>
        </w:tc>
        <w:tc>
          <w:tcPr>
            <w:tcW w:w="1071" w:type="dxa"/>
            <w:tcBorders>
              <w:top w:val="nil"/>
              <w:left w:val="nil"/>
              <w:bottom w:val="single" w:sz="4" w:space="0" w:color="ACB9CA"/>
              <w:right w:val="single" w:sz="4" w:space="0" w:color="ACB9CA"/>
            </w:tcBorders>
            <w:shd w:val="clear" w:color="000000" w:fill="FFFFFF"/>
            <w:vAlign w:val="center"/>
            <w:hideMark/>
          </w:tcPr>
          <w:p w14:paraId="3FEFC5E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6C8825F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1192244</w:t>
            </w:r>
          </w:p>
        </w:tc>
        <w:tc>
          <w:tcPr>
            <w:tcW w:w="1230" w:type="dxa"/>
            <w:tcBorders>
              <w:top w:val="nil"/>
              <w:left w:val="nil"/>
              <w:bottom w:val="single" w:sz="4" w:space="0" w:color="ACB9CA"/>
              <w:right w:val="single" w:sz="4" w:space="0" w:color="ACB9CA"/>
            </w:tcBorders>
            <w:shd w:val="clear" w:color="000000" w:fill="FFFFFF"/>
            <w:vAlign w:val="center"/>
            <w:hideMark/>
          </w:tcPr>
          <w:p w14:paraId="3E25D9B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27.49%</w:t>
            </w:r>
          </w:p>
        </w:tc>
      </w:tr>
      <w:tr w:rsidR="00BD4538" w:rsidRPr="00C47FE2" w14:paraId="695FDECD"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11D52679"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Click_Save_Sale</w:t>
            </w:r>
          </w:p>
        </w:tc>
        <w:tc>
          <w:tcPr>
            <w:tcW w:w="667" w:type="dxa"/>
            <w:tcBorders>
              <w:top w:val="nil"/>
              <w:left w:val="nil"/>
              <w:bottom w:val="single" w:sz="4" w:space="0" w:color="ACB9CA"/>
              <w:right w:val="single" w:sz="4" w:space="0" w:color="ACB9CA"/>
            </w:tcBorders>
            <w:shd w:val="clear" w:color="000000" w:fill="FFFFFF"/>
            <w:vAlign w:val="center"/>
            <w:hideMark/>
          </w:tcPr>
          <w:p w14:paraId="39319CF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vAlign w:val="center"/>
            <w:hideMark/>
          </w:tcPr>
          <w:p w14:paraId="3F60761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270494.46</w:t>
            </w:r>
          </w:p>
        </w:tc>
        <w:tc>
          <w:tcPr>
            <w:tcW w:w="741" w:type="dxa"/>
            <w:tcBorders>
              <w:top w:val="nil"/>
              <w:left w:val="nil"/>
              <w:bottom w:val="single" w:sz="4" w:space="0" w:color="ACB9CA"/>
              <w:right w:val="single" w:sz="4" w:space="0" w:color="ACB9CA"/>
            </w:tcBorders>
            <w:shd w:val="clear" w:color="000000" w:fill="FFFFFF"/>
            <w:vAlign w:val="center"/>
            <w:hideMark/>
          </w:tcPr>
          <w:p w14:paraId="72A03F6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0.13</w:t>
            </w:r>
          </w:p>
        </w:tc>
        <w:tc>
          <w:tcPr>
            <w:tcW w:w="1070" w:type="dxa"/>
            <w:tcBorders>
              <w:top w:val="nil"/>
              <w:left w:val="nil"/>
              <w:bottom w:val="single" w:sz="4" w:space="0" w:color="ACB9CA"/>
              <w:right w:val="single" w:sz="4" w:space="0" w:color="ACB9CA"/>
            </w:tcBorders>
            <w:shd w:val="clear" w:color="000000" w:fill="FFFFFF"/>
            <w:vAlign w:val="center"/>
            <w:hideMark/>
          </w:tcPr>
          <w:p w14:paraId="08AE335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521727</w:t>
            </w:r>
          </w:p>
        </w:tc>
        <w:tc>
          <w:tcPr>
            <w:tcW w:w="1070" w:type="dxa"/>
            <w:tcBorders>
              <w:top w:val="nil"/>
              <w:left w:val="nil"/>
              <w:bottom w:val="single" w:sz="4" w:space="0" w:color="ACB9CA"/>
              <w:right w:val="single" w:sz="4" w:space="0" w:color="ACB9CA"/>
            </w:tcBorders>
            <w:shd w:val="clear" w:color="000000" w:fill="FFFFFF"/>
            <w:vAlign w:val="center"/>
            <w:hideMark/>
          </w:tcPr>
          <w:p w14:paraId="1DF40BB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570879</w:t>
            </w:r>
          </w:p>
        </w:tc>
        <w:tc>
          <w:tcPr>
            <w:tcW w:w="1070" w:type="dxa"/>
            <w:tcBorders>
              <w:top w:val="nil"/>
              <w:left w:val="nil"/>
              <w:bottom w:val="single" w:sz="4" w:space="0" w:color="ACB9CA"/>
              <w:right w:val="single" w:sz="4" w:space="0" w:color="ACB9CA"/>
            </w:tcBorders>
            <w:shd w:val="clear" w:color="000000" w:fill="FFFFFF"/>
            <w:vAlign w:val="center"/>
            <w:hideMark/>
          </w:tcPr>
          <w:p w14:paraId="36730C8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729087</w:t>
            </w:r>
          </w:p>
        </w:tc>
        <w:tc>
          <w:tcPr>
            <w:tcW w:w="1071" w:type="dxa"/>
            <w:tcBorders>
              <w:top w:val="nil"/>
              <w:left w:val="nil"/>
              <w:bottom w:val="single" w:sz="4" w:space="0" w:color="ACB9CA"/>
              <w:right w:val="single" w:sz="4" w:space="0" w:color="ACB9CA"/>
            </w:tcBorders>
            <w:shd w:val="clear" w:color="000000" w:fill="FFFFFF"/>
            <w:vAlign w:val="center"/>
            <w:hideMark/>
          </w:tcPr>
          <w:p w14:paraId="76B5749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w:t>
            </w:r>
          </w:p>
        </w:tc>
        <w:tc>
          <w:tcPr>
            <w:tcW w:w="1071" w:type="dxa"/>
            <w:tcBorders>
              <w:top w:val="nil"/>
              <w:left w:val="nil"/>
              <w:bottom w:val="single" w:sz="4" w:space="0" w:color="ACB9CA"/>
              <w:right w:val="single" w:sz="4" w:space="0" w:color="ACB9CA"/>
            </w:tcBorders>
            <w:shd w:val="clear" w:color="000000" w:fill="FFFFFF"/>
            <w:vAlign w:val="center"/>
            <w:hideMark/>
          </w:tcPr>
          <w:p w14:paraId="2A465F8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810491</w:t>
            </w:r>
          </w:p>
        </w:tc>
        <w:tc>
          <w:tcPr>
            <w:tcW w:w="1230" w:type="dxa"/>
            <w:tcBorders>
              <w:top w:val="nil"/>
              <w:left w:val="nil"/>
              <w:bottom w:val="single" w:sz="4" w:space="0" w:color="ACB9CA"/>
              <w:right w:val="single" w:sz="4" w:space="0" w:color="ACB9CA"/>
            </w:tcBorders>
            <w:shd w:val="clear" w:color="000000" w:fill="FFFFFF"/>
            <w:vAlign w:val="center"/>
            <w:hideMark/>
          </w:tcPr>
          <w:p w14:paraId="68CBB15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23.40%</w:t>
            </w:r>
          </w:p>
        </w:tc>
      </w:tr>
      <w:tr w:rsidR="00BD4538" w:rsidRPr="00C47FE2" w14:paraId="1516131D"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1DF34A26"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Click_Save_SaleProposal</w:t>
            </w:r>
          </w:p>
        </w:tc>
        <w:tc>
          <w:tcPr>
            <w:tcW w:w="667" w:type="dxa"/>
            <w:tcBorders>
              <w:top w:val="nil"/>
              <w:left w:val="nil"/>
              <w:bottom w:val="single" w:sz="4" w:space="0" w:color="ACB9CA"/>
              <w:right w:val="single" w:sz="4" w:space="0" w:color="ACB9CA"/>
            </w:tcBorders>
            <w:shd w:val="clear" w:color="000000" w:fill="FFFFFF"/>
            <w:vAlign w:val="center"/>
            <w:hideMark/>
          </w:tcPr>
          <w:p w14:paraId="197047F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2069</w:t>
            </w:r>
          </w:p>
        </w:tc>
        <w:tc>
          <w:tcPr>
            <w:tcW w:w="1299" w:type="dxa"/>
            <w:tcBorders>
              <w:top w:val="nil"/>
              <w:left w:val="nil"/>
              <w:bottom w:val="single" w:sz="4" w:space="0" w:color="ACB9CA"/>
              <w:right w:val="single" w:sz="4" w:space="0" w:color="ACB9CA"/>
            </w:tcBorders>
            <w:shd w:val="clear" w:color="000000" w:fill="FFFFFF"/>
            <w:vAlign w:val="center"/>
            <w:hideMark/>
          </w:tcPr>
          <w:p w14:paraId="038545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408191.63</w:t>
            </w:r>
          </w:p>
        </w:tc>
        <w:tc>
          <w:tcPr>
            <w:tcW w:w="741" w:type="dxa"/>
            <w:tcBorders>
              <w:top w:val="nil"/>
              <w:left w:val="nil"/>
              <w:bottom w:val="single" w:sz="4" w:space="0" w:color="ACB9CA"/>
              <w:right w:val="single" w:sz="4" w:space="0" w:color="ACB9CA"/>
            </w:tcBorders>
            <w:shd w:val="clear" w:color="000000" w:fill="FFFFFF"/>
            <w:vAlign w:val="center"/>
            <w:hideMark/>
          </w:tcPr>
          <w:p w14:paraId="2ACE656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0.32</w:t>
            </w:r>
          </w:p>
        </w:tc>
        <w:tc>
          <w:tcPr>
            <w:tcW w:w="1070" w:type="dxa"/>
            <w:tcBorders>
              <w:top w:val="nil"/>
              <w:left w:val="nil"/>
              <w:bottom w:val="single" w:sz="4" w:space="0" w:color="ACB9CA"/>
              <w:right w:val="single" w:sz="4" w:space="0" w:color="ACB9CA"/>
            </w:tcBorders>
            <w:shd w:val="clear" w:color="000000" w:fill="FFFFFF"/>
            <w:vAlign w:val="center"/>
            <w:hideMark/>
          </w:tcPr>
          <w:p w14:paraId="4B15B1D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648057.6</w:t>
            </w:r>
          </w:p>
        </w:tc>
        <w:tc>
          <w:tcPr>
            <w:tcW w:w="1070" w:type="dxa"/>
            <w:tcBorders>
              <w:top w:val="nil"/>
              <w:left w:val="nil"/>
              <w:bottom w:val="single" w:sz="4" w:space="0" w:color="ACB9CA"/>
              <w:right w:val="single" w:sz="4" w:space="0" w:color="ACB9CA"/>
            </w:tcBorders>
            <w:shd w:val="clear" w:color="000000" w:fill="FFFFFF"/>
            <w:vAlign w:val="center"/>
            <w:hideMark/>
          </w:tcPr>
          <w:p w14:paraId="1A540AC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708868.6</w:t>
            </w:r>
          </w:p>
        </w:tc>
        <w:tc>
          <w:tcPr>
            <w:tcW w:w="1070" w:type="dxa"/>
            <w:tcBorders>
              <w:top w:val="nil"/>
              <w:left w:val="nil"/>
              <w:bottom w:val="single" w:sz="4" w:space="0" w:color="ACB9CA"/>
              <w:right w:val="single" w:sz="4" w:space="0" w:color="ACB9CA"/>
            </w:tcBorders>
            <w:shd w:val="clear" w:color="000000" w:fill="FFFFFF"/>
            <w:vAlign w:val="center"/>
            <w:hideMark/>
          </w:tcPr>
          <w:p w14:paraId="252F2CD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833579.3</w:t>
            </w:r>
          </w:p>
        </w:tc>
        <w:tc>
          <w:tcPr>
            <w:tcW w:w="1071" w:type="dxa"/>
            <w:tcBorders>
              <w:top w:val="nil"/>
              <w:left w:val="nil"/>
              <w:bottom w:val="single" w:sz="4" w:space="0" w:color="ACB9CA"/>
              <w:right w:val="single" w:sz="4" w:space="0" w:color="ACB9CA"/>
            </w:tcBorders>
            <w:shd w:val="clear" w:color="000000" w:fill="FFFFFF"/>
            <w:vAlign w:val="center"/>
            <w:hideMark/>
          </w:tcPr>
          <w:p w14:paraId="1DD73F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14:paraId="65B2529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1226544</w:t>
            </w:r>
          </w:p>
        </w:tc>
        <w:tc>
          <w:tcPr>
            <w:tcW w:w="1230" w:type="dxa"/>
            <w:tcBorders>
              <w:top w:val="nil"/>
              <w:left w:val="nil"/>
              <w:bottom w:val="single" w:sz="4" w:space="0" w:color="ACB9CA"/>
              <w:right w:val="single" w:sz="4" w:space="0" w:color="ACB9CA"/>
            </w:tcBorders>
            <w:shd w:val="clear" w:color="000000" w:fill="FFFFFF"/>
            <w:vAlign w:val="center"/>
            <w:hideMark/>
          </w:tcPr>
          <w:p w14:paraId="05186CE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34.32%</w:t>
            </w:r>
          </w:p>
        </w:tc>
      </w:tr>
      <w:tr w:rsidR="00BD4538" w:rsidRPr="00C47FE2" w14:paraId="5D0DA29F"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AE8006D"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Click_Save_Task</w:t>
            </w:r>
          </w:p>
        </w:tc>
        <w:tc>
          <w:tcPr>
            <w:tcW w:w="667" w:type="dxa"/>
            <w:tcBorders>
              <w:top w:val="nil"/>
              <w:left w:val="nil"/>
              <w:bottom w:val="single" w:sz="4" w:space="0" w:color="ACB9CA"/>
              <w:right w:val="single" w:sz="4" w:space="0" w:color="ACB9CA"/>
            </w:tcBorders>
            <w:shd w:val="clear" w:color="000000" w:fill="FFFFFF"/>
            <w:vAlign w:val="center"/>
            <w:hideMark/>
          </w:tcPr>
          <w:p w14:paraId="0165149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w:t>
            </w:r>
          </w:p>
        </w:tc>
        <w:tc>
          <w:tcPr>
            <w:tcW w:w="1299" w:type="dxa"/>
            <w:tcBorders>
              <w:top w:val="nil"/>
              <w:left w:val="nil"/>
              <w:bottom w:val="single" w:sz="4" w:space="0" w:color="ACB9CA"/>
              <w:right w:val="single" w:sz="4" w:space="0" w:color="ACB9CA"/>
            </w:tcBorders>
            <w:shd w:val="clear" w:color="000000" w:fill="FFFFFF"/>
            <w:vAlign w:val="center"/>
            <w:hideMark/>
          </w:tcPr>
          <w:p w14:paraId="1DD49BA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387148.28</w:t>
            </w:r>
          </w:p>
        </w:tc>
        <w:tc>
          <w:tcPr>
            <w:tcW w:w="741" w:type="dxa"/>
            <w:tcBorders>
              <w:top w:val="nil"/>
              <w:left w:val="nil"/>
              <w:bottom w:val="single" w:sz="4" w:space="0" w:color="ACB9CA"/>
              <w:right w:val="single" w:sz="4" w:space="0" w:color="ACB9CA"/>
            </w:tcBorders>
            <w:shd w:val="clear" w:color="000000" w:fill="FFFFFF"/>
            <w:vAlign w:val="center"/>
            <w:hideMark/>
          </w:tcPr>
          <w:p w14:paraId="006466F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14:paraId="26CE8BB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697343</w:t>
            </w:r>
          </w:p>
        </w:tc>
        <w:tc>
          <w:tcPr>
            <w:tcW w:w="1070" w:type="dxa"/>
            <w:tcBorders>
              <w:top w:val="nil"/>
              <w:left w:val="nil"/>
              <w:bottom w:val="single" w:sz="4" w:space="0" w:color="ACB9CA"/>
              <w:right w:val="single" w:sz="4" w:space="0" w:color="ACB9CA"/>
            </w:tcBorders>
            <w:shd w:val="clear" w:color="000000" w:fill="FFFFFF"/>
            <w:vAlign w:val="center"/>
            <w:hideMark/>
          </w:tcPr>
          <w:p w14:paraId="5CD2272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728063</w:t>
            </w:r>
          </w:p>
        </w:tc>
        <w:tc>
          <w:tcPr>
            <w:tcW w:w="1070" w:type="dxa"/>
            <w:tcBorders>
              <w:top w:val="nil"/>
              <w:left w:val="nil"/>
              <w:bottom w:val="single" w:sz="4" w:space="0" w:color="ACB9CA"/>
              <w:right w:val="single" w:sz="4" w:space="0" w:color="ACB9CA"/>
            </w:tcBorders>
            <w:shd w:val="clear" w:color="000000" w:fill="FFFFFF"/>
            <w:vAlign w:val="center"/>
            <w:hideMark/>
          </w:tcPr>
          <w:p w14:paraId="05361BC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924159</w:t>
            </w:r>
          </w:p>
        </w:tc>
        <w:tc>
          <w:tcPr>
            <w:tcW w:w="1071" w:type="dxa"/>
            <w:tcBorders>
              <w:top w:val="nil"/>
              <w:left w:val="nil"/>
              <w:bottom w:val="single" w:sz="4" w:space="0" w:color="ACB9CA"/>
              <w:right w:val="single" w:sz="4" w:space="0" w:color="ACB9CA"/>
            </w:tcBorders>
            <w:shd w:val="clear" w:color="000000" w:fill="FFFFFF"/>
            <w:vAlign w:val="center"/>
            <w:hideMark/>
          </w:tcPr>
          <w:p w14:paraId="07D4F12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34759</w:t>
            </w:r>
          </w:p>
        </w:tc>
        <w:tc>
          <w:tcPr>
            <w:tcW w:w="1071" w:type="dxa"/>
            <w:tcBorders>
              <w:top w:val="nil"/>
              <w:left w:val="nil"/>
              <w:bottom w:val="single" w:sz="4" w:space="0" w:color="ACB9CA"/>
              <w:right w:val="single" w:sz="4" w:space="0" w:color="ACB9CA"/>
            </w:tcBorders>
            <w:shd w:val="clear" w:color="000000" w:fill="FFFFFF"/>
            <w:vAlign w:val="center"/>
            <w:hideMark/>
          </w:tcPr>
          <w:p w14:paraId="0F33ED5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929447</w:t>
            </w:r>
          </w:p>
        </w:tc>
        <w:tc>
          <w:tcPr>
            <w:tcW w:w="1230" w:type="dxa"/>
            <w:tcBorders>
              <w:top w:val="nil"/>
              <w:left w:val="nil"/>
              <w:bottom w:val="single" w:sz="4" w:space="0" w:color="ACB9CA"/>
              <w:right w:val="single" w:sz="4" w:space="0" w:color="ACB9CA"/>
            </w:tcBorders>
            <w:shd w:val="clear" w:color="000000" w:fill="FFFFFF"/>
            <w:vAlign w:val="center"/>
            <w:hideMark/>
          </w:tcPr>
          <w:p w14:paraId="5624CE5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16.08%</w:t>
            </w:r>
          </w:p>
        </w:tc>
      </w:tr>
      <w:tr w:rsidR="00BD4538" w:rsidRPr="00C47FE2" w14:paraId="5BA2A94F"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F24899F"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Click_Save_Timesheet</w:t>
            </w:r>
          </w:p>
        </w:tc>
        <w:tc>
          <w:tcPr>
            <w:tcW w:w="667" w:type="dxa"/>
            <w:tcBorders>
              <w:top w:val="nil"/>
              <w:left w:val="nil"/>
              <w:bottom w:val="single" w:sz="4" w:space="0" w:color="ACB9CA"/>
              <w:right w:val="single" w:sz="4" w:space="0" w:color="ACB9CA"/>
            </w:tcBorders>
            <w:shd w:val="clear" w:color="000000" w:fill="FFFFFF"/>
            <w:vAlign w:val="center"/>
            <w:hideMark/>
          </w:tcPr>
          <w:p w14:paraId="67C08D2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w:t>
            </w:r>
          </w:p>
        </w:tc>
        <w:tc>
          <w:tcPr>
            <w:tcW w:w="1299" w:type="dxa"/>
            <w:tcBorders>
              <w:top w:val="nil"/>
              <w:left w:val="nil"/>
              <w:bottom w:val="single" w:sz="4" w:space="0" w:color="ACB9CA"/>
              <w:right w:val="single" w:sz="4" w:space="0" w:color="ACB9CA"/>
            </w:tcBorders>
            <w:shd w:val="clear" w:color="000000" w:fill="FFFFFF"/>
            <w:vAlign w:val="center"/>
            <w:hideMark/>
          </w:tcPr>
          <w:p w14:paraId="60F2E1E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535960.47</w:t>
            </w:r>
          </w:p>
        </w:tc>
        <w:tc>
          <w:tcPr>
            <w:tcW w:w="741" w:type="dxa"/>
            <w:tcBorders>
              <w:top w:val="nil"/>
              <w:left w:val="nil"/>
              <w:bottom w:val="single" w:sz="4" w:space="0" w:color="ACB9CA"/>
              <w:right w:val="single" w:sz="4" w:space="0" w:color="ACB9CA"/>
            </w:tcBorders>
            <w:shd w:val="clear" w:color="000000" w:fill="FFFFFF"/>
            <w:vAlign w:val="center"/>
            <w:hideMark/>
          </w:tcPr>
          <w:p w14:paraId="60D186F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0.02</w:t>
            </w:r>
          </w:p>
        </w:tc>
        <w:tc>
          <w:tcPr>
            <w:tcW w:w="1070" w:type="dxa"/>
            <w:tcBorders>
              <w:top w:val="nil"/>
              <w:left w:val="nil"/>
              <w:bottom w:val="single" w:sz="4" w:space="0" w:color="ACB9CA"/>
              <w:right w:val="single" w:sz="4" w:space="0" w:color="ACB9CA"/>
            </w:tcBorders>
            <w:shd w:val="clear" w:color="000000" w:fill="FFFFFF"/>
            <w:vAlign w:val="center"/>
            <w:hideMark/>
          </w:tcPr>
          <w:p w14:paraId="61331A4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693759</w:t>
            </w:r>
          </w:p>
        </w:tc>
        <w:tc>
          <w:tcPr>
            <w:tcW w:w="1070" w:type="dxa"/>
            <w:tcBorders>
              <w:top w:val="nil"/>
              <w:left w:val="nil"/>
              <w:bottom w:val="single" w:sz="4" w:space="0" w:color="ACB9CA"/>
              <w:right w:val="single" w:sz="4" w:space="0" w:color="ACB9CA"/>
            </w:tcBorders>
            <w:shd w:val="clear" w:color="000000" w:fill="FFFFFF"/>
            <w:vAlign w:val="center"/>
            <w:hideMark/>
          </w:tcPr>
          <w:p w14:paraId="0083F5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750079</w:t>
            </w:r>
          </w:p>
        </w:tc>
        <w:tc>
          <w:tcPr>
            <w:tcW w:w="1070" w:type="dxa"/>
            <w:tcBorders>
              <w:top w:val="nil"/>
              <w:left w:val="nil"/>
              <w:bottom w:val="single" w:sz="4" w:space="0" w:color="ACB9CA"/>
              <w:right w:val="single" w:sz="4" w:space="0" w:color="ACB9CA"/>
            </w:tcBorders>
            <w:shd w:val="clear" w:color="000000" w:fill="FFFFFF"/>
            <w:vAlign w:val="center"/>
            <w:hideMark/>
          </w:tcPr>
          <w:p w14:paraId="616481D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811007</w:t>
            </w:r>
          </w:p>
        </w:tc>
        <w:tc>
          <w:tcPr>
            <w:tcW w:w="1071" w:type="dxa"/>
            <w:tcBorders>
              <w:top w:val="nil"/>
              <w:left w:val="nil"/>
              <w:bottom w:val="single" w:sz="4" w:space="0" w:color="ACB9CA"/>
              <w:right w:val="single" w:sz="4" w:space="0" w:color="ACB9CA"/>
            </w:tcBorders>
            <w:shd w:val="clear" w:color="000000" w:fill="FFFFFF"/>
            <w:vAlign w:val="center"/>
            <w:hideMark/>
          </w:tcPr>
          <w:p w14:paraId="67D552D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100544</w:t>
            </w:r>
          </w:p>
        </w:tc>
        <w:tc>
          <w:tcPr>
            <w:tcW w:w="1071" w:type="dxa"/>
            <w:tcBorders>
              <w:top w:val="nil"/>
              <w:left w:val="nil"/>
              <w:bottom w:val="single" w:sz="4" w:space="0" w:color="ACB9CA"/>
              <w:right w:val="single" w:sz="4" w:space="0" w:color="ACB9CA"/>
            </w:tcBorders>
            <w:shd w:val="clear" w:color="000000" w:fill="FFFFFF"/>
            <w:vAlign w:val="center"/>
            <w:hideMark/>
          </w:tcPr>
          <w:p w14:paraId="7DD9046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861984</w:t>
            </w:r>
          </w:p>
        </w:tc>
        <w:tc>
          <w:tcPr>
            <w:tcW w:w="1230" w:type="dxa"/>
            <w:tcBorders>
              <w:top w:val="nil"/>
              <w:left w:val="nil"/>
              <w:bottom w:val="single" w:sz="4" w:space="0" w:color="ACB9CA"/>
              <w:right w:val="single" w:sz="4" w:space="0" w:color="ACB9CA"/>
            </w:tcBorders>
            <w:shd w:val="clear" w:color="000000" w:fill="FFFFFF"/>
            <w:vAlign w:val="center"/>
            <w:hideMark/>
          </w:tcPr>
          <w:p w14:paraId="098C04D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58.33%</w:t>
            </w:r>
          </w:p>
        </w:tc>
      </w:tr>
      <w:tr w:rsidR="00BD4538" w:rsidRPr="00C47FE2" w14:paraId="2FCCF624"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A46298C"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Click_Save_TimeSheet</w:t>
            </w:r>
          </w:p>
        </w:tc>
        <w:tc>
          <w:tcPr>
            <w:tcW w:w="667" w:type="dxa"/>
            <w:tcBorders>
              <w:top w:val="nil"/>
              <w:left w:val="nil"/>
              <w:bottom w:val="single" w:sz="4" w:space="0" w:color="ACB9CA"/>
              <w:right w:val="single" w:sz="4" w:space="0" w:color="ACB9CA"/>
            </w:tcBorders>
            <w:shd w:val="clear" w:color="000000" w:fill="FFFFFF"/>
            <w:vAlign w:val="center"/>
            <w:hideMark/>
          </w:tcPr>
          <w:p w14:paraId="40B49E4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499</w:t>
            </w:r>
          </w:p>
        </w:tc>
        <w:tc>
          <w:tcPr>
            <w:tcW w:w="1299" w:type="dxa"/>
            <w:tcBorders>
              <w:top w:val="nil"/>
              <w:left w:val="nil"/>
              <w:bottom w:val="single" w:sz="4" w:space="0" w:color="ACB9CA"/>
              <w:right w:val="single" w:sz="4" w:space="0" w:color="ACB9CA"/>
            </w:tcBorders>
            <w:shd w:val="clear" w:color="000000" w:fill="FFFFFF"/>
            <w:vAlign w:val="center"/>
            <w:hideMark/>
          </w:tcPr>
          <w:p w14:paraId="6C28C90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354102.75</w:t>
            </w:r>
          </w:p>
        </w:tc>
        <w:tc>
          <w:tcPr>
            <w:tcW w:w="741" w:type="dxa"/>
            <w:tcBorders>
              <w:top w:val="nil"/>
              <w:left w:val="nil"/>
              <w:bottom w:val="single" w:sz="4" w:space="0" w:color="ACB9CA"/>
              <w:right w:val="single" w:sz="4" w:space="0" w:color="ACB9CA"/>
            </w:tcBorders>
            <w:shd w:val="clear" w:color="000000" w:fill="FFFFFF"/>
            <w:vAlign w:val="center"/>
            <w:hideMark/>
          </w:tcPr>
          <w:p w14:paraId="73B51D6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14:paraId="063709F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606062.3</w:t>
            </w:r>
          </w:p>
        </w:tc>
        <w:tc>
          <w:tcPr>
            <w:tcW w:w="1070" w:type="dxa"/>
            <w:tcBorders>
              <w:top w:val="nil"/>
              <w:left w:val="nil"/>
              <w:bottom w:val="single" w:sz="4" w:space="0" w:color="ACB9CA"/>
              <w:right w:val="single" w:sz="4" w:space="0" w:color="ACB9CA"/>
            </w:tcBorders>
            <w:shd w:val="clear" w:color="000000" w:fill="FFFFFF"/>
            <w:vAlign w:val="center"/>
            <w:hideMark/>
          </w:tcPr>
          <w:p w14:paraId="0885E5B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734886.3</w:t>
            </w:r>
          </w:p>
        </w:tc>
        <w:tc>
          <w:tcPr>
            <w:tcW w:w="1070" w:type="dxa"/>
            <w:tcBorders>
              <w:top w:val="nil"/>
              <w:left w:val="nil"/>
              <w:bottom w:val="single" w:sz="4" w:space="0" w:color="ACB9CA"/>
              <w:right w:val="single" w:sz="4" w:space="0" w:color="ACB9CA"/>
            </w:tcBorders>
            <w:shd w:val="clear" w:color="000000" w:fill="FFFFFF"/>
            <w:vAlign w:val="center"/>
            <w:hideMark/>
          </w:tcPr>
          <w:p w14:paraId="13CAF5B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976192.2</w:t>
            </w:r>
          </w:p>
        </w:tc>
        <w:tc>
          <w:tcPr>
            <w:tcW w:w="1071" w:type="dxa"/>
            <w:tcBorders>
              <w:top w:val="nil"/>
              <w:left w:val="nil"/>
              <w:bottom w:val="single" w:sz="4" w:space="0" w:color="ACB9CA"/>
              <w:right w:val="single" w:sz="4" w:space="0" w:color="ACB9CA"/>
            </w:tcBorders>
            <w:shd w:val="clear" w:color="000000" w:fill="FFFFFF"/>
            <w:vAlign w:val="center"/>
            <w:hideMark/>
          </w:tcPr>
          <w:p w14:paraId="6C419C4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4318</w:t>
            </w:r>
          </w:p>
        </w:tc>
        <w:tc>
          <w:tcPr>
            <w:tcW w:w="1071" w:type="dxa"/>
            <w:tcBorders>
              <w:top w:val="nil"/>
              <w:left w:val="nil"/>
              <w:bottom w:val="single" w:sz="4" w:space="0" w:color="ACB9CA"/>
              <w:right w:val="single" w:sz="4" w:space="0" w:color="ACB9CA"/>
            </w:tcBorders>
            <w:shd w:val="clear" w:color="000000" w:fill="FFFFFF"/>
            <w:vAlign w:val="center"/>
            <w:hideMark/>
          </w:tcPr>
          <w:p w14:paraId="2C1593C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1333653</w:t>
            </w:r>
          </w:p>
        </w:tc>
        <w:tc>
          <w:tcPr>
            <w:tcW w:w="1230" w:type="dxa"/>
            <w:tcBorders>
              <w:top w:val="nil"/>
              <w:left w:val="nil"/>
              <w:bottom w:val="single" w:sz="4" w:space="0" w:color="ACB9CA"/>
              <w:right w:val="single" w:sz="4" w:space="0" w:color="ACB9CA"/>
            </w:tcBorders>
            <w:shd w:val="clear" w:color="000000" w:fill="FFFFFF"/>
            <w:vAlign w:val="center"/>
            <w:hideMark/>
          </w:tcPr>
          <w:p w14:paraId="52D4264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41.68%</w:t>
            </w:r>
          </w:p>
        </w:tc>
      </w:tr>
      <w:tr w:rsidR="00BD4538" w:rsidRPr="00C47FE2" w14:paraId="0E7148F8"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50B8B15"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Click_Tasks_button</w:t>
            </w:r>
          </w:p>
        </w:tc>
        <w:tc>
          <w:tcPr>
            <w:tcW w:w="667" w:type="dxa"/>
            <w:tcBorders>
              <w:top w:val="nil"/>
              <w:left w:val="nil"/>
              <w:bottom w:val="single" w:sz="4" w:space="0" w:color="ACB9CA"/>
              <w:right w:val="single" w:sz="4" w:space="0" w:color="ACB9CA"/>
            </w:tcBorders>
            <w:shd w:val="clear" w:color="000000" w:fill="FFFFFF"/>
            <w:vAlign w:val="center"/>
            <w:hideMark/>
          </w:tcPr>
          <w:p w14:paraId="06E393D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440</w:t>
            </w:r>
          </w:p>
        </w:tc>
        <w:tc>
          <w:tcPr>
            <w:tcW w:w="1299" w:type="dxa"/>
            <w:tcBorders>
              <w:top w:val="nil"/>
              <w:left w:val="nil"/>
              <w:bottom w:val="single" w:sz="4" w:space="0" w:color="ACB9CA"/>
              <w:right w:val="single" w:sz="4" w:space="0" w:color="ACB9CA"/>
            </w:tcBorders>
            <w:shd w:val="clear" w:color="000000" w:fill="FFFFFF"/>
            <w:vAlign w:val="center"/>
            <w:hideMark/>
          </w:tcPr>
          <w:p w14:paraId="63AACE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1097.13</w:t>
            </w:r>
          </w:p>
        </w:tc>
        <w:tc>
          <w:tcPr>
            <w:tcW w:w="741" w:type="dxa"/>
            <w:tcBorders>
              <w:top w:val="nil"/>
              <w:left w:val="nil"/>
              <w:bottom w:val="single" w:sz="4" w:space="0" w:color="ACB9CA"/>
              <w:right w:val="single" w:sz="4" w:space="0" w:color="ACB9CA"/>
            </w:tcBorders>
            <w:shd w:val="clear" w:color="000000" w:fill="FFFFFF"/>
            <w:vAlign w:val="center"/>
            <w:hideMark/>
          </w:tcPr>
          <w:p w14:paraId="2ABD53E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14:paraId="3C49BDB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1193</w:t>
            </w:r>
          </w:p>
        </w:tc>
        <w:tc>
          <w:tcPr>
            <w:tcW w:w="1070" w:type="dxa"/>
            <w:tcBorders>
              <w:top w:val="nil"/>
              <w:left w:val="nil"/>
              <w:bottom w:val="single" w:sz="4" w:space="0" w:color="ACB9CA"/>
              <w:right w:val="single" w:sz="4" w:space="0" w:color="ACB9CA"/>
            </w:tcBorders>
            <w:shd w:val="clear" w:color="000000" w:fill="FFFFFF"/>
            <w:vAlign w:val="center"/>
            <w:hideMark/>
          </w:tcPr>
          <w:p w14:paraId="74009AD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2817</w:t>
            </w:r>
          </w:p>
        </w:tc>
        <w:tc>
          <w:tcPr>
            <w:tcW w:w="1070" w:type="dxa"/>
            <w:tcBorders>
              <w:top w:val="nil"/>
              <w:left w:val="nil"/>
              <w:bottom w:val="single" w:sz="4" w:space="0" w:color="ACB9CA"/>
              <w:right w:val="single" w:sz="4" w:space="0" w:color="ACB9CA"/>
            </w:tcBorders>
            <w:shd w:val="clear" w:color="000000" w:fill="FFFFFF"/>
            <w:vAlign w:val="center"/>
            <w:hideMark/>
          </w:tcPr>
          <w:p w14:paraId="5640A66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25359</w:t>
            </w:r>
          </w:p>
        </w:tc>
        <w:tc>
          <w:tcPr>
            <w:tcW w:w="1071" w:type="dxa"/>
            <w:tcBorders>
              <w:top w:val="nil"/>
              <w:left w:val="nil"/>
              <w:bottom w:val="single" w:sz="4" w:space="0" w:color="ACB9CA"/>
              <w:right w:val="single" w:sz="4" w:space="0" w:color="ACB9CA"/>
            </w:tcBorders>
            <w:shd w:val="clear" w:color="000000" w:fill="FFFFFF"/>
            <w:vAlign w:val="center"/>
            <w:hideMark/>
          </w:tcPr>
          <w:p w14:paraId="093DCE1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2316F8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32817</w:t>
            </w:r>
          </w:p>
        </w:tc>
        <w:tc>
          <w:tcPr>
            <w:tcW w:w="1230" w:type="dxa"/>
            <w:tcBorders>
              <w:top w:val="nil"/>
              <w:left w:val="nil"/>
              <w:bottom w:val="single" w:sz="4" w:space="0" w:color="ACB9CA"/>
              <w:right w:val="single" w:sz="4" w:space="0" w:color="ACB9CA"/>
            </w:tcBorders>
            <w:shd w:val="clear" w:color="000000" w:fill="FFFFFF"/>
            <w:vAlign w:val="center"/>
            <w:hideMark/>
          </w:tcPr>
          <w:p w14:paraId="433CCC2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39DF2147"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B09002D"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Debug Sampler</w:t>
            </w:r>
          </w:p>
        </w:tc>
        <w:tc>
          <w:tcPr>
            <w:tcW w:w="667" w:type="dxa"/>
            <w:tcBorders>
              <w:top w:val="nil"/>
              <w:left w:val="nil"/>
              <w:bottom w:val="single" w:sz="4" w:space="0" w:color="ACB9CA"/>
              <w:right w:val="single" w:sz="4" w:space="0" w:color="ACB9CA"/>
            </w:tcBorders>
            <w:shd w:val="clear" w:color="000000" w:fill="FFFFFF"/>
            <w:vAlign w:val="center"/>
            <w:hideMark/>
          </w:tcPr>
          <w:p w14:paraId="13588D0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467</w:t>
            </w:r>
          </w:p>
        </w:tc>
        <w:tc>
          <w:tcPr>
            <w:tcW w:w="1299" w:type="dxa"/>
            <w:tcBorders>
              <w:top w:val="nil"/>
              <w:left w:val="nil"/>
              <w:bottom w:val="single" w:sz="4" w:space="0" w:color="ACB9CA"/>
              <w:right w:val="single" w:sz="4" w:space="0" w:color="ACB9CA"/>
            </w:tcBorders>
            <w:shd w:val="clear" w:color="000000" w:fill="FFFFFF"/>
            <w:vAlign w:val="center"/>
            <w:hideMark/>
          </w:tcPr>
          <w:p w14:paraId="4726EE6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w:t>
            </w:r>
          </w:p>
        </w:tc>
        <w:tc>
          <w:tcPr>
            <w:tcW w:w="741" w:type="dxa"/>
            <w:tcBorders>
              <w:top w:val="nil"/>
              <w:left w:val="nil"/>
              <w:bottom w:val="single" w:sz="4" w:space="0" w:color="ACB9CA"/>
              <w:right w:val="single" w:sz="4" w:space="0" w:color="ACB9CA"/>
            </w:tcBorders>
            <w:shd w:val="clear" w:color="000000" w:fill="FFFFFF"/>
            <w:vAlign w:val="center"/>
            <w:hideMark/>
          </w:tcPr>
          <w:p w14:paraId="3B93D8D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0.08</w:t>
            </w:r>
          </w:p>
        </w:tc>
        <w:tc>
          <w:tcPr>
            <w:tcW w:w="1070" w:type="dxa"/>
            <w:tcBorders>
              <w:top w:val="nil"/>
              <w:left w:val="nil"/>
              <w:bottom w:val="single" w:sz="4" w:space="0" w:color="ACB9CA"/>
              <w:right w:val="single" w:sz="4" w:space="0" w:color="ACB9CA"/>
            </w:tcBorders>
            <w:shd w:val="clear" w:color="000000" w:fill="FFFFFF"/>
            <w:vAlign w:val="center"/>
            <w:hideMark/>
          </w:tcPr>
          <w:p w14:paraId="31F3065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31.7</w:t>
            </w:r>
          </w:p>
        </w:tc>
        <w:tc>
          <w:tcPr>
            <w:tcW w:w="1070" w:type="dxa"/>
            <w:tcBorders>
              <w:top w:val="nil"/>
              <w:left w:val="nil"/>
              <w:bottom w:val="single" w:sz="4" w:space="0" w:color="ACB9CA"/>
              <w:right w:val="single" w:sz="4" w:space="0" w:color="ACB9CA"/>
            </w:tcBorders>
            <w:shd w:val="clear" w:color="000000" w:fill="FFFFFF"/>
            <w:vAlign w:val="center"/>
            <w:hideMark/>
          </w:tcPr>
          <w:p w14:paraId="534683E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43.76</w:t>
            </w:r>
          </w:p>
        </w:tc>
        <w:tc>
          <w:tcPr>
            <w:tcW w:w="1070" w:type="dxa"/>
            <w:tcBorders>
              <w:top w:val="nil"/>
              <w:left w:val="nil"/>
              <w:bottom w:val="single" w:sz="4" w:space="0" w:color="ACB9CA"/>
              <w:right w:val="single" w:sz="4" w:space="0" w:color="ACB9CA"/>
            </w:tcBorders>
            <w:shd w:val="clear" w:color="000000" w:fill="FFFFFF"/>
            <w:vAlign w:val="center"/>
            <w:hideMark/>
          </w:tcPr>
          <w:p w14:paraId="533F286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88.11</w:t>
            </w:r>
          </w:p>
        </w:tc>
        <w:tc>
          <w:tcPr>
            <w:tcW w:w="1071" w:type="dxa"/>
            <w:tcBorders>
              <w:top w:val="nil"/>
              <w:left w:val="nil"/>
              <w:bottom w:val="single" w:sz="4" w:space="0" w:color="ACB9CA"/>
              <w:right w:val="single" w:sz="4" w:space="0" w:color="ACB9CA"/>
            </w:tcBorders>
            <w:shd w:val="clear" w:color="000000" w:fill="FFFFFF"/>
            <w:vAlign w:val="center"/>
            <w:hideMark/>
          </w:tcPr>
          <w:p w14:paraId="38FD0DE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vAlign w:val="center"/>
            <w:hideMark/>
          </w:tcPr>
          <w:p w14:paraId="5F0BD3C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210</w:t>
            </w:r>
          </w:p>
        </w:tc>
        <w:tc>
          <w:tcPr>
            <w:tcW w:w="1230" w:type="dxa"/>
            <w:tcBorders>
              <w:top w:val="nil"/>
              <w:left w:val="nil"/>
              <w:bottom w:val="single" w:sz="4" w:space="0" w:color="ACB9CA"/>
              <w:right w:val="single" w:sz="4" w:space="0" w:color="ACB9CA"/>
            </w:tcBorders>
            <w:shd w:val="clear" w:color="000000" w:fill="FFFFFF"/>
            <w:vAlign w:val="center"/>
            <w:hideMark/>
          </w:tcPr>
          <w:p w14:paraId="63C93AB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75EEFA30"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00C789C"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 Default Project Task 02</w:t>
            </w:r>
          </w:p>
        </w:tc>
        <w:tc>
          <w:tcPr>
            <w:tcW w:w="667" w:type="dxa"/>
            <w:tcBorders>
              <w:top w:val="nil"/>
              <w:left w:val="nil"/>
              <w:bottom w:val="single" w:sz="4" w:space="0" w:color="ACB9CA"/>
              <w:right w:val="single" w:sz="4" w:space="0" w:color="ACB9CA"/>
            </w:tcBorders>
            <w:shd w:val="clear" w:color="000000" w:fill="FFFFFF"/>
            <w:vAlign w:val="center"/>
            <w:hideMark/>
          </w:tcPr>
          <w:p w14:paraId="397BCE0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99" w:type="dxa"/>
            <w:tcBorders>
              <w:top w:val="nil"/>
              <w:left w:val="nil"/>
              <w:bottom w:val="single" w:sz="4" w:space="0" w:color="ACB9CA"/>
              <w:right w:val="single" w:sz="4" w:space="0" w:color="ACB9CA"/>
            </w:tcBorders>
            <w:shd w:val="clear" w:color="000000" w:fill="FFFFFF"/>
            <w:vAlign w:val="center"/>
            <w:hideMark/>
          </w:tcPr>
          <w:p w14:paraId="5D9B450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571944</w:t>
            </w:r>
          </w:p>
        </w:tc>
        <w:tc>
          <w:tcPr>
            <w:tcW w:w="741" w:type="dxa"/>
            <w:tcBorders>
              <w:top w:val="nil"/>
              <w:left w:val="nil"/>
              <w:bottom w:val="single" w:sz="4" w:space="0" w:color="ACB9CA"/>
              <w:right w:val="single" w:sz="4" w:space="0" w:color="ACB9CA"/>
            </w:tcBorders>
            <w:shd w:val="clear" w:color="000000" w:fill="FFFFFF"/>
            <w:vAlign w:val="center"/>
            <w:hideMark/>
          </w:tcPr>
          <w:p w14:paraId="28B3BB4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0" w:type="dxa"/>
            <w:tcBorders>
              <w:top w:val="nil"/>
              <w:left w:val="nil"/>
              <w:bottom w:val="single" w:sz="4" w:space="0" w:color="ACB9CA"/>
              <w:right w:val="single" w:sz="4" w:space="0" w:color="ACB9CA"/>
            </w:tcBorders>
            <w:shd w:val="clear" w:color="000000" w:fill="FFFFFF"/>
            <w:vAlign w:val="center"/>
            <w:hideMark/>
          </w:tcPr>
          <w:p w14:paraId="1224E3F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572415</w:t>
            </w:r>
          </w:p>
        </w:tc>
        <w:tc>
          <w:tcPr>
            <w:tcW w:w="1070" w:type="dxa"/>
            <w:tcBorders>
              <w:top w:val="nil"/>
              <w:left w:val="nil"/>
              <w:bottom w:val="single" w:sz="4" w:space="0" w:color="ACB9CA"/>
              <w:right w:val="single" w:sz="4" w:space="0" w:color="ACB9CA"/>
            </w:tcBorders>
            <w:shd w:val="clear" w:color="000000" w:fill="FFFFFF"/>
            <w:vAlign w:val="center"/>
            <w:hideMark/>
          </w:tcPr>
          <w:p w14:paraId="2C4B668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572415</w:t>
            </w:r>
          </w:p>
        </w:tc>
        <w:tc>
          <w:tcPr>
            <w:tcW w:w="1070" w:type="dxa"/>
            <w:tcBorders>
              <w:top w:val="nil"/>
              <w:left w:val="nil"/>
              <w:bottom w:val="single" w:sz="4" w:space="0" w:color="ACB9CA"/>
              <w:right w:val="single" w:sz="4" w:space="0" w:color="ACB9CA"/>
            </w:tcBorders>
            <w:shd w:val="clear" w:color="000000" w:fill="FFFFFF"/>
            <w:vAlign w:val="center"/>
            <w:hideMark/>
          </w:tcPr>
          <w:p w14:paraId="63A85D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572415</w:t>
            </w:r>
          </w:p>
        </w:tc>
        <w:tc>
          <w:tcPr>
            <w:tcW w:w="1071" w:type="dxa"/>
            <w:tcBorders>
              <w:top w:val="nil"/>
              <w:left w:val="nil"/>
              <w:bottom w:val="single" w:sz="4" w:space="0" w:color="ACB9CA"/>
              <w:right w:val="single" w:sz="4" w:space="0" w:color="ACB9CA"/>
            </w:tcBorders>
            <w:shd w:val="clear" w:color="000000" w:fill="FFFFFF"/>
            <w:vAlign w:val="center"/>
            <w:hideMark/>
          </w:tcPr>
          <w:p w14:paraId="4D26FDC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571944</w:t>
            </w:r>
          </w:p>
        </w:tc>
        <w:tc>
          <w:tcPr>
            <w:tcW w:w="1071" w:type="dxa"/>
            <w:tcBorders>
              <w:top w:val="nil"/>
              <w:left w:val="nil"/>
              <w:bottom w:val="single" w:sz="4" w:space="0" w:color="ACB9CA"/>
              <w:right w:val="single" w:sz="4" w:space="0" w:color="ACB9CA"/>
            </w:tcBorders>
            <w:shd w:val="clear" w:color="000000" w:fill="FFFFFF"/>
            <w:vAlign w:val="center"/>
            <w:hideMark/>
          </w:tcPr>
          <w:p w14:paraId="6BE257C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571944</w:t>
            </w:r>
          </w:p>
        </w:tc>
        <w:tc>
          <w:tcPr>
            <w:tcW w:w="1230" w:type="dxa"/>
            <w:tcBorders>
              <w:top w:val="nil"/>
              <w:left w:val="nil"/>
              <w:bottom w:val="single" w:sz="4" w:space="0" w:color="ACB9CA"/>
              <w:right w:val="single" w:sz="4" w:space="0" w:color="ACB9CA"/>
            </w:tcBorders>
            <w:shd w:val="clear" w:color="000000" w:fill="FFFFFF"/>
            <w:vAlign w:val="center"/>
            <w:hideMark/>
          </w:tcPr>
          <w:p w14:paraId="654DD4F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2378172"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C00FF11"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 Empty project</w:t>
            </w:r>
          </w:p>
        </w:tc>
        <w:tc>
          <w:tcPr>
            <w:tcW w:w="667" w:type="dxa"/>
            <w:tcBorders>
              <w:top w:val="nil"/>
              <w:left w:val="nil"/>
              <w:bottom w:val="single" w:sz="4" w:space="0" w:color="ACB9CA"/>
              <w:right w:val="single" w:sz="4" w:space="0" w:color="ACB9CA"/>
            </w:tcBorders>
            <w:shd w:val="clear" w:color="000000" w:fill="FFFFFF"/>
            <w:vAlign w:val="center"/>
            <w:hideMark/>
          </w:tcPr>
          <w:p w14:paraId="7D46244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99" w:type="dxa"/>
            <w:tcBorders>
              <w:top w:val="nil"/>
              <w:left w:val="nil"/>
              <w:bottom w:val="single" w:sz="4" w:space="0" w:color="ACB9CA"/>
              <w:right w:val="single" w:sz="4" w:space="0" w:color="ACB9CA"/>
            </w:tcBorders>
            <w:shd w:val="clear" w:color="000000" w:fill="FFFFFF"/>
            <w:vAlign w:val="center"/>
            <w:hideMark/>
          </w:tcPr>
          <w:p w14:paraId="06EB012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554803.33</w:t>
            </w:r>
          </w:p>
        </w:tc>
        <w:tc>
          <w:tcPr>
            <w:tcW w:w="741" w:type="dxa"/>
            <w:tcBorders>
              <w:top w:val="nil"/>
              <w:left w:val="nil"/>
              <w:bottom w:val="single" w:sz="4" w:space="0" w:color="ACB9CA"/>
              <w:right w:val="single" w:sz="4" w:space="0" w:color="ACB9CA"/>
            </w:tcBorders>
            <w:shd w:val="clear" w:color="000000" w:fill="FFFFFF"/>
            <w:vAlign w:val="center"/>
            <w:hideMark/>
          </w:tcPr>
          <w:p w14:paraId="0097052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vAlign w:val="center"/>
            <w:hideMark/>
          </w:tcPr>
          <w:p w14:paraId="3CADDC3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684031</w:t>
            </w:r>
          </w:p>
        </w:tc>
        <w:tc>
          <w:tcPr>
            <w:tcW w:w="1070" w:type="dxa"/>
            <w:tcBorders>
              <w:top w:val="nil"/>
              <w:left w:val="nil"/>
              <w:bottom w:val="single" w:sz="4" w:space="0" w:color="ACB9CA"/>
              <w:right w:val="single" w:sz="4" w:space="0" w:color="ACB9CA"/>
            </w:tcBorders>
            <w:shd w:val="clear" w:color="000000" w:fill="FFFFFF"/>
            <w:vAlign w:val="center"/>
            <w:hideMark/>
          </w:tcPr>
          <w:p w14:paraId="74E73B5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684031</w:t>
            </w:r>
          </w:p>
        </w:tc>
        <w:tc>
          <w:tcPr>
            <w:tcW w:w="1070" w:type="dxa"/>
            <w:tcBorders>
              <w:top w:val="nil"/>
              <w:left w:val="nil"/>
              <w:bottom w:val="single" w:sz="4" w:space="0" w:color="ACB9CA"/>
              <w:right w:val="single" w:sz="4" w:space="0" w:color="ACB9CA"/>
            </w:tcBorders>
            <w:shd w:val="clear" w:color="000000" w:fill="FFFFFF"/>
            <w:vAlign w:val="center"/>
            <w:hideMark/>
          </w:tcPr>
          <w:p w14:paraId="65DD92B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684031</w:t>
            </w:r>
          </w:p>
        </w:tc>
        <w:tc>
          <w:tcPr>
            <w:tcW w:w="1071" w:type="dxa"/>
            <w:tcBorders>
              <w:top w:val="nil"/>
              <w:left w:val="nil"/>
              <w:bottom w:val="single" w:sz="4" w:space="0" w:color="ACB9CA"/>
              <w:right w:val="single" w:sz="4" w:space="0" w:color="ACB9CA"/>
            </w:tcBorders>
            <w:shd w:val="clear" w:color="000000" w:fill="FFFFFF"/>
            <w:vAlign w:val="center"/>
            <w:hideMark/>
          </w:tcPr>
          <w:p w14:paraId="0051486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310738</w:t>
            </w:r>
          </w:p>
        </w:tc>
        <w:tc>
          <w:tcPr>
            <w:tcW w:w="1071" w:type="dxa"/>
            <w:tcBorders>
              <w:top w:val="nil"/>
              <w:left w:val="nil"/>
              <w:bottom w:val="single" w:sz="4" w:space="0" w:color="ACB9CA"/>
              <w:right w:val="single" w:sz="4" w:space="0" w:color="ACB9CA"/>
            </w:tcBorders>
            <w:shd w:val="clear" w:color="000000" w:fill="FFFFFF"/>
            <w:vAlign w:val="center"/>
            <w:hideMark/>
          </w:tcPr>
          <w:p w14:paraId="495432F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683735</w:t>
            </w:r>
          </w:p>
        </w:tc>
        <w:tc>
          <w:tcPr>
            <w:tcW w:w="1230" w:type="dxa"/>
            <w:tcBorders>
              <w:top w:val="nil"/>
              <w:left w:val="nil"/>
              <w:bottom w:val="single" w:sz="4" w:space="0" w:color="ACB9CA"/>
              <w:right w:val="single" w:sz="4" w:space="0" w:color="ACB9CA"/>
            </w:tcBorders>
            <w:shd w:val="clear" w:color="000000" w:fill="FFFFFF"/>
            <w:vAlign w:val="center"/>
            <w:hideMark/>
          </w:tcPr>
          <w:p w14:paraId="3E33545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14B15EB"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366DC536"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CompanyContact</w:t>
            </w:r>
          </w:p>
        </w:tc>
        <w:tc>
          <w:tcPr>
            <w:tcW w:w="667" w:type="dxa"/>
            <w:tcBorders>
              <w:top w:val="nil"/>
              <w:left w:val="nil"/>
              <w:bottom w:val="single" w:sz="4" w:space="0" w:color="ACB9CA"/>
              <w:right w:val="single" w:sz="4" w:space="0" w:color="ACB9CA"/>
            </w:tcBorders>
            <w:shd w:val="clear" w:color="000000" w:fill="FFFFFF"/>
            <w:vAlign w:val="center"/>
            <w:hideMark/>
          </w:tcPr>
          <w:p w14:paraId="2C33777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399</w:t>
            </w:r>
          </w:p>
        </w:tc>
        <w:tc>
          <w:tcPr>
            <w:tcW w:w="1299" w:type="dxa"/>
            <w:tcBorders>
              <w:top w:val="nil"/>
              <w:left w:val="nil"/>
              <w:bottom w:val="single" w:sz="4" w:space="0" w:color="ACB9CA"/>
              <w:right w:val="single" w:sz="4" w:space="0" w:color="ACB9CA"/>
            </w:tcBorders>
            <w:shd w:val="clear" w:color="000000" w:fill="FFFFFF"/>
            <w:vAlign w:val="center"/>
            <w:hideMark/>
          </w:tcPr>
          <w:p w14:paraId="4D7A073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354692.31</w:t>
            </w:r>
          </w:p>
        </w:tc>
        <w:tc>
          <w:tcPr>
            <w:tcW w:w="741" w:type="dxa"/>
            <w:tcBorders>
              <w:top w:val="nil"/>
              <w:left w:val="nil"/>
              <w:bottom w:val="single" w:sz="4" w:space="0" w:color="ACB9CA"/>
              <w:right w:val="single" w:sz="4" w:space="0" w:color="ACB9CA"/>
            </w:tcBorders>
            <w:shd w:val="clear" w:color="000000" w:fill="FFFFFF"/>
            <w:vAlign w:val="center"/>
            <w:hideMark/>
          </w:tcPr>
          <w:p w14:paraId="5D728DC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0.07</w:t>
            </w:r>
          </w:p>
        </w:tc>
        <w:tc>
          <w:tcPr>
            <w:tcW w:w="1070" w:type="dxa"/>
            <w:tcBorders>
              <w:top w:val="nil"/>
              <w:left w:val="nil"/>
              <w:bottom w:val="single" w:sz="4" w:space="0" w:color="ACB9CA"/>
              <w:right w:val="single" w:sz="4" w:space="0" w:color="ACB9CA"/>
            </w:tcBorders>
            <w:shd w:val="clear" w:color="000000" w:fill="FFFFFF"/>
            <w:vAlign w:val="center"/>
            <w:hideMark/>
          </w:tcPr>
          <w:p w14:paraId="0EB7221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611819.8</w:t>
            </w:r>
          </w:p>
        </w:tc>
        <w:tc>
          <w:tcPr>
            <w:tcW w:w="1070" w:type="dxa"/>
            <w:tcBorders>
              <w:top w:val="nil"/>
              <w:left w:val="nil"/>
              <w:bottom w:val="single" w:sz="4" w:space="0" w:color="ACB9CA"/>
              <w:right w:val="single" w:sz="4" w:space="0" w:color="ACB9CA"/>
            </w:tcBorders>
            <w:shd w:val="clear" w:color="000000" w:fill="FFFFFF"/>
            <w:vAlign w:val="center"/>
            <w:hideMark/>
          </w:tcPr>
          <w:p w14:paraId="22A337F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711636.7</w:t>
            </w:r>
          </w:p>
        </w:tc>
        <w:tc>
          <w:tcPr>
            <w:tcW w:w="1070" w:type="dxa"/>
            <w:tcBorders>
              <w:top w:val="nil"/>
              <w:left w:val="nil"/>
              <w:bottom w:val="single" w:sz="4" w:space="0" w:color="ACB9CA"/>
              <w:right w:val="single" w:sz="4" w:space="0" w:color="ACB9CA"/>
            </w:tcBorders>
            <w:shd w:val="clear" w:color="000000" w:fill="FFFFFF"/>
            <w:vAlign w:val="center"/>
            <w:hideMark/>
          </w:tcPr>
          <w:p w14:paraId="6AA73C1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850664.6</w:t>
            </w:r>
          </w:p>
        </w:tc>
        <w:tc>
          <w:tcPr>
            <w:tcW w:w="1071" w:type="dxa"/>
            <w:tcBorders>
              <w:top w:val="nil"/>
              <w:left w:val="nil"/>
              <w:bottom w:val="single" w:sz="4" w:space="0" w:color="ACB9CA"/>
              <w:right w:val="single" w:sz="4" w:space="0" w:color="ACB9CA"/>
            </w:tcBorders>
            <w:shd w:val="clear" w:color="000000" w:fill="FFFFFF"/>
            <w:vAlign w:val="center"/>
            <w:hideMark/>
          </w:tcPr>
          <w:p w14:paraId="2CB87EF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3CEBB0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1161720</w:t>
            </w:r>
          </w:p>
        </w:tc>
        <w:tc>
          <w:tcPr>
            <w:tcW w:w="1230" w:type="dxa"/>
            <w:tcBorders>
              <w:top w:val="nil"/>
              <w:left w:val="nil"/>
              <w:bottom w:val="single" w:sz="4" w:space="0" w:color="ACB9CA"/>
              <w:right w:val="single" w:sz="4" w:space="0" w:color="ACB9CA"/>
            </w:tcBorders>
            <w:shd w:val="clear" w:color="000000" w:fill="FFFFFF"/>
            <w:vAlign w:val="center"/>
            <w:hideMark/>
          </w:tcPr>
          <w:p w14:paraId="38D793B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22.06%</w:t>
            </w:r>
          </w:p>
        </w:tc>
      </w:tr>
      <w:tr w:rsidR="00BD4538" w:rsidRPr="00C47FE2" w14:paraId="3E7F0614"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7894BFEB"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Expenses</w:t>
            </w:r>
          </w:p>
        </w:tc>
        <w:tc>
          <w:tcPr>
            <w:tcW w:w="667" w:type="dxa"/>
            <w:tcBorders>
              <w:top w:val="nil"/>
              <w:left w:val="nil"/>
              <w:bottom w:val="single" w:sz="4" w:space="0" w:color="ACB9CA"/>
              <w:right w:val="single" w:sz="4" w:space="0" w:color="ACB9CA"/>
            </w:tcBorders>
            <w:shd w:val="clear" w:color="000000" w:fill="FFFFFF"/>
            <w:vAlign w:val="center"/>
            <w:hideMark/>
          </w:tcPr>
          <w:p w14:paraId="7D939B9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w:t>
            </w:r>
          </w:p>
        </w:tc>
        <w:tc>
          <w:tcPr>
            <w:tcW w:w="1299" w:type="dxa"/>
            <w:tcBorders>
              <w:top w:val="nil"/>
              <w:left w:val="nil"/>
              <w:bottom w:val="single" w:sz="4" w:space="0" w:color="ACB9CA"/>
              <w:right w:val="single" w:sz="4" w:space="0" w:color="ACB9CA"/>
            </w:tcBorders>
            <w:shd w:val="clear" w:color="000000" w:fill="FFFFFF"/>
            <w:vAlign w:val="center"/>
            <w:hideMark/>
          </w:tcPr>
          <w:p w14:paraId="22C6095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226525.21</w:t>
            </w:r>
          </w:p>
        </w:tc>
        <w:tc>
          <w:tcPr>
            <w:tcW w:w="741" w:type="dxa"/>
            <w:tcBorders>
              <w:top w:val="nil"/>
              <w:left w:val="nil"/>
              <w:bottom w:val="single" w:sz="4" w:space="0" w:color="ACB9CA"/>
              <w:right w:val="single" w:sz="4" w:space="0" w:color="ACB9CA"/>
            </w:tcBorders>
            <w:shd w:val="clear" w:color="000000" w:fill="FFFFFF"/>
            <w:vAlign w:val="center"/>
            <w:hideMark/>
          </w:tcPr>
          <w:p w14:paraId="22611BB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14:paraId="0270C5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503292.5</w:t>
            </w:r>
          </w:p>
        </w:tc>
        <w:tc>
          <w:tcPr>
            <w:tcW w:w="1070" w:type="dxa"/>
            <w:tcBorders>
              <w:top w:val="nil"/>
              <w:left w:val="nil"/>
              <w:bottom w:val="single" w:sz="4" w:space="0" w:color="ACB9CA"/>
              <w:right w:val="single" w:sz="4" w:space="0" w:color="ACB9CA"/>
            </w:tcBorders>
            <w:shd w:val="clear" w:color="000000" w:fill="FFFFFF"/>
            <w:vAlign w:val="center"/>
            <w:hideMark/>
          </w:tcPr>
          <w:p w14:paraId="3B4526F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595440</w:t>
            </w:r>
          </w:p>
        </w:tc>
        <w:tc>
          <w:tcPr>
            <w:tcW w:w="1070" w:type="dxa"/>
            <w:tcBorders>
              <w:top w:val="nil"/>
              <w:left w:val="nil"/>
              <w:bottom w:val="single" w:sz="4" w:space="0" w:color="ACB9CA"/>
              <w:right w:val="single" w:sz="4" w:space="0" w:color="ACB9CA"/>
            </w:tcBorders>
            <w:shd w:val="clear" w:color="000000" w:fill="FFFFFF"/>
            <w:vAlign w:val="center"/>
            <w:hideMark/>
          </w:tcPr>
          <w:p w14:paraId="66F4D35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647839.1</w:t>
            </w:r>
          </w:p>
        </w:tc>
        <w:tc>
          <w:tcPr>
            <w:tcW w:w="1071" w:type="dxa"/>
            <w:tcBorders>
              <w:top w:val="nil"/>
              <w:left w:val="nil"/>
              <w:bottom w:val="single" w:sz="4" w:space="0" w:color="ACB9CA"/>
              <w:right w:val="single" w:sz="4" w:space="0" w:color="ACB9CA"/>
            </w:tcBorders>
            <w:shd w:val="clear" w:color="000000" w:fill="FFFFFF"/>
            <w:vAlign w:val="center"/>
            <w:hideMark/>
          </w:tcPr>
          <w:p w14:paraId="595D440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1" w:type="dxa"/>
            <w:tcBorders>
              <w:top w:val="nil"/>
              <w:left w:val="nil"/>
              <w:bottom w:val="single" w:sz="4" w:space="0" w:color="ACB9CA"/>
              <w:right w:val="single" w:sz="4" w:space="0" w:color="ACB9CA"/>
            </w:tcBorders>
            <w:shd w:val="clear" w:color="000000" w:fill="FFFFFF"/>
            <w:vAlign w:val="center"/>
            <w:hideMark/>
          </w:tcPr>
          <w:p w14:paraId="6A0828B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814250</w:t>
            </w:r>
          </w:p>
        </w:tc>
        <w:tc>
          <w:tcPr>
            <w:tcW w:w="1230" w:type="dxa"/>
            <w:tcBorders>
              <w:top w:val="nil"/>
              <w:left w:val="nil"/>
              <w:bottom w:val="single" w:sz="4" w:space="0" w:color="ACB9CA"/>
              <w:right w:val="single" w:sz="4" w:space="0" w:color="ACB9CA"/>
            </w:tcBorders>
            <w:shd w:val="clear" w:color="000000" w:fill="FFFFFF"/>
            <w:vAlign w:val="center"/>
            <w:hideMark/>
          </w:tcPr>
          <w:p w14:paraId="560FFD8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35.83%</w:t>
            </w:r>
          </w:p>
        </w:tc>
      </w:tr>
      <w:tr w:rsidR="00BD4538" w:rsidRPr="00C47FE2" w14:paraId="288DAFB4"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A1910C6"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667" w:type="dxa"/>
            <w:tcBorders>
              <w:top w:val="nil"/>
              <w:left w:val="nil"/>
              <w:bottom w:val="single" w:sz="4" w:space="0" w:color="ACB9CA"/>
              <w:right w:val="single" w:sz="4" w:space="0" w:color="ACB9CA"/>
            </w:tcBorders>
            <w:shd w:val="clear" w:color="000000" w:fill="FFFFFF"/>
            <w:vAlign w:val="center"/>
            <w:hideMark/>
          </w:tcPr>
          <w:p w14:paraId="1EA537C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w:t>
            </w:r>
          </w:p>
        </w:tc>
        <w:tc>
          <w:tcPr>
            <w:tcW w:w="1299" w:type="dxa"/>
            <w:tcBorders>
              <w:top w:val="nil"/>
              <w:left w:val="nil"/>
              <w:bottom w:val="single" w:sz="4" w:space="0" w:color="ACB9CA"/>
              <w:right w:val="single" w:sz="4" w:space="0" w:color="ACB9CA"/>
            </w:tcBorders>
            <w:shd w:val="clear" w:color="000000" w:fill="FFFFFF"/>
            <w:vAlign w:val="center"/>
            <w:hideMark/>
          </w:tcPr>
          <w:p w14:paraId="435A6BF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289959.65</w:t>
            </w:r>
          </w:p>
        </w:tc>
        <w:tc>
          <w:tcPr>
            <w:tcW w:w="741" w:type="dxa"/>
            <w:tcBorders>
              <w:top w:val="nil"/>
              <w:left w:val="nil"/>
              <w:bottom w:val="single" w:sz="4" w:space="0" w:color="ACB9CA"/>
              <w:right w:val="single" w:sz="4" w:space="0" w:color="ACB9CA"/>
            </w:tcBorders>
            <w:shd w:val="clear" w:color="000000" w:fill="FFFFFF"/>
            <w:vAlign w:val="center"/>
            <w:hideMark/>
          </w:tcPr>
          <w:p w14:paraId="7EECE14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14:paraId="608B7F5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368383</w:t>
            </w:r>
          </w:p>
        </w:tc>
        <w:tc>
          <w:tcPr>
            <w:tcW w:w="1070" w:type="dxa"/>
            <w:tcBorders>
              <w:top w:val="nil"/>
              <w:left w:val="nil"/>
              <w:bottom w:val="single" w:sz="4" w:space="0" w:color="ACB9CA"/>
              <w:right w:val="single" w:sz="4" w:space="0" w:color="ACB9CA"/>
            </w:tcBorders>
            <w:shd w:val="clear" w:color="000000" w:fill="FFFFFF"/>
            <w:vAlign w:val="center"/>
            <w:hideMark/>
          </w:tcPr>
          <w:p w14:paraId="62A113E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475391</w:t>
            </w:r>
          </w:p>
        </w:tc>
        <w:tc>
          <w:tcPr>
            <w:tcW w:w="1070" w:type="dxa"/>
            <w:tcBorders>
              <w:top w:val="nil"/>
              <w:left w:val="nil"/>
              <w:bottom w:val="single" w:sz="4" w:space="0" w:color="ACB9CA"/>
              <w:right w:val="single" w:sz="4" w:space="0" w:color="ACB9CA"/>
            </w:tcBorders>
            <w:shd w:val="clear" w:color="000000" w:fill="FFFFFF"/>
            <w:vAlign w:val="center"/>
            <w:hideMark/>
          </w:tcPr>
          <w:p w14:paraId="58867DC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816127</w:t>
            </w:r>
          </w:p>
        </w:tc>
        <w:tc>
          <w:tcPr>
            <w:tcW w:w="1071" w:type="dxa"/>
            <w:tcBorders>
              <w:top w:val="nil"/>
              <w:left w:val="nil"/>
              <w:bottom w:val="single" w:sz="4" w:space="0" w:color="ACB9CA"/>
              <w:right w:val="single" w:sz="4" w:space="0" w:color="ACB9CA"/>
            </w:tcBorders>
            <w:shd w:val="clear" w:color="000000" w:fill="FFFFFF"/>
            <w:vAlign w:val="center"/>
            <w:hideMark/>
          </w:tcPr>
          <w:p w14:paraId="3A953AB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w:t>
            </w:r>
          </w:p>
        </w:tc>
        <w:tc>
          <w:tcPr>
            <w:tcW w:w="1071" w:type="dxa"/>
            <w:tcBorders>
              <w:top w:val="nil"/>
              <w:left w:val="nil"/>
              <w:bottom w:val="single" w:sz="4" w:space="0" w:color="ACB9CA"/>
              <w:right w:val="single" w:sz="4" w:space="0" w:color="ACB9CA"/>
            </w:tcBorders>
            <w:shd w:val="clear" w:color="000000" w:fill="FFFFFF"/>
            <w:vAlign w:val="center"/>
            <w:hideMark/>
          </w:tcPr>
          <w:p w14:paraId="09F9D05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815733</w:t>
            </w:r>
          </w:p>
        </w:tc>
        <w:tc>
          <w:tcPr>
            <w:tcW w:w="1230" w:type="dxa"/>
            <w:tcBorders>
              <w:top w:val="nil"/>
              <w:left w:val="nil"/>
              <w:bottom w:val="single" w:sz="4" w:space="0" w:color="ACB9CA"/>
              <w:right w:val="single" w:sz="4" w:space="0" w:color="ACB9CA"/>
            </w:tcBorders>
            <w:shd w:val="clear" w:color="000000" w:fill="FFFFFF"/>
            <w:vAlign w:val="center"/>
            <w:hideMark/>
          </w:tcPr>
          <w:p w14:paraId="4FB9DE3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17.39%</w:t>
            </w:r>
          </w:p>
        </w:tc>
      </w:tr>
      <w:tr w:rsidR="00BD4538" w:rsidRPr="00C47FE2" w14:paraId="6A63DC42"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E9A652E"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Empty project</w:t>
            </w:r>
          </w:p>
        </w:tc>
        <w:tc>
          <w:tcPr>
            <w:tcW w:w="667" w:type="dxa"/>
            <w:tcBorders>
              <w:top w:val="nil"/>
              <w:left w:val="nil"/>
              <w:bottom w:val="single" w:sz="4" w:space="0" w:color="ACB9CA"/>
              <w:right w:val="single" w:sz="4" w:space="0" w:color="ACB9CA"/>
            </w:tcBorders>
            <w:shd w:val="clear" w:color="000000" w:fill="FFFFFF"/>
            <w:vAlign w:val="center"/>
            <w:hideMark/>
          </w:tcPr>
          <w:p w14:paraId="642878E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w:t>
            </w:r>
          </w:p>
        </w:tc>
        <w:tc>
          <w:tcPr>
            <w:tcW w:w="1299" w:type="dxa"/>
            <w:tcBorders>
              <w:top w:val="nil"/>
              <w:left w:val="nil"/>
              <w:bottom w:val="single" w:sz="4" w:space="0" w:color="ACB9CA"/>
              <w:right w:val="single" w:sz="4" w:space="0" w:color="ACB9CA"/>
            </w:tcBorders>
            <w:shd w:val="clear" w:color="000000" w:fill="FFFFFF"/>
            <w:vAlign w:val="center"/>
            <w:hideMark/>
          </w:tcPr>
          <w:p w14:paraId="7FB395B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477578.7</w:t>
            </w:r>
          </w:p>
        </w:tc>
        <w:tc>
          <w:tcPr>
            <w:tcW w:w="741" w:type="dxa"/>
            <w:tcBorders>
              <w:top w:val="nil"/>
              <w:left w:val="nil"/>
              <w:bottom w:val="single" w:sz="4" w:space="0" w:color="ACB9CA"/>
              <w:right w:val="single" w:sz="4" w:space="0" w:color="ACB9CA"/>
            </w:tcBorders>
            <w:shd w:val="clear" w:color="000000" w:fill="FFFFFF"/>
            <w:vAlign w:val="center"/>
            <w:hideMark/>
          </w:tcPr>
          <w:p w14:paraId="2783EFE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14:paraId="0B97BAD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641535</w:t>
            </w:r>
          </w:p>
        </w:tc>
        <w:tc>
          <w:tcPr>
            <w:tcW w:w="1070" w:type="dxa"/>
            <w:tcBorders>
              <w:top w:val="nil"/>
              <w:left w:val="nil"/>
              <w:bottom w:val="single" w:sz="4" w:space="0" w:color="ACB9CA"/>
              <w:right w:val="single" w:sz="4" w:space="0" w:color="ACB9CA"/>
            </w:tcBorders>
            <w:shd w:val="clear" w:color="000000" w:fill="FFFFFF"/>
            <w:vAlign w:val="center"/>
            <w:hideMark/>
          </w:tcPr>
          <w:p w14:paraId="56E804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889855</w:t>
            </w:r>
          </w:p>
        </w:tc>
        <w:tc>
          <w:tcPr>
            <w:tcW w:w="1070" w:type="dxa"/>
            <w:tcBorders>
              <w:top w:val="nil"/>
              <w:left w:val="nil"/>
              <w:bottom w:val="single" w:sz="4" w:space="0" w:color="ACB9CA"/>
              <w:right w:val="single" w:sz="4" w:space="0" w:color="ACB9CA"/>
            </w:tcBorders>
            <w:shd w:val="clear" w:color="000000" w:fill="FFFFFF"/>
            <w:vAlign w:val="center"/>
            <w:hideMark/>
          </w:tcPr>
          <w:p w14:paraId="1E0845A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889855</w:t>
            </w:r>
          </w:p>
        </w:tc>
        <w:tc>
          <w:tcPr>
            <w:tcW w:w="1071" w:type="dxa"/>
            <w:tcBorders>
              <w:top w:val="nil"/>
              <w:left w:val="nil"/>
              <w:bottom w:val="single" w:sz="4" w:space="0" w:color="ACB9CA"/>
              <w:right w:val="single" w:sz="4" w:space="0" w:color="ACB9CA"/>
            </w:tcBorders>
            <w:shd w:val="clear" w:color="000000" w:fill="FFFFFF"/>
            <w:vAlign w:val="center"/>
            <w:hideMark/>
          </w:tcPr>
          <w:p w14:paraId="3E63F0B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071" w:type="dxa"/>
            <w:tcBorders>
              <w:top w:val="nil"/>
              <w:left w:val="nil"/>
              <w:bottom w:val="single" w:sz="4" w:space="0" w:color="ACB9CA"/>
              <w:right w:val="single" w:sz="4" w:space="0" w:color="ACB9CA"/>
            </w:tcBorders>
            <w:shd w:val="clear" w:color="000000" w:fill="FFFFFF"/>
            <w:vAlign w:val="center"/>
            <w:hideMark/>
          </w:tcPr>
          <w:p w14:paraId="1B16F51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889365</w:t>
            </w:r>
          </w:p>
        </w:tc>
        <w:tc>
          <w:tcPr>
            <w:tcW w:w="1230" w:type="dxa"/>
            <w:tcBorders>
              <w:top w:val="nil"/>
              <w:left w:val="nil"/>
              <w:bottom w:val="single" w:sz="4" w:space="0" w:color="ACB9CA"/>
              <w:right w:val="single" w:sz="4" w:space="0" w:color="ACB9CA"/>
            </w:tcBorders>
            <w:shd w:val="clear" w:color="000000" w:fill="FFFFFF"/>
            <w:vAlign w:val="center"/>
            <w:hideMark/>
          </w:tcPr>
          <w:p w14:paraId="5AC59EA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w:t>
            </w:r>
          </w:p>
        </w:tc>
      </w:tr>
      <w:tr w:rsidR="00BD4538" w:rsidRPr="00C47FE2" w14:paraId="63FEE786"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1405B249"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lastRenderedPageBreak/>
              <w:t>DELETE Invoice for Project 02</w:t>
            </w:r>
          </w:p>
        </w:tc>
        <w:tc>
          <w:tcPr>
            <w:tcW w:w="667" w:type="dxa"/>
            <w:tcBorders>
              <w:top w:val="nil"/>
              <w:left w:val="nil"/>
              <w:bottom w:val="single" w:sz="4" w:space="0" w:color="ACB9CA"/>
              <w:right w:val="single" w:sz="4" w:space="0" w:color="ACB9CA"/>
            </w:tcBorders>
            <w:shd w:val="clear" w:color="000000" w:fill="FFFFFF"/>
            <w:vAlign w:val="center"/>
            <w:hideMark/>
          </w:tcPr>
          <w:p w14:paraId="399559F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99" w:type="dxa"/>
            <w:tcBorders>
              <w:top w:val="nil"/>
              <w:left w:val="nil"/>
              <w:bottom w:val="single" w:sz="4" w:space="0" w:color="ACB9CA"/>
              <w:right w:val="single" w:sz="4" w:space="0" w:color="ACB9CA"/>
            </w:tcBorders>
            <w:shd w:val="clear" w:color="000000" w:fill="FFFFFF"/>
            <w:vAlign w:val="center"/>
            <w:hideMark/>
          </w:tcPr>
          <w:p w14:paraId="31A9EC9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328981</w:t>
            </w:r>
          </w:p>
        </w:tc>
        <w:tc>
          <w:tcPr>
            <w:tcW w:w="741" w:type="dxa"/>
            <w:tcBorders>
              <w:top w:val="nil"/>
              <w:left w:val="nil"/>
              <w:bottom w:val="single" w:sz="4" w:space="0" w:color="ACB9CA"/>
              <w:right w:val="single" w:sz="4" w:space="0" w:color="ACB9CA"/>
            </w:tcBorders>
            <w:shd w:val="clear" w:color="000000" w:fill="FFFFFF"/>
            <w:vAlign w:val="center"/>
            <w:hideMark/>
          </w:tcPr>
          <w:p w14:paraId="5EE73B9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0" w:type="dxa"/>
            <w:tcBorders>
              <w:top w:val="nil"/>
              <w:left w:val="nil"/>
              <w:bottom w:val="single" w:sz="4" w:space="0" w:color="ACB9CA"/>
              <w:right w:val="single" w:sz="4" w:space="0" w:color="ACB9CA"/>
            </w:tcBorders>
            <w:shd w:val="clear" w:color="000000" w:fill="FFFFFF"/>
            <w:vAlign w:val="center"/>
            <w:hideMark/>
          </w:tcPr>
          <w:p w14:paraId="67E61A0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329215</w:t>
            </w:r>
          </w:p>
        </w:tc>
        <w:tc>
          <w:tcPr>
            <w:tcW w:w="1070" w:type="dxa"/>
            <w:tcBorders>
              <w:top w:val="nil"/>
              <w:left w:val="nil"/>
              <w:bottom w:val="single" w:sz="4" w:space="0" w:color="ACB9CA"/>
              <w:right w:val="single" w:sz="4" w:space="0" w:color="ACB9CA"/>
            </w:tcBorders>
            <w:shd w:val="clear" w:color="000000" w:fill="FFFFFF"/>
            <w:vAlign w:val="center"/>
            <w:hideMark/>
          </w:tcPr>
          <w:p w14:paraId="01812FE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329215</w:t>
            </w:r>
          </w:p>
        </w:tc>
        <w:tc>
          <w:tcPr>
            <w:tcW w:w="1070" w:type="dxa"/>
            <w:tcBorders>
              <w:top w:val="nil"/>
              <w:left w:val="nil"/>
              <w:bottom w:val="single" w:sz="4" w:space="0" w:color="ACB9CA"/>
              <w:right w:val="single" w:sz="4" w:space="0" w:color="ACB9CA"/>
            </w:tcBorders>
            <w:shd w:val="clear" w:color="000000" w:fill="FFFFFF"/>
            <w:vAlign w:val="center"/>
            <w:hideMark/>
          </w:tcPr>
          <w:p w14:paraId="54183F1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329215</w:t>
            </w:r>
          </w:p>
        </w:tc>
        <w:tc>
          <w:tcPr>
            <w:tcW w:w="1071" w:type="dxa"/>
            <w:tcBorders>
              <w:top w:val="nil"/>
              <w:left w:val="nil"/>
              <w:bottom w:val="single" w:sz="4" w:space="0" w:color="ACB9CA"/>
              <w:right w:val="single" w:sz="4" w:space="0" w:color="ACB9CA"/>
            </w:tcBorders>
            <w:shd w:val="clear" w:color="000000" w:fill="FFFFFF"/>
            <w:vAlign w:val="center"/>
            <w:hideMark/>
          </w:tcPr>
          <w:p w14:paraId="4139EED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328981</w:t>
            </w:r>
          </w:p>
        </w:tc>
        <w:tc>
          <w:tcPr>
            <w:tcW w:w="1071" w:type="dxa"/>
            <w:tcBorders>
              <w:top w:val="nil"/>
              <w:left w:val="nil"/>
              <w:bottom w:val="single" w:sz="4" w:space="0" w:color="ACB9CA"/>
              <w:right w:val="single" w:sz="4" w:space="0" w:color="ACB9CA"/>
            </w:tcBorders>
            <w:shd w:val="clear" w:color="000000" w:fill="FFFFFF"/>
            <w:vAlign w:val="center"/>
            <w:hideMark/>
          </w:tcPr>
          <w:p w14:paraId="668D637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328981</w:t>
            </w:r>
          </w:p>
        </w:tc>
        <w:tc>
          <w:tcPr>
            <w:tcW w:w="1230" w:type="dxa"/>
            <w:tcBorders>
              <w:top w:val="nil"/>
              <w:left w:val="nil"/>
              <w:bottom w:val="single" w:sz="4" w:space="0" w:color="ACB9CA"/>
              <w:right w:val="single" w:sz="4" w:space="0" w:color="ACB9CA"/>
            </w:tcBorders>
            <w:shd w:val="clear" w:color="000000" w:fill="FFFFFF"/>
            <w:vAlign w:val="center"/>
            <w:hideMark/>
          </w:tcPr>
          <w:p w14:paraId="592E65A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614C7841"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504E56F"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Invoice for Sale</w:t>
            </w:r>
          </w:p>
        </w:tc>
        <w:tc>
          <w:tcPr>
            <w:tcW w:w="667" w:type="dxa"/>
            <w:tcBorders>
              <w:top w:val="nil"/>
              <w:left w:val="nil"/>
              <w:bottom w:val="single" w:sz="4" w:space="0" w:color="ACB9CA"/>
              <w:right w:val="single" w:sz="4" w:space="0" w:color="ACB9CA"/>
            </w:tcBorders>
            <w:shd w:val="clear" w:color="000000" w:fill="FFFFFF"/>
            <w:vAlign w:val="center"/>
            <w:hideMark/>
          </w:tcPr>
          <w:p w14:paraId="67E2A06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w:t>
            </w:r>
          </w:p>
        </w:tc>
        <w:tc>
          <w:tcPr>
            <w:tcW w:w="1299" w:type="dxa"/>
            <w:tcBorders>
              <w:top w:val="nil"/>
              <w:left w:val="nil"/>
              <w:bottom w:val="single" w:sz="4" w:space="0" w:color="ACB9CA"/>
              <w:right w:val="single" w:sz="4" w:space="0" w:color="ACB9CA"/>
            </w:tcBorders>
            <w:shd w:val="clear" w:color="000000" w:fill="FFFFFF"/>
            <w:vAlign w:val="center"/>
            <w:hideMark/>
          </w:tcPr>
          <w:p w14:paraId="7C314BE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314388.36</w:t>
            </w:r>
          </w:p>
        </w:tc>
        <w:tc>
          <w:tcPr>
            <w:tcW w:w="741" w:type="dxa"/>
            <w:tcBorders>
              <w:top w:val="nil"/>
              <w:left w:val="nil"/>
              <w:bottom w:val="single" w:sz="4" w:space="0" w:color="ACB9CA"/>
              <w:right w:val="single" w:sz="4" w:space="0" w:color="ACB9CA"/>
            </w:tcBorders>
            <w:shd w:val="clear" w:color="000000" w:fill="FFFFFF"/>
            <w:vAlign w:val="center"/>
            <w:hideMark/>
          </w:tcPr>
          <w:p w14:paraId="0A3A337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14:paraId="75D42B0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452863</w:t>
            </w:r>
          </w:p>
        </w:tc>
        <w:tc>
          <w:tcPr>
            <w:tcW w:w="1070" w:type="dxa"/>
            <w:tcBorders>
              <w:top w:val="nil"/>
              <w:left w:val="nil"/>
              <w:bottom w:val="single" w:sz="4" w:space="0" w:color="ACB9CA"/>
              <w:right w:val="single" w:sz="4" w:space="0" w:color="ACB9CA"/>
            </w:tcBorders>
            <w:shd w:val="clear" w:color="000000" w:fill="FFFFFF"/>
            <w:vAlign w:val="center"/>
            <w:hideMark/>
          </w:tcPr>
          <w:p w14:paraId="67836F2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467455</w:t>
            </w:r>
          </w:p>
        </w:tc>
        <w:tc>
          <w:tcPr>
            <w:tcW w:w="1070" w:type="dxa"/>
            <w:tcBorders>
              <w:top w:val="nil"/>
              <w:left w:val="nil"/>
              <w:bottom w:val="single" w:sz="4" w:space="0" w:color="ACB9CA"/>
              <w:right w:val="single" w:sz="4" w:space="0" w:color="ACB9CA"/>
            </w:tcBorders>
            <w:shd w:val="clear" w:color="000000" w:fill="FFFFFF"/>
            <w:vAlign w:val="center"/>
            <w:hideMark/>
          </w:tcPr>
          <w:p w14:paraId="384B18D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524799</w:t>
            </w:r>
          </w:p>
        </w:tc>
        <w:tc>
          <w:tcPr>
            <w:tcW w:w="1071" w:type="dxa"/>
            <w:tcBorders>
              <w:top w:val="nil"/>
              <w:left w:val="nil"/>
              <w:bottom w:val="single" w:sz="4" w:space="0" w:color="ACB9CA"/>
              <w:right w:val="single" w:sz="4" w:space="0" w:color="ACB9CA"/>
            </w:tcBorders>
            <w:shd w:val="clear" w:color="000000" w:fill="FFFFFF"/>
            <w:vAlign w:val="center"/>
            <w:hideMark/>
          </w:tcPr>
          <w:p w14:paraId="3404870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w:t>
            </w:r>
          </w:p>
        </w:tc>
        <w:tc>
          <w:tcPr>
            <w:tcW w:w="1071" w:type="dxa"/>
            <w:tcBorders>
              <w:top w:val="nil"/>
              <w:left w:val="nil"/>
              <w:bottom w:val="single" w:sz="4" w:space="0" w:color="ACB9CA"/>
              <w:right w:val="single" w:sz="4" w:space="0" w:color="ACB9CA"/>
            </w:tcBorders>
            <w:shd w:val="clear" w:color="000000" w:fill="FFFFFF"/>
            <w:vAlign w:val="center"/>
            <w:hideMark/>
          </w:tcPr>
          <w:p w14:paraId="2CBD2E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524408</w:t>
            </w:r>
          </w:p>
        </w:tc>
        <w:tc>
          <w:tcPr>
            <w:tcW w:w="1230" w:type="dxa"/>
            <w:tcBorders>
              <w:top w:val="nil"/>
              <w:left w:val="nil"/>
              <w:bottom w:val="single" w:sz="4" w:space="0" w:color="ACB9CA"/>
              <w:right w:val="single" w:sz="4" w:space="0" w:color="ACB9CA"/>
            </w:tcBorders>
            <w:shd w:val="clear" w:color="000000" w:fill="FFFFFF"/>
            <w:vAlign w:val="center"/>
            <w:hideMark/>
          </w:tcPr>
          <w:p w14:paraId="709D658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13.64%</w:t>
            </w:r>
          </w:p>
        </w:tc>
      </w:tr>
      <w:tr w:rsidR="00BD4538" w:rsidRPr="00C47FE2" w14:paraId="65B50EC9"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DAE46D4"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667" w:type="dxa"/>
            <w:tcBorders>
              <w:top w:val="nil"/>
              <w:left w:val="nil"/>
              <w:bottom w:val="single" w:sz="4" w:space="0" w:color="ACB9CA"/>
              <w:right w:val="single" w:sz="4" w:space="0" w:color="ACB9CA"/>
            </w:tcBorders>
            <w:shd w:val="clear" w:color="000000" w:fill="FFFFFF"/>
            <w:vAlign w:val="center"/>
            <w:hideMark/>
          </w:tcPr>
          <w:p w14:paraId="31E01E7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1300</w:t>
            </w:r>
          </w:p>
        </w:tc>
        <w:tc>
          <w:tcPr>
            <w:tcW w:w="1299" w:type="dxa"/>
            <w:tcBorders>
              <w:top w:val="nil"/>
              <w:left w:val="nil"/>
              <w:bottom w:val="single" w:sz="4" w:space="0" w:color="ACB9CA"/>
              <w:right w:val="single" w:sz="4" w:space="0" w:color="ACB9CA"/>
            </w:tcBorders>
            <w:shd w:val="clear" w:color="000000" w:fill="FFFFFF"/>
            <w:vAlign w:val="center"/>
            <w:hideMark/>
          </w:tcPr>
          <w:p w14:paraId="7DFD80D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320096.05</w:t>
            </w:r>
          </w:p>
        </w:tc>
        <w:tc>
          <w:tcPr>
            <w:tcW w:w="741" w:type="dxa"/>
            <w:tcBorders>
              <w:top w:val="nil"/>
              <w:left w:val="nil"/>
              <w:bottom w:val="single" w:sz="4" w:space="0" w:color="ACB9CA"/>
              <w:right w:val="single" w:sz="4" w:space="0" w:color="ACB9CA"/>
            </w:tcBorders>
            <w:shd w:val="clear" w:color="000000" w:fill="FFFFFF"/>
            <w:vAlign w:val="center"/>
            <w:hideMark/>
          </w:tcPr>
          <w:p w14:paraId="014488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w:t>
            </w:r>
          </w:p>
        </w:tc>
        <w:tc>
          <w:tcPr>
            <w:tcW w:w="1070" w:type="dxa"/>
            <w:tcBorders>
              <w:top w:val="nil"/>
              <w:left w:val="nil"/>
              <w:bottom w:val="single" w:sz="4" w:space="0" w:color="ACB9CA"/>
              <w:right w:val="single" w:sz="4" w:space="0" w:color="ACB9CA"/>
            </w:tcBorders>
            <w:shd w:val="clear" w:color="000000" w:fill="FFFFFF"/>
            <w:vAlign w:val="center"/>
            <w:hideMark/>
          </w:tcPr>
          <w:p w14:paraId="3D2733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656754</w:t>
            </w:r>
          </w:p>
        </w:tc>
        <w:tc>
          <w:tcPr>
            <w:tcW w:w="1070" w:type="dxa"/>
            <w:tcBorders>
              <w:top w:val="nil"/>
              <w:left w:val="nil"/>
              <w:bottom w:val="single" w:sz="4" w:space="0" w:color="ACB9CA"/>
              <w:right w:val="single" w:sz="4" w:space="0" w:color="ACB9CA"/>
            </w:tcBorders>
            <w:shd w:val="clear" w:color="000000" w:fill="FFFFFF"/>
            <w:vAlign w:val="center"/>
            <w:hideMark/>
          </w:tcPr>
          <w:p w14:paraId="23F09E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769272.7</w:t>
            </w:r>
          </w:p>
        </w:tc>
        <w:tc>
          <w:tcPr>
            <w:tcW w:w="1070" w:type="dxa"/>
            <w:tcBorders>
              <w:top w:val="nil"/>
              <w:left w:val="nil"/>
              <w:bottom w:val="single" w:sz="4" w:space="0" w:color="ACB9CA"/>
              <w:right w:val="single" w:sz="4" w:space="0" w:color="ACB9CA"/>
            </w:tcBorders>
            <w:shd w:val="clear" w:color="000000" w:fill="FFFFFF"/>
            <w:vAlign w:val="center"/>
            <w:hideMark/>
          </w:tcPr>
          <w:p w14:paraId="60F2263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929030.1</w:t>
            </w:r>
          </w:p>
        </w:tc>
        <w:tc>
          <w:tcPr>
            <w:tcW w:w="1071" w:type="dxa"/>
            <w:tcBorders>
              <w:top w:val="nil"/>
              <w:left w:val="nil"/>
              <w:bottom w:val="single" w:sz="4" w:space="0" w:color="ACB9CA"/>
              <w:right w:val="single" w:sz="4" w:space="0" w:color="ACB9CA"/>
            </w:tcBorders>
            <w:shd w:val="clear" w:color="000000" w:fill="FFFFFF"/>
            <w:vAlign w:val="center"/>
            <w:hideMark/>
          </w:tcPr>
          <w:p w14:paraId="44B16A2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14:paraId="6541D69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1190765</w:t>
            </w:r>
          </w:p>
        </w:tc>
        <w:tc>
          <w:tcPr>
            <w:tcW w:w="1230" w:type="dxa"/>
            <w:tcBorders>
              <w:top w:val="nil"/>
              <w:left w:val="nil"/>
              <w:bottom w:val="single" w:sz="4" w:space="0" w:color="ACB9CA"/>
              <w:right w:val="single" w:sz="4" w:space="0" w:color="ACB9CA"/>
            </w:tcBorders>
            <w:shd w:val="clear" w:color="000000" w:fill="FFFFFF"/>
            <w:vAlign w:val="center"/>
            <w:hideMark/>
          </w:tcPr>
          <w:p w14:paraId="29D183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41.69%</w:t>
            </w:r>
          </w:p>
        </w:tc>
      </w:tr>
      <w:tr w:rsidR="00BD4538" w:rsidRPr="00C47FE2" w14:paraId="5A5B75EB"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E0522C9"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Note for an expense</w:t>
            </w:r>
          </w:p>
        </w:tc>
        <w:tc>
          <w:tcPr>
            <w:tcW w:w="667" w:type="dxa"/>
            <w:tcBorders>
              <w:top w:val="nil"/>
              <w:left w:val="nil"/>
              <w:bottom w:val="single" w:sz="4" w:space="0" w:color="ACB9CA"/>
              <w:right w:val="single" w:sz="4" w:space="0" w:color="ACB9CA"/>
            </w:tcBorders>
            <w:shd w:val="clear" w:color="000000" w:fill="FFFFFF"/>
            <w:vAlign w:val="center"/>
            <w:hideMark/>
          </w:tcPr>
          <w:p w14:paraId="56147D3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401</w:t>
            </w:r>
          </w:p>
        </w:tc>
        <w:tc>
          <w:tcPr>
            <w:tcW w:w="1299" w:type="dxa"/>
            <w:tcBorders>
              <w:top w:val="nil"/>
              <w:left w:val="nil"/>
              <w:bottom w:val="single" w:sz="4" w:space="0" w:color="ACB9CA"/>
              <w:right w:val="single" w:sz="4" w:space="0" w:color="ACB9CA"/>
            </w:tcBorders>
            <w:shd w:val="clear" w:color="000000" w:fill="FFFFFF"/>
            <w:vAlign w:val="center"/>
            <w:hideMark/>
          </w:tcPr>
          <w:p w14:paraId="6B13AA8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308350.11</w:t>
            </w:r>
          </w:p>
        </w:tc>
        <w:tc>
          <w:tcPr>
            <w:tcW w:w="741" w:type="dxa"/>
            <w:tcBorders>
              <w:top w:val="nil"/>
              <w:left w:val="nil"/>
              <w:bottom w:val="single" w:sz="4" w:space="0" w:color="ACB9CA"/>
              <w:right w:val="single" w:sz="4" w:space="0" w:color="ACB9CA"/>
            </w:tcBorders>
            <w:shd w:val="clear" w:color="000000" w:fill="FFFFFF"/>
            <w:vAlign w:val="center"/>
            <w:hideMark/>
          </w:tcPr>
          <w:p w14:paraId="6C81BBD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0.06</w:t>
            </w:r>
          </w:p>
        </w:tc>
        <w:tc>
          <w:tcPr>
            <w:tcW w:w="1070" w:type="dxa"/>
            <w:tcBorders>
              <w:top w:val="nil"/>
              <w:left w:val="nil"/>
              <w:bottom w:val="single" w:sz="4" w:space="0" w:color="ACB9CA"/>
              <w:right w:val="single" w:sz="4" w:space="0" w:color="ACB9CA"/>
            </w:tcBorders>
            <w:shd w:val="clear" w:color="000000" w:fill="FFFFFF"/>
            <w:vAlign w:val="center"/>
            <w:hideMark/>
          </w:tcPr>
          <w:p w14:paraId="480FBC9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849027.8</w:t>
            </w:r>
          </w:p>
        </w:tc>
        <w:tc>
          <w:tcPr>
            <w:tcW w:w="1070" w:type="dxa"/>
            <w:tcBorders>
              <w:top w:val="nil"/>
              <w:left w:val="nil"/>
              <w:bottom w:val="single" w:sz="4" w:space="0" w:color="ACB9CA"/>
              <w:right w:val="single" w:sz="4" w:space="0" w:color="ACB9CA"/>
            </w:tcBorders>
            <w:shd w:val="clear" w:color="000000" w:fill="FFFFFF"/>
            <w:vAlign w:val="center"/>
            <w:hideMark/>
          </w:tcPr>
          <w:p w14:paraId="1EC38B9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954862.4</w:t>
            </w:r>
          </w:p>
        </w:tc>
        <w:tc>
          <w:tcPr>
            <w:tcW w:w="1070" w:type="dxa"/>
            <w:tcBorders>
              <w:top w:val="nil"/>
              <w:left w:val="nil"/>
              <w:bottom w:val="single" w:sz="4" w:space="0" w:color="ACB9CA"/>
              <w:right w:val="single" w:sz="4" w:space="0" w:color="ACB9CA"/>
            </w:tcBorders>
            <w:shd w:val="clear" w:color="000000" w:fill="FFFFFF"/>
            <w:vAlign w:val="center"/>
            <w:hideMark/>
          </w:tcPr>
          <w:p w14:paraId="4ECF987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1003690</w:t>
            </w:r>
          </w:p>
        </w:tc>
        <w:tc>
          <w:tcPr>
            <w:tcW w:w="1071" w:type="dxa"/>
            <w:tcBorders>
              <w:top w:val="nil"/>
              <w:left w:val="nil"/>
              <w:bottom w:val="single" w:sz="4" w:space="0" w:color="ACB9CA"/>
              <w:right w:val="single" w:sz="4" w:space="0" w:color="ACB9CA"/>
            </w:tcBorders>
            <w:shd w:val="clear" w:color="000000" w:fill="FFFFFF"/>
            <w:vAlign w:val="center"/>
            <w:hideMark/>
          </w:tcPr>
          <w:p w14:paraId="0D19014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071" w:type="dxa"/>
            <w:tcBorders>
              <w:top w:val="nil"/>
              <w:left w:val="nil"/>
              <w:bottom w:val="single" w:sz="4" w:space="0" w:color="ACB9CA"/>
              <w:right w:val="single" w:sz="4" w:space="0" w:color="ACB9CA"/>
            </w:tcBorders>
            <w:shd w:val="clear" w:color="000000" w:fill="FFFFFF"/>
            <w:vAlign w:val="center"/>
            <w:hideMark/>
          </w:tcPr>
          <w:p w14:paraId="135381F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1167827</w:t>
            </w:r>
          </w:p>
        </w:tc>
        <w:tc>
          <w:tcPr>
            <w:tcW w:w="1230" w:type="dxa"/>
            <w:tcBorders>
              <w:top w:val="nil"/>
              <w:left w:val="nil"/>
              <w:bottom w:val="single" w:sz="4" w:space="0" w:color="ACB9CA"/>
              <w:right w:val="single" w:sz="4" w:space="0" w:color="ACB9CA"/>
            </w:tcBorders>
            <w:shd w:val="clear" w:color="000000" w:fill="FFFFFF"/>
            <w:vAlign w:val="center"/>
            <w:hideMark/>
          </w:tcPr>
          <w:p w14:paraId="05AD09B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53.37%</w:t>
            </w:r>
          </w:p>
        </w:tc>
      </w:tr>
      <w:tr w:rsidR="00BD4538" w:rsidRPr="00C47FE2" w14:paraId="652CE1B9"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1C7A58C"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Reminder for a Sale</w:t>
            </w:r>
          </w:p>
        </w:tc>
        <w:tc>
          <w:tcPr>
            <w:tcW w:w="667" w:type="dxa"/>
            <w:tcBorders>
              <w:top w:val="nil"/>
              <w:left w:val="nil"/>
              <w:bottom w:val="single" w:sz="4" w:space="0" w:color="ACB9CA"/>
              <w:right w:val="single" w:sz="4" w:space="0" w:color="ACB9CA"/>
            </w:tcBorders>
            <w:shd w:val="clear" w:color="000000" w:fill="FFFFFF"/>
            <w:vAlign w:val="center"/>
            <w:hideMark/>
          </w:tcPr>
          <w:p w14:paraId="632691E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1143</w:t>
            </w:r>
          </w:p>
        </w:tc>
        <w:tc>
          <w:tcPr>
            <w:tcW w:w="1299" w:type="dxa"/>
            <w:tcBorders>
              <w:top w:val="nil"/>
              <w:left w:val="nil"/>
              <w:bottom w:val="single" w:sz="4" w:space="0" w:color="ACB9CA"/>
              <w:right w:val="single" w:sz="4" w:space="0" w:color="ACB9CA"/>
            </w:tcBorders>
            <w:shd w:val="clear" w:color="000000" w:fill="FFFFFF"/>
            <w:vAlign w:val="center"/>
            <w:hideMark/>
          </w:tcPr>
          <w:p w14:paraId="59B8EF1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203183.47</w:t>
            </w:r>
          </w:p>
        </w:tc>
        <w:tc>
          <w:tcPr>
            <w:tcW w:w="741" w:type="dxa"/>
            <w:tcBorders>
              <w:top w:val="nil"/>
              <w:left w:val="nil"/>
              <w:bottom w:val="single" w:sz="4" w:space="0" w:color="ACB9CA"/>
              <w:right w:val="single" w:sz="4" w:space="0" w:color="ACB9CA"/>
            </w:tcBorders>
            <w:shd w:val="clear" w:color="000000" w:fill="FFFFFF"/>
            <w:vAlign w:val="center"/>
            <w:hideMark/>
          </w:tcPr>
          <w:p w14:paraId="26B831F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0.18</w:t>
            </w:r>
          </w:p>
        </w:tc>
        <w:tc>
          <w:tcPr>
            <w:tcW w:w="1070" w:type="dxa"/>
            <w:tcBorders>
              <w:top w:val="nil"/>
              <w:left w:val="nil"/>
              <w:bottom w:val="single" w:sz="4" w:space="0" w:color="ACB9CA"/>
              <w:right w:val="single" w:sz="4" w:space="0" w:color="ACB9CA"/>
            </w:tcBorders>
            <w:shd w:val="clear" w:color="000000" w:fill="FFFFFF"/>
            <w:vAlign w:val="center"/>
            <w:hideMark/>
          </w:tcPr>
          <w:p w14:paraId="0361EC4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491134.4</w:t>
            </w:r>
          </w:p>
        </w:tc>
        <w:tc>
          <w:tcPr>
            <w:tcW w:w="1070" w:type="dxa"/>
            <w:tcBorders>
              <w:top w:val="nil"/>
              <w:left w:val="nil"/>
              <w:bottom w:val="single" w:sz="4" w:space="0" w:color="ACB9CA"/>
              <w:right w:val="single" w:sz="4" w:space="0" w:color="ACB9CA"/>
            </w:tcBorders>
            <w:shd w:val="clear" w:color="000000" w:fill="FFFFFF"/>
            <w:vAlign w:val="center"/>
            <w:hideMark/>
          </w:tcPr>
          <w:p w14:paraId="5EB2634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524417.1</w:t>
            </w:r>
          </w:p>
        </w:tc>
        <w:tc>
          <w:tcPr>
            <w:tcW w:w="1070" w:type="dxa"/>
            <w:tcBorders>
              <w:top w:val="nil"/>
              <w:left w:val="nil"/>
              <w:bottom w:val="single" w:sz="4" w:space="0" w:color="ACB9CA"/>
              <w:right w:val="single" w:sz="4" w:space="0" w:color="ACB9CA"/>
            </w:tcBorders>
            <w:shd w:val="clear" w:color="000000" w:fill="FFFFFF"/>
            <w:vAlign w:val="center"/>
            <w:hideMark/>
          </w:tcPr>
          <w:p w14:paraId="7C98059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679878.1</w:t>
            </w:r>
          </w:p>
        </w:tc>
        <w:tc>
          <w:tcPr>
            <w:tcW w:w="1071" w:type="dxa"/>
            <w:tcBorders>
              <w:top w:val="nil"/>
              <w:left w:val="nil"/>
              <w:bottom w:val="single" w:sz="4" w:space="0" w:color="ACB9CA"/>
              <w:right w:val="single" w:sz="4" w:space="0" w:color="ACB9CA"/>
            </w:tcBorders>
            <w:shd w:val="clear" w:color="000000" w:fill="FFFFFF"/>
            <w:vAlign w:val="center"/>
            <w:hideMark/>
          </w:tcPr>
          <w:p w14:paraId="6F1C624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071" w:type="dxa"/>
            <w:tcBorders>
              <w:top w:val="nil"/>
              <w:left w:val="nil"/>
              <w:bottom w:val="single" w:sz="4" w:space="0" w:color="ACB9CA"/>
              <w:right w:val="single" w:sz="4" w:space="0" w:color="ACB9CA"/>
            </w:tcBorders>
            <w:shd w:val="clear" w:color="000000" w:fill="FFFFFF"/>
            <w:vAlign w:val="center"/>
            <w:hideMark/>
          </w:tcPr>
          <w:p w14:paraId="2EF31C9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1109391</w:t>
            </w:r>
          </w:p>
        </w:tc>
        <w:tc>
          <w:tcPr>
            <w:tcW w:w="1230" w:type="dxa"/>
            <w:tcBorders>
              <w:top w:val="nil"/>
              <w:left w:val="nil"/>
              <w:bottom w:val="single" w:sz="4" w:space="0" w:color="ACB9CA"/>
              <w:right w:val="single" w:sz="4" w:space="0" w:color="ACB9CA"/>
            </w:tcBorders>
            <w:shd w:val="clear" w:color="000000" w:fill="FFFFFF"/>
            <w:vAlign w:val="center"/>
            <w:hideMark/>
          </w:tcPr>
          <w:p w14:paraId="3F9C2B1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39.11%</w:t>
            </w:r>
          </w:p>
        </w:tc>
      </w:tr>
      <w:tr w:rsidR="00BD4538" w:rsidRPr="00C47FE2" w14:paraId="2A3CE97F"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5DC590B"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667" w:type="dxa"/>
            <w:tcBorders>
              <w:top w:val="nil"/>
              <w:left w:val="nil"/>
              <w:bottom w:val="single" w:sz="4" w:space="0" w:color="ACB9CA"/>
              <w:right w:val="single" w:sz="4" w:space="0" w:color="ACB9CA"/>
            </w:tcBorders>
            <w:shd w:val="clear" w:color="000000" w:fill="FFFFFF"/>
            <w:vAlign w:val="center"/>
            <w:hideMark/>
          </w:tcPr>
          <w:p w14:paraId="71509E8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355</w:t>
            </w:r>
          </w:p>
        </w:tc>
        <w:tc>
          <w:tcPr>
            <w:tcW w:w="1299" w:type="dxa"/>
            <w:tcBorders>
              <w:top w:val="nil"/>
              <w:left w:val="nil"/>
              <w:bottom w:val="single" w:sz="4" w:space="0" w:color="ACB9CA"/>
              <w:right w:val="single" w:sz="4" w:space="0" w:color="ACB9CA"/>
            </w:tcBorders>
            <w:shd w:val="clear" w:color="000000" w:fill="FFFFFF"/>
            <w:vAlign w:val="center"/>
            <w:hideMark/>
          </w:tcPr>
          <w:p w14:paraId="3CDDE52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331307.29</w:t>
            </w:r>
          </w:p>
        </w:tc>
        <w:tc>
          <w:tcPr>
            <w:tcW w:w="741" w:type="dxa"/>
            <w:tcBorders>
              <w:top w:val="nil"/>
              <w:left w:val="nil"/>
              <w:bottom w:val="single" w:sz="4" w:space="0" w:color="ACB9CA"/>
              <w:right w:val="single" w:sz="4" w:space="0" w:color="ACB9CA"/>
            </w:tcBorders>
            <w:shd w:val="clear" w:color="000000" w:fill="FFFFFF"/>
            <w:vAlign w:val="center"/>
            <w:hideMark/>
          </w:tcPr>
          <w:p w14:paraId="27ADC43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0.06</w:t>
            </w:r>
          </w:p>
        </w:tc>
        <w:tc>
          <w:tcPr>
            <w:tcW w:w="1070" w:type="dxa"/>
            <w:tcBorders>
              <w:top w:val="nil"/>
              <w:left w:val="nil"/>
              <w:bottom w:val="single" w:sz="4" w:space="0" w:color="ACB9CA"/>
              <w:right w:val="single" w:sz="4" w:space="0" w:color="ACB9CA"/>
            </w:tcBorders>
            <w:shd w:val="clear" w:color="000000" w:fill="FFFFFF"/>
            <w:vAlign w:val="center"/>
            <w:hideMark/>
          </w:tcPr>
          <w:p w14:paraId="504E50A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633784.3</w:t>
            </w:r>
          </w:p>
        </w:tc>
        <w:tc>
          <w:tcPr>
            <w:tcW w:w="1070" w:type="dxa"/>
            <w:tcBorders>
              <w:top w:val="nil"/>
              <w:left w:val="nil"/>
              <w:bottom w:val="single" w:sz="4" w:space="0" w:color="ACB9CA"/>
              <w:right w:val="single" w:sz="4" w:space="0" w:color="ACB9CA"/>
            </w:tcBorders>
            <w:shd w:val="clear" w:color="000000" w:fill="FFFFFF"/>
            <w:vAlign w:val="center"/>
            <w:hideMark/>
          </w:tcPr>
          <w:p w14:paraId="6778A6C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731045.6</w:t>
            </w:r>
          </w:p>
        </w:tc>
        <w:tc>
          <w:tcPr>
            <w:tcW w:w="1070" w:type="dxa"/>
            <w:tcBorders>
              <w:top w:val="nil"/>
              <w:left w:val="nil"/>
              <w:bottom w:val="single" w:sz="4" w:space="0" w:color="ACB9CA"/>
              <w:right w:val="single" w:sz="4" w:space="0" w:color="ACB9CA"/>
            </w:tcBorders>
            <w:shd w:val="clear" w:color="000000" w:fill="FFFFFF"/>
            <w:vAlign w:val="center"/>
            <w:hideMark/>
          </w:tcPr>
          <w:p w14:paraId="1AA2FC2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807092.7</w:t>
            </w:r>
          </w:p>
        </w:tc>
        <w:tc>
          <w:tcPr>
            <w:tcW w:w="1071" w:type="dxa"/>
            <w:tcBorders>
              <w:top w:val="nil"/>
              <w:left w:val="nil"/>
              <w:bottom w:val="single" w:sz="4" w:space="0" w:color="ACB9CA"/>
              <w:right w:val="single" w:sz="4" w:space="0" w:color="ACB9CA"/>
            </w:tcBorders>
            <w:shd w:val="clear" w:color="000000" w:fill="FFFFFF"/>
            <w:vAlign w:val="center"/>
            <w:hideMark/>
          </w:tcPr>
          <w:p w14:paraId="79B058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071" w:type="dxa"/>
            <w:tcBorders>
              <w:top w:val="nil"/>
              <w:left w:val="nil"/>
              <w:bottom w:val="single" w:sz="4" w:space="0" w:color="ACB9CA"/>
              <w:right w:val="single" w:sz="4" w:space="0" w:color="ACB9CA"/>
            </w:tcBorders>
            <w:shd w:val="clear" w:color="000000" w:fill="FFFFFF"/>
            <w:vAlign w:val="center"/>
            <w:hideMark/>
          </w:tcPr>
          <w:p w14:paraId="7D41369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1152296</w:t>
            </w:r>
          </w:p>
        </w:tc>
        <w:tc>
          <w:tcPr>
            <w:tcW w:w="1230" w:type="dxa"/>
            <w:tcBorders>
              <w:top w:val="nil"/>
              <w:left w:val="nil"/>
              <w:bottom w:val="single" w:sz="4" w:space="0" w:color="ACB9CA"/>
              <w:right w:val="single" w:sz="4" w:space="0" w:color="ACB9CA"/>
            </w:tcBorders>
            <w:shd w:val="clear" w:color="000000" w:fill="FFFFFF"/>
            <w:vAlign w:val="center"/>
            <w:hideMark/>
          </w:tcPr>
          <w:p w14:paraId="49D923B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54.93%</w:t>
            </w:r>
          </w:p>
        </w:tc>
      </w:tr>
      <w:tr w:rsidR="00BD4538" w:rsidRPr="00C47FE2" w14:paraId="20D8D43C"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7DD66CD3"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 SaleProposal</w:t>
            </w:r>
          </w:p>
        </w:tc>
        <w:tc>
          <w:tcPr>
            <w:tcW w:w="667" w:type="dxa"/>
            <w:tcBorders>
              <w:top w:val="nil"/>
              <w:left w:val="nil"/>
              <w:bottom w:val="single" w:sz="4" w:space="0" w:color="ACB9CA"/>
              <w:right w:val="single" w:sz="4" w:space="0" w:color="ACB9CA"/>
            </w:tcBorders>
            <w:shd w:val="clear" w:color="000000" w:fill="FFFFFF"/>
            <w:vAlign w:val="center"/>
            <w:hideMark/>
          </w:tcPr>
          <w:p w14:paraId="2619C3A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903</w:t>
            </w:r>
          </w:p>
        </w:tc>
        <w:tc>
          <w:tcPr>
            <w:tcW w:w="1299" w:type="dxa"/>
            <w:tcBorders>
              <w:top w:val="nil"/>
              <w:left w:val="nil"/>
              <w:bottom w:val="single" w:sz="4" w:space="0" w:color="ACB9CA"/>
              <w:right w:val="single" w:sz="4" w:space="0" w:color="ACB9CA"/>
            </w:tcBorders>
            <w:shd w:val="clear" w:color="000000" w:fill="FFFFFF"/>
            <w:vAlign w:val="center"/>
            <w:hideMark/>
          </w:tcPr>
          <w:p w14:paraId="4572BD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216196.28</w:t>
            </w:r>
          </w:p>
        </w:tc>
        <w:tc>
          <w:tcPr>
            <w:tcW w:w="741" w:type="dxa"/>
            <w:tcBorders>
              <w:top w:val="nil"/>
              <w:left w:val="nil"/>
              <w:bottom w:val="single" w:sz="4" w:space="0" w:color="ACB9CA"/>
              <w:right w:val="single" w:sz="4" w:space="0" w:color="ACB9CA"/>
            </w:tcBorders>
            <w:shd w:val="clear" w:color="000000" w:fill="FFFFFF"/>
            <w:vAlign w:val="center"/>
            <w:hideMark/>
          </w:tcPr>
          <w:p w14:paraId="5DD8B79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0.14</w:t>
            </w:r>
          </w:p>
        </w:tc>
        <w:tc>
          <w:tcPr>
            <w:tcW w:w="1070" w:type="dxa"/>
            <w:tcBorders>
              <w:top w:val="nil"/>
              <w:left w:val="nil"/>
              <w:bottom w:val="single" w:sz="4" w:space="0" w:color="ACB9CA"/>
              <w:right w:val="single" w:sz="4" w:space="0" w:color="ACB9CA"/>
            </w:tcBorders>
            <w:shd w:val="clear" w:color="000000" w:fill="FFFFFF"/>
            <w:vAlign w:val="center"/>
            <w:hideMark/>
          </w:tcPr>
          <w:p w14:paraId="5E07E4E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528422.1</w:t>
            </w:r>
          </w:p>
        </w:tc>
        <w:tc>
          <w:tcPr>
            <w:tcW w:w="1070" w:type="dxa"/>
            <w:tcBorders>
              <w:top w:val="nil"/>
              <w:left w:val="nil"/>
              <w:bottom w:val="single" w:sz="4" w:space="0" w:color="ACB9CA"/>
              <w:right w:val="single" w:sz="4" w:space="0" w:color="ACB9CA"/>
            </w:tcBorders>
            <w:shd w:val="clear" w:color="000000" w:fill="FFFFFF"/>
            <w:vAlign w:val="center"/>
            <w:hideMark/>
          </w:tcPr>
          <w:p w14:paraId="6FE59C4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640005.8</w:t>
            </w:r>
          </w:p>
        </w:tc>
        <w:tc>
          <w:tcPr>
            <w:tcW w:w="1070" w:type="dxa"/>
            <w:tcBorders>
              <w:top w:val="nil"/>
              <w:left w:val="nil"/>
              <w:bottom w:val="single" w:sz="4" w:space="0" w:color="ACB9CA"/>
              <w:right w:val="single" w:sz="4" w:space="0" w:color="ACB9CA"/>
            </w:tcBorders>
            <w:shd w:val="clear" w:color="000000" w:fill="FFFFFF"/>
            <w:vAlign w:val="center"/>
            <w:hideMark/>
          </w:tcPr>
          <w:p w14:paraId="56AA381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718290.8</w:t>
            </w:r>
          </w:p>
        </w:tc>
        <w:tc>
          <w:tcPr>
            <w:tcW w:w="1071" w:type="dxa"/>
            <w:tcBorders>
              <w:top w:val="nil"/>
              <w:left w:val="nil"/>
              <w:bottom w:val="single" w:sz="4" w:space="0" w:color="ACB9CA"/>
              <w:right w:val="single" w:sz="4" w:space="0" w:color="ACB9CA"/>
            </w:tcBorders>
            <w:shd w:val="clear" w:color="000000" w:fill="FFFFFF"/>
            <w:vAlign w:val="center"/>
            <w:hideMark/>
          </w:tcPr>
          <w:p w14:paraId="5B37EAB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0B34F03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906147</w:t>
            </w:r>
          </w:p>
        </w:tc>
        <w:tc>
          <w:tcPr>
            <w:tcW w:w="1230" w:type="dxa"/>
            <w:tcBorders>
              <w:top w:val="nil"/>
              <w:left w:val="nil"/>
              <w:bottom w:val="single" w:sz="4" w:space="0" w:color="ACB9CA"/>
              <w:right w:val="single" w:sz="4" w:space="0" w:color="ACB9CA"/>
            </w:tcBorders>
            <w:shd w:val="clear" w:color="000000" w:fill="FFFFFF"/>
            <w:vAlign w:val="center"/>
            <w:hideMark/>
          </w:tcPr>
          <w:p w14:paraId="08F101A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25.14%</w:t>
            </w:r>
          </w:p>
        </w:tc>
      </w:tr>
      <w:tr w:rsidR="00BD4538" w:rsidRPr="00C47FE2" w14:paraId="32430295"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3952CB9A"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DELETE_Note_for_a _Contact</w:t>
            </w:r>
          </w:p>
        </w:tc>
        <w:tc>
          <w:tcPr>
            <w:tcW w:w="667" w:type="dxa"/>
            <w:tcBorders>
              <w:top w:val="nil"/>
              <w:left w:val="nil"/>
              <w:bottom w:val="single" w:sz="4" w:space="0" w:color="ACB9CA"/>
              <w:right w:val="single" w:sz="4" w:space="0" w:color="ACB9CA"/>
            </w:tcBorders>
            <w:shd w:val="clear" w:color="000000" w:fill="FFFFFF"/>
            <w:vAlign w:val="center"/>
            <w:hideMark/>
          </w:tcPr>
          <w:p w14:paraId="3859A99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1831</w:t>
            </w:r>
          </w:p>
        </w:tc>
        <w:tc>
          <w:tcPr>
            <w:tcW w:w="1299" w:type="dxa"/>
            <w:tcBorders>
              <w:top w:val="nil"/>
              <w:left w:val="nil"/>
              <w:bottom w:val="single" w:sz="4" w:space="0" w:color="ACB9CA"/>
              <w:right w:val="single" w:sz="4" w:space="0" w:color="ACB9CA"/>
            </w:tcBorders>
            <w:shd w:val="clear" w:color="000000" w:fill="FFFFFF"/>
            <w:vAlign w:val="center"/>
            <w:hideMark/>
          </w:tcPr>
          <w:p w14:paraId="62CAD24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261610.65</w:t>
            </w:r>
          </w:p>
        </w:tc>
        <w:tc>
          <w:tcPr>
            <w:tcW w:w="741" w:type="dxa"/>
            <w:tcBorders>
              <w:top w:val="nil"/>
              <w:left w:val="nil"/>
              <w:bottom w:val="single" w:sz="4" w:space="0" w:color="ACB9CA"/>
              <w:right w:val="single" w:sz="4" w:space="0" w:color="ACB9CA"/>
            </w:tcBorders>
            <w:shd w:val="clear" w:color="000000" w:fill="FFFFFF"/>
            <w:vAlign w:val="center"/>
            <w:hideMark/>
          </w:tcPr>
          <w:p w14:paraId="19F0D2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0.29</w:t>
            </w:r>
          </w:p>
        </w:tc>
        <w:tc>
          <w:tcPr>
            <w:tcW w:w="1070" w:type="dxa"/>
            <w:tcBorders>
              <w:top w:val="nil"/>
              <w:left w:val="nil"/>
              <w:bottom w:val="single" w:sz="4" w:space="0" w:color="ACB9CA"/>
              <w:right w:val="single" w:sz="4" w:space="0" w:color="ACB9CA"/>
            </w:tcBorders>
            <w:shd w:val="clear" w:color="000000" w:fill="FFFFFF"/>
            <w:vAlign w:val="center"/>
            <w:hideMark/>
          </w:tcPr>
          <w:p w14:paraId="46C42AC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525074.2</w:t>
            </w:r>
          </w:p>
        </w:tc>
        <w:tc>
          <w:tcPr>
            <w:tcW w:w="1070" w:type="dxa"/>
            <w:tcBorders>
              <w:top w:val="nil"/>
              <w:left w:val="nil"/>
              <w:bottom w:val="single" w:sz="4" w:space="0" w:color="ACB9CA"/>
              <w:right w:val="single" w:sz="4" w:space="0" w:color="ACB9CA"/>
            </w:tcBorders>
            <w:shd w:val="clear" w:color="000000" w:fill="FFFFFF"/>
            <w:vAlign w:val="center"/>
            <w:hideMark/>
          </w:tcPr>
          <w:p w14:paraId="6EAB10E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601130.1</w:t>
            </w:r>
          </w:p>
        </w:tc>
        <w:tc>
          <w:tcPr>
            <w:tcW w:w="1070" w:type="dxa"/>
            <w:tcBorders>
              <w:top w:val="nil"/>
              <w:left w:val="nil"/>
              <w:bottom w:val="single" w:sz="4" w:space="0" w:color="ACB9CA"/>
              <w:right w:val="single" w:sz="4" w:space="0" w:color="ACB9CA"/>
            </w:tcBorders>
            <w:shd w:val="clear" w:color="000000" w:fill="FFFFFF"/>
            <w:vAlign w:val="center"/>
            <w:hideMark/>
          </w:tcPr>
          <w:p w14:paraId="33B54A1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712472.6</w:t>
            </w:r>
          </w:p>
        </w:tc>
        <w:tc>
          <w:tcPr>
            <w:tcW w:w="1071" w:type="dxa"/>
            <w:tcBorders>
              <w:top w:val="nil"/>
              <w:left w:val="nil"/>
              <w:bottom w:val="single" w:sz="4" w:space="0" w:color="ACB9CA"/>
              <w:right w:val="single" w:sz="4" w:space="0" w:color="ACB9CA"/>
            </w:tcBorders>
            <w:shd w:val="clear" w:color="000000" w:fill="FFFFFF"/>
            <w:vAlign w:val="center"/>
            <w:hideMark/>
          </w:tcPr>
          <w:p w14:paraId="4CE8F1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1F7E35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1182377</w:t>
            </w:r>
          </w:p>
        </w:tc>
        <w:tc>
          <w:tcPr>
            <w:tcW w:w="1230" w:type="dxa"/>
            <w:tcBorders>
              <w:top w:val="nil"/>
              <w:left w:val="nil"/>
              <w:bottom w:val="single" w:sz="4" w:space="0" w:color="ACB9CA"/>
              <w:right w:val="single" w:sz="4" w:space="0" w:color="ACB9CA"/>
            </w:tcBorders>
            <w:shd w:val="clear" w:color="000000" w:fill="FFFFFF"/>
            <w:vAlign w:val="center"/>
            <w:hideMark/>
          </w:tcPr>
          <w:p w14:paraId="47C6D76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33.70%</w:t>
            </w:r>
          </w:p>
        </w:tc>
      </w:tr>
      <w:tr w:rsidR="00BD4538" w:rsidRPr="00C47FE2" w14:paraId="5556C92F"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FC6D862"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DELETE_Reminder_for_a_Contact</w:t>
            </w:r>
          </w:p>
        </w:tc>
        <w:tc>
          <w:tcPr>
            <w:tcW w:w="667" w:type="dxa"/>
            <w:tcBorders>
              <w:top w:val="nil"/>
              <w:left w:val="nil"/>
              <w:bottom w:val="single" w:sz="4" w:space="0" w:color="ACB9CA"/>
              <w:right w:val="single" w:sz="4" w:space="0" w:color="ACB9CA"/>
            </w:tcBorders>
            <w:shd w:val="clear" w:color="000000" w:fill="FFFFFF"/>
            <w:vAlign w:val="center"/>
            <w:hideMark/>
          </w:tcPr>
          <w:p w14:paraId="1A6801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1848</w:t>
            </w:r>
          </w:p>
        </w:tc>
        <w:tc>
          <w:tcPr>
            <w:tcW w:w="1299" w:type="dxa"/>
            <w:tcBorders>
              <w:top w:val="nil"/>
              <w:left w:val="nil"/>
              <w:bottom w:val="single" w:sz="4" w:space="0" w:color="ACB9CA"/>
              <w:right w:val="single" w:sz="4" w:space="0" w:color="ACB9CA"/>
            </w:tcBorders>
            <w:shd w:val="clear" w:color="000000" w:fill="FFFFFF"/>
            <w:vAlign w:val="center"/>
            <w:hideMark/>
          </w:tcPr>
          <w:p w14:paraId="2314BD5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231128.34</w:t>
            </w:r>
          </w:p>
        </w:tc>
        <w:tc>
          <w:tcPr>
            <w:tcW w:w="741" w:type="dxa"/>
            <w:tcBorders>
              <w:top w:val="nil"/>
              <w:left w:val="nil"/>
              <w:bottom w:val="single" w:sz="4" w:space="0" w:color="ACB9CA"/>
              <w:right w:val="single" w:sz="4" w:space="0" w:color="ACB9CA"/>
            </w:tcBorders>
            <w:shd w:val="clear" w:color="000000" w:fill="FFFFFF"/>
            <w:vAlign w:val="center"/>
            <w:hideMark/>
          </w:tcPr>
          <w:p w14:paraId="6DB0594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0.28</w:t>
            </w:r>
          </w:p>
        </w:tc>
        <w:tc>
          <w:tcPr>
            <w:tcW w:w="1070" w:type="dxa"/>
            <w:tcBorders>
              <w:top w:val="nil"/>
              <w:left w:val="nil"/>
              <w:bottom w:val="single" w:sz="4" w:space="0" w:color="ACB9CA"/>
              <w:right w:val="single" w:sz="4" w:space="0" w:color="ACB9CA"/>
            </w:tcBorders>
            <w:shd w:val="clear" w:color="000000" w:fill="FFFFFF"/>
            <w:vAlign w:val="center"/>
            <w:hideMark/>
          </w:tcPr>
          <w:p w14:paraId="215D7B6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512045.1</w:t>
            </w:r>
          </w:p>
        </w:tc>
        <w:tc>
          <w:tcPr>
            <w:tcW w:w="1070" w:type="dxa"/>
            <w:tcBorders>
              <w:top w:val="nil"/>
              <w:left w:val="nil"/>
              <w:bottom w:val="single" w:sz="4" w:space="0" w:color="ACB9CA"/>
              <w:right w:val="single" w:sz="4" w:space="0" w:color="ACB9CA"/>
            </w:tcBorders>
            <w:shd w:val="clear" w:color="000000" w:fill="FFFFFF"/>
            <w:vAlign w:val="center"/>
            <w:hideMark/>
          </w:tcPr>
          <w:p w14:paraId="1A54792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556651.3</w:t>
            </w:r>
          </w:p>
        </w:tc>
        <w:tc>
          <w:tcPr>
            <w:tcW w:w="1070" w:type="dxa"/>
            <w:tcBorders>
              <w:top w:val="nil"/>
              <w:left w:val="nil"/>
              <w:bottom w:val="single" w:sz="4" w:space="0" w:color="ACB9CA"/>
              <w:right w:val="single" w:sz="4" w:space="0" w:color="ACB9CA"/>
            </w:tcBorders>
            <w:shd w:val="clear" w:color="000000" w:fill="FFFFFF"/>
            <w:vAlign w:val="center"/>
            <w:hideMark/>
          </w:tcPr>
          <w:p w14:paraId="35B7EF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739076</w:t>
            </w:r>
          </w:p>
        </w:tc>
        <w:tc>
          <w:tcPr>
            <w:tcW w:w="1071" w:type="dxa"/>
            <w:tcBorders>
              <w:top w:val="nil"/>
              <w:left w:val="nil"/>
              <w:bottom w:val="single" w:sz="4" w:space="0" w:color="ACB9CA"/>
              <w:right w:val="single" w:sz="4" w:space="0" w:color="ACB9CA"/>
            </w:tcBorders>
            <w:shd w:val="clear" w:color="000000" w:fill="FFFFFF"/>
            <w:vAlign w:val="center"/>
            <w:hideMark/>
          </w:tcPr>
          <w:p w14:paraId="6C60A6A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52E581A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761640</w:t>
            </w:r>
          </w:p>
        </w:tc>
        <w:tc>
          <w:tcPr>
            <w:tcW w:w="1230" w:type="dxa"/>
            <w:tcBorders>
              <w:top w:val="nil"/>
              <w:left w:val="nil"/>
              <w:bottom w:val="single" w:sz="4" w:space="0" w:color="ACB9CA"/>
              <w:right w:val="single" w:sz="4" w:space="0" w:color="ACB9CA"/>
            </w:tcBorders>
            <w:shd w:val="clear" w:color="000000" w:fill="FFFFFF"/>
            <w:vAlign w:val="center"/>
            <w:hideMark/>
          </w:tcPr>
          <w:p w14:paraId="49AB8D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27.65%</w:t>
            </w:r>
          </w:p>
        </w:tc>
      </w:tr>
      <w:tr w:rsidR="00BD4538" w:rsidRPr="00C47FE2" w14:paraId="1D3BED44"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7D70F05B"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EDIT Empty Project</w:t>
            </w:r>
          </w:p>
        </w:tc>
        <w:tc>
          <w:tcPr>
            <w:tcW w:w="667" w:type="dxa"/>
            <w:tcBorders>
              <w:top w:val="nil"/>
              <w:left w:val="nil"/>
              <w:bottom w:val="single" w:sz="4" w:space="0" w:color="ACB9CA"/>
              <w:right w:val="single" w:sz="4" w:space="0" w:color="ACB9CA"/>
            </w:tcBorders>
            <w:shd w:val="clear" w:color="000000" w:fill="FFFFFF"/>
            <w:vAlign w:val="center"/>
            <w:hideMark/>
          </w:tcPr>
          <w:p w14:paraId="70C1BC8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99" w:type="dxa"/>
            <w:tcBorders>
              <w:top w:val="nil"/>
              <w:left w:val="nil"/>
              <w:bottom w:val="single" w:sz="4" w:space="0" w:color="ACB9CA"/>
              <w:right w:val="single" w:sz="4" w:space="0" w:color="ACB9CA"/>
            </w:tcBorders>
            <w:shd w:val="clear" w:color="000000" w:fill="FFFFFF"/>
            <w:vAlign w:val="center"/>
            <w:hideMark/>
          </w:tcPr>
          <w:p w14:paraId="536B8A3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959.5</w:t>
            </w:r>
          </w:p>
        </w:tc>
        <w:tc>
          <w:tcPr>
            <w:tcW w:w="741" w:type="dxa"/>
            <w:tcBorders>
              <w:top w:val="nil"/>
              <w:left w:val="nil"/>
              <w:bottom w:val="single" w:sz="4" w:space="0" w:color="ACB9CA"/>
              <w:right w:val="single" w:sz="4" w:space="0" w:color="ACB9CA"/>
            </w:tcBorders>
            <w:shd w:val="clear" w:color="000000" w:fill="FFFFFF"/>
            <w:vAlign w:val="center"/>
            <w:hideMark/>
          </w:tcPr>
          <w:p w14:paraId="5FA18EA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vAlign w:val="center"/>
            <w:hideMark/>
          </w:tcPr>
          <w:p w14:paraId="53EBA65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1635</w:t>
            </w:r>
          </w:p>
        </w:tc>
        <w:tc>
          <w:tcPr>
            <w:tcW w:w="1070" w:type="dxa"/>
            <w:tcBorders>
              <w:top w:val="nil"/>
              <w:left w:val="nil"/>
              <w:bottom w:val="single" w:sz="4" w:space="0" w:color="ACB9CA"/>
              <w:right w:val="single" w:sz="4" w:space="0" w:color="ACB9CA"/>
            </w:tcBorders>
            <w:shd w:val="clear" w:color="000000" w:fill="FFFFFF"/>
            <w:vAlign w:val="center"/>
            <w:hideMark/>
          </w:tcPr>
          <w:p w14:paraId="12593E7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1635</w:t>
            </w:r>
          </w:p>
        </w:tc>
        <w:tc>
          <w:tcPr>
            <w:tcW w:w="1070" w:type="dxa"/>
            <w:tcBorders>
              <w:top w:val="nil"/>
              <w:left w:val="nil"/>
              <w:bottom w:val="single" w:sz="4" w:space="0" w:color="ACB9CA"/>
              <w:right w:val="single" w:sz="4" w:space="0" w:color="ACB9CA"/>
            </w:tcBorders>
            <w:shd w:val="clear" w:color="000000" w:fill="FFFFFF"/>
            <w:vAlign w:val="center"/>
            <w:hideMark/>
          </w:tcPr>
          <w:p w14:paraId="04BEDD9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1635</w:t>
            </w:r>
          </w:p>
        </w:tc>
        <w:tc>
          <w:tcPr>
            <w:tcW w:w="1071" w:type="dxa"/>
            <w:tcBorders>
              <w:top w:val="nil"/>
              <w:left w:val="nil"/>
              <w:bottom w:val="single" w:sz="4" w:space="0" w:color="ACB9CA"/>
              <w:right w:val="single" w:sz="4" w:space="0" w:color="ACB9CA"/>
            </w:tcBorders>
            <w:shd w:val="clear" w:color="000000" w:fill="FFFFFF"/>
            <w:vAlign w:val="center"/>
            <w:hideMark/>
          </w:tcPr>
          <w:p w14:paraId="2947825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w:t>
            </w:r>
          </w:p>
        </w:tc>
        <w:tc>
          <w:tcPr>
            <w:tcW w:w="1071" w:type="dxa"/>
            <w:tcBorders>
              <w:top w:val="nil"/>
              <w:left w:val="nil"/>
              <w:bottom w:val="single" w:sz="4" w:space="0" w:color="ACB9CA"/>
              <w:right w:val="single" w:sz="4" w:space="0" w:color="ACB9CA"/>
            </w:tcBorders>
            <w:shd w:val="clear" w:color="000000" w:fill="FFFFFF"/>
            <w:vAlign w:val="center"/>
            <w:hideMark/>
          </w:tcPr>
          <w:p w14:paraId="3760C61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1635</w:t>
            </w:r>
          </w:p>
        </w:tc>
        <w:tc>
          <w:tcPr>
            <w:tcW w:w="1230" w:type="dxa"/>
            <w:tcBorders>
              <w:top w:val="nil"/>
              <w:left w:val="nil"/>
              <w:bottom w:val="single" w:sz="4" w:space="0" w:color="ACB9CA"/>
              <w:right w:val="single" w:sz="4" w:space="0" w:color="ACB9CA"/>
            </w:tcBorders>
            <w:shd w:val="clear" w:color="000000" w:fill="FFFFFF"/>
            <w:vAlign w:val="center"/>
            <w:hideMark/>
          </w:tcPr>
          <w:p w14:paraId="169CECF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22EAAB7"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1F0A1742"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Get_CompanyContactSalesLifeCycle Id</w:t>
            </w:r>
          </w:p>
        </w:tc>
        <w:tc>
          <w:tcPr>
            <w:tcW w:w="667" w:type="dxa"/>
            <w:tcBorders>
              <w:top w:val="nil"/>
              <w:left w:val="nil"/>
              <w:bottom w:val="single" w:sz="4" w:space="0" w:color="ACB9CA"/>
              <w:right w:val="single" w:sz="4" w:space="0" w:color="ACB9CA"/>
            </w:tcBorders>
            <w:shd w:val="clear" w:color="000000" w:fill="FFFFFF"/>
            <w:vAlign w:val="center"/>
            <w:hideMark/>
          </w:tcPr>
          <w:p w14:paraId="612AF26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2631</w:t>
            </w:r>
          </w:p>
        </w:tc>
        <w:tc>
          <w:tcPr>
            <w:tcW w:w="1299" w:type="dxa"/>
            <w:tcBorders>
              <w:top w:val="nil"/>
              <w:left w:val="nil"/>
              <w:bottom w:val="single" w:sz="4" w:space="0" w:color="ACB9CA"/>
              <w:right w:val="single" w:sz="4" w:space="0" w:color="ACB9CA"/>
            </w:tcBorders>
            <w:shd w:val="clear" w:color="000000" w:fill="FFFFFF"/>
            <w:vAlign w:val="center"/>
            <w:hideMark/>
          </w:tcPr>
          <w:p w14:paraId="47A13DF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323804.84</w:t>
            </w:r>
          </w:p>
        </w:tc>
        <w:tc>
          <w:tcPr>
            <w:tcW w:w="741" w:type="dxa"/>
            <w:tcBorders>
              <w:top w:val="nil"/>
              <w:left w:val="nil"/>
              <w:bottom w:val="single" w:sz="4" w:space="0" w:color="ACB9CA"/>
              <w:right w:val="single" w:sz="4" w:space="0" w:color="ACB9CA"/>
            </w:tcBorders>
            <w:shd w:val="clear" w:color="000000" w:fill="FFFFFF"/>
            <w:vAlign w:val="center"/>
            <w:hideMark/>
          </w:tcPr>
          <w:p w14:paraId="0FD2241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0.41</w:t>
            </w:r>
          </w:p>
        </w:tc>
        <w:tc>
          <w:tcPr>
            <w:tcW w:w="1070" w:type="dxa"/>
            <w:tcBorders>
              <w:top w:val="nil"/>
              <w:left w:val="nil"/>
              <w:bottom w:val="single" w:sz="4" w:space="0" w:color="ACB9CA"/>
              <w:right w:val="single" w:sz="4" w:space="0" w:color="ACB9CA"/>
            </w:tcBorders>
            <w:shd w:val="clear" w:color="000000" w:fill="FFFFFF"/>
            <w:vAlign w:val="center"/>
            <w:hideMark/>
          </w:tcPr>
          <w:p w14:paraId="0BBE47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599397.7</w:t>
            </w:r>
          </w:p>
        </w:tc>
        <w:tc>
          <w:tcPr>
            <w:tcW w:w="1070" w:type="dxa"/>
            <w:tcBorders>
              <w:top w:val="nil"/>
              <w:left w:val="nil"/>
              <w:bottom w:val="single" w:sz="4" w:space="0" w:color="ACB9CA"/>
              <w:right w:val="single" w:sz="4" w:space="0" w:color="ACB9CA"/>
            </w:tcBorders>
            <w:shd w:val="clear" w:color="000000" w:fill="FFFFFF"/>
            <w:vAlign w:val="center"/>
            <w:hideMark/>
          </w:tcPr>
          <w:p w14:paraId="1DD0140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683043</w:t>
            </w:r>
          </w:p>
        </w:tc>
        <w:tc>
          <w:tcPr>
            <w:tcW w:w="1070" w:type="dxa"/>
            <w:tcBorders>
              <w:top w:val="nil"/>
              <w:left w:val="nil"/>
              <w:bottom w:val="single" w:sz="4" w:space="0" w:color="ACB9CA"/>
              <w:right w:val="single" w:sz="4" w:space="0" w:color="ACB9CA"/>
            </w:tcBorders>
            <w:shd w:val="clear" w:color="000000" w:fill="FFFFFF"/>
            <w:vAlign w:val="center"/>
            <w:hideMark/>
          </w:tcPr>
          <w:p w14:paraId="529D577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970612.3</w:t>
            </w:r>
          </w:p>
        </w:tc>
        <w:tc>
          <w:tcPr>
            <w:tcW w:w="1071" w:type="dxa"/>
            <w:tcBorders>
              <w:top w:val="nil"/>
              <w:left w:val="nil"/>
              <w:bottom w:val="single" w:sz="4" w:space="0" w:color="ACB9CA"/>
              <w:right w:val="single" w:sz="4" w:space="0" w:color="ACB9CA"/>
            </w:tcBorders>
            <w:shd w:val="clear" w:color="000000" w:fill="FFFFFF"/>
            <w:vAlign w:val="center"/>
            <w:hideMark/>
          </w:tcPr>
          <w:p w14:paraId="7932356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1638300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1224317</w:t>
            </w:r>
          </w:p>
        </w:tc>
        <w:tc>
          <w:tcPr>
            <w:tcW w:w="1230" w:type="dxa"/>
            <w:tcBorders>
              <w:top w:val="nil"/>
              <w:left w:val="nil"/>
              <w:bottom w:val="single" w:sz="4" w:space="0" w:color="ACB9CA"/>
              <w:right w:val="single" w:sz="4" w:space="0" w:color="ACB9CA"/>
            </w:tcBorders>
            <w:shd w:val="clear" w:color="000000" w:fill="FFFFFF"/>
            <w:vAlign w:val="center"/>
            <w:hideMark/>
          </w:tcPr>
          <w:p w14:paraId="049639A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9.65%</w:t>
            </w:r>
          </w:p>
        </w:tc>
      </w:tr>
      <w:tr w:rsidR="00BD4538" w:rsidRPr="00C47FE2" w14:paraId="605A46D9"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357E94D"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Get_Expense_information</w:t>
            </w:r>
          </w:p>
        </w:tc>
        <w:tc>
          <w:tcPr>
            <w:tcW w:w="667" w:type="dxa"/>
            <w:tcBorders>
              <w:top w:val="nil"/>
              <w:left w:val="nil"/>
              <w:bottom w:val="single" w:sz="4" w:space="0" w:color="ACB9CA"/>
              <w:right w:val="single" w:sz="4" w:space="0" w:color="ACB9CA"/>
            </w:tcBorders>
            <w:shd w:val="clear" w:color="000000" w:fill="FFFFFF"/>
            <w:vAlign w:val="center"/>
            <w:hideMark/>
          </w:tcPr>
          <w:p w14:paraId="7E9DF90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w:t>
            </w:r>
          </w:p>
        </w:tc>
        <w:tc>
          <w:tcPr>
            <w:tcW w:w="1299" w:type="dxa"/>
            <w:tcBorders>
              <w:top w:val="nil"/>
              <w:left w:val="nil"/>
              <w:bottom w:val="single" w:sz="4" w:space="0" w:color="ACB9CA"/>
              <w:right w:val="single" w:sz="4" w:space="0" w:color="ACB9CA"/>
            </w:tcBorders>
            <w:shd w:val="clear" w:color="000000" w:fill="FFFFFF"/>
            <w:vAlign w:val="center"/>
            <w:hideMark/>
          </w:tcPr>
          <w:p w14:paraId="0D6660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395767.24</w:t>
            </w:r>
          </w:p>
        </w:tc>
        <w:tc>
          <w:tcPr>
            <w:tcW w:w="741" w:type="dxa"/>
            <w:tcBorders>
              <w:top w:val="nil"/>
              <w:left w:val="nil"/>
              <w:bottom w:val="single" w:sz="4" w:space="0" w:color="ACB9CA"/>
              <w:right w:val="single" w:sz="4" w:space="0" w:color="ACB9CA"/>
            </w:tcBorders>
            <w:shd w:val="clear" w:color="000000" w:fill="FFFFFF"/>
            <w:vAlign w:val="center"/>
            <w:hideMark/>
          </w:tcPr>
          <w:p w14:paraId="2B91C15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14:paraId="11B2ACC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707071</w:t>
            </w:r>
          </w:p>
        </w:tc>
        <w:tc>
          <w:tcPr>
            <w:tcW w:w="1070" w:type="dxa"/>
            <w:tcBorders>
              <w:top w:val="nil"/>
              <w:left w:val="nil"/>
              <w:bottom w:val="single" w:sz="4" w:space="0" w:color="ACB9CA"/>
              <w:right w:val="single" w:sz="4" w:space="0" w:color="ACB9CA"/>
            </w:tcBorders>
            <w:shd w:val="clear" w:color="000000" w:fill="FFFFFF"/>
            <w:vAlign w:val="center"/>
            <w:hideMark/>
          </w:tcPr>
          <w:p w14:paraId="0E9A178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735743</w:t>
            </w:r>
          </w:p>
        </w:tc>
        <w:tc>
          <w:tcPr>
            <w:tcW w:w="1070" w:type="dxa"/>
            <w:tcBorders>
              <w:top w:val="nil"/>
              <w:left w:val="nil"/>
              <w:bottom w:val="single" w:sz="4" w:space="0" w:color="ACB9CA"/>
              <w:right w:val="single" w:sz="4" w:space="0" w:color="ACB9CA"/>
            </w:tcBorders>
            <w:shd w:val="clear" w:color="000000" w:fill="FFFFFF"/>
            <w:vAlign w:val="center"/>
            <w:hideMark/>
          </w:tcPr>
          <w:p w14:paraId="4886088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889343</w:t>
            </w:r>
          </w:p>
        </w:tc>
        <w:tc>
          <w:tcPr>
            <w:tcW w:w="1071" w:type="dxa"/>
            <w:tcBorders>
              <w:top w:val="nil"/>
              <w:left w:val="nil"/>
              <w:bottom w:val="single" w:sz="4" w:space="0" w:color="ACB9CA"/>
              <w:right w:val="single" w:sz="4" w:space="0" w:color="ACB9CA"/>
            </w:tcBorders>
            <w:shd w:val="clear" w:color="000000" w:fill="FFFFFF"/>
            <w:vAlign w:val="center"/>
            <w:hideMark/>
          </w:tcPr>
          <w:p w14:paraId="59015B5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2419D29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921833</w:t>
            </w:r>
          </w:p>
        </w:tc>
        <w:tc>
          <w:tcPr>
            <w:tcW w:w="1230" w:type="dxa"/>
            <w:tcBorders>
              <w:top w:val="nil"/>
              <w:left w:val="nil"/>
              <w:bottom w:val="single" w:sz="4" w:space="0" w:color="ACB9CA"/>
              <w:right w:val="single" w:sz="4" w:space="0" w:color="ACB9CA"/>
            </w:tcBorders>
            <w:shd w:val="clear" w:color="000000" w:fill="FFFFFF"/>
            <w:vAlign w:val="center"/>
            <w:hideMark/>
          </w:tcPr>
          <w:p w14:paraId="0DB1280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22.69%</w:t>
            </w:r>
          </w:p>
        </w:tc>
      </w:tr>
      <w:tr w:rsidR="00BD4538" w:rsidRPr="00C47FE2" w:rsidDel="00BC68F6" w14:paraId="49103A7F" w14:textId="77777777" w:rsidTr="00BD4538">
        <w:trPr>
          <w:trHeight w:val="300"/>
          <w:del w:id="3796" w:author="khanguyen" w:date="2017-03-17T22:56:00Z"/>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25CE1A8" w14:textId="77777777" w:rsidR="00BD4538" w:rsidRPr="00C47FE2" w:rsidDel="00BC68F6" w:rsidRDefault="00BD4538" w:rsidP="00BD4538">
            <w:pPr>
              <w:spacing w:before="0" w:after="0" w:line="240" w:lineRule="auto"/>
              <w:ind w:firstLineChars="100" w:firstLine="200"/>
              <w:rPr>
                <w:del w:id="3797" w:author="khanguyen" w:date="2017-03-17T22:56:00Z"/>
                <w:rFonts w:eastAsia="Times New Roman" w:cs="Arial"/>
                <w:color w:val="4B4B63"/>
                <w:sz w:val="20"/>
                <w:szCs w:val="20"/>
                <w:lang w:val="en-US"/>
              </w:rPr>
            </w:pPr>
            <w:del w:id="3798" w:author="khanguyen" w:date="2017-03-17T22:56:00Z">
              <w:r w:rsidRPr="00C47FE2" w:rsidDel="00BC68F6">
                <w:rPr>
                  <w:rFonts w:eastAsia="Times New Roman" w:cs="Arial"/>
                  <w:color w:val="4B4B63"/>
                  <w:sz w:val="20"/>
                  <w:szCs w:val="20"/>
                  <w:lang w:val="en-US"/>
                </w:rPr>
                <w:delText>Get_Expense_Information</w:delText>
              </w:r>
            </w:del>
          </w:p>
        </w:tc>
        <w:tc>
          <w:tcPr>
            <w:tcW w:w="667" w:type="dxa"/>
            <w:tcBorders>
              <w:top w:val="nil"/>
              <w:left w:val="nil"/>
              <w:bottom w:val="single" w:sz="4" w:space="0" w:color="ACB9CA"/>
              <w:right w:val="single" w:sz="4" w:space="0" w:color="ACB9CA"/>
            </w:tcBorders>
            <w:shd w:val="clear" w:color="000000" w:fill="FFFFFF"/>
            <w:vAlign w:val="center"/>
            <w:hideMark/>
          </w:tcPr>
          <w:p w14:paraId="40498FF2" w14:textId="77777777" w:rsidR="00BD4538" w:rsidRPr="00C47FE2" w:rsidDel="00BC68F6" w:rsidRDefault="00BD4538" w:rsidP="00BD4538">
            <w:pPr>
              <w:spacing w:before="0" w:after="0" w:line="240" w:lineRule="auto"/>
              <w:jc w:val="right"/>
              <w:rPr>
                <w:del w:id="3799" w:author="khanguyen" w:date="2017-03-17T22:56:00Z"/>
                <w:rFonts w:eastAsia="Times New Roman" w:cs="Arial"/>
                <w:color w:val="4B4B63"/>
                <w:sz w:val="20"/>
                <w:szCs w:val="20"/>
                <w:lang w:val="en-US"/>
              </w:rPr>
            </w:pPr>
            <w:del w:id="3800" w:author="khanguyen" w:date="2017-03-17T22:56:00Z">
              <w:r w:rsidRPr="00C47FE2" w:rsidDel="00BC68F6">
                <w:rPr>
                  <w:rFonts w:eastAsia="Times New Roman" w:cs="Arial"/>
                  <w:color w:val="4B4B63"/>
                  <w:sz w:val="20"/>
                  <w:szCs w:val="20"/>
                  <w:lang w:val="en-US"/>
                </w:rPr>
                <w:delText>885</w:delText>
              </w:r>
            </w:del>
          </w:p>
        </w:tc>
        <w:tc>
          <w:tcPr>
            <w:tcW w:w="1299" w:type="dxa"/>
            <w:tcBorders>
              <w:top w:val="nil"/>
              <w:left w:val="nil"/>
              <w:bottom w:val="single" w:sz="4" w:space="0" w:color="ACB9CA"/>
              <w:right w:val="single" w:sz="4" w:space="0" w:color="ACB9CA"/>
            </w:tcBorders>
            <w:shd w:val="clear" w:color="000000" w:fill="FFFFFF"/>
            <w:vAlign w:val="center"/>
            <w:hideMark/>
          </w:tcPr>
          <w:p w14:paraId="61240D4F" w14:textId="77777777" w:rsidR="00BD4538" w:rsidRPr="00C47FE2" w:rsidDel="00BC68F6" w:rsidRDefault="00BD4538" w:rsidP="00BD4538">
            <w:pPr>
              <w:spacing w:before="0" w:after="0" w:line="240" w:lineRule="auto"/>
              <w:jc w:val="right"/>
              <w:rPr>
                <w:del w:id="3801" w:author="khanguyen" w:date="2017-03-17T22:56:00Z"/>
                <w:rFonts w:eastAsia="Times New Roman" w:cs="Arial"/>
                <w:color w:val="4B4B63"/>
                <w:sz w:val="20"/>
                <w:szCs w:val="20"/>
                <w:lang w:val="en-US"/>
              </w:rPr>
            </w:pPr>
            <w:del w:id="3802" w:author="khanguyen" w:date="2017-03-17T22:56:00Z">
              <w:r w:rsidRPr="00C47FE2" w:rsidDel="00BC68F6">
                <w:rPr>
                  <w:rFonts w:eastAsia="Times New Roman" w:cs="Arial"/>
                  <w:color w:val="4B4B63"/>
                  <w:sz w:val="20"/>
                  <w:szCs w:val="20"/>
                  <w:lang w:val="en-US"/>
                </w:rPr>
                <w:delText>533565.63</w:delText>
              </w:r>
            </w:del>
          </w:p>
        </w:tc>
        <w:tc>
          <w:tcPr>
            <w:tcW w:w="741" w:type="dxa"/>
            <w:tcBorders>
              <w:top w:val="nil"/>
              <w:left w:val="nil"/>
              <w:bottom w:val="single" w:sz="4" w:space="0" w:color="ACB9CA"/>
              <w:right w:val="single" w:sz="4" w:space="0" w:color="ACB9CA"/>
            </w:tcBorders>
            <w:shd w:val="clear" w:color="000000" w:fill="FFFFFF"/>
            <w:vAlign w:val="center"/>
            <w:hideMark/>
          </w:tcPr>
          <w:p w14:paraId="3F1F6ABD" w14:textId="77777777" w:rsidR="00BD4538" w:rsidRPr="00C47FE2" w:rsidDel="00BC68F6" w:rsidRDefault="00BD4538" w:rsidP="00BD4538">
            <w:pPr>
              <w:spacing w:before="0" w:after="0" w:line="240" w:lineRule="auto"/>
              <w:jc w:val="right"/>
              <w:rPr>
                <w:del w:id="3803" w:author="khanguyen" w:date="2017-03-17T22:56:00Z"/>
                <w:rFonts w:eastAsia="Times New Roman" w:cs="Arial"/>
                <w:color w:val="4B4B63"/>
                <w:sz w:val="20"/>
                <w:szCs w:val="20"/>
                <w:lang w:val="en-US"/>
              </w:rPr>
            </w:pPr>
            <w:del w:id="3804" w:author="khanguyen" w:date="2017-03-17T22:56:00Z">
              <w:r w:rsidRPr="00C47FE2" w:rsidDel="00BC68F6">
                <w:rPr>
                  <w:rFonts w:eastAsia="Times New Roman" w:cs="Arial"/>
                  <w:color w:val="4B4B63"/>
                  <w:sz w:val="20"/>
                  <w:szCs w:val="20"/>
                  <w:lang w:val="en-US"/>
                </w:rPr>
                <w:delText>0.14</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334EA2BD" w14:textId="77777777" w:rsidR="00BD4538" w:rsidRPr="00C47FE2" w:rsidDel="00BC68F6" w:rsidRDefault="00BD4538" w:rsidP="00BD4538">
            <w:pPr>
              <w:spacing w:before="0" w:after="0" w:line="240" w:lineRule="auto"/>
              <w:jc w:val="right"/>
              <w:rPr>
                <w:del w:id="3805" w:author="khanguyen" w:date="2017-03-17T22:56:00Z"/>
                <w:rFonts w:eastAsia="Times New Roman" w:cs="Arial"/>
                <w:color w:val="4B4B63"/>
                <w:sz w:val="20"/>
                <w:szCs w:val="20"/>
                <w:lang w:val="en-US"/>
              </w:rPr>
            </w:pPr>
            <w:del w:id="3806" w:author="khanguyen" w:date="2017-03-17T22:56:00Z">
              <w:r w:rsidRPr="00C47FE2" w:rsidDel="00BC68F6">
                <w:rPr>
                  <w:rFonts w:eastAsia="Times New Roman" w:cs="Arial"/>
                  <w:color w:val="4B4B63"/>
                  <w:sz w:val="20"/>
                  <w:szCs w:val="20"/>
                  <w:lang w:val="en-US"/>
                </w:rPr>
                <w:delText>936008.5</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6AC5EA79" w14:textId="77777777" w:rsidR="00BD4538" w:rsidRPr="00C47FE2" w:rsidDel="00BC68F6" w:rsidRDefault="00BD4538" w:rsidP="00BD4538">
            <w:pPr>
              <w:spacing w:before="0" w:after="0" w:line="240" w:lineRule="auto"/>
              <w:jc w:val="right"/>
              <w:rPr>
                <w:del w:id="3807" w:author="khanguyen" w:date="2017-03-17T22:56:00Z"/>
                <w:rFonts w:eastAsia="Times New Roman" w:cs="Arial"/>
                <w:color w:val="4B4B63"/>
                <w:sz w:val="20"/>
                <w:szCs w:val="20"/>
                <w:lang w:val="en-US"/>
              </w:rPr>
            </w:pPr>
            <w:del w:id="3808" w:author="khanguyen" w:date="2017-03-17T22:56:00Z">
              <w:r w:rsidRPr="00C47FE2" w:rsidDel="00BC68F6">
                <w:rPr>
                  <w:rFonts w:eastAsia="Times New Roman" w:cs="Arial"/>
                  <w:color w:val="4B4B63"/>
                  <w:sz w:val="20"/>
                  <w:szCs w:val="20"/>
                  <w:lang w:val="en-US"/>
                </w:rPr>
                <w:delText>981794</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45C11E8A" w14:textId="77777777" w:rsidR="00BD4538" w:rsidRPr="00C47FE2" w:rsidDel="00BC68F6" w:rsidRDefault="00BD4538" w:rsidP="00BD4538">
            <w:pPr>
              <w:spacing w:before="0" w:after="0" w:line="240" w:lineRule="auto"/>
              <w:jc w:val="right"/>
              <w:rPr>
                <w:del w:id="3809" w:author="khanguyen" w:date="2017-03-17T22:56:00Z"/>
                <w:rFonts w:eastAsia="Times New Roman" w:cs="Arial"/>
                <w:color w:val="4B4B63"/>
                <w:sz w:val="20"/>
                <w:szCs w:val="20"/>
                <w:lang w:val="en-US"/>
              </w:rPr>
            </w:pPr>
            <w:del w:id="3810" w:author="khanguyen" w:date="2017-03-17T22:56:00Z">
              <w:r w:rsidRPr="00C47FE2" w:rsidDel="00BC68F6">
                <w:rPr>
                  <w:rFonts w:eastAsia="Times New Roman" w:cs="Arial"/>
                  <w:color w:val="4B4B63"/>
                  <w:sz w:val="20"/>
                  <w:szCs w:val="20"/>
                  <w:lang w:val="en-US"/>
                </w:rPr>
                <w:delText>1018742</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1CBD7445" w14:textId="77777777" w:rsidR="00BD4538" w:rsidRPr="00C47FE2" w:rsidDel="00BC68F6" w:rsidRDefault="00BD4538" w:rsidP="00BD4538">
            <w:pPr>
              <w:spacing w:before="0" w:after="0" w:line="240" w:lineRule="auto"/>
              <w:jc w:val="right"/>
              <w:rPr>
                <w:del w:id="3811" w:author="khanguyen" w:date="2017-03-17T22:56:00Z"/>
                <w:rFonts w:eastAsia="Times New Roman" w:cs="Arial"/>
                <w:color w:val="4B4B63"/>
                <w:sz w:val="20"/>
                <w:szCs w:val="20"/>
                <w:lang w:val="en-US"/>
              </w:rPr>
            </w:pPr>
            <w:del w:id="3812" w:author="khanguyen" w:date="2017-03-17T22:56:00Z">
              <w:r w:rsidRPr="00C47FE2" w:rsidDel="00BC68F6">
                <w:rPr>
                  <w:rFonts w:eastAsia="Times New Roman" w:cs="Arial"/>
                  <w:color w:val="4B4B63"/>
                  <w:sz w:val="20"/>
                  <w:szCs w:val="20"/>
                  <w:lang w:val="en-US"/>
                </w:rPr>
                <w:delText>19999</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2B223044" w14:textId="77777777" w:rsidR="00BD4538" w:rsidRPr="00C47FE2" w:rsidDel="00BC68F6" w:rsidRDefault="00BD4538" w:rsidP="00BD4538">
            <w:pPr>
              <w:spacing w:before="0" w:after="0" w:line="240" w:lineRule="auto"/>
              <w:jc w:val="right"/>
              <w:rPr>
                <w:del w:id="3813" w:author="khanguyen" w:date="2017-03-17T22:56:00Z"/>
                <w:rFonts w:eastAsia="Times New Roman" w:cs="Arial"/>
                <w:color w:val="4B4B63"/>
                <w:sz w:val="20"/>
                <w:szCs w:val="20"/>
                <w:lang w:val="en-US"/>
              </w:rPr>
            </w:pPr>
            <w:del w:id="3814" w:author="khanguyen" w:date="2017-03-17T22:56:00Z">
              <w:r w:rsidRPr="00C47FE2" w:rsidDel="00BC68F6">
                <w:rPr>
                  <w:rFonts w:eastAsia="Times New Roman" w:cs="Arial"/>
                  <w:color w:val="4B4B63"/>
                  <w:sz w:val="20"/>
                  <w:szCs w:val="20"/>
                  <w:lang w:val="en-US"/>
                </w:rPr>
                <w:delText>1838114</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59A27931" w14:textId="77777777" w:rsidR="00BD4538" w:rsidRPr="00C47FE2" w:rsidDel="00BC68F6" w:rsidRDefault="00BD4538" w:rsidP="00BD4538">
            <w:pPr>
              <w:spacing w:before="0" w:after="0" w:line="240" w:lineRule="auto"/>
              <w:jc w:val="right"/>
              <w:rPr>
                <w:del w:id="3815" w:author="khanguyen" w:date="2017-03-17T22:56:00Z"/>
                <w:rFonts w:eastAsia="Times New Roman" w:cs="Arial"/>
                <w:color w:val="4B4B63"/>
                <w:sz w:val="20"/>
                <w:szCs w:val="20"/>
                <w:lang w:val="en-US"/>
              </w:rPr>
            </w:pPr>
            <w:del w:id="3816" w:author="khanguyen" w:date="2017-03-17T22:56:00Z">
              <w:r w:rsidRPr="00C47FE2" w:rsidDel="00BC68F6">
                <w:rPr>
                  <w:rFonts w:eastAsia="Times New Roman" w:cs="Arial"/>
                  <w:color w:val="4B4B63"/>
                  <w:sz w:val="20"/>
                  <w:szCs w:val="20"/>
                  <w:lang w:val="en-US"/>
                </w:rPr>
                <w:delText>44.41%</w:delText>
              </w:r>
            </w:del>
          </w:p>
        </w:tc>
      </w:tr>
      <w:tr w:rsidR="00BD4538" w:rsidRPr="00C47FE2" w14:paraId="16A7C222"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EA0F0FB"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Get_Expense_Type_ID</w:t>
            </w:r>
          </w:p>
        </w:tc>
        <w:tc>
          <w:tcPr>
            <w:tcW w:w="667" w:type="dxa"/>
            <w:tcBorders>
              <w:top w:val="nil"/>
              <w:left w:val="nil"/>
              <w:bottom w:val="single" w:sz="4" w:space="0" w:color="ACB9CA"/>
              <w:right w:val="single" w:sz="4" w:space="0" w:color="ACB9CA"/>
            </w:tcBorders>
            <w:shd w:val="clear" w:color="000000" w:fill="FFFFFF"/>
            <w:vAlign w:val="center"/>
            <w:hideMark/>
          </w:tcPr>
          <w:p w14:paraId="4F4994A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976</w:t>
            </w:r>
          </w:p>
        </w:tc>
        <w:tc>
          <w:tcPr>
            <w:tcW w:w="1299" w:type="dxa"/>
            <w:tcBorders>
              <w:top w:val="nil"/>
              <w:left w:val="nil"/>
              <w:bottom w:val="single" w:sz="4" w:space="0" w:color="ACB9CA"/>
              <w:right w:val="single" w:sz="4" w:space="0" w:color="ACB9CA"/>
            </w:tcBorders>
            <w:shd w:val="clear" w:color="000000" w:fill="FFFFFF"/>
            <w:vAlign w:val="center"/>
            <w:hideMark/>
          </w:tcPr>
          <w:p w14:paraId="54D9228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184674.44</w:t>
            </w:r>
          </w:p>
        </w:tc>
        <w:tc>
          <w:tcPr>
            <w:tcW w:w="741" w:type="dxa"/>
            <w:tcBorders>
              <w:top w:val="nil"/>
              <w:left w:val="nil"/>
              <w:bottom w:val="single" w:sz="4" w:space="0" w:color="ACB9CA"/>
              <w:right w:val="single" w:sz="4" w:space="0" w:color="ACB9CA"/>
            </w:tcBorders>
            <w:shd w:val="clear" w:color="000000" w:fill="FFFFFF"/>
            <w:vAlign w:val="center"/>
            <w:hideMark/>
          </w:tcPr>
          <w:p w14:paraId="290EC76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0.15</w:t>
            </w:r>
          </w:p>
        </w:tc>
        <w:tc>
          <w:tcPr>
            <w:tcW w:w="1070" w:type="dxa"/>
            <w:tcBorders>
              <w:top w:val="nil"/>
              <w:left w:val="nil"/>
              <w:bottom w:val="single" w:sz="4" w:space="0" w:color="ACB9CA"/>
              <w:right w:val="single" w:sz="4" w:space="0" w:color="ACB9CA"/>
            </w:tcBorders>
            <w:shd w:val="clear" w:color="000000" w:fill="FFFFFF"/>
            <w:vAlign w:val="center"/>
            <w:hideMark/>
          </w:tcPr>
          <w:p w14:paraId="37036D0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458438.3</w:t>
            </w:r>
          </w:p>
        </w:tc>
        <w:tc>
          <w:tcPr>
            <w:tcW w:w="1070" w:type="dxa"/>
            <w:tcBorders>
              <w:top w:val="nil"/>
              <w:left w:val="nil"/>
              <w:bottom w:val="single" w:sz="4" w:space="0" w:color="ACB9CA"/>
              <w:right w:val="single" w:sz="4" w:space="0" w:color="ACB9CA"/>
            </w:tcBorders>
            <w:shd w:val="clear" w:color="000000" w:fill="FFFFFF"/>
            <w:vAlign w:val="center"/>
            <w:hideMark/>
          </w:tcPr>
          <w:p w14:paraId="197AF73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540948</w:t>
            </w:r>
          </w:p>
        </w:tc>
        <w:tc>
          <w:tcPr>
            <w:tcW w:w="1070" w:type="dxa"/>
            <w:tcBorders>
              <w:top w:val="nil"/>
              <w:left w:val="nil"/>
              <w:bottom w:val="single" w:sz="4" w:space="0" w:color="ACB9CA"/>
              <w:right w:val="single" w:sz="4" w:space="0" w:color="ACB9CA"/>
            </w:tcBorders>
            <w:shd w:val="clear" w:color="000000" w:fill="FFFFFF"/>
            <w:vAlign w:val="center"/>
            <w:hideMark/>
          </w:tcPr>
          <w:p w14:paraId="1D69F57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584167.9</w:t>
            </w:r>
          </w:p>
        </w:tc>
        <w:tc>
          <w:tcPr>
            <w:tcW w:w="1071" w:type="dxa"/>
            <w:tcBorders>
              <w:top w:val="nil"/>
              <w:left w:val="nil"/>
              <w:bottom w:val="single" w:sz="4" w:space="0" w:color="ACB9CA"/>
              <w:right w:val="single" w:sz="4" w:space="0" w:color="ACB9CA"/>
            </w:tcBorders>
            <w:shd w:val="clear" w:color="000000" w:fill="FFFFFF"/>
            <w:vAlign w:val="center"/>
            <w:hideMark/>
          </w:tcPr>
          <w:p w14:paraId="04FB51F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1" w:type="dxa"/>
            <w:tcBorders>
              <w:top w:val="nil"/>
              <w:left w:val="nil"/>
              <w:bottom w:val="single" w:sz="4" w:space="0" w:color="ACB9CA"/>
              <w:right w:val="single" w:sz="4" w:space="0" w:color="ACB9CA"/>
            </w:tcBorders>
            <w:shd w:val="clear" w:color="000000" w:fill="FFFFFF"/>
            <w:vAlign w:val="center"/>
            <w:hideMark/>
          </w:tcPr>
          <w:p w14:paraId="38853CB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1062220</w:t>
            </w:r>
          </w:p>
        </w:tc>
        <w:tc>
          <w:tcPr>
            <w:tcW w:w="1230" w:type="dxa"/>
            <w:tcBorders>
              <w:top w:val="nil"/>
              <w:left w:val="nil"/>
              <w:bottom w:val="single" w:sz="4" w:space="0" w:color="ACB9CA"/>
              <w:right w:val="single" w:sz="4" w:space="0" w:color="ACB9CA"/>
            </w:tcBorders>
            <w:shd w:val="clear" w:color="000000" w:fill="FFFFFF"/>
            <w:vAlign w:val="center"/>
            <w:hideMark/>
          </w:tcPr>
          <w:p w14:paraId="6A77F2B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39.14%</w:t>
            </w:r>
          </w:p>
        </w:tc>
      </w:tr>
      <w:tr w:rsidR="00BD4538" w:rsidRPr="00C47FE2" w14:paraId="029BC275"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3CCF4FCB"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Get_ExpenseTypeId</w:t>
            </w:r>
          </w:p>
        </w:tc>
        <w:tc>
          <w:tcPr>
            <w:tcW w:w="667" w:type="dxa"/>
            <w:tcBorders>
              <w:top w:val="nil"/>
              <w:left w:val="nil"/>
              <w:bottom w:val="single" w:sz="4" w:space="0" w:color="ACB9CA"/>
              <w:right w:val="single" w:sz="4" w:space="0" w:color="ACB9CA"/>
            </w:tcBorders>
            <w:shd w:val="clear" w:color="000000" w:fill="FFFFFF"/>
            <w:vAlign w:val="center"/>
            <w:hideMark/>
          </w:tcPr>
          <w:p w14:paraId="7834F67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w:t>
            </w:r>
          </w:p>
        </w:tc>
        <w:tc>
          <w:tcPr>
            <w:tcW w:w="1299" w:type="dxa"/>
            <w:tcBorders>
              <w:top w:val="nil"/>
              <w:left w:val="nil"/>
              <w:bottom w:val="single" w:sz="4" w:space="0" w:color="ACB9CA"/>
              <w:right w:val="single" w:sz="4" w:space="0" w:color="ACB9CA"/>
            </w:tcBorders>
            <w:shd w:val="clear" w:color="000000" w:fill="FFFFFF"/>
            <w:vAlign w:val="center"/>
            <w:hideMark/>
          </w:tcPr>
          <w:p w14:paraId="22E0E7C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395767.24</w:t>
            </w:r>
          </w:p>
        </w:tc>
        <w:tc>
          <w:tcPr>
            <w:tcW w:w="741" w:type="dxa"/>
            <w:tcBorders>
              <w:top w:val="nil"/>
              <w:left w:val="nil"/>
              <w:bottom w:val="single" w:sz="4" w:space="0" w:color="ACB9CA"/>
              <w:right w:val="single" w:sz="4" w:space="0" w:color="ACB9CA"/>
            </w:tcBorders>
            <w:shd w:val="clear" w:color="000000" w:fill="FFFFFF"/>
            <w:vAlign w:val="center"/>
            <w:hideMark/>
          </w:tcPr>
          <w:p w14:paraId="2928E3D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14:paraId="20BA409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707071</w:t>
            </w:r>
          </w:p>
        </w:tc>
        <w:tc>
          <w:tcPr>
            <w:tcW w:w="1070" w:type="dxa"/>
            <w:tcBorders>
              <w:top w:val="nil"/>
              <w:left w:val="nil"/>
              <w:bottom w:val="single" w:sz="4" w:space="0" w:color="ACB9CA"/>
              <w:right w:val="single" w:sz="4" w:space="0" w:color="ACB9CA"/>
            </w:tcBorders>
            <w:shd w:val="clear" w:color="000000" w:fill="FFFFFF"/>
            <w:vAlign w:val="center"/>
            <w:hideMark/>
          </w:tcPr>
          <w:p w14:paraId="244CE09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735743</w:t>
            </w:r>
          </w:p>
        </w:tc>
        <w:tc>
          <w:tcPr>
            <w:tcW w:w="1070" w:type="dxa"/>
            <w:tcBorders>
              <w:top w:val="nil"/>
              <w:left w:val="nil"/>
              <w:bottom w:val="single" w:sz="4" w:space="0" w:color="ACB9CA"/>
              <w:right w:val="single" w:sz="4" w:space="0" w:color="ACB9CA"/>
            </w:tcBorders>
            <w:shd w:val="clear" w:color="000000" w:fill="FFFFFF"/>
            <w:vAlign w:val="center"/>
            <w:hideMark/>
          </w:tcPr>
          <w:p w14:paraId="34518EE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889343</w:t>
            </w:r>
          </w:p>
        </w:tc>
        <w:tc>
          <w:tcPr>
            <w:tcW w:w="1071" w:type="dxa"/>
            <w:tcBorders>
              <w:top w:val="nil"/>
              <w:left w:val="nil"/>
              <w:bottom w:val="single" w:sz="4" w:space="0" w:color="ACB9CA"/>
              <w:right w:val="single" w:sz="4" w:space="0" w:color="ACB9CA"/>
            </w:tcBorders>
            <w:shd w:val="clear" w:color="000000" w:fill="FFFFFF"/>
            <w:vAlign w:val="center"/>
            <w:hideMark/>
          </w:tcPr>
          <w:p w14:paraId="37E3D9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3B1477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921833</w:t>
            </w:r>
          </w:p>
        </w:tc>
        <w:tc>
          <w:tcPr>
            <w:tcW w:w="1230" w:type="dxa"/>
            <w:tcBorders>
              <w:top w:val="nil"/>
              <w:left w:val="nil"/>
              <w:bottom w:val="single" w:sz="4" w:space="0" w:color="ACB9CA"/>
              <w:right w:val="single" w:sz="4" w:space="0" w:color="ACB9CA"/>
            </w:tcBorders>
            <w:shd w:val="clear" w:color="000000" w:fill="FFFFFF"/>
            <w:vAlign w:val="center"/>
            <w:hideMark/>
          </w:tcPr>
          <w:p w14:paraId="1B4008B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22.69%</w:t>
            </w:r>
          </w:p>
        </w:tc>
      </w:tr>
      <w:tr w:rsidR="00BD4538" w:rsidRPr="00C47FE2" w14:paraId="74F656E0"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C7FB1C9"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Get_ProjectBasicInformation</w:t>
            </w:r>
          </w:p>
        </w:tc>
        <w:tc>
          <w:tcPr>
            <w:tcW w:w="667" w:type="dxa"/>
            <w:tcBorders>
              <w:top w:val="nil"/>
              <w:left w:val="nil"/>
              <w:bottom w:val="single" w:sz="4" w:space="0" w:color="ACB9CA"/>
              <w:right w:val="single" w:sz="4" w:space="0" w:color="ACB9CA"/>
            </w:tcBorders>
            <w:shd w:val="clear" w:color="000000" w:fill="FFFFFF"/>
            <w:vAlign w:val="center"/>
            <w:hideMark/>
          </w:tcPr>
          <w:p w14:paraId="39D4371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w:t>
            </w:r>
          </w:p>
        </w:tc>
        <w:tc>
          <w:tcPr>
            <w:tcW w:w="1299" w:type="dxa"/>
            <w:tcBorders>
              <w:top w:val="nil"/>
              <w:left w:val="nil"/>
              <w:bottom w:val="single" w:sz="4" w:space="0" w:color="ACB9CA"/>
              <w:right w:val="single" w:sz="4" w:space="0" w:color="ACB9CA"/>
            </w:tcBorders>
            <w:shd w:val="clear" w:color="000000" w:fill="FFFFFF"/>
            <w:vAlign w:val="center"/>
            <w:hideMark/>
          </w:tcPr>
          <w:p w14:paraId="1D52AB1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320702.11</w:t>
            </w:r>
          </w:p>
        </w:tc>
        <w:tc>
          <w:tcPr>
            <w:tcW w:w="741" w:type="dxa"/>
            <w:tcBorders>
              <w:top w:val="nil"/>
              <w:left w:val="nil"/>
              <w:bottom w:val="single" w:sz="4" w:space="0" w:color="ACB9CA"/>
              <w:right w:val="single" w:sz="4" w:space="0" w:color="ACB9CA"/>
            </w:tcBorders>
            <w:shd w:val="clear" w:color="000000" w:fill="FFFFFF"/>
            <w:vAlign w:val="center"/>
            <w:hideMark/>
          </w:tcPr>
          <w:p w14:paraId="0779CE7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0.09</w:t>
            </w:r>
          </w:p>
        </w:tc>
        <w:tc>
          <w:tcPr>
            <w:tcW w:w="1070" w:type="dxa"/>
            <w:tcBorders>
              <w:top w:val="nil"/>
              <w:left w:val="nil"/>
              <w:bottom w:val="single" w:sz="4" w:space="0" w:color="ACB9CA"/>
              <w:right w:val="single" w:sz="4" w:space="0" w:color="ACB9CA"/>
            </w:tcBorders>
            <w:shd w:val="clear" w:color="000000" w:fill="FFFFFF"/>
            <w:vAlign w:val="center"/>
            <w:hideMark/>
          </w:tcPr>
          <w:p w14:paraId="66F1BD6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682495</w:t>
            </w:r>
          </w:p>
        </w:tc>
        <w:tc>
          <w:tcPr>
            <w:tcW w:w="1070" w:type="dxa"/>
            <w:tcBorders>
              <w:top w:val="nil"/>
              <w:left w:val="nil"/>
              <w:bottom w:val="single" w:sz="4" w:space="0" w:color="ACB9CA"/>
              <w:right w:val="single" w:sz="4" w:space="0" w:color="ACB9CA"/>
            </w:tcBorders>
            <w:shd w:val="clear" w:color="000000" w:fill="FFFFFF"/>
            <w:vAlign w:val="center"/>
            <w:hideMark/>
          </w:tcPr>
          <w:p w14:paraId="62FB4DD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780799</w:t>
            </w:r>
          </w:p>
        </w:tc>
        <w:tc>
          <w:tcPr>
            <w:tcW w:w="1070" w:type="dxa"/>
            <w:tcBorders>
              <w:top w:val="nil"/>
              <w:left w:val="nil"/>
              <w:bottom w:val="single" w:sz="4" w:space="0" w:color="ACB9CA"/>
              <w:right w:val="single" w:sz="4" w:space="0" w:color="ACB9CA"/>
            </w:tcBorders>
            <w:shd w:val="clear" w:color="000000" w:fill="FFFFFF"/>
            <w:vAlign w:val="center"/>
            <w:hideMark/>
          </w:tcPr>
          <w:p w14:paraId="5DE6FB6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911871</w:t>
            </w:r>
          </w:p>
        </w:tc>
        <w:tc>
          <w:tcPr>
            <w:tcW w:w="1071" w:type="dxa"/>
            <w:tcBorders>
              <w:top w:val="nil"/>
              <w:left w:val="nil"/>
              <w:bottom w:val="single" w:sz="4" w:space="0" w:color="ACB9CA"/>
              <w:right w:val="single" w:sz="4" w:space="0" w:color="ACB9CA"/>
            </w:tcBorders>
            <w:shd w:val="clear" w:color="000000" w:fill="FFFFFF"/>
            <w:vAlign w:val="center"/>
            <w:hideMark/>
          </w:tcPr>
          <w:p w14:paraId="0146F89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071" w:type="dxa"/>
            <w:tcBorders>
              <w:top w:val="nil"/>
              <w:left w:val="nil"/>
              <w:bottom w:val="single" w:sz="4" w:space="0" w:color="ACB9CA"/>
              <w:right w:val="single" w:sz="4" w:space="0" w:color="ACB9CA"/>
            </w:tcBorders>
            <w:shd w:val="clear" w:color="000000" w:fill="FFFFFF"/>
            <w:vAlign w:val="center"/>
            <w:hideMark/>
          </w:tcPr>
          <w:p w14:paraId="1ABB2A0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941225</w:t>
            </w:r>
          </w:p>
        </w:tc>
        <w:tc>
          <w:tcPr>
            <w:tcW w:w="1230" w:type="dxa"/>
            <w:tcBorders>
              <w:top w:val="nil"/>
              <w:left w:val="nil"/>
              <w:bottom w:val="single" w:sz="4" w:space="0" w:color="ACB9CA"/>
              <w:right w:val="single" w:sz="4" w:space="0" w:color="ACB9CA"/>
            </w:tcBorders>
            <w:shd w:val="clear" w:color="000000" w:fill="FFFFFF"/>
            <w:vAlign w:val="center"/>
            <w:hideMark/>
          </w:tcPr>
          <w:p w14:paraId="1947DD0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16.86%</w:t>
            </w:r>
          </w:p>
        </w:tc>
      </w:tr>
      <w:tr w:rsidR="00BD4538" w:rsidRPr="00C47FE2" w14:paraId="51D4CEFB"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96FB9F6"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Get_ProjectTaskInformation</w:t>
            </w:r>
          </w:p>
        </w:tc>
        <w:tc>
          <w:tcPr>
            <w:tcW w:w="667" w:type="dxa"/>
            <w:tcBorders>
              <w:top w:val="nil"/>
              <w:left w:val="nil"/>
              <w:bottom w:val="single" w:sz="4" w:space="0" w:color="ACB9CA"/>
              <w:right w:val="single" w:sz="4" w:space="0" w:color="ACB9CA"/>
            </w:tcBorders>
            <w:shd w:val="clear" w:color="000000" w:fill="FFFFFF"/>
            <w:vAlign w:val="center"/>
            <w:hideMark/>
          </w:tcPr>
          <w:p w14:paraId="3E3DE7D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885</w:t>
            </w:r>
          </w:p>
        </w:tc>
        <w:tc>
          <w:tcPr>
            <w:tcW w:w="1299" w:type="dxa"/>
            <w:tcBorders>
              <w:top w:val="nil"/>
              <w:left w:val="nil"/>
              <w:bottom w:val="single" w:sz="4" w:space="0" w:color="ACB9CA"/>
              <w:right w:val="single" w:sz="4" w:space="0" w:color="ACB9CA"/>
            </w:tcBorders>
            <w:shd w:val="clear" w:color="000000" w:fill="FFFFFF"/>
            <w:vAlign w:val="center"/>
            <w:hideMark/>
          </w:tcPr>
          <w:p w14:paraId="67F4C66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357417.47</w:t>
            </w:r>
          </w:p>
        </w:tc>
        <w:tc>
          <w:tcPr>
            <w:tcW w:w="741" w:type="dxa"/>
            <w:tcBorders>
              <w:top w:val="nil"/>
              <w:left w:val="nil"/>
              <w:bottom w:val="single" w:sz="4" w:space="0" w:color="ACB9CA"/>
              <w:right w:val="single" w:sz="4" w:space="0" w:color="ACB9CA"/>
            </w:tcBorders>
            <w:shd w:val="clear" w:color="000000" w:fill="FFFFFF"/>
            <w:vAlign w:val="center"/>
            <w:hideMark/>
          </w:tcPr>
          <w:p w14:paraId="346D25D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0.14</w:t>
            </w:r>
          </w:p>
        </w:tc>
        <w:tc>
          <w:tcPr>
            <w:tcW w:w="1070" w:type="dxa"/>
            <w:tcBorders>
              <w:top w:val="nil"/>
              <w:left w:val="nil"/>
              <w:bottom w:val="single" w:sz="4" w:space="0" w:color="ACB9CA"/>
              <w:right w:val="single" w:sz="4" w:space="0" w:color="ACB9CA"/>
            </w:tcBorders>
            <w:shd w:val="clear" w:color="000000" w:fill="FFFFFF"/>
            <w:vAlign w:val="center"/>
            <w:hideMark/>
          </w:tcPr>
          <w:p w14:paraId="5A5114E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538485.3</w:t>
            </w:r>
          </w:p>
        </w:tc>
        <w:tc>
          <w:tcPr>
            <w:tcW w:w="1070" w:type="dxa"/>
            <w:tcBorders>
              <w:top w:val="nil"/>
              <w:left w:val="nil"/>
              <w:bottom w:val="single" w:sz="4" w:space="0" w:color="ACB9CA"/>
              <w:right w:val="single" w:sz="4" w:space="0" w:color="ACB9CA"/>
            </w:tcBorders>
            <w:shd w:val="clear" w:color="000000" w:fill="FFFFFF"/>
            <w:vAlign w:val="center"/>
            <w:hideMark/>
          </w:tcPr>
          <w:p w14:paraId="739AAD9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575563.4</w:t>
            </w:r>
          </w:p>
        </w:tc>
        <w:tc>
          <w:tcPr>
            <w:tcW w:w="1070" w:type="dxa"/>
            <w:tcBorders>
              <w:top w:val="nil"/>
              <w:left w:val="nil"/>
              <w:bottom w:val="single" w:sz="4" w:space="0" w:color="ACB9CA"/>
              <w:right w:val="single" w:sz="4" w:space="0" w:color="ACB9CA"/>
            </w:tcBorders>
            <w:shd w:val="clear" w:color="000000" w:fill="FFFFFF"/>
            <w:vAlign w:val="center"/>
            <w:hideMark/>
          </w:tcPr>
          <w:p w14:paraId="1001658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642316</w:t>
            </w:r>
          </w:p>
        </w:tc>
        <w:tc>
          <w:tcPr>
            <w:tcW w:w="1071" w:type="dxa"/>
            <w:tcBorders>
              <w:top w:val="nil"/>
              <w:left w:val="nil"/>
              <w:bottom w:val="single" w:sz="4" w:space="0" w:color="ACB9CA"/>
              <w:right w:val="single" w:sz="4" w:space="0" w:color="ACB9CA"/>
            </w:tcBorders>
            <w:shd w:val="clear" w:color="000000" w:fill="FFFFFF"/>
            <w:vAlign w:val="center"/>
            <w:hideMark/>
          </w:tcPr>
          <w:p w14:paraId="209FA07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w:t>
            </w:r>
          </w:p>
        </w:tc>
        <w:tc>
          <w:tcPr>
            <w:tcW w:w="1071" w:type="dxa"/>
            <w:tcBorders>
              <w:top w:val="nil"/>
              <w:left w:val="nil"/>
              <w:bottom w:val="single" w:sz="4" w:space="0" w:color="ACB9CA"/>
              <w:right w:val="single" w:sz="4" w:space="0" w:color="ACB9CA"/>
            </w:tcBorders>
            <w:shd w:val="clear" w:color="000000" w:fill="FFFFFF"/>
            <w:vAlign w:val="center"/>
            <w:hideMark/>
          </w:tcPr>
          <w:p w14:paraId="26DBBB3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1227616</w:t>
            </w:r>
          </w:p>
        </w:tc>
        <w:tc>
          <w:tcPr>
            <w:tcW w:w="1230" w:type="dxa"/>
            <w:tcBorders>
              <w:top w:val="nil"/>
              <w:left w:val="nil"/>
              <w:bottom w:val="single" w:sz="4" w:space="0" w:color="ACB9CA"/>
              <w:right w:val="single" w:sz="4" w:space="0" w:color="ACB9CA"/>
            </w:tcBorders>
            <w:shd w:val="clear" w:color="000000" w:fill="FFFFFF"/>
            <w:vAlign w:val="center"/>
            <w:hideMark/>
          </w:tcPr>
          <w:p w14:paraId="56A9F97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1.81%</w:t>
            </w:r>
          </w:p>
        </w:tc>
      </w:tr>
      <w:tr w:rsidR="00BD4538" w:rsidRPr="00C47FE2" w:rsidDel="00BC68F6" w14:paraId="3301D83D" w14:textId="77777777" w:rsidTr="00BD4538">
        <w:trPr>
          <w:trHeight w:val="300"/>
          <w:del w:id="3817" w:author="khanguyen" w:date="2017-03-17T22:57:00Z"/>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C155137" w14:textId="77777777" w:rsidR="00BD4538" w:rsidRPr="00C47FE2" w:rsidDel="00BC68F6" w:rsidRDefault="00BD4538" w:rsidP="00BD4538">
            <w:pPr>
              <w:spacing w:before="0" w:after="0" w:line="240" w:lineRule="auto"/>
              <w:ind w:firstLineChars="100" w:firstLine="200"/>
              <w:rPr>
                <w:del w:id="3818" w:author="khanguyen" w:date="2017-03-17T22:57:00Z"/>
                <w:rFonts w:eastAsia="Times New Roman" w:cs="Arial"/>
                <w:color w:val="4B4B63"/>
                <w:sz w:val="20"/>
                <w:szCs w:val="20"/>
                <w:lang w:val="en-US"/>
              </w:rPr>
            </w:pPr>
            <w:del w:id="3819" w:author="khanguyen" w:date="2017-03-17T22:57:00Z">
              <w:r w:rsidRPr="00C47FE2" w:rsidDel="00BC68F6">
                <w:rPr>
                  <w:rFonts w:eastAsia="Times New Roman" w:cs="Arial"/>
                  <w:color w:val="4B4B63"/>
                  <w:sz w:val="20"/>
                  <w:szCs w:val="20"/>
                  <w:lang w:val="en-US"/>
                </w:rPr>
                <w:delText>Get_Timesheet_information</w:delText>
              </w:r>
            </w:del>
          </w:p>
        </w:tc>
        <w:tc>
          <w:tcPr>
            <w:tcW w:w="667" w:type="dxa"/>
            <w:tcBorders>
              <w:top w:val="nil"/>
              <w:left w:val="nil"/>
              <w:bottom w:val="single" w:sz="4" w:space="0" w:color="ACB9CA"/>
              <w:right w:val="single" w:sz="4" w:space="0" w:color="ACB9CA"/>
            </w:tcBorders>
            <w:shd w:val="clear" w:color="000000" w:fill="FFFFFF"/>
            <w:vAlign w:val="center"/>
            <w:hideMark/>
          </w:tcPr>
          <w:p w14:paraId="08D9A99D" w14:textId="77777777" w:rsidR="00BD4538" w:rsidRPr="00C47FE2" w:rsidDel="00BC68F6" w:rsidRDefault="00BD4538" w:rsidP="00BD4538">
            <w:pPr>
              <w:spacing w:before="0" w:after="0" w:line="240" w:lineRule="auto"/>
              <w:jc w:val="right"/>
              <w:rPr>
                <w:del w:id="3820" w:author="khanguyen" w:date="2017-03-17T22:57:00Z"/>
                <w:rFonts w:eastAsia="Times New Roman" w:cs="Arial"/>
                <w:color w:val="4B4B63"/>
                <w:sz w:val="20"/>
                <w:szCs w:val="20"/>
                <w:lang w:val="en-US"/>
              </w:rPr>
            </w:pPr>
            <w:del w:id="3821" w:author="khanguyen" w:date="2017-03-17T22:57:00Z">
              <w:r w:rsidRPr="00C47FE2" w:rsidDel="00BC68F6">
                <w:rPr>
                  <w:rFonts w:eastAsia="Times New Roman" w:cs="Arial"/>
                  <w:color w:val="4B4B63"/>
                  <w:sz w:val="20"/>
                  <w:szCs w:val="20"/>
                  <w:lang w:val="en-US"/>
                </w:rPr>
                <w:delText>1133</w:delText>
              </w:r>
            </w:del>
          </w:p>
        </w:tc>
        <w:tc>
          <w:tcPr>
            <w:tcW w:w="1299" w:type="dxa"/>
            <w:tcBorders>
              <w:top w:val="nil"/>
              <w:left w:val="nil"/>
              <w:bottom w:val="single" w:sz="4" w:space="0" w:color="ACB9CA"/>
              <w:right w:val="single" w:sz="4" w:space="0" w:color="ACB9CA"/>
            </w:tcBorders>
            <w:shd w:val="clear" w:color="000000" w:fill="FFFFFF"/>
            <w:vAlign w:val="center"/>
            <w:hideMark/>
          </w:tcPr>
          <w:p w14:paraId="214C9E9D" w14:textId="77777777" w:rsidR="00BD4538" w:rsidRPr="00C47FE2" w:rsidDel="00BC68F6" w:rsidRDefault="00BD4538" w:rsidP="00BD4538">
            <w:pPr>
              <w:spacing w:before="0" w:after="0" w:line="240" w:lineRule="auto"/>
              <w:jc w:val="right"/>
              <w:rPr>
                <w:del w:id="3822" w:author="khanguyen" w:date="2017-03-17T22:57:00Z"/>
                <w:rFonts w:eastAsia="Times New Roman" w:cs="Arial"/>
                <w:color w:val="4B4B63"/>
                <w:sz w:val="20"/>
                <w:szCs w:val="20"/>
                <w:lang w:val="en-US"/>
              </w:rPr>
            </w:pPr>
            <w:del w:id="3823" w:author="khanguyen" w:date="2017-03-17T22:57:00Z">
              <w:r w:rsidRPr="00C47FE2" w:rsidDel="00BC68F6">
                <w:rPr>
                  <w:rFonts w:eastAsia="Times New Roman" w:cs="Arial"/>
                  <w:color w:val="4B4B63"/>
                  <w:sz w:val="20"/>
                  <w:szCs w:val="20"/>
                  <w:lang w:val="en-US"/>
                </w:rPr>
                <w:delText>1160188.7</w:delText>
              </w:r>
            </w:del>
          </w:p>
        </w:tc>
        <w:tc>
          <w:tcPr>
            <w:tcW w:w="741" w:type="dxa"/>
            <w:tcBorders>
              <w:top w:val="nil"/>
              <w:left w:val="nil"/>
              <w:bottom w:val="single" w:sz="4" w:space="0" w:color="ACB9CA"/>
              <w:right w:val="single" w:sz="4" w:space="0" w:color="ACB9CA"/>
            </w:tcBorders>
            <w:shd w:val="clear" w:color="000000" w:fill="FFFFFF"/>
            <w:vAlign w:val="center"/>
            <w:hideMark/>
          </w:tcPr>
          <w:p w14:paraId="136DB7D1" w14:textId="77777777" w:rsidR="00BD4538" w:rsidRPr="00C47FE2" w:rsidDel="00BC68F6" w:rsidRDefault="00BD4538" w:rsidP="00BD4538">
            <w:pPr>
              <w:spacing w:before="0" w:after="0" w:line="240" w:lineRule="auto"/>
              <w:jc w:val="right"/>
              <w:rPr>
                <w:del w:id="3824" w:author="khanguyen" w:date="2017-03-17T22:57:00Z"/>
                <w:rFonts w:eastAsia="Times New Roman" w:cs="Arial"/>
                <w:color w:val="4B4B63"/>
                <w:sz w:val="20"/>
                <w:szCs w:val="20"/>
                <w:lang w:val="en-US"/>
              </w:rPr>
            </w:pPr>
            <w:del w:id="3825" w:author="khanguyen" w:date="2017-03-17T22:57:00Z">
              <w:r w:rsidRPr="00C47FE2" w:rsidDel="00BC68F6">
                <w:rPr>
                  <w:rFonts w:eastAsia="Times New Roman" w:cs="Arial"/>
                  <w:color w:val="4B4B63"/>
                  <w:sz w:val="20"/>
                  <w:szCs w:val="20"/>
                  <w:lang w:val="en-US"/>
                </w:rPr>
                <w:delText>0.18</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73318B0A" w14:textId="77777777" w:rsidR="00BD4538" w:rsidRPr="00C47FE2" w:rsidDel="00BC68F6" w:rsidRDefault="00BD4538" w:rsidP="00BD4538">
            <w:pPr>
              <w:spacing w:before="0" w:after="0" w:line="240" w:lineRule="auto"/>
              <w:jc w:val="right"/>
              <w:rPr>
                <w:del w:id="3826" w:author="khanguyen" w:date="2017-03-17T22:57:00Z"/>
                <w:rFonts w:eastAsia="Times New Roman" w:cs="Arial"/>
                <w:color w:val="4B4B63"/>
                <w:sz w:val="20"/>
                <w:szCs w:val="20"/>
                <w:lang w:val="en-US"/>
              </w:rPr>
            </w:pPr>
            <w:del w:id="3827" w:author="khanguyen" w:date="2017-03-17T22:57:00Z">
              <w:r w:rsidRPr="00C47FE2" w:rsidDel="00BC68F6">
                <w:rPr>
                  <w:rFonts w:eastAsia="Times New Roman" w:cs="Arial"/>
                  <w:color w:val="4B4B63"/>
                  <w:sz w:val="20"/>
                  <w:szCs w:val="20"/>
                  <w:lang w:val="en-US"/>
                </w:rPr>
                <w:delText>393121.7</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4EAFEEBA" w14:textId="77777777" w:rsidR="00BD4538" w:rsidRPr="00C47FE2" w:rsidDel="00BC68F6" w:rsidRDefault="00BD4538" w:rsidP="00BD4538">
            <w:pPr>
              <w:spacing w:before="0" w:after="0" w:line="240" w:lineRule="auto"/>
              <w:jc w:val="right"/>
              <w:rPr>
                <w:del w:id="3828" w:author="khanguyen" w:date="2017-03-17T22:57:00Z"/>
                <w:rFonts w:eastAsia="Times New Roman" w:cs="Arial"/>
                <w:color w:val="4B4B63"/>
                <w:sz w:val="20"/>
                <w:szCs w:val="20"/>
                <w:lang w:val="en-US"/>
              </w:rPr>
            </w:pPr>
            <w:del w:id="3829" w:author="khanguyen" w:date="2017-03-17T22:57:00Z">
              <w:r w:rsidRPr="00C47FE2" w:rsidDel="00BC68F6">
                <w:rPr>
                  <w:rFonts w:eastAsia="Times New Roman" w:cs="Arial"/>
                  <w:color w:val="4B4B63"/>
                  <w:sz w:val="20"/>
                  <w:szCs w:val="20"/>
                  <w:lang w:val="en-US"/>
                </w:rPr>
                <w:delText>505444</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4E662538" w14:textId="77777777" w:rsidR="00BD4538" w:rsidRPr="00C47FE2" w:rsidDel="00BC68F6" w:rsidRDefault="00BD4538" w:rsidP="00BD4538">
            <w:pPr>
              <w:spacing w:before="0" w:after="0" w:line="240" w:lineRule="auto"/>
              <w:jc w:val="right"/>
              <w:rPr>
                <w:del w:id="3830" w:author="khanguyen" w:date="2017-03-17T22:57:00Z"/>
                <w:rFonts w:eastAsia="Times New Roman" w:cs="Arial"/>
                <w:color w:val="4B4B63"/>
                <w:sz w:val="20"/>
                <w:szCs w:val="20"/>
                <w:lang w:val="en-US"/>
              </w:rPr>
            </w:pPr>
            <w:del w:id="3831" w:author="khanguyen" w:date="2017-03-17T22:57:00Z">
              <w:r w:rsidRPr="00C47FE2" w:rsidDel="00BC68F6">
                <w:rPr>
                  <w:rFonts w:eastAsia="Times New Roman" w:cs="Arial"/>
                  <w:color w:val="4B4B63"/>
                  <w:sz w:val="20"/>
                  <w:szCs w:val="20"/>
                  <w:lang w:val="en-US"/>
                </w:rPr>
                <w:delText>828810.4</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3FAEB268" w14:textId="77777777" w:rsidR="00BD4538" w:rsidRPr="00C47FE2" w:rsidDel="00BC68F6" w:rsidRDefault="00BD4538" w:rsidP="00BD4538">
            <w:pPr>
              <w:spacing w:before="0" w:after="0" w:line="240" w:lineRule="auto"/>
              <w:jc w:val="right"/>
              <w:rPr>
                <w:del w:id="3832" w:author="khanguyen" w:date="2017-03-17T22:57:00Z"/>
                <w:rFonts w:eastAsia="Times New Roman" w:cs="Arial"/>
                <w:color w:val="4B4B63"/>
                <w:sz w:val="20"/>
                <w:szCs w:val="20"/>
                <w:lang w:val="en-US"/>
              </w:rPr>
            </w:pPr>
            <w:del w:id="3833" w:author="khanguyen" w:date="2017-03-17T22:57:00Z">
              <w:r w:rsidRPr="00C47FE2" w:rsidDel="00BC68F6">
                <w:rPr>
                  <w:rFonts w:eastAsia="Times New Roman" w:cs="Arial"/>
                  <w:color w:val="4B4B63"/>
                  <w:sz w:val="20"/>
                  <w:szCs w:val="20"/>
                  <w:lang w:val="en-US"/>
                </w:rPr>
                <w:delText>22</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2BFF0A30" w14:textId="77777777" w:rsidR="00BD4538" w:rsidRPr="00C47FE2" w:rsidDel="00BC68F6" w:rsidRDefault="00BD4538" w:rsidP="00BD4538">
            <w:pPr>
              <w:spacing w:before="0" w:after="0" w:line="240" w:lineRule="auto"/>
              <w:jc w:val="right"/>
              <w:rPr>
                <w:del w:id="3834" w:author="khanguyen" w:date="2017-03-17T22:57:00Z"/>
                <w:rFonts w:eastAsia="Times New Roman" w:cs="Arial"/>
                <w:color w:val="4B4B63"/>
                <w:sz w:val="20"/>
                <w:szCs w:val="20"/>
                <w:lang w:val="en-US"/>
              </w:rPr>
            </w:pPr>
            <w:del w:id="3835" w:author="khanguyen" w:date="2017-03-17T22:57:00Z">
              <w:r w:rsidRPr="00C47FE2" w:rsidDel="00BC68F6">
                <w:rPr>
                  <w:rFonts w:eastAsia="Times New Roman" w:cs="Arial"/>
                  <w:color w:val="4B4B63"/>
                  <w:sz w:val="20"/>
                  <w:szCs w:val="20"/>
                  <w:lang w:val="en-US"/>
                </w:rPr>
                <w:delText>2543225</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72369512" w14:textId="77777777" w:rsidR="00BD4538" w:rsidRPr="00C47FE2" w:rsidDel="00BC68F6" w:rsidRDefault="00BD4538" w:rsidP="00BD4538">
            <w:pPr>
              <w:spacing w:before="0" w:after="0" w:line="240" w:lineRule="auto"/>
              <w:jc w:val="right"/>
              <w:rPr>
                <w:del w:id="3836" w:author="khanguyen" w:date="2017-03-17T22:57:00Z"/>
                <w:rFonts w:eastAsia="Times New Roman" w:cs="Arial"/>
                <w:color w:val="4B4B63"/>
                <w:sz w:val="20"/>
                <w:szCs w:val="20"/>
                <w:lang w:val="en-US"/>
              </w:rPr>
            </w:pPr>
            <w:del w:id="3837" w:author="khanguyen" w:date="2017-03-17T22:57:00Z">
              <w:r w:rsidRPr="00C47FE2" w:rsidDel="00BC68F6">
                <w:rPr>
                  <w:rFonts w:eastAsia="Times New Roman" w:cs="Arial"/>
                  <w:color w:val="4B4B63"/>
                  <w:sz w:val="20"/>
                  <w:szCs w:val="20"/>
                  <w:lang w:val="en-US"/>
                </w:rPr>
                <w:delText>48.46%</w:delText>
              </w:r>
            </w:del>
          </w:p>
        </w:tc>
      </w:tr>
      <w:tr w:rsidR="00BD4538" w:rsidRPr="00C47FE2" w14:paraId="3D770FDB"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8D16A02"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Get_userCostAmtId Default</w:t>
            </w:r>
          </w:p>
        </w:tc>
        <w:tc>
          <w:tcPr>
            <w:tcW w:w="667" w:type="dxa"/>
            <w:tcBorders>
              <w:top w:val="nil"/>
              <w:left w:val="nil"/>
              <w:bottom w:val="single" w:sz="4" w:space="0" w:color="ACB9CA"/>
              <w:right w:val="single" w:sz="4" w:space="0" w:color="ACB9CA"/>
            </w:tcBorders>
            <w:shd w:val="clear" w:color="000000" w:fill="FFFFFF"/>
            <w:vAlign w:val="center"/>
            <w:hideMark/>
          </w:tcPr>
          <w:p w14:paraId="44DCC45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w:t>
            </w:r>
          </w:p>
        </w:tc>
        <w:tc>
          <w:tcPr>
            <w:tcW w:w="1299" w:type="dxa"/>
            <w:tcBorders>
              <w:top w:val="nil"/>
              <w:left w:val="nil"/>
              <w:bottom w:val="single" w:sz="4" w:space="0" w:color="ACB9CA"/>
              <w:right w:val="single" w:sz="4" w:space="0" w:color="ACB9CA"/>
            </w:tcBorders>
            <w:shd w:val="clear" w:color="000000" w:fill="FFFFFF"/>
            <w:vAlign w:val="center"/>
            <w:hideMark/>
          </w:tcPr>
          <w:p w14:paraId="6466045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303492.84</w:t>
            </w:r>
          </w:p>
        </w:tc>
        <w:tc>
          <w:tcPr>
            <w:tcW w:w="741" w:type="dxa"/>
            <w:tcBorders>
              <w:top w:val="nil"/>
              <w:left w:val="nil"/>
              <w:bottom w:val="single" w:sz="4" w:space="0" w:color="ACB9CA"/>
              <w:right w:val="single" w:sz="4" w:space="0" w:color="ACB9CA"/>
            </w:tcBorders>
            <w:shd w:val="clear" w:color="000000" w:fill="FFFFFF"/>
            <w:vAlign w:val="center"/>
            <w:hideMark/>
          </w:tcPr>
          <w:p w14:paraId="38C2692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14:paraId="154909A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558591</w:t>
            </w:r>
          </w:p>
        </w:tc>
        <w:tc>
          <w:tcPr>
            <w:tcW w:w="1070" w:type="dxa"/>
            <w:tcBorders>
              <w:top w:val="nil"/>
              <w:left w:val="nil"/>
              <w:bottom w:val="single" w:sz="4" w:space="0" w:color="ACB9CA"/>
              <w:right w:val="single" w:sz="4" w:space="0" w:color="ACB9CA"/>
            </w:tcBorders>
            <w:shd w:val="clear" w:color="000000" w:fill="FFFFFF"/>
            <w:vAlign w:val="center"/>
            <w:hideMark/>
          </w:tcPr>
          <w:p w14:paraId="2E0461F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650751</w:t>
            </w:r>
          </w:p>
        </w:tc>
        <w:tc>
          <w:tcPr>
            <w:tcW w:w="1070" w:type="dxa"/>
            <w:tcBorders>
              <w:top w:val="nil"/>
              <w:left w:val="nil"/>
              <w:bottom w:val="single" w:sz="4" w:space="0" w:color="ACB9CA"/>
              <w:right w:val="single" w:sz="4" w:space="0" w:color="ACB9CA"/>
            </w:tcBorders>
            <w:shd w:val="clear" w:color="000000" w:fill="FFFFFF"/>
            <w:vAlign w:val="center"/>
            <w:hideMark/>
          </w:tcPr>
          <w:p w14:paraId="792F75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751103</w:t>
            </w:r>
          </w:p>
        </w:tc>
        <w:tc>
          <w:tcPr>
            <w:tcW w:w="1071" w:type="dxa"/>
            <w:tcBorders>
              <w:top w:val="nil"/>
              <w:left w:val="nil"/>
              <w:bottom w:val="single" w:sz="4" w:space="0" w:color="ACB9CA"/>
              <w:right w:val="single" w:sz="4" w:space="0" w:color="ACB9CA"/>
            </w:tcBorders>
            <w:shd w:val="clear" w:color="000000" w:fill="FFFFFF"/>
            <w:vAlign w:val="center"/>
            <w:hideMark/>
          </w:tcPr>
          <w:p w14:paraId="2CBCC7B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071" w:type="dxa"/>
            <w:tcBorders>
              <w:top w:val="nil"/>
              <w:left w:val="nil"/>
              <w:bottom w:val="single" w:sz="4" w:space="0" w:color="ACB9CA"/>
              <w:right w:val="single" w:sz="4" w:space="0" w:color="ACB9CA"/>
            </w:tcBorders>
            <w:shd w:val="clear" w:color="000000" w:fill="FFFFFF"/>
            <w:vAlign w:val="center"/>
            <w:hideMark/>
          </w:tcPr>
          <w:p w14:paraId="61465AC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752465</w:t>
            </w:r>
          </w:p>
        </w:tc>
        <w:tc>
          <w:tcPr>
            <w:tcW w:w="1230" w:type="dxa"/>
            <w:tcBorders>
              <w:top w:val="nil"/>
              <w:left w:val="nil"/>
              <w:bottom w:val="single" w:sz="4" w:space="0" w:color="ACB9CA"/>
              <w:right w:val="single" w:sz="4" w:space="0" w:color="ACB9CA"/>
            </w:tcBorders>
            <w:shd w:val="clear" w:color="000000" w:fill="FFFFFF"/>
            <w:vAlign w:val="center"/>
            <w:hideMark/>
          </w:tcPr>
          <w:p w14:paraId="6315269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w:t>
            </w:r>
          </w:p>
        </w:tc>
      </w:tr>
      <w:tr w:rsidR="00BD4538" w:rsidRPr="00C47FE2" w14:paraId="6BC4F887"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1BA80E97"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Get_userCostCodeId Default</w:t>
            </w:r>
          </w:p>
        </w:tc>
        <w:tc>
          <w:tcPr>
            <w:tcW w:w="667" w:type="dxa"/>
            <w:tcBorders>
              <w:top w:val="nil"/>
              <w:left w:val="nil"/>
              <w:bottom w:val="single" w:sz="4" w:space="0" w:color="ACB9CA"/>
              <w:right w:val="single" w:sz="4" w:space="0" w:color="ACB9CA"/>
            </w:tcBorders>
            <w:shd w:val="clear" w:color="000000" w:fill="FFFFFF"/>
            <w:vAlign w:val="center"/>
            <w:hideMark/>
          </w:tcPr>
          <w:p w14:paraId="19447C0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w:t>
            </w:r>
          </w:p>
        </w:tc>
        <w:tc>
          <w:tcPr>
            <w:tcW w:w="1299" w:type="dxa"/>
            <w:tcBorders>
              <w:top w:val="nil"/>
              <w:left w:val="nil"/>
              <w:bottom w:val="single" w:sz="4" w:space="0" w:color="ACB9CA"/>
              <w:right w:val="single" w:sz="4" w:space="0" w:color="ACB9CA"/>
            </w:tcBorders>
            <w:shd w:val="clear" w:color="000000" w:fill="FFFFFF"/>
            <w:vAlign w:val="center"/>
            <w:hideMark/>
          </w:tcPr>
          <w:p w14:paraId="7356720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457413.73</w:t>
            </w:r>
          </w:p>
        </w:tc>
        <w:tc>
          <w:tcPr>
            <w:tcW w:w="741" w:type="dxa"/>
            <w:tcBorders>
              <w:top w:val="nil"/>
              <w:left w:val="nil"/>
              <w:bottom w:val="single" w:sz="4" w:space="0" w:color="ACB9CA"/>
              <w:right w:val="single" w:sz="4" w:space="0" w:color="ACB9CA"/>
            </w:tcBorders>
            <w:shd w:val="clear" w:color="000000" w:fill="FFFFFF"/>
            <w:vAlign w:val="center"/>
            <w:hideMark/>
          </w:tcPr>
          <w:p w14:paraId="566168C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14:paraId="71FEA72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813567</w:t>
            </w:r>
          </w:p>
        </w:tc>
        <w:tc>
          <w:tcPr>
            <w:tcW w:w="1070" w:type="dxa"/>
            <w:tcBorders>
              <w:top w:val="nil"/>
              <w:left w:val="nil"/>
              <w:bottom w:val="single" w:sz="4" w:space="0" w:color="ACB9CA"/>
              <w:right w:val="single" w:sz="4" w:space="0" w:color="ACB9CA"/>
            </w:tcBorders>
            <w:shd w:val="clear" w:color="000000" w:fill="FFFFFF"/>
            <w:vAlign w:val="center"/>
            <w:hideMark/>
          </w:tcPr>
          <w:p w14:paraId="5160BC0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816127</w:t>
            </w:r>
          </w:p>
        </w:tc>
        <w:tc>
          <w:tcPr>
            <w:tcW w:w="1070" w:type="dxa"/>
            <w:tcBorders>
              <w:top w:val="nil"/>
              <w:left w:val="nil"/>
              <w:bottom w:val="single" w:sz="4" w:space="0" w:color="ACB9CA"/>
              <w:right w:val="single" w:sz="4" w:space="0" w:color="ACB9CA"/>
            </w:tcBorders>
            <w:shd w:val="clear" w:color="000000" w:fill="FFFFFF"/>
            <w:vAlign w:val="center"/>
            <w:hideMark/>
          </w:tcPr>
          <w:p w14:paraId="071AE98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862207</w:t>
            </w:r>
          </w:p>
        </w:tc>
        <w:tc>
          <w:tcPr>
            <w:tcW w:w="1071" w:type="dxa"/>
            <w:tcBorders>
              <w:top w:val="nil"/>
              <w:left w:val="nil"/>
              <w:bottom w:val="single" w:sz="4" w:space="0" w:color="ACB9CA"/>
              <w:right w:val="single" w:sz="4" w:space="0" w:color="ACB9CA"/>
            </w:tcBorders>
            <w:shd w:val="clear" w:color="000000" w:fill="FFFFFF"/>
            <w:vAlign w:val="center"/>
            <w:hideMark/>
          </w:tcPr>
          <w:p w14:paraId="2E7CEF3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w:t>
            </w:r>
          </w:p>
        </w:tc>
        <w:tc>
          <w:tcPr>
            <w:tcW w:w="1071" w:type="dxa"/>
            <w:tcBorders>
              <w:top w:val="nil"/>
              <w:left w:val="nil"/>
              <w:bottom w:val="single" w:sz="4" w:space="0" w:color="ACB9CA"/>
              <w:right w:val="single" w:sz="4" w:space="0" w:color="ACB9CA"/>
            </w:tcBorders>
            <w:shd w:val="clear" w:color="000000" w:fill="FFFFFF"/>
            <w:vAlign w:val="center"/>
            <w:hideMark/>
          </w:tcPr>
          <w:p w14:paraId="09F1629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903684</w:t>
            </w:r>
          </w:p>
        </w:tc>
        <w:tc>
          <w:tcPr>
            <w:tcW w:w="1230" w:type="dxa"/>
            <w:tcBorders>
              <w:top w:val="nil"/>
              <w:left w:val="nil"/>
              <w:bottom w:val="single" w:sz="4" w:space="0" w:color="ACB9CA"/>
              <w:right w:val="single" w:sz="4" w:space="0" w:color="ACB9CA"/>
            </w:tcBorders>
            <w:shd w:val="clear" w:color="000000" w:fill="FFFFFF"/>
            <w:vAlign w:val="center"/>
            <w:hideMark/>
          </w:tcPr>
          <w:p w14:paraId="0C60771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13.46%</w:t>
            </w:r>
          </w:p>
        </w:tc>
      </w:tr>
      <w:tr w:rsidR="00BD4538" w:rsidRPr="00C47FE2" w14:paraId="10BA4FDC"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7E7F5112"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Get_UserProfiles</w:t>
            </w:r>
          </w:p>
        </w:tc>
        <w:tc>
          <w:tcPr>
            <w:tcW w:w="667" w:type="dxa"/>
            <w:tcBorders>
              <w:top w:val="nil"/>
              <w:left w:val="nil"/>
              <w:bottom w:val="single" w:sz="4" w:space="0" w:color="ACB9CA"/>
              <w:right w:val="single" w:sz="4" w:space="0" w:color="ACB9CA"/>
            </w:tcBorders>
            <w:shd w:val="clear" w:color="000000" w:fill="FFFFFF"/>
            <w:vAlign w:val="center"/>
            <w:hideMark/>
          </w:tcPr>
          <w:p w14:paraId="75560D7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2187</w:t>
            </w:r>
          </w:p>
        </w:tc>
        <w:tc>
          <w:tcPr>
            <w:tcW w:w="1299" w:type="dxa"/>
            <w:tcBorders>
              <w:top w:val="nil"/>
              <w:left w:val="nil"/>
              <w:bottom w:val="single" w:sz="4" w:space="0" w:color="ACB9CA"/>
              <w:right w:val="single" w:sz="4" w:space="0" w:color="ACB9CA"/>
            </w:tcBorders>
            <w:shd w:val="clear" w:color="000000" w:fill="FFFFFF"/>
            <w:vAlign w:val="center"/>
            <w:hideMark/>
          </w:tcPr>
          <w:p w14:paraId="014F2D5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303601.28</w:t>
            </w:r>
          </w:p>
        </w:tc>
        <w:tc>
          <w:tcPr>
            <w:tcW w:w="741" w:type="dxa"/>
            <w:tcBorders>
              <w:top w:val="nil"/>
              <w:left w:val="nil"/>
              <w:bottom w:val="single" w:sz="4" w:space="0" w:color="ACB9CA"/>
              <w:right w:val="single" w:sz="4" w:space="0" w:color="ACB9CA"/>
            </w:tcBorders>
            <w:shd w:val="clear" w:color="000000" w:fill="FFFFFF"/>
            <w:vAlign w:val="center"/>
            <w:hideMark/>
          </w:tcPr>
          <w:p w14:paraId="558AB1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0.35</w:t>
            </w:r>
          </w:p>
        </w:tc>
        <w:tc>
          <w:tcPr>
            <w:tcW w:w="1070" w:type="dxa"/>
            <w:tcBorders>
              <w:top w:val="nil"/>
              <w:left w:val="nil"/>
              <w:bottom w:val="single" w:sz="4" w:space="0" w:color="ACB9CA"/>
              <w:right w:val="single" w:sz="4" w:space="0" w:color="ACB9CA"/>
            </w:tcBorders>
            <w:shd w:val="clear" w:color="000000" w:fill="FFFFFF"/>
            <w:vAlign w:val="center"/>
            <w:hideMark/>
          </w:tcPr>
          <w:p w14:paraId="44CF229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530175.4</w:t>
            </w:r>
          </w:p>
        </w:tc>
        <w:tc>
          <w:tcPr>
            <w:tcW w:w="1070" w:type="dxa"/>
            <w:tcBorders>
              <w:top w:val="nil"/>
              <w:left w:val="nil"/>
              <w:bottom w:val="single" w:sz="4" w:space="0" w:color="ACB9CA"/>
              <w:right w:val="single" w:sz="4" w:space="0" w:color="ACB9CA"/>
            </w:tcBorders>
            <w:shd w:val="clear" w:color="000000" w:fill="FFFFFF"/>
            <w:vAlign w:val="center"/>
            <w:hideMark/>
          </w:tcPr>
          <w:p w14:paraId="596F2A5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546196</w:t>
            </w:r>
          </w:p>
        </w:tc>
        <w:tc>
          <w:tcPr>
            <w:tcW w:w="1070" w:type="dxa"/>
            <w:tcBorders>
              <w:top w:val="nil"/>
              <w:left w:val="nil"/>
              <w:bottom w:val="single" w:sz="4" w:space="0" w:color="ACB9CA"/>
              <w:right w:val="single" w:sz="4" w:space="0" w:color="ACB9CA"/>
            </w:tcBorders>
            <w:shd w:val="clear" w:color="000000" w:fill="FFFFFF"/>
            <w:vAlign w:val="center"/>
            <w:hideMark/>
          </w:tcPr>
          <w:p w14:paraId="18B80E8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613435.4</w:t>
            </w:r>
          </w:p>
        </w:tc>
        <w:tc>
          <w:tcPr>
            <w:tcW w:w="1071" w:type="dxa"/>
            <w:tcBorders>
              <w:top w:val="nil"/>
              <w:left w:val="nil"/>
              <w:bottom w:val="single" w:sz="4" w:space="0" w:color="ACB9CA"/>
              <w:right w:val="single" w:sz="4" w:space="0" w:color="ACB9CA"/>
            </w:tcBorders>
            <w:shd w:val="clear" w:color="000000" w:fill="FFFFFF"/>
            <w:vAlign w:val="center"/>
            <w:hideMark/>
          </w:tcPr>
          <w:p w14:paraId="6811BF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w:t>
            </w:r>
          </w:p>
        </w:tc>
        <w:tc>
          <w:tcPr>
            <w:tcW w:w="1071" w:type="dxa"/>
            <w:tcBorders>
              <w:top w:val="nil"/>
              <w:left w:val="nil"/>
              <w:bottom w:val="single" w:sz="4" w:space="0" w:color="ACB9CA"/>
              <w:right w:val="single" w:sz="4" w:space="0" w:color="ACB9CA"/>
            </w:tcBorders>
            <w:shd w:val="clear" w:color="000000" w:fill="FFFFFF"/>
            <w:vAlign w:val="center"/>
            <w:hideMark/>
          </w:tcPr>
          <w:p w14:paraId="0BF28AD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1215977</w:t>
            </w:r>
          </w:p>
        </w:tc>
        <w:tc>
          <w:tcPr>
            <w:tcW w:w="1230" w:type="dxa"/>
            <w:tcBorders>
              <w:top w:val="nil"/>
              <w:left w:val="nil"/>
              <w:bottom w:val="single" w:sz="4" w:space="0" w:color="ACB9CA"/>
              <w:right w:val="single" w:sz="4" w:space="0" w:color="ACB9CA"/>
            </w:tcBorders>
            <w:shd w:val="clear" w:color="000000" w:fill="FFFFFF"/>
            <w:vAlign w:val="center"/>
            <w:hideMark/>
          </w:tcPr>
          <w:p w14:paraId="72C528C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w:t>
            </w:r>
          </w:p>
        </w:tc>
      </w:tr>
      <w:tr w:rsidR="00BD4538" w:rsidRPr="00C47FE2" w14:paraId="476072DD"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6965E3F"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Login_authentication</w:t>
            </w:r>
          </w:p>
        </w:tc>
        <w:tc>
          <w:tcPr>
            <w:tcW w:w="667" w:type="dxa"/>
            <w:tcBorders>
              <w:top w:val="nil"/>
              <w:left w:val="nil"/>
              <w:bottom w:val="single" w:sz="4" w:space="0" w:color="ACB9CA"/>
              <w:right w:val="single" w:sz="4" w:space="0" w:color="ACB9CA"/>
            </w:tcBorders>
            <w:shd w:val="clear" w:color="000000" w:fill="FFFFFF"/>
            <w:vAlign w:val="center"/>
            <w:hideMark/>
          </w:tcPr>
          <w:p w14:paraId="61AA80F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2730</w:t>
            </w:r>
          </w:p>
        </w:tc>
        <w:tc>
          <w:tcPr>
            <w:tcW w:w="1299" w:type="dxa"/>
            <w:tcBorders>
              <w:top w:val="nil"/>
              <w:left w:val="nil"/>
              <w:bottom w:val="single" w:sz="4" w:space="0" w:color="ACB9CA"/>
              <w:right w:val="single" w:sz="4" w:space="0" w:color="ACB9CA"/>
            </w:tcBorders>
            <w:shd w:val="clear" w:color="000000" w:fill="FFFFFF"/>
            <w:vAlign w:val="center"/>
            <w:hideMark/>
          </w:tcPr>
          <w:p w14:paraId="6523252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268591.76</w:t>
            </w:r>
          </w:p>
        </w:tc>
        <w:tc>
          <w:tcPr>
            <w:tcW w:w="741" w:type="dxa"/>
            <w:tcBorders>
              <w:top w:val="nil"/>
              <w:left w:val="nil"/>
              <w:bottom w:val="single" w:sz="4" w:space="0" w:color="ACB9CA"/>
              <w:right w:val="single" w:sz="4" w:space="0" w:color="ACB9CA"/>
            </w:tcBorders>
            <w:shd w:val="clear" w:color="000000" w:fill="FFFFFF"/>
            <w:vAlign w:val="center"/>
            <w:hideMark/>
          </w:tcPr>
          <w:p w14:paraId="1056233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0.42</w:t>
            </w:r>
          </w:p>
        </w:tc>
        <w:tc>
          <w:tcPr>
            <w:tcW w:w="1070" w:type="dxa"/>
            <w:tcBorders>
              <w:top w:val="nil"/>
              <w:left w:val="nil"/>
              <w:bottom w:val="single" w:sz="4" w:space="0" w:color="ACB9CA"/>
              <w:right w:val="single" w:sz="4" w:space="0" w:color="ACB9CA"/>
            </w:tcBorders>
            <w:shd w:val="clear" w:color="000000" w:fill="FFFFFF"/>
            <w:vAlign w:val="center"/>
            <w:hideMark/>
          </w:tcPr>
          <w:p w14:paraId="5390BB3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528581.8</w:t>
            </w:r>
          </w:p>
        </w:tc>
        <w:tc>
          <w:tcPr>
            <w:tcW w:w="1070" w:type="dxa"/>
            <w:tcBorders>
              <w:top w:val="nil"/>
              <w:left w:val="nil"/>
              <w:bottom w:val="single" w:sz="4" w:space="0" w:color="ACB9CA"/>
              <w:right w:val="single" w:sz="4" w:space="0" w:color="ACB9CA"/>
            </w:tcBorders>
            <w:shd w:val="clear" w:color="000000" w:fill="FFFFFF"/>
            <w:vAlign w:val="center"/>
            <w:hideMark/>
          </w:tcPr>
          <w:p w14:paraId="726BBB9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542344.5</w:t>
            </w:r>
          </w:p>
        </w:tc>
        <w:tc>
          <w:tcPr>
            <w:tcW w:w="1070" w:type="dxa"/>
            <w:tcBorders>
              <w:top w:val="nil"/>
              <w:left w:val="nil"/>
              <w:bottom w:val="single" w:sz="4" w:space="0" w:color="ACB9CA"/>
              <w:right w:val="single" w:sz="4" w:space="0" w:color="ACB9CA"/>
            </w:tcBorders>
            <w:shd w:val="clear" w:color="000000" w:fill="FFFFFF"/>
            <w:vAlign w:val="center"/>
            <w:hideMark/>
          </w:tcPr>
          <w:p w14:paraId="2A099FE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610147.5</w:t>
            </w:r>
          </w:p>
        </w:tc>
        <w:tc>
          <w:tcPr>
            <w:tcW w:w="1071" w:type="dxa"/>
            <w:tcBorders>
              <w:top w:val="nil"/>
              <w:left w:val="nil"/>
              <w:bottom w:val="single" w:sz="4" w:space="0" w:color="ACB9CA"/>
              <w:right w:val="single" w:sz="4" w:space="0" w:color="ACB9CA"/>
            </w:tcBorders>
            <w:shd w:val="clear" w:color="000000" w:fill="FFFFFF"/>
            <w:vAlign w:val="center"/>
            <w:hideMark/>
          </w:tcPr>
          <w:p w14:paraId="4E480C0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w:t>
            </w:r>
          </w:p>
        </w:tc>
        <w:tc>
          <w:tcPr>
            <w:tcW w:w="1071" w:type="dxa"/>
            <w:tcBorders>
              <w:top w:val="nil"/>
              <w:left w:val="nil"/>
              <w:bottom w:val="single" w:sz="4" w:space="0" w:color="ACB9CA"/>
              <w:right w:val="single" w:sz="4" w:space="0" w:color="ACB9CA"/>
            </w:tcBorders>
            <w:shd w:val="clear" w:color="000000" w:fill="FFFFFF"/>
            <w:vAlign w:val="center"/>
            <w:hideMark/>
          </w:tcPr>
          <w:p w14:paraId="3D0146D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1268788</w:t>
            </w:r>
          </w:p>
        </w:tc>
        <w:tc>
          <w:tcPr>
            <w:tcW w:w="1230" w:type="dxa"/>
            <w:tcBorders>
              <w:top w:val="nil"/>
              <w:left w:val="nil"/>
              <w:bottom w:val="single" w:sz="4" w:space="0" w:color="ACB9CA"/>
              <w:right w:val="single" w:sz="4" w:space="0" w:color="ACB9CA"/>
            </w:tcBorders>
            <w:shd w:val="clear" w:color="000000" w:fill="FFFFFF"/>
            <w:vAlign w:val="center"/>
            <w:hideMark/>
          </w:tcPr>
          <w:p w14:paraId="7507CD6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w:t>
            </w:r>
          </w:p>
        </w:tc>
      </w:tr>
      <w:tr w:rsidR="00BD4538" w:rsidRPr="00C47FE2" w14:paraId="517A7D90"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A235ED3"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Open_Default_Task_Detail</w:t>
            </w:r>
          </w:p>
        </w:tc>
        <w:tc>
          <w:tcPr>
            <w:tcW w:w="667" w:type="dxa"/>
            <w:tcBorders>
              <w:top w:val="nil"/>
              <w:left w:val="nil"/>
              <w:bottom w:val="single" w:sz="4" w:space="0" w:color="ACB9CA"/>
              <w:right w:val="single" w:sz="4" w:space="0" w:color="ACB9CA"/>
            </w:tcBorders>
            <w:shd w:val="clear" w:color="000000" w:fill="FFFFFF"/>
            <w:vAlign w:val="center"/>
            <w:hideMark/>
          </w:tcPr>
          <w:p w14:paraId="19F9BCF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w:t>
            </w:r>
          </w:p>
        </w:tc>
        <w:tc>
          <w:tcPr>
            <w:tcW w:w="1299" w:type="dxa"/>
            <w:tcBorders>
              <w:top w:val="nil"/>
              <w:left w:val="nil"/>
              <w:bottom w:val="single" w:sz="4" w:space="0" w:color="ACB9CA"/>
              <w:right w:val="single" w:sz="4" w:space="0" w:color="ACB9CA"/>
            </w:tcBorders>
            <w:shd w:val="clear" w:color="000000" w:fill="FFFFFF"/>
            <w:vAlign w:val="center"/>
            <w:hideMark/>
          </w:tcPr>
          <w:p w14:paraId="1CD404D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1400.33</w:t>
            </w:r>
          </w:p>
        </w:tc>
        <w:tc>
          <w:tcPr>
            <w:tcW w:w="741" w:type="dxa"/>
            <w:tcBorders>
              <w:top w:val="nil"/>
              <w:left w:val="nil"/>
              <w:bottom w:val="single" w:sz="4" w:space="0" w:color="ACB9CA"/>
              <w:right w:val="single" w:sz="4" w:space="0" w:color="ACB9CA"/>
            </w:tcBorders>
            <w:shd w:val="clear" w:color="000000" w:fill="FFFFFF"/>
            <w:vAlign w:val="center"/>
            <w:hideMark/>
          </w:tcPr>
          <w:p w14:paraId="0CC95D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c>
          <w:tcPr>
            <w:tcW w:w="1070" w:type="dxa"/>
            <w:tcBorders>
              <w:top w:val="nil"/>
              <w:left w:val="nil"/>
              <w:bottom w:val="single" w:sz="4" w:space="0" w:color="ACB9CA"/>
              <w:right w:val="single" w:sz="4" w:space="0" w:color="ACB9CA"/>
            </w:tcBorders>
            <w:shd w:val="clear" w:color="000000" w:fill="FFFFFF"/>
            <w:vAlign w:val="center"/>
            <w:hideMark/>
          </w:tcPr>
          <w:p w14:paraId="240D469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1277</w:t>
            </w:r>
          </w:p>
        </w:tc>
        <w:tc>
          <w:tcPr>
            <w:tcW w:w="1070" w:type="dxa"/>
            <w:tcBorders>
              <w:top w:val="nil"/>
              <w:left w:val="nil"/>
              <w:bottom w:val="single" w:sz="4" w:space="0" w:color="ACB9CA"/>
              <w:right w:val="single" w:sz="4" w:space="0" w:color="ACB9CA"/>
            </w:tcBorders>
            <w:shd w:val="clear" w:color="000000" w:fill="FFFFFF"/>
            <w:vAlign w:val="center"/>
            <w:hideMark/>
          </w:tcPr>
          <w:p w14:paraId="2C59CCB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14703</w:t>
            </w:r>
          </w:p>
        </w:tc>
        <w:tc>
          <w:tcPr>
            <w:tcW w:w="1070" w:type="dxa"/>
            <w:tcBorders>
              <w:top w:val="nil"/>
              <w:left w:val="nil"/>
              <w:bottom w:val="single" w:sz="4" w:space="0" w:color="ACB9CA"/>
              <w:right w:val="single" w:sz="4" w:space="0" w:color="ACB9CA"/>
            </w:tcBorders>
            <w:shd w:val="clear" w:color="000000" w:fill="FFFFFF"/>
            <w:vAlign w:val="center"/>
            <w:hideMark/>
          </w:tcPr>
          <w:p w14:paraId="0C10969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24975</w:t>
            </w:r>
          </w:p>
        </w:tc>
        <w:tc>
          <w:tcPr>
            <w:tcW w:w="1071" w:type="dxa"/>
            <w:tcBorders>
              <w:top w:val="nil"/>
              <w:left w:val="nil"/>
              <w:bottom w:val="single" w:sz="4" w:space="0" w:color="ACB9CA"/>
              <w:right w:val="single" w:sz="4" w:space="0" w:color="ACB9CA"/>
            </w:tcBorders>
            <w:shd w:val="clear" w:color="000000" w:fill="FFFFFF"/>
            <w:vAlign w:val="center"/>
            <w:hideMark/>
          </w:tcPr>
          <w:p w14:paraId="736D616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463EFB7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29015</w:t>
            </w:r>
          </w:p>
        </w:tc>
        <w:tc>
          <w:tcPr>
            <w:tcW w:w="1230" w:type="dxa"/>
            <w:tcBorders>
              <w:top w:val="nil"/>
              <w:left w:val="nil"/>
              <w:bottom w:val="single" w:sz="4" w:space="0" w:color="ACB9CA"/>
              <w:right w:val="single" w:sz="4" w:space="0" w:color="ACB9CA"/>
            </w:tcBorders>
            <w:shd w:val="clear" w:color="000000" w:fill="FFFFFF"/>
            <w:vAlign w:val="center"/>
            <w:hideMark/>
          </w:tcPr>
          <w:p w14:paraId="7941197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73672D52"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32FD20E"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 Empty Project</w:t>
            </w:r>
          </w:p>
        </w:tc>
        <w:tc>
          <w:tcPr>
            <w:tcW w:w="667" w:type="dxa"/>
            <w:tcBorders>
              <w:top w:val="nil"/>
              <w:left w:val="nil"/>
              <w:bottom w:val="single" w:sz="4" w:space="0" w:color="ACB9CA"/>
              <w:right w:val="single" w:sz="4" w:space="0" w:color="ACB9CA"/>
            </w:tcBorders>
            <w:shd w:val="clear" w:color="000000" w:fill="FFFFFF"/>
            <w:vAlign w:val="center"/>
            <w:hideMark/>
          </w:tcPr>
          <w:p w14:paraId="3C9A4DA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99" w:type="dxa"/>
            <w:tcBorders>
              <w:top w:val="nil"/>
              <w:left w:val="nil"/>
              <w:bottom w:val="single" w:sz="4" w:space="0" w:color="ACB9CA"/>
              <w:right w:val="single" w:sz="4" w:space="0" w:color="ACB9CA"/>
            </w:tcBorders>
            <w:shd w:val="clear" w:color="000000" w:fill="FFFFFF"/>
            <w:vAlign w:val="center"/>
            <w:hideMark/>
          </w:tcPr>
          <w:p w14:paraId="06A124E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390272</w:t>
            </w:r>
          </w:p>
        </w:tc>
        <w:tc>
          <w:tcPr>
            <w:tcW w:w="741" w:type="dxa"/>
            <w:tcBorders>
              <w:top w:val="nil"/>
              <w:left w:val="nil"/>
              <w:bottom w:val="single" w:sz="4" w:space="0" w:color="ACB9CA"/>
              <w:right w:val="single" w:sz="4" w:space="0" w:color="ACB9CA"/>
            </w:tcBorders>
            <w:shd w:val="clear" w:color="000000" w:fill="FFFFFF"/>
            <w:vAlign w:val="center"/>
            <w:hideMark/>
          </w:tcPr>
          <w:p w14:paraId="6F12999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14:paraId="379A717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589823</w:t>
            </w:r>
          </w:p>
        </w:tc>
        <w:tc>
          <w:tcPr>
            <w:tcW w:w="1070" w:type="dxa"/>
            <w:tcBorders>
              <w:top w:val="nil"/>
              <w:left w:val="nil"/>
              <w:bottom w:val="single" w:sz="4" w:space="0" w:color="ACB9CA"/>
              <w:right w:val="single" w:sz="4" w:space="0" w:color="ACB9CA"/>
            </w:tcBorders>
            <w:shd w:val="clear" w:color="000000" w:fill="FFFFFF"/>
            <w:vAlign w:val="center"/>
            <w:hideMark/>
          </w:tcPr>
          <w:p w14:paraId="3AFF028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589823</w:t>
            </w:r>
          </w:p>
        </w:tc>
        <w:tc>
          <w:tcPr>
            <w:tcW w:w="1070" w:type="dxa"/>
            <w:tcBorders>
              <w:top w:val="nil"/>
              <w:left w:val="nil"/>
              <w:bottom w:val="single" w:sz="4" w:space="0" w:color="ACB9CA"/>
              <w:right w:val="single" w:sz="4" w:space="0" w:color="ACB9CA"/>
            </w:tcBorders>
            <w:shd w:val="clear" w:color="000000" w:fill="FFFFFF"/>
            <w:vAlign w:val="center"/>
            <w:hideMark/>
          </w:tcPr>
          <w:p w14:paraId="6411906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589823</w:t>
            </w:r>
          </w:p>
        </w:tc>
        <w:tc>
          <w:tcPr>
            <w:tcW w:w="1071" w:type="dxa"/>
            <w:tcBorders>
              <w:top w:val="nil"/>
              <w:left w:val="nil"/>
              <w:bottom w:val="single" w:sz="4" w:space="0" w:color="ACB9CA"/>
              <w:right w:val="single" w:sz="4" w:space="0" w:color="ACB9CA"/>
            </w:tcBorders>
            <w:shd w:val="clear" w:color="000000" w:fill="FFFFFF"/>
            <w:vAlign w:val="center"/>
            <w:hideMark/>
          </w:tcPr>
          <w:p w14:paraId="10DE57B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149687</w:t>
            </w:r>
          </w:p>
        </w:tc>
        <w:tc>
          <w:tcPr>
            <w:tcW w:w="1071" w:type="dxa"/>
            <w:tcBorders>
              <w:top w:val="nil"/>
              <w:left w:val="nil"/>
              <w:bottom w:val="single" w:sz="4" w:space="0" w:color="ACB9CA"/>
              <w:right w:val="single" w:sz="4" w:space="0" w:color="ACB9CA"/>
            </w:tcBorders>
            <w:shd w:val="clear" w:color="000000" w:fill="FFFFFF"/>
            <w:vAlign w:val="center"/>
            <w:hideMark/>
          </w:tcPr>
          <w:p w14:paraId="3CD841E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589356</w:t>
            </w:r>
          </w:p>
        </w:tc>
        <w:tc>
          <w:tcPr>
            <w:tcW w:w="1230" w:type="dxa"/>
            <w:tcBorders>
              <w:top w:val="nil"/>
              <w:left w:val="nil"/>
              <w:bottom w:val="single" w:sz="4" w:space="0" w:color="ACB9CA"/>
              <w:right w:val="single" w:sz="4" w:space="0" w:color="ACB9CA"/>
            </w:tcBorders>
            <w:shd w:val="clear" w:color="000000" w:fill="FFFFFF"/>
            <w:vAlign w:val="center"/>
            <w:hideMark/>
          </w:tcPr>
          <w:p w14:paraId="4F6511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1F78AFC"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8428791"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Select_Default_Task</w:t>
            </w:r>
          </w:p>
        </w:tc>
        <w:tc>
          <w:tcPr>
            <w:tcW w:w="667" w:type="dxa"/>
            <w:tcBorders>
              <w:top w:val="nil"/>
              <w:left w:val="nil"/>
              <w:bottom w:val="single" w:sz="4" w:space="0" w:color="ACB9CA"/>
              <w:right w:val="single" w:sz="4" w:space="0" w:color="ACB9CA"/>
            </w:tcBorders>
            <w:shd w:val="clear" w:color="000000" w:fill="FFFFFF"/>
            <w:vAlign w:val="center"/>
            <w:hideMark/>
          </w:tcPr>
          <w:p w14:paraId="0B57AB5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560</w:t>
            </w:r>
          </w:p>
        </w:tc>
        <w:tc>
          <w:tcPr>
            <w:tcW w:w="1299" w:type="dxa"/>
            <w:tcBorders>
              <w:top w:val="nil"/>
              <w:left w:val="nil"/>
              <w:bottom w:val="single" w:sz="4" w:space="0" w:color="ACB9CA"/>
              <w:right w:val="single" w:sz="4" w:space="0" w:color="ACB9CA"/>
            </w:tcBorders>
            <w:shd w:val="clear" w:color="000000" w:fill="FFFFFF"/>
            <w:vAlign w:val="center"/>
            <w:hideMark/>
          </w:tcPr>
          <w:p w14:paraId="3D55883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380927.9</w:t>
            </w:r>
          </w:p>
        </w:tc>
        <w:tc>
          <w:tcPr>
            <w:tcW w:w="741" w:type="dxa"/>
            <w:tcBorders>
              <w:top w:val="nil"/>
              <w:left w:val="nil"/>
              <w:bottom w:val="single" w:sz="4" w:space="0" w:color="ACB9CA"/>
              <w:right w:val="single" w:sz="4" w:space="0" w:color="ACB9CA"/>
            </w:tcBorders>
            <w:shd w:val="clear" w:color="000000" w:fill="FFFFFF"/>
            <w:vAlign w:val="center"/>
            <w:hideMark/>
          </w:tcPr>
          <w:p w14:paraId="15569A3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0.12</w:t>
            </w:r>
          </w:p>
        </w:tc>
        <w:tc>
          <w:tcPr>
            <w:tcW w:w="1070" w:type="dxa"/>
            <w:tcBorders>
              <w:top w:val="nil"/>
              <w:left w:val="nil"/>
              <w:bottom w:val="single" w:sz="4" w:space="0" w:color="ACB9CA"/>
              <w:right w:val="single" w:sz="4" w:space="0" w:color="ACB9CA"/>
            </w:tcBorders>
            <w:shd w:val="clear" w:color="000000" w:fill="FFFFFF"/>
            <w:vAlign w:val="center"/>
            <w:hideMark/>
          </w:tcPr>
          <w:p w14:paraId="3667F93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667135</w:t>
            </w:r>
          </w:p>
        </w:tc>
        <w:tc>
          <w:tcPr>
            <w:tcW w:w="1070" w:type="dxa"/>
            <w:tcBorders>
              <w:top w:val="nil"/>
              <w:left w:val="nil"/>
              <w:bottom w:val="single" w:sz="4" w:space="0" w:color="ACB9CA"/>
              <w:right w:val="single" w:sz="4" w:space="0" w:color="ACB9CA"/>
            </w:tcBorders>
            <w:shd w:val="clear" w:color="000000" w:fill="FFFFFF"/>
            <w:vAlign w:val="center"/>
            <w:hideMark/>
          </w:tcPr>
          <w:p w14:paraId="4DD091C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686591</w:t>
            </w:r>
          </w:p>
        </w:tc>
        <w:tc>
          <w:tcPr>
            <w:tcW w:w="1070" w:type="dxa"/>
            <w:tcBorders>
              <w:top w:val="nil"/>
              <w:left w:val="nil"/>
              <w:bottom w:val="single" w:sz="4" w:space="0" w:color="ACB9CA"/>
              <w:right w:val="single" w:sz="4" w:space="0" w:color="ACB9CA"/>
            </w:tcBorders>
            <w:shd w:val="clear" w:color="000000" w:fill="FFFFFF"/>
            <w:vAlign w:val="center"/>
            <w:hideMark/>
          </w:tcPr>
          <w:p w14:paraId="5574DD6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828415</w:t>
            </w:r>
          </w:p>
        </w:tc>
        <w:tc>
          <w:tcPr>
            <w:tcW w:w="1071" w:type="dxa"/>
            <w:tcBorders>
              <w:top w:val="nil"/>
              <w:left w:val="nil"/>
              <w:bottom w:val="single" w:sz="4" w:space="0" w:color="ACB9CA"/>
              <w:right w:val="single" w:sz="4" w:space="0" w:color="ACB9CA"/>
            </w:tcBorders>
            <w:shd w:val="clear" w:color="000000" w:fill="FFFFFF"/>
            <w:vAlign w:val="center"/>
            <w:hideMark/>
          </w:tcPr>
          <w:p w14:paraId="7F5F748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w:t>
            </w:r>
          </w:p>
        </w:tc>
        <w:tc>
          <w:tcPr>
            <w:tcW w:w="1071" w:type="dxa"/>
            <w:tcBorders>
              <w:top w:val="nil"/>
              <w:left w:val="nil"/>
              <w:bottom w:val="single" w:sz="4" w:space="0" w:color="ACB9CA"/>
              <w:right w:val="single" w:sz="4" w:space="0" w:color="ACB9CA"/>
            </w:tcBorders>
            <w:shd w:val="clear" w:color="000000" w:fill="FFFFFF"/>
            <w:vAlign w:val="center"/>
            <w:hideMark/>
          </w:tcPr>
          <w:p w14:paraId="0C06B91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901455</w:t>
            </w:r>
          </w:p>
        </w:tc>
        <w:tc>
          <w:tcPr>
            <w:tcW w:w="1230" w:type="dxa"/>
            <w:tcBorders>
              <w:top w:val="nil"/>
              <w:left w:val="nil"/>
              <w:bottom w:val="single" w:sz="4" w:space="0" w:color="ACB9CA"/>
              <w:right w:val="single" w:sz="4" w:space="0" w:color="ACB9CA"/>
            </w:tcBorders>
            <w:shd w:val="clear" w:color="000000" w:fill="FFFFFF"/>
            <w:vAlign w:val="center"/>
            <w:hideMark/>
          </w:tcPr>
          <w:p w14:paraId="78F74AA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7.14%</w:t>
            </w:r>
          </w:p>
        </w:tc>
      </w:tr>
      <w:tr w:rsidR="00BD4538" w:rsidRPr="00C47FE2" w14:paraId="14E8F77A"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509BC6E1"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667" w:type="dxa"/>
            <w:tcBorders>
              <w:top w:val="nil"/>
              <w:left w:val="nil"/>
              <w:bottom w:val="single" w:sz="4" w:space="0" w:color="ACB9CA"/>
              <w:right w:val="single" w:sz="4" w:space="0" w:color="ACB9CA"/>
            </w:tcBorders>
            <w:shd w:val="clear" w:color="000000" w:fill="FFFFFF"/>
            <w:vAlign w:val="center"/>
            <w:hideMark/>
          </w:tcPr>
          <w:p w14:paraId="03297DB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w:t>
            </w:r>
          </w:p>
        </w:tc>
        <w:tc>
          <w:tcPr>
            <w:tcW w:w="1299" w:type="dxa"/>
            <w:tcBorders>
              <w:top w:val="nil"/>
              <w:left w:val="nil"/>
              <w:bottom w:val="single" w:sz="4" w:space="0" w:color="ACB9CA"/>
              <w:right w:val="single" w:sz="4" w:space="0" w:color="ACB9CA"/>
            </w:tcBorders>
            <w:shd w:val="clear" w:color="000000" w:fill="FFFFFF"/>
            <w:vAlign w:val="center"/>
            <w:hideMark/>
          </w:tcPr>
          <w:p w14:paraId="69C845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405415.4</w:t>
            </w:r>
          </w:p>
        </w:tc>
        <w:tc>
          <w:tcPr>
            <w:tcW w:w="741" w:type="dxa"/>
            <w:tcBorders>
              <w:top w:val="nil"/>
              <w:left w:val="nil"/>
              <w:bottom w:val="single" w:sz="4" w:space="0" w:color="ACB9CA"/>
              <w:right w:val="single" w:sz="4" w:space="0" w:color="ACB9CA"/>
            </w:tcBorders>
            <w:shd w:val="clear" w:color="000000" w:fill="FFFFFF"/>
            <w:vAlign w:val="center"/>
            <w:hideMark/>
          </w:tcPr>
          <w:p w14:paraId="4325A4D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0.03</w:t>
            </w:r>
          </w:p>
        </w:tc>
        <w:tc>
          <w:tcPr>
            <w:tcW w:w="1070" w:type="dxa"/>
            <w:tcBorders>
              <w:top w:val="nil"/>
              <w:left w:val="nil"/>
              <w:bottom w:val="single" w:sz="4" w:space="0" w:color="ACB9CA"/>
              <w:right w:val="single" w:sz="4" w:space="0" w:color="ACB9CA"/>
            </w:tcBorders>
            <w:shd w:val="clear" w:color="000000" w:fill="FFFFFF"/>
            <w:vAlign w:val="center"/>
            <w:hideMark/>
          </w:tcPr>
          <w:p w14:paraId="16309B6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744447</w:t>
            </w:r>
          </w:p>
        </w:tc>
        <w:tc>
          <w:tcPr>
            <w:tcW w:w="1070" w:type="dxa"/>
            <w:tcBorders>
              <w:top w:val="nil"/>
              <w:left w:val="nil"/>
              <w:bottom w:val="single" w:sz="4" w:space="0" w:color="ACB9CA"/>
              <w:right w:val="single" w:sz="4" w:space="0" w:color="ACB9CA"/>
            </w:tcBorders>
            <w:shd w:val="clear" w:color="000000" w:fill="FFFFFF"/>
            <w:vAlign w:val="center"/>
            <w:hideMark/>
          </w:tcPr>
          <w:p w14:paraId="61C7729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780287</w:t>
            </w:r>
          </w:p>
        </w:tc>
        <w:tc>
          <w:tcPr>
            <w:tcW w:w="1070" w:type="dxa"/>
            <w:tcBorders>
              <w:top w:val="nil"/>
              <w:left w:val="nil"/>
              <w:bottom w:val="single" w:sz="4" w:space="0" w:color="ACB9CA"/>
              <w:right w:val="single" w:sz="4" w:space="0" w:color="ACB9CA"/>
            </w:tcBorders>
            <w:shd w:val="clear" w:color="000000" w:fill="FFFFFF"/>
            <w:vAlign w:val="center"/>
            <w:hideMark/>
          </w:tcPr>
          <w:p w14:paraId="3B8434C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923647</w:t>
            </w:r>
          </w:p>
        </w:tc>
        <w:tc>
          <w:tcPr>
            <w:tcW w:w="1071" w:type="dxa"/>
            <w:tcBorders>
              <w:top w:val="nil"/>
              <w:left w:val="nil"/>
              <w:bottom w:val="single" w:sz="4" w:space="0" w:color="ACB9CA"/>
              <w:right w:val="single" w:sz="4" w:space="0" w:color="ACB9CA"/>
            </w:tcBorders>
            <w:shd w:val="clear" w:color="000000" w:fill="FFFFFF"/>
            <w:vAlign w:val="center"/>
            <w:hideMark/>
          </w:tcPr>
          <w:p w14:paraId="59EA281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w:t>
            </w:r>
          </w:p>
        </w:tc>
        <w:tc>
          <w:tcPr>
            <w:tcW w:w="1071" w:type="dxa"/>
            <w:tcBorders>
              <w:top w:val="nil"/>
              <w:left w:val="nil"/>
              <w:bottom w:val="single" w:sz="4" w:space="0" w:color="ACB9CA"/>
              <w:right w:val="single" w:sz="4" w:space="0" w:color="ACB9CA"/>
            </w:tcBorders>
            <w:shd w:val="clear" w:color="000000" w:fill="FFFFFF"/>
            <w:vAlign w:val="center"/>
            <w:hideMark/>
          </w:tcPr>
          <w:p w14:paraId="0710B3C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928047</w:t>
            </w:r>
          </w:p>
        </w:tc>
        <w:tc>
          <w:tcPr>
            <w:tcW w:w="1230" w:type="dxa"/>
            <w:tcBorders>
              <w:top w:val="nil"/>
              <w:left w:val="nil"/>
              <w:bottom w:val="single" w:sz="4" w:space="0" w:color="ACB9CA"/>
              <w:right w:val="single" w:sz="4" w:space="0" w:color="ACB9CA"/>
            </w:tcBorders>
            <w:shd w:val="clear" w:color="000000" w:fill="FFFFFF"/>
            <w:vAlign w:val="center"/>
            <w:hideMark/>
          </w:tcPr>
          <w:p w14:paraId="26CCABD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13.82%</w:t>
            </w:r>
          </w:p>
        </w:tc>
      </w:tr>
      <w:tr w:rsidR="00BD4538" w:rsidRPr="00C47FE2" w14:paraId="41959CE4"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86AC8C7"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667" w:type="dxa"/>
            <w:tcBorders>
              <w:top w:val="nil"/>
              <w:left w:val="nil"/>
              <w:bottom w:val="single" w:sz="4" w:space="0" w:color="ACB9CA"/>
              <w:right w:val="single" w:sz="4" w:space="0" w:color="ACB9CA"/>
            </w:tcBorders>
            <w:shd w:val="clear" w:color="000000" w:fill="FFFFFF"/>
            <w:vAlign w:val="center"/>
            <w:hideMark/>
          </w:tcPr>
          <w:p w14:paraId="43A562B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w:t>
            </w:r>
          </w:p>
        </w:tc>
        <w:tc>
          <w:tcPr>
            <w:tcW w:w="1299" w:type="dxa"/>
            <w:tcBorders>
              <w:top w:val="nil"/>
              <w:left w:val="nil"/>
              <w:bottom w:val="single" w:sz="4" w:space="0" w:color="ACB9CA"/>
              <w:right w:val="single" w:sz="4" w:space="0" w:color="ACB9CA"/>
            </w:tcBorders>
            <w:shd w:val="clear" w:color="000000" w:fill="FFFFFF"/>
            <w:vAlign w:val="center"/>
            <w:hideMark/>
          </w:tcPr>
          <w:p w14:paraId="3AC9F4C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584590.45</w:t>
            </w:r>
          </w:p>
        </w:tc>
        <w:tc>
          <w:tcPr>
            <w:tcW w:w="741" w:type="dxa"/>
            <w:tcBorders>
              <w:top w:val="nil"/>
              <w:left w:val="nil"/>
              <w:bottom w:val="single" w:sz="4" w:space="0" w:color="ACB9CA"/>
              <w:right w:val="single" w:sz="4" w:space="0" w:color="ACB9CA"/>
            </w:tcBorders>
            <w:shd w:val="clear" w:color="000000" w:fill="FFFFFF"/>
            <w:vAlign w:val="center"/>
            <w:hideMark/>
          </w:tcPr>
          <w:p w14:paraId="70C15E3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0.01</w:t>
            </w:r>
          </w:p>
        </w:tc>
        <w:tc>
          <w:tcPr>
            <w:tcW w:w="1070" w:type="dxa"/>
            <w:tcBorders>
              <w:top w:val="nil"/>
              <w:left w:val="nil"/>
              <w:bottom w:val="single" w:sz="4" w:space="0" w:color="ACB9CA"/>
              <w:right w:val="single" w:sz="4" w:space="0" w:color="ACB9CA"/>
            </w:tcBorders>
            <w:shd w:val="clear" w:color="000000" w:fill="FFFFFF"/>
            <w:vAlign w:val="center"/>
            <w:hideMark/>
          </w:tcPr>
          <w:p w14:paraId="454987C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892927</w:t>
            </w:r>
          </w:p>
        </w:tc>
        <w:tc>
          <w:tcPr>
            <w:tcW w:w="1070" w:type="dxa"/>
            <w:tcBorders>
              <w:top w:val="nil"/>
              <w:left w:val="nil"/>
              <w:bottom w:val="single" w:sz="4" w:space="0" w:color="ACB9CA"/>
              <w:right w:val="single" w:sz="4" w:space="0" w:color="ACB9CA"/>
            </w:tcBorders>
            <w:shd w:val="clear" w:color="000000" w:fill="FFFFFF"/>
            <w:vAlign w:val="center"/>
            <w:hideMark/>
          </w:tcPr>
          <w:p w14:paraId="30EBB97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892927</w:t>
            </w:r>
          </w:p>
        </w:tc>
        <w:tc>
          <w:tcPr>
            <w:tcW w:w="1070" w:type="dxa"/>
            <w:tcBorders>
              <w:top w:val="nil"/>
              <w:left w:val="nil"/>
              <w:bottom w:val="single" w:sz="4" w:space="0" w:color="ACB9CA"/>
              <w:right w:val="single" w:sz="4" w:space="0" w:color="ACB9CA"/>
            </w:tcBorders>
            <w:shd w:val="clear" w:color="000000" w:fill="FFFFFF"/>
            <w:vAlign w:val="center"/>
            <w:hideMark/>
          </w:tcPr>
          <w:p w14:paraId="5E37A71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905727</w:t>
            </w:r>
          </w:p>
        </w:tc>
        <w:tc>
          <w:tcPr>
            <w:tcW w:w="1071" w:type="dxa"/>
            <w:tcBorders>
              <w:top w:val="nil"/>
              <w:left w:val="nil"/>
              <w:bottom w:val="single" w:sz="4" w:space="0" w:color="ACB9CA"/>
              <w:right w:val="single" w:sz="4" w:space="0" w:color="ACB9CA"/>
            </w:tcBorders>
            <w:shd w:val="clear" w:color="000000" w:fill="FFFFFF"/>
            <w:vAlign w:val="center"/>
            <w:hideMark/>
          </w:tcPr>
          <w:p w14:paraId="1812A79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121712</w:t>
            </w:r>
          </w:p>
        </w:tc>
        <w:tc>
          <w:tcPr>
            <w:tcW w:w="1071" w:type="dxa"/>
            <w:tcBorders>
              <w:top w:val="nil"/>
              <w:left w:val="nil"/>
              <w:bottom w:val="single" w:sz="4" w:space="0" w:color="ACB9CA"/>
              <w:right w:val="single" w:sz="4" w:space="0" w:color="ACB9CA"/>
            </w:tcBorders>
            <w:shd w:val="clear" w:color="000000" w:fill="FFFFFF"/>
            <w:vAlign w:val="center"/>
            <w:hideMark/>
          </w:tcPr>
          <w:p w14:paraId="1EB39A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905624</w:t>
            </w:r>
          </w:p>
        </w:tc>
        <w:tc>
          <w:tcPr>
            <w:tcW w:w="1230" w:type="dxa"/>
            <w:tcBorders>
              <w:top w:val="nil"/>
              <w:left w:val="nil"/>
              <w:bottom w:val="single" w:sz="4" w:space="0" w:color="ACB9CA"/>
              <w:right w:val="single" w:sz="4" w:space="0" w:color="ACB9CA"/>
            </w:tcBorders>
            <w:shd w:val="clear" w:color="000000" w:fill="FFFFFF"/>
            <w:vAlign w:val="center"/>
            <w:hideMark/>
          </w:tcPr>
          <w:p w14:paraId="6B373FC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19.36%</w:t>
            </w:r>
          </w:p>
        </w:tc>
      </w:tr>
      <w:tr w:rsidR="00BD4538" w:rsidRPr="00C47FE2" w:rsidDel="00BC68F6" w14:paraId="53CD76EC" w14:textId="77777777" w:rsidTr="00BD4538">
        <w:trPr>
          <w:trHeight w:val="300"/>
          <w:del w:id="3838" w:author="khanguyen" w:date="2017-03-17T22:55:00Z"/>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3B09F49" w14:textId="77777777" w:rsidR="00BD4538" w:rsidRPr="00C47FE2" w:rsidDel="00BC68F6" w:rsidRDefault="00BD4538" w:rsidP="00BD4538">
            <w:pPr>
              <w:spacing w:before="0" w:after="0" w:line="240" w:lineRule="auto"/>
              <w:ind w:firstLineChars="100" w:firstLine="200"/>
              <w:rPr>
                <w:del w:id="3839" w:author="khanguyen" w:date="2017-03-17T22:55:00Z"/>
                <w:rFonts w:eastAsia="Times New Roman" w:cs="Arial"/>
                <w:color w:val="4B4B63"/>
                <w:sz w:val="20"/>
                <w:szCs w:val="20"/>
                <w:lang w:val="en-US"/>
              </w:rPr>
            </w:pPr>
            <w:del w:id="3840" w:author="khanguyen" w:date="2017-03-17T22:55:00Z">
              <w:r w:rsidRPr="00C47FE2" w:rsidDel="00BC68F6">
                <w:rPr>
                  <w:rFonts w:eastAsia="Times New Roman" w:cs="Arial"/>
                  <w:color w:val="4B4B63"/>
                  <w:sz w:val="20"/>
                  <w:szCs w:val="20"/>
                  <w:lang w:val="en-US"/>
                </w:rPr>
                <w:delText>Transaction Contact</w:delText>
              </w:r>
            </w:del>
          </w:p>
        </w:tc>
        <w:tc>
          <w:tcPr>
            <w:tcW w:w="667" w:type="dxa"/>
            <w:tcBorders>
              <w:top w:val="nil"/>
              <w:left w:val="nil"/>
              <w:bottom w:val="single" w:sz="4" w:space="0" w:color="ACB9CA"/>
              <w:right w:val="single" w:sz="4" w:space="0" w:color="ACB9CA"/>
            </w:tcBorders>
            <w:shd w:val="clear" w:color="000000" w:fill="FFFFFF"/>
            <w:vAlign w:val="center"/>
            <w:hideMark/>
          </w:tcPr>
          <w:p w14:paraId="49DB7FCC" w14:textId="77777777" w:rsidR="00BD4538" w:rsidRPr="00C47FE2" w:rsidDel="00BC68F6" w:rsidRDefault="00BD4538" w:rsidP="00BD4538">
            <w:pPr>
              <w:spacing w:before="0" w:after="0" w:line="240" w:lineRule="auto"/>
              <w:jc w:val="right"/>
              <w:rPr>
                <w:del w:id="3841" w:author="khanguyen" w:date="2017-03-17T22:55:00Z"/>
                <w:rFonts w:eastAsia="Times New Roman" w:cs="Arial"/>
                <w:color w:val="4B4B63"/>
                <w:sz w:val="20"/>
                <w:szCs w:val="20"/>
                <w:lang w:val="en-US"/>
              </w:rPr>
            </w:pPr>
            <w:del w:id="3842" w:author="khanguyen" w:date="2017-03-17T22:55:00Z">
              <w:r w:rsidRPr="00C47FE2" w:rsidDel="00BC68F6">
                <w:rPr>
                  <w:rFonts w:eastAsia="Times New Roman" w:cs="Arial"/>
                  <w:color w:val="4B4B63"/>
                  <w:sz w:val="20"/>
                  <w:szCs w:val="20"/>
                  <w:lang w:val="en-US"/>
                </w:rPr>
                <w:delText>2123</w:delText>
              </w:r>
            </w:del>
          </w:p>
        </w:tc>
        <w:tc>
          <w:tcPr>
            <w:tcW w:w="1299" w:type="dxa"/>
            <w:tcBorders>
              <w:top w:val="nil"/>
              <w:left w:val="nil"/>
              <w:bottom w:val="single" w:sz="4" w:space="0" w:color="ACB9CA"/>
              <w:right w:val="single" w:sz="4" w:space="0" w:color="ACB9CA"/>
            </w:tcBorders>
            <w:shd w:val="clear" w:color="000000" w:fill="FFFFFF"/>
            <w:vAlign w:val="center"/>
            <w:hideMark/>
          </w:tcPr>
          <w:p w14:paraId="04C28B81" w14:textId="77777777" w:rsidR="00BD4538" w:rsidRPr="00C47FE2" w:rsidDel="00BC68F6" w:rsidRDefault="00BD4538" w:rsidP="00BD4538">
            <w:pPr>
              <w:spacing w:before="0" w:after="0" w:line="240" w:lineRule="auto"/>
              <w:jc w:val="right"/>
              <w:rPr>
                <w:del w:id="3843" w:author="khanguyen" w:date="2017-03-17T22:55:00Z"/>
                <w:rFonts w:eastAsia="Times New Roman" w:cs="Arial"/>
                <w:color w:val="4B4B63"/>
                <w:sz w:val="20"/>
                <w:szCs w:val="20"/>
                <w:lang w:val="en-US"/>
              </w:rPr>
            </w:pPr>
            <w:del w:id="3844" w:author="khanguyen" w:date="2017-03-17T22:55:00Z">
              <w:r w:rsidRPr="00C47FE2" w:rsidDel="00BC68F6">
                <w:rPr>
                  <w:rFonts w:eastAsia="Times New Roman" w:cs="Arial"/>
                  <w:color w:val="4B4B63"/>
                  <w:sz w:val="20"/>
                  <w:szCs w:val="20"/>
                  <w:lang w:val="en-US"/>
                </w:rPr>
                <w:delText>1200342.25</w:delText>
              </w:r>
            </w:del>
          </w:p>
        </w:tc>
        <w:tc>
          <w:tcPr>
            <w:tcW w:w="741" w:type="dxa"/>
            <w:tcBorders>
              <w:top w:val="nil"/>
              <w:left w:val="nil"/>
              <w:bottom w:val="single" w:sz="4" w:space="0" w:color="ACB9CA"/>
              <w:right w:val="single" w:sz="4" w:space="0" w:color="ACB9CA"/>
            </w:tcBorders>
            <w:shd w:val="clear" w:color="000000" w:fill="FFFFFF"/>
            <w:vAlign w:val="center"/>
            <w:hideMark/>
          </w:tcPr>
          <w:p w14:paraId="366E97E6" w14:textId="77777777" w:rsidR="00BD4538" w:rsidRPr="00C47FE2" w:rsidDel="00BC68F6" w:rsidRDefault="00BD4538" w:rsidP="00BD4538">
            <w:pPr>
              <w:spacing w:before="0" w:after="0" w:line="240" w:lineRule="auto"/>
              <w:jc w:val="right"/>
              <w:rPr>
                <w:del w:id="3845" w:author="khanguyen" w:date="2017-03-17T22:55:00Z"/>
                <w:rFonts w:eastAsia="Times New Roman" w:cs="Arial"/>
                <w:color w:val="4B4B63"/>
                <w:sz w:val="20"/>
                <w:szCs w:val="20"/>
                <w:lang w:val="en-US"/>
              </w:rPr>
            </w:pPr>
            <w:del w:id="3846" w:author="khanguyen" w:date="2017-03-17T22:55:00Z">
              <w:r w:rsidRPr="00C47FE2" w:rsidDel="00BC68F6">
                <w:rPr>
                  <w:rFonts w:eastAsia="Times New Roman" w:cs="Arial"/>
                  <w:color w:val="4B4B63"/>
                  <w:sz w:val="20"/>
                  <w:szCs w:val="20"/>
                  <w:lang w:val="en-US"/>
                </w:rPr>
                <w:delText>0.33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4BC629B2" w14:textId="77777777" w:rsidR="00BD4538" w:rsidRPr="00C47FE2" w:rsidDel="00BC68F6" w:rsidRDefault="00BD4538" w:rsidP="00BD4538">
            <w:pPr>
              <w:spacing w:before="0" w:after="0" w:line="240" w:lineRule="auto"/>
              <w:jc w:val="right"/>
              <w:rPr>
                <w:del w:id="3847" w:author="khanguyen" w:date="2017-03-17T22:55:00Z"/>
                <w:rFonts w:eastAsia="Times New Roman" w:cs="Arial"/>
                <w:color w:val="4B4B63"/>
                <w:sz w:val="20"/>
                <w:szCs w:val="20"/>
                <w:lang w:val="en-US"/>
              </w:rPr>
            </w:pPr>
            <w:del w:id="3848" w:author="khanguyen" w:date="2017-03-17T22:55:00Z">
              <w:r w:rsidRPr="00C47FE2" w:rsidDel="00BC68F6">
                <w:rPr>
                  <w:rFonts w:eastAsia="Times New Roman" w:cs="Arial"/>
                  <w:color w:val="4B4B63"/>
                  <w:sz w:val="20"/>
                  <w:szCs w:val="20"/>
                  <w:lang w:val="en-US"/>
                </w:rPr>
                <w:delText>772143.2</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0C3A7506" w14:textId="77777777" w:rsidR="00BD4538" w:rsidRPr="00C47FE2" w:rsidDel="00BC68F6" w:rsidRDefault="00BD4538" w:rsidP="00BD4538">
            <w:pPr>
              <w:spacing w:before="0" w:after="0" w:line="240" w:lineRule="auto"/>
              <w:jc w:val="right"/>
              <w:rPr>
                <w:del w:id="3849" w:author="khanguyen" w:date="2017-03-17T22:55:00Z"/>
                <w:rFonts w:eastAsia="Times New Roman" w:cs="Arial"/>
                <w:color w:val="4B4B63"/>
                <w:sz w:val="20"/>
                <w:szCs w:val="20"/>
                <w:lang w:val="en-US"/>
              </w:rPr>
            </w:pPr>
            <w:del w:id="3850" w:author="khanguyen" w:date="2017-03-17T22:55:00Z">
              <w:r w:rsidRPr="00C47FE2" w:rsidDel="00BC68F6">
                <w:rPr>
                  <w:rFonts w:eastAsia="Times New Roman" w:cs="Arial"/>
                  <w:color w:val="4B4B63"/>
                  <w:sz w:val="20"/>
                  <w:szCs w:val="20"/>
                  <w:lang w:val="en-US"/>
                </w:rPr>
                <w:delText>933499.2</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39A8151D" w14:textId="77777777" w:rsidR="00BD4538" w:rsidRPr="00C47FE2" w:rsidDel="00BC68F6" w:rsidRDefault="00BD4538" w:rsidP="00BD4538">
            <w:pPr>
              <w:spacing w:before="0" w:after="0" w:line="240" w:lineRule="auto"/>
              <w:jc w:val="right"/>
              <w:rPr>
                <w:del w:id="3851" w:author="khanguyen" w:date="2017-03-17T22:55:00Z"/>
                <w:rFonts w:eastAsia="Times New Roman" w:cs="Arial"/>
                <w:color w:val="4B4B63"/>
                <w:sz w:val="20"/>
                <w:szCs w:val="20"/>
                <w:lang w:val="en-US"/>
              </w:rPr>
            </w:pPr>
            <w:del w:id="3852" w:author="khanguyen" w:date="2017-03-17T22:55:00Z">
              <w:r w:rsidRPr="00C47FE2" w:rsidDel="00BC68F6">
                <w:rPr>
                  <w:rFonts w:eastAsia="Times New Roman" w:cs="Arial"/>
                  <w:color w:val="4B4B63"/>
                  <w:sz w:val="20"/>
                  <w:szCs w:val="20"/>
                  <w:lang w:val="en-US"/>
                </w:rPr>
                <w:delText>1012388</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003EBA47" w14:textId="77777777" w:rsidR="00BD4538" w:rsidRPr="00C47FE2" w:rsidDel="00BC68F6" w:rsidRDefault="00BD4538" w:rsidP="00BD4538">
            <w:pPr>
              <w:spacing w:before="0" w:after="0" w:line="240" w:lineRule="auto"/>
              <w:jc w:val="right"/>
              <w:rPr>
                <w:del w:id="3853" w:author="khanguyen" w:date="2017-03-17T22:55:00Z"/>
                <w:rFonts w:eastAsia="Times New Roman" w:cs="Arial"/>
                <w:color w:val="4B4B63"/>
                <w:sz w:val="20"/>
                <w:szCs w:val="20"/>
                <w:lang w:val="en-US"/>
              </w:rPr>
            </w:pPr>
            <w:del w:id="3854" w:author="khanguyen" w:date="2017-03-17T22:55:00Z">
              <w:r w:rsidRPr="00C47FE2" w:rsidDel="00BC68F6">
                <w:rPr>
                  <w:rFonts w:eastAsia="Times New Roman" w:cs="Arial"/>
                  <w:color w:val="4B4B63"/>
                  <w:sz w:val="20"/>
                  <w:szCs w:val="20"/>
                  <w:lang w:val="en-US"/>
                </w:rPr>
                <w:delText>475</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017CE6E0" w14:textId="77777777" w:rsidR="00BD4538" w:rsidRPr="00C47FE2" w:rsidDel="00BC68F6" w:rsidRDefault="00BD4538" w:rsidP="00BD4538">
            <w:pPr>
              <w:spacing w:before="0" w:after="0" w:line="240" w:lineRule="auto"/>
              <w:jc w:val="right"/>
              <w:rPr>
                <w:del w:id="3855" w:author="khanguyen" w:date="2017-03-17T22:55:00Z"/>
                <w:rFonts w:eastAsia="Times New Roman" w:cs="Arial"/>
                <w:color w:val="4B4B63"/>
                <w:sz w:val="20"/>
                <w:szCs w:val="20"/>
                <w:lang w:val="en-US"/>
              </w:rPr>
            </w:pPr>
            <w:del w:id="3856" w:author="khanguyen" w:date="2017-03-17T22:55:00Z">
              <w:r w:rsidRPr="00C47FE2" w:rsidDel="00BC68F6">
                <w:rPr>
                  <w:rFonts w:eastAsia="Times New Roman" w:cs="Arial"/>
                  <w:color w:val="4B4B63"/>
                  <w:sz w:val="20"/>
                  <w:szCs w:val="20"/>
                  <w:lang w:val="en-US"/>
                </w:rPr>
                <w:delText>2776290</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2FB1D1E1" w14:textId="77777777" w:rsidR="00BD4538" w:rsidRPr="00C47FE2" w:rsidDel="00BC68F6" w:rsidRDefault="00BD4538" w:rsidP="00BD4538">
            <w:pPr>
              <w:spacing w:before="0" w:after="0" w:line="240" w:lineRule="auto"/>
              <w:jc w:val="right"/>
              <w:rPr>
                <w:del w:id="3857" w:author="khanguyen" w:date="2017-03-17T22:55:00Z"/>
                <w:rFonts w:eastAsia="Times New Roman" w:cs="Arial"/>
                <w:color w:val="4B4B63"/>
                <w:sz w:val="20"/>
                <w:szCs w:val="20"/>
                <w:lang w:val="en-US"/>
              </w:rPr>
            </w:pPr>
            <w:del w:id="3858" w:author="khanguyen" w:date="2017-03-17T22:55:00Z">
              <w:r w:rsidRPr="00C47FE2" w:rsidDel="00BC68F6">
                <w:rPr>
                  <w:rFonts w:eastAsia="Times New Roman" w:cs="Arial"/>
                  <w:color w:val="4B4B63"/>
                  <w:sz w:val="20"/>
                  <w:szCs w:val="20"/>
                  <w:lang w:val="en-US"/>
                </w:rPr>
                <w:delText>50.54%</w:delText>
              </w:r>
            </w:del>
          </w:p>
        </w:tc>
      </w:tr>
      <w:tr w:rsidR="00BD4538" w:rsidRPr="00C47FE2" w:rsidDel="00BC68F6" w14:paraId="0B57E963" w14:textId="77777777" w:rsidTr="00BD4538">
        <w:trPr>
          <w:trHeight w:val="300"/>
          <w:del w:id="3859" w:author="khanguyen" w:date="2017-03-17T22:55:00Z"/>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C581427" w14:textId="77777777" w:rsidR="00BD4538" w:rsidRPr="00C47FE2" w:rsidDel="00BC68F6" w:rsidRDefault="00BD4538" w:rsidP="00BD4538">
            <w:pPr>
              <w:spacing w:before="0" w:after="0" w:line="240" w:lineRule="auto"/>
              <w:ind w:firstLineChars="100" w:firstLine="200"/>
              <w:rPr>
                <w:del w:id="3860" w:author="khanguyen" w:date="2017-03-17T22:55:00Z"/>
                <w:rFonts w:eastAsia="Times New Roman" w:cs="Arial"/>
                <w:color w:val="4B4B63"/>
                <w:sz w:val="20"/>
                <w:szCs w:val="20"/>
                <w:lang w:val="en-US"/>
              </w:rPr>
            </w:pPr>
            <w:del w:id="3861" w:author="khanguyen" w:date="2017-03-17T22:55:00Z">
              <w:r w:rsidRPr="00C47FE2" w:rsidDel="00BC68F6">
                <w:rPr>
                  <w:rFonts w:eastAsia="Times New Roman" w:cs="Arial"/>
                  <w:color w:val="4B4B63"/>
                  <w:sz w:val="20"/>
                  <w:szCs w:val="20"/>
                  <w:lang w:val="en-US"/>
                </w:rPr>
                <w:delText>Transaction Expense</w:delText>
              </w:r>
            </w:del>
          </w:p>
        </w:tc>
        <w:tc>
          <w:tcPr>
            <w:tcW w:w="667" w:type="dxa"/>
            <w:tcBorders>
              <w:top w:val="nil"/>
              <w:left w:val="nil"/>
              <w:bottom w:val="single" w:sz="4" w:space="0" w:color="ACB9CA"/>
              <w:right w:val="single" w:sz="4" w:space="0" w:color="ACB9CA"/>
            </w:tcBorders>
            <w:shd w:val="clear" w:color="000000" w:fill="FFFFFF"/>
            <w:vAlign w:val="center"/>
            <w:hideMark/>
          </w:tcPr>
          <w:p w14:paraId="2A09DC88" w14:textId="77777777" w:rsidR="00BD4538" w:rsidRPr="00C47FE2" w:rsidDel="00BC68F6" w:rsidRDefault="00BD4538" w:rsidP="00BD4538">
            <w:pPr>
              <w:spacing w:before="0" w:after="0" w:line="240" w:lineRule="auto"/>
              <w:jc w:val="right"/>
              <w:rPr>
                <w:del w:id="3862" w:author="khanguyen" w:date="2017-03-17T22:55:00Z"/>
                <w:rFonts w:eastAsia="Times New Roman" w:cs="Arial"/>
                <w:color w:val="4B4B63"/>
                <w:sz w:val="20"/>
                <w:szCs w:val="20"/>
                <w:lang w:val="en-US"/>
              </w:rPr>
            </w:pPr>
            <w:del w:id="3863" w:author="khanguyen" w:date="2017-03-17T22:55:00Z">
              <w:r w:rsidRPr="00C47FE2" w:rsidDel="00BC68F6">
                <w:rPr>
                  <w:rFonts w:eastAsia="Times New Roman" w:cs="Arial"/>
                  <w:color w:val="4B4B63"/>
                  <w:sz w:val="20"/>
                  <w:szCs w:val="20"/>
                  <w:lang w:val="en-US"/>
                </w:rPr>
                <w:delText>426</w:delText>
              </w:r>
            </w:del>
          </w:p>
        </w:tc>
        <w:tc>
          <w:tcPr>
            <w:tcW w:w="1299" w:type="dxa"/>
            <w:tcBorders>
              <w:top w:val="nil"/>
              <w:left w:val="nil"/>
              <w:bottom w:val="single" w:sz="4" w:space="0" w:color="ACB9CA"/>
              <w:right w:val="single" w:sz="4" w:space="0" w:color="ACB9CA"/>
            </w:tcBorders>
            <w:shd w:val="clear" w:color="000000" w:fill="FFFFFF"/>
            <w:vAlign w:val="center"/>
            <w:hideMark/>
          </w:tcPr>
          <w:p w14:paraId="575E285E" w14:textId="77777777" w:rsidR="00BD4538" w:rsidRPr="00C47FE2" w:rsidDel="00BC68F6" w:rsidRDefault="00BD4538" w:rsidP="00BD4538">
            <w:pPr>
              <w:spacing w:before="0" w:after="0" w:line="240" w:lineRule="auto"/>
              <w:jc w:val="right"/>
              <w:rPr>
                <w:del w:id="3864" w:author="khanguyen" w:date="2017-03-17T22:55:00Z"/>
                <w:rFonts w:eastAsia="Times New Roman" w:cs="Arial"/>
                <w:color w:val="4B4B63"/>
                <w:sz w:val="20"/>
                <w:szCs w:val="20"/>
                <w:lang w:val="en-US"/>
              </w:rPr>
            </w:pPr>
            <w:del w:id="3865" w:author="khanguyen" w:date="2017-03-17T22:55:00Z">
              <w:r w:rsidRPr="00C47FE2" w:rsidDel="00BC68F6">
                <w:rPr>
                  <w:rFonts w:eastAsia="Times New Roman" w:cs="Arial"/>
                  <w:color w:val="4B4B63"/>
                  <w:sz w:val="20"/>
                  <w:szCs w:val="20"/>
                  <w:lang w:val="en-US"/>
                </w:rPr>
                <w:delText>2127344.77</w:delText>
              </w:r>
            </w:del>
          </w:p>
        </w:tc>
        <w:tc>
          <w:tcPr>
            <w:tcW w:w="741" w:type="dxa"/>
            <w:tcBorders>
              <w:top w:val="nil"/>
              <w:left w:val="nil"/>
              <w:bottom w:val="single" w:sz="4" w:space="0" w:color="ACB9CA"/>
              <w:right w:val="single" w:sz="4" w:space="0" w:color="ACB9CA"/>
            </w:tcBorders>
            <w:shd w:val="clear" w:color="000000" w:fill="FFFFFF"/>
            <w:vAlign w:val="center"/>
            <w:hideMark/>
          </w:tcPr>
          <w:p w14:paraId="523F8B9E" w14:textId="77777777" w:rsidR="00BD4538" w:rsidRPr="00C47FE2" w:rsidDel="00BC68F6" w:rsidRDefault="00BD4538" w:rsidP="00BD4538">
            <w:pPr>
              <w:spacing w:before="0" w:after="0" w:line="240" w:lineRule="auto"/>
              <w:jc w:val="right"/>
              <w:rPr>
                <w:del w:id="3866" w:author="khanguyen" w:date="2017-03-17T22:55:00Z"/>
                <w:rFonts w:eastAsia="Times New Roman" w:cs="Arial"/>
                <w:color w:val="4B4B63"/>
                <w:sz w:val="20"/>
                <w:szCs w:val="20"/>
                <w:lang w:val="en-US"/>
              </w:rPr>
            </w:pPr>
            <w:del w:id="3867" w:author="khanguyen" w:date="2017-03-17T22:55:00Z">
              <w:r w:rsidRPr="00C47FE2" w:rsidDel="00BC68F6">
                <w:rPr>
                  <w:rFonts w:eastAsia="Times New Roman" w:cs="Arial"/>
                  <w:color w:val="4B4B63"/>
                  <w:sz w:val="20"/>
                  <w:szCs w:val="20"/>
                  <w:lang w:val="en-US"/>
                </w:rPr>
                <w:delText>0.1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6ADC14B2" w14:textId="77777777" w:rsidR="00BD4538" w:rsidRPr="00C47FE2" w:rsidDel="00BC68F6" w:rsidRDefault="00BD4538" w:rsidP="00BD4538">
            <w:pPr>
              <w:spacing w:before="0" w:after="0" w:line="240" w:lineRule="auto"/>
              <w:jc w:val="right"/>
              <w:rPr>
                <w:del w:id="3868" w:author="khanguyen" w:date="2017-03-17T22:55:00Z"/>
                <w:rFonts w:eastAsia="Times New Roman" w:cs="Arial"/>
                <w:color w:val="4B4B63"/>
                <w:sz w:val="20"/>
                <w:szCs w:val="20"/>
                <w:lang w:val="en-US"/>
              </w:rPr>
            </w:pPr>
            <w:del w:id="3869" w:author="khanguyen" w:date="2017-03-17T22:55:00Z">
              <w:r w:rsidRPr="00C47FE2" w:rsidDel="00BC68F6">
                <w:rPr>
                  <w:rFonts w:eastAsia="Times New Roman" w:cs="Arial"/>
                  <w:color w:val="4B4B63"/>
                  <w:sz w:val="20"/>
                  <w:szCs w:val="20"/>
                  <w:lang w:val="en-US"/>
                </w:rPr>
                <w:delText>729380.3</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1812EAE0" w14:textId="77777777" w:rsidR="00BD4538" w:rsidRPr="00C47FE2" w:rsidDel="00BC68F6" w:rsidRDefault="00BD4538" w:rsidP="00BD4538">
            <w:pPr>
              <w:spacing w:before="0" w:after="0" w:line="240" w:lineRule="auto"/>
              <w:jc w:val="right"/>
              <w:rPr>
                <w:del w:id="3870" w:author="khanguyen" w:date="2017-03-17T22:55:00Z"/>
                <w:rFonts w:eastAsia="Times New Roman" w:cs="Arial"/>
                <w:color w:val="4B4B63"/>
                <w:sz w:val="20"/>
                <w:szCs w:val="20"/>
                <w:lang w:val="en-US"/>
              </w:rPr>
            </w:pPr>
            <w:del w:id="3871" w:author="khanguyen" w:date="2017-03-17T22:55:00Z">
              <w:r w:rsidRPr="00C47FE2" w:rsidDel="00BC68F6">
                <w:rPr>
                  <w:rFonts w:eastAsia="Times New Roman" w:cs="Arial"/>
                  <w:color w:val="4B4B63"/>
                  <w:sz w:val="20"/>
                  <w:szCs w:val="20"/>
                  <w:lang w:val="en-US"/>
                </w:rPr>
                <w:delText>820239.8</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28C950BE" w14:textId="77777777" w:rsidR="00BD4538" w:rsidRPr="00C47FE2" w:rsidDel="00BC68F6" w:rsidRDefault="00BD4538" w:rsidP="00BD4538">
            <w:pPr>
              <w:spacing w:before="0" w:after="0" w:line="240" w:lineRule="auto"/>
              <w:jc w:val="right"/>
              <w:rPr>
                <w:del w:id="3872" w:author="khanguyen" w:date="2017-03-17T22:55:00Z"/>
                <w:rFonts w:eastAsia="Times New Roman" w:cs="Arial"/>
                <w:color w:val="4B4B63"/>
                <w:sz w:val="20"/>
                <w:szCs w:val="20"/>
                <w:lang w:val="en-US"/>
              </w:rPr>
            </w:pPr>
            <w:del w:id="3873" w:author="khanguyen" w:date="2017-03-17T22:55:00Z">
              <w:r w:rsidRPr="00C47FE2" w:rsidDel="00BC68F6">
                <w:rPr>
                  <w:rFonts w:eastAsia="Times New Roman" w:cs="Arial"/>
                  <w:color w:val="4B4B63"/>
                  <w:sz w:val="20"/>
                  <w:szCs w:val="20"/>
                  <w:lang w:val="en-US"/>
                </w:rPr>
                <w:delText>929444.9</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4E2B59CC" w14:textId="77777777" w:rsidR="00BD4538" w:rsidRPr="00C47FE2" w:rsidDel="00BC68F6" w:rsidRDefault="00BD4538" w:rsidP="00BD4538">
            <w:pPr>
              <w:spacing w:before="0" w:after="0" w:line="240" w:lineRule="auto"/>
              <w:jc w:val="right"/>
              <w:rPr>
                <w:del w:id="3874" w:author="khanguyen" w:date="2017-03-17T22:55:00Z"/>
                <w:rFonts w:eastAsia="Times New Roman" w:cs="Arial"/>
                <w:color w:val="4B4B63"/>
                <w:sz w:val="20"/>
                <w:szCs w:val="20"/>
                <w:lang w:val="en-US"/>
              </w:rPr>
            </w:pPr>
            <w:del w:id="3875" w:author="khanguyen" w:date="2017-03-17T22:55:00Z">
              <w:r w:rsidRPr="00C47FE2" w:rsidDel="00BC68F6">
                <w:rPr>
                  <w:rFonts w:eastAsia="Times New Roman" w:cs="Arial"/>
                  <w:color w:val="4B4B63"/>
                  <w:sz w:val="20"/>
                  <w:szCs w:val="20"/>
                  <w:lang w:val="en-US"/>
                </w:rPr>
                <w:delText>173924</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7020B99A" w14:textId="77777777" w:rsidR="00BD4538" w:rsidRPr="00C47FE2" w:rsidDel="00BC68F6" w:rsidRDefault="00BD4538" w:rsidP="00BD4538">
            <w:pPr>
              <w:spacing w:before="0" w:after="0" w:line="240" w:lineRule="auto"/>
              <w:jc w:val="right"/>
              <w:rPr>
                <w:del w:id="3876" w:author="khanguyen" w:date="2017-03-17T22:55:00Z"/>
                <w:rFonts w:eastAsia="Times New Roman" w:cs="Arial"/>
                <w:color w:val="4B4B63"/>
                <w:sz w:val="20"/>
                <w:szCs w:val="20"/>
                <w:lang w:val="en-US"/>
              </w:rPr>
            </w:pPr>
            <w:del w:id="3877" w:author="khanguyen" w:date="2017-03-17T22:55:00Z">
              <w:r w:rsidRPr="00C47FE2" w:rsidDel="00BC68F6">
                <w:rPr>
                  <w:rFonts w:eastAsia="Times New Roman" w:cs="Arial"/>
                  <w:color w:val="4B4B63"/>
                  <w:sz w:val="20"/>
                  <w:szCs w:val="20"/>
                  <w:lang w:val="en-US"/>
                </w:rPr>
                <w:delText>4128342</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327D48A0" w14:textId="77777777" w:rsidR="00BD4538" w:rsidRPr="00C47FE2" w:rsidDel="00BC68F6" w:rsidRDefault="00BD4538" w:rsidP="00BD4538">
            <w:pPr>
              <w:spacing w:before="0" w:after="0" w:line="240" w:lineRule="auto"/>
              <w:jc w:val="right"/>
              <w:rPr>
                <w:del w:id="3878" w:author="khanguyen" w:date="2017-03-17T22:55:00Z"/>
                <w:rFonts w:eastAsia="Times New Roman" w:cs="Arial"/>
                <w:color w:val="4B4B63"/>
                <w:sz w:val="20"/>
                <w:szCs w:val="20"/>
                <w:lang w:val="en-US"/>
              </w:rPr>
            </w:pPr>
            <w:del w:id="3879" w:author="khanguyen" w:date="2017-03-17T22:55:00Z">
              <w:r w:rsidRPr="00C47FE2" w:rsidDel="00BC68F6">
                <w:rPr>
                  <w:rFonts w:eastAsia="Times New Roman" w:cs="Arial"/>
                  <w:color w:val="4B4B63"/>
                  <w:sz w:val="20"/>
                  <w:szCs w:val="20"/>
                  <w:lang w:val="en-US"/>
                </w:rPr>
                <w:delText>72.07%</w:delText>
              </w:r>
            </w:del>
          </w:p>
        </w:tc>
      </w:tr>
      <w:tr w:rsidR="00BD4538" w:rsidRPr="00C47FE2" w:rsidDel="00BC68F6" w14:paraId="06987987" w14:textId="77777777" w:rsidTr="00BD4538">
        <w:trPr>
          <w:trHeight w:val="300"/>
          <w:del w:id="3880" w:author="khanguyen" w:date="2017-03-17T22:55:00Z"/>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6A1247A" w14:textId="77777777" w:rsidR="00BD4538" w:rsidRPr="00C47FE2" w:rsidDel="00BC68F6" w:rsidRDefault="00BD4538" w:rsidP="00BD4538">
            <w:pPr>
              <w:spacing w:before="0" w:after="0" w:line="240" w:lineRule="auto"/>
              <w:ind w:firstLineChars="100" w:firstLine="200"/>
              <w:rPr>
                <w:del w:id="3881" w:author="khanguyen" w:date="2017-03-17T22:55:00Z"/>
                <w:rFonts w:eastAsia="Times New Roman" w:cs="Arial"/>
                <w:color w:val="4B4B63"/>
                <w:sz w:val="20"/>
                <w:szCs w:val="20"/>
                <w:lang w:val="en-US"/>
              </w:rPr>
            </w:pPr>
            <w:del w:id="3882" w:author="khanguyen" w:date="2017-03-17T22:55:00Z">
              <w:r w:rsidRPr="00C47FE2" w:rsidDel="00BC68F6">
                <w:rPr>
                  <w:rFonts w:eastAsia="Times New Roman" w:cs="Arial"/>
                  <w:color w:val="4B4B63"/>
                  <w:sz w:val="20"/>
                  <w:szCs w:val="20"/>
                  <w:lang w:val="en-US"/>
                </w:rPr>
                <w:delText>Transaction Sale Proposal</w:delText>
              </w:r>
            </w:del>
          </w:p>
        </w:tc>
        <w:tc>
          <w:tcPr>
            <w:tcW w:w="667" w:type="dxa"/>
            <w:tcBorders>
              <w:top w:val="nil"/>
              <w:left w:val="nil"/>
              <w:bottom w:val="single" w:sz="4" w:space="0" w:color="ACB9CA"/>
              <w:right w:val="single" w:sz="4" w:space="0" w:color="ACB9CA"/>
            </w:tcBorders>
            <w:shd w:val="clear" w:color="000000" w:fill="FFFFFF"/>
            <w:vAlign w:val="center"/>
            <w:hideMark/>
          </w:tcPr>
          <w:p w14:paraId="2F0127ED" w14:textId="77777777" w:rsidR="00BD4538" w:rsidRPr="00C47FE2" w:rsidDel="00BC68F6" w:rsidRDefault="00BD4538" w:rsidP="00BD4538">
            <w:pPr>
              <w:spacing w:before="0" w:after="0" w:line="240" w:lineRule="auto"/>
              <w:jc w:val="right"/>
              <w:rPr>
                <w:del w:id="3883" w:author="khanguyen" w:date="2017-03-17T22:55:00Z"/>
                <w:rFonts w:eastAsia="Times New Roman" w:cs="Arial"/>
                <w:color w:val="4B4B63"/>
                <w:sz w:val="20"/>
                <w:szCs w:val="20"/>
                <w:lang w:val="en-US"/>
              </w:rPr>
            </w:pPr>
            <w:del w:id="3884" w:author="khanguyen" w:date="2017-03-17T22:55:00Z">
              <w:r w:rsidRPr="00C47FE2" w:rsidDel="00BC68F6">
                <w:rPr>
                  <w:rFonts w:eastAsia="Times New Roman" w:cs="Arial"/>
                  <w:color w:val="4B4B63"/>
                  <w:sz w:val="20"/>
                  <w:szCs w:val="20"/>
                  <w:lang w:val="en-US"/>
                </w:rPr>
                <w:delText>1535</w:delText>
              </w:r>
            </w:del>
          </w:p>
        </w:tc>
        <w:tc>
          <w:tcPr>
            <w:tcW w:w="1299" w:type="dxa"/>
            <w:tcBorders>
              <w:top w:val="nil"/>
              <w:left w:val="nil"/>
              <w:bottom w:val="single" w:sz="4" w:space="0" w:color="ACB9CA"/>
              <w:right w:val="single" w:sz="4" w:space="0" w:color="ACB9CA"/>
            </w:tcBorders>
            <w:shd w:val="clear" w:color="000000" w:fill="FFFFFF"/>
            <w:vAlign w:val="center"/>
            <w:hideMark/>
          </w:tcPr>
          <w:p w14:paraId="5A656D23" w14:textId="77777777" w:rsidR="00BD4538" w:rsidRPr="00C47FE2" w:rsidDel="00BC68F6" w:rsidRDefault="00BD4538" w:rsidP="00BD4538">
            <w:pPr>
              <w:spacing w:before="0" w:after="0" w:line="240" w:lineRule="auto"/>
              <w:jc w:val="right"/>
              <w:rPr>
                <w:del w:id="3885" w:author="khanguyen" w:date="2017-03-17T22:55:00Z"/>
                <w:rFonts w:eastAsia="Times New Roman" w:cs="Arial"/>
                <w:color w:val="4B4B63"/>
                <w:sz w:val="20"/>
                <w:szCs w:val="20"/>
                <w:lang w:val="en-US"/>
              </w:rPr>
            </w:pPr>
            <w:del w:id="3886" w:author="khanguyen" w:date="2017-03-17T22:55:00Z">
              <w:r w:rsidRPr="00C47FE2" w:rsidDel="00BC68F6">
                <w:rPr>
                  <w:rFonts w:eastAsia="Times New Roman" w:cs="Arial"/>
                  <w:color w:val="4B4B63"/>
                  <w:sz w:val="20"/>
                  <w:szCs w:val="20"/>
                  <w:lang w:val="en-US"/>
                </w:rPr>
                <w:delText>1378860.13</w:delText>
              </w:r>
            </w:del>
          </w:p>
        </w:tc>
        <w:tc>
          <w:tcPr>
            <w:tcW w:w="741" w:type="dxa"/>
            <w:tcBorders>
              <w:top w:val="nil"/>
              <w:left w:val="nil"/>
              <w:bottom w:val="single" w:sz="4" w:space="0" w:color="ACB9CA"/>
              <w:right w:val="single" w:sz="4" w:space="0" w:color="ACB9CA"/>
            </w:tcBorders>
            <w:shd w:val="clear" w:color="000000" w:fill="FFFFFF"/>
            <w:vAlign w:val="center"/>
            <w:hideMark/>
          </w:tcPr>
          <w:p w14:paraId="0018C0D8" w14:textId="77777777" w:rsidR="00BD4538" w:rsidRPr="00C47FE2" w:rsidDel="00BC68F6" w:rsidRDefault="00BD4538" w:rsidP="00BD4538">
            <w:pPr>
              <w:spacing w:before="0" w:after="0" w:line="240" w:lineRule="auto"/>
              <w:jc w:val="right"/>
              <w:rPr>
                <w:del w:id="3887" w:author="khanguyen" w:date="2017-03-17T22:55:00Z"/>
                <w:rFonts w:eastAsia="Times New Roman" w:cs="Arial"/>
                <w:color w:val="4B4B63"/>
                <w:sz w:val="20"/>
                <w:szCs w:val="20"/>
                <w:lang w:val="en-US"/>
              </w:rPr>
            </w:pPr>
            <w:del w:id="3888" w:author="khanguyen" w:date="2017-03-17T22:55:00Z">
              <w:r w:rsidRPr="00C47FE2" w:rsidDel="00BC68F6">
                <w:rPr>
                  <w:rFonts w:eastAsia="Times New Roman" w:cs="Arial"/>
                  <w:color w:val="4B4B63"/>
                  <w:sz w:val="20"/>
                  <w:szCs w:val="20"/>
                  <w:lang w:val="en-US"/>
                </w:rPr>
                <w:delText>0.24</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50AACBE0" w14:textId="77777777" w:rsidR="00BD4538" w:rsidRPr="00C47FE2" w:rsidDel="00BC68F6" w:rsidRDefault="00BD4538" w:rsidP="00BD4538">
            <w:pPr>
              <w:spacing w:before="0" w:after="0" w:line="240" w:lineRule="auto"/>
              <w:jc w:val="right"/>
              <w:rPr>
                <w:del w:id="3889" w:author="khanguyen" w:date="2017-03-17T22:55:00Z"/>
                <w:rFonts w:eastAsia="Times New Roman" w:cs="Arial"/>
                <w:color w:val="4B4B63"/>
                <w:sz w:val="20"/>
                <w:szCs w:val="20"/>
                <w:lang w:val="en-US"/>
              </w:rPr>
            </w:pPr>
            <w:del w:id="3890" w:author="khanguyen" w:date="2017-03-17T22:55:00Z">
              <w:r w:rsidRPr="00C47FE2" w:rsidDel="00BC68F6">
                <w:rPr>
                  <w:rFonts w:eastAsia="Times New Roman" w:cs="Arial"/>
                  <w:color w:val="4B4B63"/>
                  <w:sz w:val="20"/>
                  <w:szCs w:val="20"/>
                  <w:lang w:val="en-US"/>
                </w:rPr>
                <w:delText>837813.8</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435C2D10" w14:textId="77777777" w:rsidR="00BD4538" w:rsidRPr="00C47FE2" w:rsidDel="00BC68F6" w:rsidRDefault="00BD4538" w:rsidP="00BD4538">
            <w:pPr>
              <w:spacing w:before="0" w:after="0" w:line="240" w:lineRule="auto"/>
              <w:jc w:val="right"/>
              <w:rPr>
                <w:del w:id="3891" w:author="khanguyen" w:date="2017-03-17T22:55:00Z"/>
                <w:rFonts w:eastAsia="Times New Roman" w:cs="Arial"/>
                <w:color w:val="4B4B63"/>
                <w:sz w:val="20"/>
                <w:szCs w:val="20"/>
                <w:lang w:val="en-US"/>
              </w:rPr>
            </w:pPr>
            <w:del w:id="3892" w:author="khanguyen" w:date="2017-03-17T22:55:00Z">
              <w:r w:rsidRPr="00C47FE2" w:rsidDel="00BC68F6">
                <w:rPr>
                  <w:rFonts w:eastAsia="Times New Roman" w:cs="Arial"/>
                  <w:color w:val="4B4B63"/>
                  <w:sz w:val="20"/>
                  <w:szCs w:val="20"/>
                  <w:lang w:val="en-US"/>
                </w:rPr>
                <w:delText>956982.7</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42399A60" w14:textId="77777777" w:rsidR="00BD4538" w:rsidRPr="00C47FE2" w:rsidDel="00BC68F6" w:rsidRDefault="00BD4538" w:rsidP="00BD4538">
            <w:pPr>
              <w:spacing w:before="0" w:after="0" w:line="240" w:lineRule="auto"/>
              <w:jc w:val="right"/>
              <w:rPr>
                <w:del w:id="3893" w:author="khanguyen" w:date="2017-03-17T22:55:00Z"/>
                <w:rFonts w:eastAsia="Times New Roman" w:cs="Arial"/>
                <w:color w:val="4B4B63"/>
                <w:sz w:val="20"/>
                <w:szCs w:val="20"/>
                <w:lang w:val="en-US"/>
              </w:rPr>
            </w:pPr>
            <w:del w:id="3894" w:author="khanguyen" w:date="2017-03-17T22:55:00Z">
              <w:r w:rsidRPr="00C47FE2" w:rsidDel="00BC68F6">
                <w:rPr>
                  <w:rFonts w:eastAsia="Times New Roman" w:cs="Arial"/>
                  <w:color w:val="4B4B63"/>
                  <w:sz w:val="20"/>
                  <w:szCs w:val="20"/>
                  <w:lang w:val="en-US"/>
                </w:rPr>
                <w:delText>1021876</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36E42D5E" w14:textId="77777777" w:rsidR="00BD4538" w:rsidRPr="00C47FE2" w:rsidDel="00BC68F6" w:rsidRDefault="00BD4538" w:rsidP="00BD4538">
            <w:pPr>
              <w:spacing w:before="0" w:after="0" w:line="240" w:lineRule="auto"/>
              <w:jc w:val="right"/>
              <w:rPr>
                <w:del w:id="3895" w:author="khanguyen" w:date="2017-03-17T22:55:00Z"/>
                <w:rFonts w:eastAsia="Times New Roman" w:cs="Arial"/>
                <w:color w:val="4B4B63"/>
                <w:sz w:val="20"/>
                <w:szCs w:val="20"/>
                <w:lang w:val="en-US"/>
              </w:rPr>
            </w:pPr>
            <w:del w:id="3896" w:author="khanguyen" w:date="2017-03-17T22:55:00Z">
              <w:r w:rsidRPr="00C47FE2" w:rsidDel="00BC68F6">
                <w:rPr>
                  <w:rFonts w:eastAsia="Times New Roman" w:cs="Arial"/>
                  <w:color w:val="4B4B63"/>
                  <w:sz w:val="20"/>
                  <w:szCs w:val="20"/>
                  <w:lang w:val="en-US"/>
                </w:rPr>
                <w:delText>2634</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6AAD367A" w14:textId="77777777" w:rsidR="00BD4538" w:rsidRPr="00C47FE2" w:rsidDel="00BC68F6" w:rsidRDefault="00BD4538" w:rsidP="00BD4538">
            <w:pPr>
              <w:spacing w:before="0" w:after="0" w:line="240" w:lineRule="auto"/>
              <w:jc w:val="right"/>
              <w:rPr>
                <w:del w:id="3897" w:author="khanguyen" w:date="2017-03-17T22:55:00Z"/>
                <w:rFonts w:eastAsia="Times New Roman" w:cs="Arial"/>
                <w:color w:val="4B4B63"/>
                <w:sz w:val="20"/>
                <w:szCs w:val="20"/>
                <w:lang w:val="en-US"/>
              </w:rPr>
            </w:pPr>
            <w:del w:id="3898" w:author="khanguyen" w:date="2017-03-17T22:55:00Z">
              <w:r w:rsidRPr="00C47FE2" w:rsidDel="00BC68F6">
                <w:rPr>
                  <w:rFonts w:eastAsia="Times New Roman" w:cs="Arial"/>
                  <w:color w:val="4B4B63"/>
                  <w:sz w:val="20"/>
                  <w:szCs w:val="20"/>
                  <w:lang w:val="en-US"/>
                </w:rPr>
                <w:delText>3606519</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120FE387" w14:textId="77777777" w:rsidR="00BD4538" w:rsidRPr="00C47FE2" w:rsidDel="00BC68F6" w:rsidRDefault="00BD4538" w:rsidP="00BD4538">
            <w:pPr>
              <w:spacing w:before="0" w:after="0" w:line="240" w:lineRule="auto"/>
              <w:jc w:val="right"/>
              <w:rPr>
                <w:del w:id="3899" w:author="khanguyen" w:date="2017-03-17T22:55:00Z"/>
                <w:rFonts w:eastAsia="Times New Roman" w:cs="Arial"/>
                <w:color w:val="4B4B63"/>
                <w:sz w:val="20"/>
                <w:szCs w:val="20"/>
                <w:lang w:val="en-US"/>
              </w:rPr>
            </w:pPr>
            <w:del w:id="3900" w:author="khanguyen" w:date="2017-03-17T22:55:00Z">
              <w:r w:rsidRPr="00C47FE2" w:rsidDel="00BC68F6">
                <w:rPr>
                  <w:rFonts w:eastAsia="Times New Roman" w:cs="Arial"/>
                  <w:color w:val="4B4B63"/>
                  <w:sz w:val="20"/>
                  <w:szCs w:val="20"/>
                  <w:lang w:val="en-US"/>
                </w:rPr>
                <w:delText>73.29%</w:delText>
              </w:r>
            </w:del>
          </w:p>
        </w:tc>
      </w:tr>
      <w:tr w:rsidR="00BD4538" w:rsidRPr="00C47FE2" w:rsidDel="00BC68F6" w14:paraId="2C457E28" w14:textId="77777777" w:rsidTr="00BD4538">
        <w:trPr>
          <w:trHeight w:val="300"/>
          <w:del w:id="3901" w:author="khanguyen" w:date="2017-03-17T22:55:00Z"/>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27AEE76" w14:textId="77777777" w:rsidR="00BD4538" w:rsidRPr="00C47FE2" w:rsidDel="00BC68F6" w:rsidRDefault="00BD4538" w:rsidP="00BD4538">
            <w:pPr>
              <w:spacing w:before="0" w:after="0" w:line="240" w:lineRule="auto"/>
              <w:ind w:firstLineChars="100" w:firstLine="200"/>
              <w:rPr>
                <w:del w:id="3902" w:author="khanguyen" w:date="2017-03-17T22:55:00Z"/>
                <w:rFonts w:eastAsia="Times New Roman" w:cs="Arial"/>
                <w:color w:val="4B4B63"/>
                <w:sz w:val="20"/>
                <w:szCs w:val="20"/>
                <w:lang w:val="en-US"/>
              </w:rPr>
            </w:pPr>
            <w:del w:id="3903" w:author="khanguyen" w:date="2017-03-17T22:55:00Z">
              <w:r w:rsidRPr="00C47FE2" w:rsidDel="00BC68F6">
                <w:rPr>
                  <w:rFonts w:eastAsia="Times New Roman" w:cs="Arial"/>
                  <w:color w:val="4B4B63"/>
                  <w:sz w:val="20"/>
                  <w:szCs w:val="20"/>
                  <w:lang w:val="en-US"/>
                </w:rPr>
                <w:delText>Transaction Timesheet</w:delText>
              </w:r>
            </w:del>
          </w:p>
        </w:tc>
        <w:tc>
          <w:tcPr>
            <w:tcW w:w="667" w:type="dxa"/>
            <w:tcBorders>
              <w:top w:val="nil"/>
              <w:left w:val="nil"/>
              <w:bottom w:val="single" w:sz="4" w:space="0" w:color="ACB9CA"/>
              <w:right w:val="single" w:sz="4" w:space="0" w:color="ACB9CA"/>
            </w:tcBorders>
            <w:shd w:val="clear" w:color="000000" w:fill="FFFFFF"/>
            <w:vAlign w:val="center"/>
            <w:hideMark/>
          </w:tcPr>
          <w:p w14:paraId="611AE41B" w14:textId="77777777" w:rsidR="00BD4538" w:rsidRPr="00C47FE2" w:rsidDel="00BC68F6" w:rsidRDefault="00BD4538" w:rsidP="00BD4538">
            <w:pPr>
              <w:spacing w:before="0" w:after="0" w:line="240" w:lineRule="auto"/>
              <w:jc w:val="right"/>
              <w:rPr>
                <w:del w:id="3904" w:author="khanguyen" w:date="2017-03-17T22:55:00Z"/>
                <w:rFonts w:eastAsia="Times New Roman" w:cs="Arial"/>
                <w:color w:val="4B4B63"/>
                <w:sz w:val="20"/>
                <w:szCs w:val="20"/>
                <w:lang w:val="en-US"/>
              </w:rPr>
            </w:pPr>
            <w:del w:id="3905" w:author="khanguyen" w:date="2017-03-17T22:55:00Z">
              <w:r w:rsidRPr="00C47FE2" w:rsidDel="00BC68F6">
                <w:rPr>
                  <w:rFonts w:eastAsia="Times New Roman" w:cs="Arial"/>
                  <w:color w:val="4B4B63"/>
                  <w:sz w:val="20"/>
                  <w:szCs w:val="20"/>
                  <w:lang w:val="en-US"/>
                </w:rPr>
                <w:delText>976</w:delText>
              </w:r>
            </w:del>
          </w:p>
        </w:tc>
        <w:tc>
          <w:tcPr>
            <w:tcW w:w="1299" w:type="dxa"/>
            <w:tcBorders>
              <w:top w:val="nil"/>
              <w:left w:val="nil"/>
              <w:bottom w:val="single" w:sz="4" w:space="0" w:color="ACB9CA"/>
              <w:right w:val="single" w:sz="4" w:space="0" w:color="ACB9CA"/>
            </w:tcBorders>
            <w:shd w:val="clear" w:color="000000" w:fill="FFFFFF"/>
            <w:vAlign w:val="center"/>
            <w:hideMark/>
          </w:tcPr>
          <w:p w14:paraId="5FADC556" w14:textId="77777777" w:rsidR="00BD4538" w:rsidRPr="00C47FE2" w:rsidDel="00BC68F6" w:rsidRDefault="00BD4538" w:rsidP="00BD4538">
            <w:pPr>
              <w:spacing w:before="0" w:after="0" w:line="240" w:lineRule="auto"/>
              <w:jc w:val="right"/>
              <w:rPr>
                <w:del w:id="3906" w:author="khanguyen" w:date="2017-03-17T22:55:00Z"/>
                <w:rFonts w:eastAsia="Times New Roman" w:cs="Arial"/>
                <w:color w:val="4B4B63"/>
                <w:sz w:val="20"/>
                <w:szCs w:val="20"/>
                <w:lang w:val="en-US"/>
              </w:rPr>
            </w:pPr>
            <w:del w:id="3907" w:author="khanguyen" w:date="2017-03-17T22:55:00Z">
              <w:r w:rsidRPr="00C47FE2" w:rsidDel="00BC68F6">
                <w:rPr>
                  <w:rFonts w:eastAsia="Times New Roman" w:cs="Arial"/>
                  <w:color w:val="4B4B63"/>
                  <w:sz w:val="20"/>
                  <w:szCs w:val="20"/>
                  <w:lang w:val="en-US"/>
                </w:rPr>
                <w:delText>1369778.97</w:delText>
              </w:r>
            </w:del>
          </w:p>
        </w:tc>
        <w:tc>
          <w:tcPr>
            <w:tcW w:w="741" w:type="dxa"/>
            <w:tcBorders>
              <w:top w:val="nil"/>
              <w:left w:val="nil"/>
              <w:bottom w:val="single" w:sz="4" w:space="0" w:color="ACB9CA"/>
              <w:right w:val="single" w:sz="4" w:space="0" w:color="ACB9CA"/>
            </w:tcBorders>
            <w:shd w:val="clear" w:color="000000" w:fill="FFFFFF"/>
            <w:vAlign w:val="center"/>
            <w:hideMark/>
          </w:tcPr>
          <w:p w14:paraId="287852CE" w14:textId="77777777" w:rsidR="00BD4538" w:rsidRPr="00C47FE2" w:rsidDel="00BC68F6" w:rsidRDefault="00BD4538" w:rsidP="00BD4538">
            <w:pPr>
              <w:spacing w:before="0" w:after="0" w:line="240" w:lineRule="auto"/>
              <w:jc w:val="right"/>
              <w:rPr>
                <w:del w:id="3908" w:author="khanguyen" w:date="2017-03-17T22:55:00Z"/>
                <w:rFonts w:eastAsia="Times New Roman" w:cs="Arial"/>
                <w:color w:val="4B4B63"/>
                <w:sz w:val="20"/>
                <w:szCs w:val="20"/>
                <w:lang w:val="en-US"/>
              </w:rPr>
            </w:pPr>
            <w:del w:id="3909" w:author="khanguyen" w:date="2017-03-17T22:55:00Z">
              <w:r w:rsidRPr="00C47FE2" w:rsidDel="00BC68F6">
                <w:rPr>
                  <w:rFonts w:eastAsia="Times New Roman" w:cs="Arial"/>
                  <w:color w:val="4B4B63"/>
                  <w:sz w:val="20"/>
                  <w:szCs w:val="20"/>
                  <w:lang w:val="en-US"/>
                </w:rPr>
                <w:delText>0.15</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2B0D6528" w14:textId="77777777" w:rsidR="00BD4538" w:rsidRPr="00C47FE2" w:rsidDel="00BC68F6" w:rsidRDefault="00BD4538" w:rsidP="00BD4538">
            <w:pPr>
              <w:spacing w:before="0" w:after="0" w:line="240" w:lineRule="auto"/>
              <w:jc w:val="right"/>
              <w:rPr>
                <w:del w:id="3910" w:author="khanguyen" w:date="2017-03-17T22:55:00Z"/>
                <w:rFonts w:eastAsia="Times New Roman" w:cs="Arial"/>
                <w:color w:val="4B4B63"/>
                <w:sz w:val="20"/>
                <w:szCs w:val="20"/>
                <w:lang w:val="en-US"/>
              </w:rPr>
            </w:pPr>
            <w:del w:id="3911" w:author="khanguyen" w:date="2017-03-17T22:55:00Z">
              <w:r w:rsidRPr="00C47FE2" w:rsidDel="00BC68F6">
                <w:rPr>
                  <w:rFonts w:eastAsia="Times New Roman" w:cs="Arial"/>
                  <w:color w:val="4B4B63"/>
                  <w:sz w:val="20"/>
                  <w:szCs w:val="20"/>
                  <w:lang w:val="en-US"/>
                </w:rPr>
                <w:delText>437633.9</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3BEE6B79" w14:textId="77777777" w:rsidR="00BD4538" w:rsidRPr="00C47FE2" w:rsidDel="00BC68F6" w:rsidRDefault="00BD4538" w:rsidP="00BD4538">
            <w:pPr>
              <w:spacing w:before="0" w:after="0" w:line="240" w:lineRule="auto"/>
              <w:jc w:val="right"/>
              <w:rPr>
                <w:del w:id="3912" w:author="khanguyen" w:date="2017-03-17T22:55:00Z"/>
                <w:rFonts w:eastAsia="Times New Roman" w:cs="Arial"/>
                <w:color w:val="4B4B63"/>
                <w:sz w:val="20"/>
                <w:szCs w:val="20"/>
                <w:lang w:val="en-US"/>
              </w:rPr>
            </w:pPr>
            <w:del w:id="3913" w:author="khanguyen" w:date="2017-03-17T22:55:00Z">
              <w:r w:rsidRPr="00C47FE2" w:rsidDel="00BC68F6">
                <w:rPr>
                  <w:rFonts w:eastAsia="Times New Roman" w:cs="Arial"/>
                  <w:color w:val="4B4B63"/>
                  <w:sz w:val="20"/>
                  <w:szCs w:val="20"/>
                  <w:lang w:val="en-US"/>
                </w:rPr>
                <w:delText>862886.9</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449DE6C9" w14:textId="77777777" w:rsidR="00BD4538" w:rsidRPr="00C47FE2" w:rsidDel="00BC68F6" w:rsidRDefault="00BD4538" w:rsidP="00BD4538">
            <w:pPr>
              <w:spacing w:before="0" w:after="0" w:line="240" w:lineRule="auto"/>
              <w:jc w:val="right"/>
              <w:rPr>
                <w:del w:id="3914" w:author="khanguyen" w:date="2017-03-17T22:55:00Z"/>
                <w:rFonts w:eastAsia="Times New Roman" w:cs="Arial"/>
                <w:color w:val="4B4B63"/>
                <w:sz w:val="20"/>
                <w:szCs w:val="20"/>
                <w:lang w:val="en-US"/>
              </w:rPr>
            </w:pPr>
            <w:del w:id="3915" w:author="khanguyen" w:date="2017-03-17T22:55:00Z">
              <w:r w:rsidRPr="00C47FE2" w:rsidDel="00BC68F6">
                <w:rPr>
                  <w:rFonts w:eastAsia="Times New Roman" w:cs="Arial"/>
                  <w:color w:val="4B4B63"/>
                  <w:sz w:val="20"/>
                  <w:szCs w:val="20"/>
                  <w:lang w:val="en-US"/>
                </w:rPr>
                <w:delText>1002826</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78AB8116" w14:textId="77777777" w:rsidR="00BD4538" w:rsidRPr="00C47FE2" w:rsidDel="00BC68F6" w:rsidRDefault="00BD4538" w:rsidP="00BD4538">
            <w:pPr>
              <w:spacing w:before="0" w:after="0" w:line="240" w:lineRule="auto"/>
              <w:jc w:val="right"/>
              <w:rPr>
                <w:del w:id="3916" w:author="khanguyen" w:date="2017-03-17T22:55:00Z"/>
                <w:rFonts w:eastAsia="Times New Roman" w:cs="Arial"/>
                <w:color w:val="4B4B63"/>
                <w:sz w:val="20"/>
                <w:szCs w:val="20"/>
                <w:lang w:val="en-US"/>
              </w:rPr>
            </w:pPr>
            <w:del w:id="3917" w:author="khanguyen" w:date="2017-03-17T22:55:00Z">
              <w:r w:rsidRPr="00C47FE2" w:rsidDel="00BC68F6">
                <w:rPr>
                  <w:rFonts w:eastAsia="Times New Roman" w:cs="Arial"/>
                  <w:color w:val="4B4B63"/>
                  <w:sz w:val="20"/>
                  <w:szCs w:val="20"/>
                  <w:lang w:val="en-US"/>
                </w:rPr>
                <w:delText>723</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6684218D" w14:textId="77777777" w:rsidR="00BD4538" w:rsidRPr="00C47FE2" w:rsidDel="00BC68F6" w:rsidRDefault="00BD4538" w:rsidP="00BD4538">
            <w:pPr>
              <w:spacing w:before="0" w:after="0" w:line="240" w:lineRule="auto"/>
              <w:jc w:val="right"/>
              <w:rPr>
                <w:del w:id="3918" w:author="khanguyen" w:date="2017-03-17T22:55:00Z"/>
                <w:rFonts w:eastAsia="Times New Roman" w:cs="Arial"/>
                <w:color w:val="4B4B63"/>
                <w:sz w:val="20"/>
                <w:szCs w:val="20"/>
                <w:lang w:val="en-US"/>
              </w:rPr>
            </w:pPr>
            <w:del w:id="3919" w:author="khanguyen" w:date="2017-03-17T22:55:00Z">
              <w:r w:rsidRPr="00C47FE2" w:rsidDel="00BC68F6">
                <w:rPr>
                  <w:rFonts w:eastAsia="Times New Roman" w:cs="Arial"/>
                  <w:color w:val="4B4B63"/>
                  <w:sz w:val="20"/>
                  <w:szCs w:val="20"/>
                  <w:lang w:val="en-US"/>
                </w:rPr>
                <w:delText>2846635</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76080219" w14:textId="77777777" w:rsidR="00BD4538" w:rsidRPr="00C47FE2" w:rsidDel="00BC68F6" w:rsidRDefault="00BD4538" w:rsidP="00BD4538">
            <w:pPr>
              <w:spacing w:before="0" w:after="0" w:line="240" w:lineRule="auto"/>
              <w:jc w:val="right"/>
              <w:rPr>
                <w:del w:id="3920" w:author="khanguyen" w:date="2017-03-17T22:55:00Z"/>
                <w:rFonts w:eastAsia="Times New Roman" w:cs="Arial"/>
                <w:color w:val="4B4B63"/>
                <w:sz w:val="20"/>
                <w:szCs w:val="20"/>
                <w:lang w:val="en-US"/>
              </w:rPr>
            </w:pPr>
            <w:del w:id="3921" w:author="khanguyen" w:date="2017-03-17T22:55:00Z">
              <w:r w:rsidRPr="00C47FE2" w:rsidDel="00BC68F6">
                <w:rPr>
                  <w:rFonts w:eastAsia="Times New Roman" w:cs="Arial"/>
                  <w:color w:val="4B4B63"/>
                  <w:sz w:val="20"/>
                  <w:szCs w:val="20"/>
                  <w:lang w:val="en-US"/>
                </w:rPr>
                <w:delText>73.46%</w:delText>
              </w:r>
            </w:del>
          </w:p>
        </w:tc>
      </w:tr>
      <w:tr w:rsidR="00BD4538" w:rsidRPr="00C47FE2" w14:paraId="115374C3"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1058ECA"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Visit_Contact_page</w:t>
            </w:r>
          </w:p>
        </w:tc>
        <w:tc>
          <w:tcPr>
            <w:tcW w:w="667" w:type="dxa"/>
            <w:tcBorders>
              <w:top w:val="nil"/>
              <w:left w:val="nil"/>
              <w:bottom w:val="single" w:sz="4" w:space="0" w:color="ACB9CA"/>
              <w:right w:val="single" w:sz="4" w:space="0" w:color="ACB9CA"/>
            </w:tcBorders>
            <w:shd w:val="clear" w:color="000000" w:fill="FFFFFF"/>
            <w:vAlign w:val="center"/>
            <w:hideMark/>
          </w:tcPr>
          <w:p w14:paraId="4D438F1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w:t>
            </w:r>
          </w:p>
        </w:tc>
        <w:tc>
          <w:tcPr>
            <w:tcW w:w="1299" w:type="dxa"/>
            <w:tcBorders>
              <w:top w:val="nil"/>
              <w:left w:val="nil"/>
              <w:bottom w:val="single" w:sz="4" w:space="0" w:color="ACB9CA"/>
              <w:right w:val="single" w:sz="4" w:space="0" w:color="ACB9CA"/>
            </w:tcBorders>
            <w:shd w:val="clear" w:color="000000" w:fill="FFFFFF"/>
            <w:vAlign w:val="center"/>
            <w:hideMark/>
          </w:tcPr>
          <w:p w14:paraId="33D4FF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1968.5</w:t>
            </w:r>
          </w:p>
        </w:tc>
        <w:tc>
          <w:tcPr>
            <w:tcW w:w="741" w:type="dxa"/>
            <w:tcBorders>
              <w:top w:val="nil"/>
              <w:left w:val="nil"/>
              <w:bottom w:val="single" w:sz="4" w:space="0" w:color="ACB9CA"/>
              <w:right w:val="single" w:sz="4" w:space="0" w:color="ACB9CA"/>
            </w:tcBorders>
            <w:shd w:val="clear" w:color="000000" w:fill="FFFFFF"/>
            <w:vAlign w:val="center"/>
            <w:hideMark/>
          </w:tcPr>
          <w:p w14:paraId="0D4F6CB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0.42</w:t>
            </w:r>
          </w:p>
        </w:tc>
        <w:tc>
          <w:tcPr>
            <w:tcW w:w="1070" w:type="dxa"/>
            <w:tcBorders>
              <w:top w:val="nil"/>
              <w:left w:val="nil"/>
              <w:bottom w:val="single" w:sz="4" w:space="0" w:color="ACB9CA"/>
              <w:right w:val="single" w:sz="4" w:space="0" w:color="ACB9CA"/>
            </w:tcBorders>
            <w:shd w:val="clear" w:color="000000" w:fill="FFFFFF"/>
            <w:vAlign w:val="center"/>
            <w:hideMark/>
          </w:tcPr>
          <w:p w14:paraId="3B0BA2B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3815.82</w:t>
            </w:r>
          </w:p>
        </w:tc>
        <w:tc>
          <w:tcPr>
            <w:tcW w:w="1070" w:type="dxa"/>
            <w:tcBorders>
              <w:top w:val="nil"/>
              <w:left w:val="nil"/>
              <w:bottom w:val="single" w:sz="4" w:space="0" w:color="ACB9CA"/>
              <w:right w:val="single" w:sz="4" w:space="0" w:color="ACB9CA"/>
            </w:tcBorders>
            <w:shd w:val="clear" w:color="000000" w:fill="FFFFFF"/>
            <w:vAlign w:val="center"/>
            <w:hideMark/>
          </w:tcPr>
          <w:p w14:paraId="486E43A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5601.94</w:t>
            </w:r>
          </w:p>
        </w:tc>
        <w:tc>
          <w:tcPr>
            <w:tcW w:w="1070" w:type="dxa"/>
            <w:tcBorders>
              <w:top w:val="nil"/>
              <w:left w:val="nil"/>
              <w:bottom w:val="single" w:sz="4" w:space="0" w:color="ACB9CA"/>
              <w:right w:val="single" w:sz="4" w:space="0" w:color="ACB9CA"/>
            </w:tcBorders>
            <w:shd w:val="clear" w:color="000000" w:fill="FFFFFF"/>
            <w:vAlign w:val="center"/>
            <w:hideMark/>
          </w:tcPr>
          <w:p w14:paraId="49277E6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19858.59</w:t>
            </w:r>
          </w:p>
        </w:tc>
        <w:tc>
          <w:tcPr>
            <w:tcW w:w="1071" w:type="dxa"/>
            <w:tcBorders>
              <w:top w:val="nil"/>
              <w:left w:val="nil"/>
              <w:bottom w:val="single" w:sz="4" w:space="0" w:color="ACB9CA"/>
              <w:right w:val="single" w:sz="4" w:space="0" w:color="ACB9CA"/>
            </w:tcBorders>
            <w:shd w:val="clear" w:color="000000" w:fill="FFFFFF"/>
            <w:vAlign w:val="center"/>
            <w:hideMark/>
          </w:tcPr>
          <w:p w14:paraId="0B29B3A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vAlign w:val="center"/>
            <w:hideMark/>
          </w:tcPr>
          <w:p w14:paraId="59DDCCE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33788</w:t>
            </w:r>
          </w:p>
        </w:tc>
        <w:tc>
          <w:tcPr>
            <w:tcW w:w="1230" w:type="dxa"/>
            <w:tcBorders>
              <w:top w:val="nil"/>
              <w:left w:val="nil"/>
              <w:bottom w:val="single" w:sz="4" w:space="0" w:color="ACB9CA"/>
              <w:right w:val="single" w:sz="4" w:space="0" w:color="ACB9CA"/>
            </w:tcBorders>
            <w:shd w:val="clear" w:color="000000" w:fill="FFFFFF"/>
            <w:vAlign w:val="center"/>
            <w:hideMark/>
          </w:tcPr>
          <w:p w14:paraId="2D0AC5D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6DF95C5"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49B31928"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Visit_Expense_page</w:t>
            </w:r>
          </w:p>
        </w:tc>
        <w:tc>
          <w:tcPr>
            <w:tcW w:w="667" w:type="dxa"/>
            <w:tcBorders>
              <w:top w:val="nil"/>
              <w:left w:val="nil"/>
              <w:bottom w:val="single" w:sz="4" w:space="0" w:color="ACB9CA"/>
              <w:right w:val="single" w:sz="4" w:space="0" w:color="ACB9CA"/>
            </w:tcBorders>
            <w:shd w:val="clear" w:color="000000" w:fill="FFFFFF"/>
            <w:vAlign w:val="center"/>
            <w:hideMark/>
          </w:tcPr>
          <w:p w14:paraId="76D8F5D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w:t>
            </w:r>
          </w:p>
        </w:tc>
        <w:tc>
          <w:tcPr>
            <w:tcW w:w="1299" w:type="dxa"/>
            <w:tcBorders>
              <w:top w:val="nil"/>
              <w:left w:val="nil"/>
              <w:bottom w:val="single" w:sz="4" w:space="0" w:color="ACB9CA"/>
              <w:right w:val="single" w:sz="4" w:space="0" w:color="ACB9CA"/>
            </w:tcBorders>
            <w:shd w:val="clear" w:color="000000" w:fill="FFFFFF"/>
            <w:vAlign w:val="center"/>
            <w:hideMark/>
          </w:tcPr>
          <w:p w14:paraId="7C5BF89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11323.74</w:t>
            </w:r>
          </w:p>
        </w:tc>
        <w:tc>
          <w:tcPr>
            <w:tcW w:w="741" w:type="dxa"/>
            <w:tcBorders>
              <w:top w:val="nil"/>
              <w:left w:val="nil"/>
              <w:bottom w:val="single" w:sz="4" w:space="0" w:color="ACB9CA"/>
              <w:right w:val="single" w:sz="4" w:space="0" w:color="ACB9CA"/>
            </w:tcBorders>
            <w:shd w:val="clear" w:color="000000" w:fill="FFFFFF"/>
            <w:vAlign w:val="center"/>
            <w:hideMark/>
          </w:tcPr>
          <w:p w14:paraId="6F5BCD2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0.16</w:t>
            </w:r>
          </w:p>
        </w:tc>
        <w:tc>
          <w:tcPr>
            <w:tcW w:w="1070" w:type="dxa"/>
            <w:tcBorders>
              <w:top w:val="nil"/>
              <w:left w:val="nil"/>
              <w:bottom w:val="single" w:sz="4" w:space="0" w:color="ACB9CA"/>
              <w:right w:val="single" w:sz="4" w:space="0" w:color="ACB9CA"/>
            </w:tcBorders>
            <w:shd w:val="clear" w:color="000000" w:fill="FFFFFF"/>
            <w:vAlign w:val="center"/>
            <w:hideMark/>
          </w:tcPr>
          <w:p w14:paraId="2FDB5D5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32793.59</w:t>
            </w:r>
          </w:p>
        </w:tc>
        <w:tc>
          <w:tcPr>
            <w:tcW w:w="1070" w:type="dxa"/>
            <w:tcBorders>
              <w:top w:val="nil"/>
              <w:left w:val="nil"/>
              <w:bottom w:val="single" w:sz="4" w:space="0" w:color="ACB9CA"/>
              <w:right w:val="single" w:sz="4" w:space="0" w:color="ACB9CA"/>
            </w:tcBorders>
            <w:shd w:val="clear" w:color="000000" w:fill="FFFFFF"/>
            <w:vAlign w:val="center"/>
            <w:hideMark/>
          </w:tcPr>
          <w:p w14:paraId="0D97ACC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34179.29</w:t>
            </w:r>
          </w:p>
        </w:tc>
        <w:tc>
          <w:tcPr>
            <w:tcW w:w="1070" w:type="dxa"/>
            <w:tcBorders>
              <w:top w:val="nil"/>
              <w:left w:val="nil"/>
              <w:bottom w:val="single" w:sz="4" w:space="0" w:color="ACB9CA"/>
              <w:right w:val="single" w:sz="4" w:space="0" w:color="ACB9CA"/>
            </w:tcBorders>
            <w:shd w:val="clear" w:color="000000" w:fill="FFFFFF"/>
            <w:vAlign w:val="center"/>
            <w:hideMark/>
          </w:tcPr>
          <w:p w14:paraId="0ECC9C5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35391.31</w:t>
            </w:r>
          </w:p>
        </w:tc>
        <w:tc>
          <w:tcPr>
            <w:tcW w:w="1071" w:type="dxa"/>
            <w:tcBorders>
              <w:top w:val="nil"/>
              <w:left w:val="nil"/>
              <w:bottom w:val="single" w:sz="4" w:space="0" w:color="ACB9CA"/>
              <w:right w:val="single" w:sz="4" w:space="0" w:color="ACB9CA"/>
            </w:tcBorders>
            <w:shd w:val="clear" w:color="000000" w:fill="FFFFFF"/>
            <w:vAlign w:val="center"/>
            <w:hideMark/>
          </w:tcPr>
          <w:p w14:paraId="5A96C97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106</w:t>
            </w:r>
          </w:p>
        </w:tc>
        <w:tc>
          <w:tcPr>
            <w:tcW w:w="1071" w:type="dxa"/>
            <w:tcBorders>
              <w:top w:val="nil"/>
              <w:left w:val="nil"/>
              <w:bottom w:val="single" w:sz="4" w:space="0" w:color="ACB9CA"/>
              <w:right w:val="single" w:sz="4" w:space="0" w:color="ACB9CA"/>
            </w:tcBorders>
            <w:shd w:val="clear" w:color="000000" w:fill="FFFFFF"/>
            <w:vAlign w:val="center"/>
            <w:hideMark/>
          </w:tcPr>
          <w:p w14:paraId="65BAB5F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36805</w:t>
            </w:r>
          </w:p>
        </w:tc>
        <w:tc>
          <w:tcPr>
            <w:tcW w:w="1230" w:type="dxa"/>
            <w:tcBorders>
              <w:top w:val="nil"/>
              <w:left w:val="nil"/>
              <w:bottom w:val="single" w:sz="4" w:space="0" w:color="ACB9CA"/>
              <w:right w:val="single" w:sz="4" w:space="0" w:color="ACB9CA"/>
            </w:tcBorders>
            <w:shd w:val="clear" w:color="000000" w:fill="FFFFFF"/>
            <w:vAlign w:val="center"/>
            <w:hideMark/>
          </w:tcPr>
          <w:p w14:paraId="46E47EC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Del="00BC68F6" w14:paraId="6977462D" w14:textId="77777777" w:rsidTr="00BD4538">
        <w:trPr>
          <w:trHeight w:val="300"/>
          <w:del w:id="3922" w:author="khanguyen" w:date="2017-03-17T22:55:00Z"/>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0A817060" w14:textId="77777777" w:rsidR="00BD4538" w:rsidRPr="00C47FE2" w:rsidDel="00BC68F6" w:rsidRDefault="00BD4538" w:rsidP="00BD4538">
            <w:pPr>
              <w:spacing w:before="0" w:after="0" w:line="240" w:lineRule="auto"/>
              <w:ind w:firstLineChars="100" w:firstLine="200"/>
              <w:rPr>
                <w:del w:id="3923" w:author="khanguyen" w:date="2017-03-17T22:55:00Z"/>
                <w:rFonts w:eastAsia="Times New Roman" w:cs="Arial"/>
                <w:color w:val="4B4B63"/>
                <w:sz w:val="20"/>
                <w:szCs w:val="20"/>
                <w:lang w:val="en-US"/>
              </w:rPr>
            </w:pPr>
            <w:del w:id="3924" w:author="khanguyen" w:date="2017-03-17T22:55:00Z">
              <w:r w:rsidRPr="00C47FE2" w:rsidDel="00BC68F6">
                <w:rPr>
                  <w:rFonts w:eastAsia="Times New Roman" w:cs="Arial"/>
                  <w:color w:val="4B4B63"/>
                  <w:sz w:val="20"/>
                  <w:szCs w:val="20"/>
                  <w:lang w:val="en-US"/>
                </w:rPr>
                <w:delText>Visit_Home&amp;Login_page</w:delText>
              </w:r>
            </w:del>
          </w:p>
        </w:tc>
        <w:tc>
          <w:tcPr>
            <w:tcW w:w="667" w:type="dxa"/>
            <w:tcBorders>
              <w:top w:val="nil"/>
              <w:left w:val="nil"/>
              <w:bottom w:val="single" w:sz="4" w:space="0" w:color="ACB9CA"/>
              <w:right w:val="single" w:sz="4" w:space="0" w:color="ACB9CA"/>
            </w:tcBorders>
            <w:shd w:val="clear" w:color="000000" w:fill="FFFFFF"/>
            <w:vAlign w:val="center"/>
            <w:hideMark/>
          </w:tcPr>
          <w:p w14:paraId="22C0C322" w14:textId="77777777" w:rsidR="00BD4538" w:rsidRPr="00C47FE2" w:rsidDel="00BC68F6" w:rsidRDefault="00BD4538" w:rsidP="00BD4538">
            <w:pPr>
              <w:spacing w:before="0" w:after="0" w:line="240" w:lineRule="auto"/>
              <w:jc w:val="right"/>
              <w:rPr>
                <w:del w:id="3925" w:author="khanguyen" w:date="2017-03-17T22:55:00Z"/>
                <w:rFonts w:eastAsia="Times New Roman" w:cs="Arial"/>
                <w:color w:val="4B4B63"/>
                <w:sz w:val="20"/>
                <w:szCs w:val="20"/>
                <w:lang w:val="en-US"/>
              </w:rPr>
            </w:pPr>
            <w:del w:id="3926" w:author="khanguyen" w:date="2017-03-17T22:55:00Z">
              <w:r w:rsidRPr="00C47FE2" w:rsidDel="00BC68F6">
                <w:rPr>
                  <w:rFonts w:eastAsia="Times New Roman" w:cs="Arial"/>
                  <w:color w:val="4B4B63"/>
                  <w:sz w:val="20"/>
                  <w:szCs w:val="20"/>
                  <w:lang w:val="en-US"/>
                </w:rPr>
                <w:delText>2967</w:delText>
              </w:r>
            </w:del>
          </w:p>
        </w:tc>
        <w:tc>
          <w:tcPr>
            <w:tcW w:w="1299" w:type="dxa"/>
            <w:tcBorders>
              <w:top w:val="nil"/>
              <w:left w:val="nil"/>
              <w:bottom w:val="single" w:sz="4" w:space="0" w:color="ACB9CA"/>
              <w:right w:val="single" w:sz="4" w:space="0" w:color="ACB9CA"/>
            </w:tcBorders>
            <w:shd w:val="clear" w:color="000000" w:fill="FFFFFF"/>
            <w:vAlign w:val="center"/>
            <w:hideMark/>
          </w:tcPr>
          <w:p w14:paraId="580AA1ED" w14:textId="77777777" w:rsidR="00BD4538" w:rsidRPr="00C47FE2" w:rsidDel="00BC68F6" w:rsidRDefault="00BD4538" w:rsidP="00BD4538">
            <w:pPr>
              <w:spacing w:before="0" w:after="0" w:line="240" w:lineRule="auto"/>
              <w:jc w:val="right"/>
              <w:rPr>
                <w:del w:id="3927" w:author="khanguyen" w:date="2017-03-17T22:55:00Z"/>
                <w:rFonts w:eastAsia="Times New Roman" w:cs="Arial"/>
                <w:color w:val="4B4B63"/>
                <w:sz w:val="20"/>
                <w:szCs w:val="20"/>
                <w:lang w:val="en-US"/>
              </w:rPr>
            </w:pPr>
            <w:del w:id="3928" w:author="khanguyen" w:date="2017-03-17T22:55:00Z">
              <w:r w:rsidRPr="00C47FE2" w:rsidDel="00BC68F6">
                <w:rPr>
                  <w:rFonts w:eastAsia="Times New Roman" w:cs="Arial"/>
                  <w:color w:val="4B4B63"/>
                  <w:sz w:val="20"/>
                  <w:szCs w:val="20"/>
                  <w:lang w:val="en-US"/>
                </w:rPr>
                <w:delText>6733.57</w:delText>
              </w:r>
            </w:del>
          </w:p>
        </w:tc>
        <w:tc>
          <w:tcPr>
            <w:tcW w:w="741" w:type="dxa"/>
            <w:tcBorders>
              <w:top w:val="nil"/>
              <w:left w:val="nil"/>
              <w:bottom w:val="single" w:sz="4" w:space="0" w:color="ACB9CA"/>
              <w:right w:val="single" w:sz="4" w:space="0" w:color="ACB9CA"/>
            </w:tcBorders>
            <w:shd w:val="clear" w:color="000000" w:fill="FFFFFF"/>
            <w:vAlign w:val="center"/>
            <w:hideMark/>
          </w:tcPr>
          <w:p w14:paraId="2AF2F23E" w14:textId="77777777" w:rsidR="00BD4538" w:rsidRPr="00C47FE2" w:rsidDel="00BC68F6" w:rsidRDefault="00BD4538" w:rsidP="00BD4538">
            <w:pPr>
              <w:spacing w:before="0" w:after="0" w:line="240" w:lineRule="auto"/>
              <w:jc w:val="right"/>
              <w:rPr>
                <w:del w:id="3929" w:author="khanguyen" w:date="2017-03-17T22:55:00Z"/>
                <w:rFonts w:eastAsia="Times New Roman" w:cs="Arial"/>
                <w:color w:val="4B4B63"/>
                <w:sz w:val="20"/>
                <w:szCs w:val="20"/>
                <w:lang w:val="en-US"/>
              </w:rPr>
            </w:pPr>
            <w:del w:id="3930" w:author="khanguyen" w:date="2017-03-17T22:55:00Z">
              <w:r w:rsidRPr="00C47FE2" w:rsidDel="00BC68F6">
                <w:rPr>
                  <w:rFonts w:eastAsia="Times New Roman" w:cs="Arial"/>
                  <w:color w:val="4B4B63"/>
                  <w:sz w:val="20"/>
                  <w:szCs w:val="20"/>
                  <w:lang w:val="en-US"/>
                </w:rPr>
                <w:delText>0.45</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4543F2A4" w14:textId="77777777" w:rsidR="00BD4538" w:rsidRPr="00C47FE2" w:rsidDel="00BC68F6" w:rsidRDefault="00BD4538" w:rsidP="00BD4538">
            <w:pPr>
              <w:spacing w:before="0" w:after="0" w:line="240" w:lineRule="auto"/>
              <w:jc w:val="right"/>
              <w:rPr>
                <w:del w:id="3931" w:author="khanguyen" w:date="2017-03-17T22:55:00Z"/>
                <w:rFonts w:eastAsia="Times New Roman" w:cs="Arial"/>
                <w:color w:val="4B4B63"/>
                <w:sz w:val="20"/>
                <w:szCs w:val="20"/>
                <w:lang w:val="en-US"/>
              </w:rPr>
            </w:pPr>
            <w:del w:id="3932" w:author="khanguyen" w:date="2017-03-17T22:55:00Z">
              <w:r w:rsidRPr="00C47FE2" w:rsidDel="00BC68F6">
                <w:rPr>
                  <w:rFonts w:eastAsia="Times New Roman" w:cs="Arial"/>
                  <w:color w:val="4B4B63"/>
                  <w:sz w:val="20"/>
                  <w:szCs w:val="20"/>
                  <w:lang w:val="en-US"/>
                </w:rPr>
                <w:delText>15279.1</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5AC0474E" w14:textId="77777777" w:rsidR="00BD4538" w:rsidRPr="00C47FE2" w:rsidDel="00BC68F6" w:rsidRDefault="00BD4538" w:rsidP="00BD4538">
            <w:pPr>
              <w:spacing w:before="0" w:after="0" w:line="240" w:lineRule="auto"/>
              <w:jc w:val="right"/>
              <w:rPr>
                <w:del w:id="3933" w:author="khanguyen" w:date="2017-03-17T22:55:00Z"/>
                <w:rFonts w:eastAsia="Times New Roman" w:cs="Arial"/>
                <w:color w:val="4B4B63"/>
                <w:sz w:val="20"/>
                <w:szCs w:val="20"/>
                <w:lang w:val="en-US"/>
              </w:rPr>
            </w:pPr>
            <w:del w:id="3934" w:author="khanguyen" w:date="2017-03-17T22:55:00Z">
              <w:r w:rsidRPr="00C47FE2" w:rsidDel="00BC68F6">
                <w:rPr>
                  <w:rFonts w:eastAsia="Times New Roman" w:cs="Arial"/>
                  <w:color w:val="4B4B63"/>
                  <w:sz w:val="20"/>
                  <w:szCs w:val="20"/>
                  <w:lang w:val="en-US"/>
                </w:rPr>
                <w:delText>29526.4</w:delText>
              </w:r>
            </w:del>
          </w:p>
        </w:tc>
        <w:tc>
          <w:tcPr>
            <w:tcW w:w="1070" w:type="dxa"/>
            <w:tcBorders>
              <w:top w:val="nil"/>
              <w:left w:val="nil"/>
              <w:bottom w:val="single" w:sz="4" w:space="0" w:color="ACB9CA"/>
              <w:right w:val="single" w:sz="4" w:space="0" w:color="ACB9CA"/>
            </w:tcBorders>
            <w:shd w:val="clear" w:color="000000" w:fill="FFFFFF"/>
            <w:vAlign w:val="center"/>
            <w:hideMark/>
          </w:tcPr>
          <w:p w14:paraId="1D7C715A" w14:textId="77777777" w:rsidR="00BD4538" w:rsidRPr="00C47FE2" w:rsidDel="00BC68F6" w:rsidRDefault="00BD4538" w:rsidP="00BD4538">
            <w:pPr>
              <w:spacing w:before="0" w:after="0" w:line="240" w:lineRule="auto"/>
              <w:jc w:val="right"/>
              <w:rPr>
                <w:del w:id="3935" w:author="khanguyen" w:date="2017-03-17T22:55:00Z"/>
                <w:rFonts w:eastAsia="Times New Roman" w:cs="Arial"/>
                <w:color w:val="4B4B63"/>
                <w:sz w:val="20"/>
                <w:szCs w:val="20"/>
                <w:lang w:val="en-US"/>
              </w:rPr>
            </w:pPr>
            <w:del w:id="3936" w:author="khanguyen" w:date="2017-03-17T22:55:00Z">
              <w:r w:rsidRPr="00C47FE2" w:rsidDel="00BC68F6">
                <w:rPr>
                  <w:rFonts w:eastAsia="Times New Roman" w:cs="Arial"/>
                  <w:color w:val="4B4B63"/>
                  <w:sz w:val="20"/>
                  <w:szCs w:val="20"/>
                  <w:lang w:val="en-US"/>
                </w:rPr>
                <w:delText>40462.67</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4A154065" w14:textId="77777777" w:rsidR="00BD4538" w:rsidRPr="00C47FE2" w:rsidDel="00BC68F6" w:rsidRDefault="00BD4538" w:rsidP="00BD4538">
            <w:pPr>
              <w:spacing w:before="0" w:after="0" w:line="240" w:lineRule="auto"/>
              <w:jc w:val="right"/>
              <w:rPr>
                <w:del w:id="3937" w:author="khanguyen" w:date="2017-03-17T22:55:00Z"/>
                <w:rFonts w:eastAsia="Times New Roman" w:cs="Arial"/>
                <w:color w:val="4B4B63"/>
                <w:sz w:val="20"/>
                <w:szCs w:val="20"/>
                <w:lang w:val="en-US"/>
              </w:rPr>
            </w:pPr>
            <w:del w:id="3938" w:author="khanguyen" w:date="2017-03-17T22:55:00Z">
              <w:r w:rsidRPr="00C47FE2" w:rsidDel="00BC68F6">
                <w:rPr>
                  <w:rFonts w:eastAsia="Times New Roman" w:cs="Arial"/>
                  <w:color w:val="4B4B63"/>
                  <w:sz w:val="20"/>
                  <w:szCs w:val="20"/>
                  <w:lang w:val="en-US"/>
                </w:rPr>
                <w:delText>201</w:delText>
              </w:r>
            </w:del>
          </w:p>
        </w:tc>
        <w:tc>
          <w:tcPr>
            <w:tcW w:w="1071" w:type="dxa"/>
            <w:tcBorders>
              <w:top w:val="nil"/>
              <w:left w:val="nil"/>
              <w:bottom w:val="single" w:sz="4" w:space="0" w:color="ACB9CA"/>
              <w:right w:val="single" w:sz="4" w:space="0" w:color="ACB9CA"/>
            </w:tcBorders>
            <w:shd w:val="clear" w:color="000000" w:fill="FFFFFF"/>
            <w:vAlign w:val="center"/>
            <w:hideMark/>
          </w:tcPr>
          <w:p w14:paraId="2C542D19" w14:textId="77777777" w:rsidR="00BD4538" w:rsidRPr="00C47FE2" w:rsidDel="00BC68F6" w:rsidRDefault="00BD4538" w:rsidP="00BD4538">
            <w:pPr>
              <w:spacing w:before="0" w:after="0" w:line="240" w:lineRule="auto"/>
              <w:jc w:val="right"/>
              <w:rPr>
                <w:del w:id="3939" w:author="khanguyen" w:date="2017-03-17T22:55:00Z"/>
                <w:rFonts w:eastAsia="Times New Roman" w:cs="Arial"/>
                <w:color w:val="4B4B63"/>
                <w:sz w:val="20"/>
                <w:szCs w:val="20"/>
                <w:lang w:val="en-US"/>
              </w:rPr>
            </w:pPr>
            <w:del w:id="3940" w:author="khanguyen" w:date="2017-03-17T22:55:00Z">
              <w:r w:rsidRPr="00C47FE2" w:rsidDel="00BC68F6">
                <w:rPr>
                  <w:rFonts w:eastAsia="Times New Roman" w:cs="Arial"/>
                  <w:color w:val="4B4B63"/>
                  <w:sz w:val="20"/>
                  <w:szCs w:val="20"/>
                  <w:lang w:val="en-US"/>
                </w:rPr>
                <w:delText>72225</w:delText>
              </w:r>
            </w:del>
          </w:p>
        </w:tc>
        <w:tc>
          <w:tcPr>
            <w:tcW w:w="1230" w:type="dxa"/>
            <w:tcBorders>
              <w:top w:val="nil"/>
              <w:left w:val="nil"/>
              <w:bottom w:val="single" w:sz="4" w:space="0" w:color="ACB9CA"/>
              <w:right w:val="single" w:sz="4" w:space="0" w:color="ACB9CA"/>
            </w:tcBorders>
            <w:shd w:val="clear" w:color="000000" w:fill="FFFFFF"/>
            <w:vAlign w:val="center"/>
            <w:hideMark/>
          </w:tcPr>
          <w:p w14:paraId="3452D9B8" w14:textId="77777777" w:rsidR="00BD4538" w:rsidRPr="00C47FE2" w:rsidDel="00BC68F6" w:rsidRDefault="00BD4538" w:rsidP="00BD4538">
            <w:pPr>
              <w:spacing w:before="0" w:after="0" w:line="240" w:lineRule="auto"/>
              <w:jc w:val="right"/>
              <w:rPr>
                <w:del w:id="3941" w:author="khanguyen" w:date="2017-03-17T22:55:00Z"/>
                <w:rFonts w:eastAsia="Times New Roman" w:cs="Arial"/>
                <w:color w:val="4B4B63"/>
                <w:sz w:val="20"/>
                <w:szCs w:val="20"/>
                <w:lang w:val="en-US"/>
              </w:rPr>
            </w:pPr>
            <w:del w:id="3942" w:author="khanguyen" w:date="2017-03-17T22:55:00Z">
              <w:r w:rsidRPr="00C47FE2" w:rsidDel="00BC68F6">
                <w:rPr>
                  <w:rFonts w:eastAsia="Times New Roman" w:cs="Arial"/>
                  <w:color w:val="4B4B63"/>
                  <w:sz w:val="20"/>
                  <w:szCs w:val="20"/>
                  <w:lang w:val="en-US"/>
                </w:rPr>
                <w:delText>0%</w:delText>
              </w:r>
            </w:del>
          </w:p>
        </w:tc>
      </w:tr>
      <w:tr w:rsidR="00BD4538" w:rsidRPr="00C47FE2" w14:paraId="4D186DC1"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1FCC207D"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Visit_Homepage</w:t>
            </w:r>
          </w:p>
        </w:tc>
        <w:tc>
          <w:tcPr>
            <w:tcW w:w="667" w:type="dxa"/>
            <w:tcBorders>
              <w:top w:val="nil"/>
              <w:left w:val="nil"/>
              <w:bottom w:val="single" w:sz="4" w:space="0" w:color="ACB9CA"/>
              <w:right w:val="single" w:sz="4" w:space="0" w:color="ACB9CA"/>
            </w:tcBorders>
            <w:shd w:val="clear" w:color="000000" w:fill="FFFFFF"/>
            <w:vAlign w:val="center"/>
            <w:hideMark/>
          </w:tcPr>
          <w:p w14:paraId="750723B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2467</w:t>
            </w:r>
          </w:p>
        </w:tc>
        <w:tc>
          <w:tcPr>
            <w:tcW w:w="1299" w:type="dxa"/>
            <w:tcBorders>
              <w:top w:val="nil"/>
              <w:left w:val="nil"/>
              <w:bottom w:val="single" w:sz="4" w:space="0" w:color="ACB9CA"/>
              <w:right w:val="single" w:sz="4" w:space="0" w:color="ACB9CA"/>
            </w:tcBorders>
            <w:shd w:val="clear" w:color="000000" w:fill="FFFFFF"/>
            <w:vAlign w:val="center"/>
            <w:hideMark/>
          </w:tcPr>
          <w:p w14:paraId="2DF2082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4159.07</w:t>
            </w:r>
          </w:p>
        </w:tc>
        <w:tc>
          <w:tcPr>
            <w:tcW w:w="741" w:type="dxa"/>
            <w:tcBorders>
              <w:top w:val="nil"/>
              <w:left w:val="nil"/>
              <w:bottom w:val="single" w:sz="4" w:space="0" w:color="ACB9CA"/>
              <w:right w:val="single" w:sz="4" w:space="0" w:color="ACB9CA"/>
            </w:tcBorders>
            <w:shd w:val="clear" w:color="000000" w:fill="FFFFFF"/>
            <w:vAlign w:val="center"/>
            <w:hideMark/>
          </w:tcPr>
          <w:p w14:paraId="3930D1B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0.37</w:t>
            </w:r>
          </w:p>
        </w:tc>
        <w:tc>
          <w:tcPr>
            <w:tcW w:w="1070" w:type="dxa"/>
            <w:tcBorders>
              <w:top w:val="nil"/>
              <w:left w:val="nil"/>
              <w:bottom w:val="single" w:sz="4" w:space="0" w:color="ACB9CA"/>
              <w:right w:val="single" w:sz="4" w:space="0" w:color="ACB9CA"/>
            </w:tcBorders>
            <w:shd w:val="clear" w:color="000000" w:fill="FFFFFF"/>
            <w:vAlign w:val="center"/>
            <w:hideMark/>
          </w:tcPr>
          <w:p w14:paraId="20E9F6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8263.01</w:t>
            </w:r>
          </w:p>
        </w:tc>
        <w:tc>
          <w:tcPr>
            <w:tcW w:w="1070" w:type="dxa"/>
            <w:tcBorders>
              <w:top w:val="nil"/>
              <w:left w:val="nil"/>
              <w:bottom w:val="single" w:sz="4" w:space="0" w:color="ACB9CA"/>
              <w:right w:val="single" w:sz="4" w:space="0" w:color="ACB9CA"/>
            </w:tcBorders>
            <w:shd w:val="clear" w:color="000000" w:fill="FFFFFF"/>
            <w:vAlign w:val="center"/>
            <w:hideMark/>
          </w:tcPr>
          <w:p w14:paraId="4A9EAB9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20745.34</w:t>
            </w:r>
          </w:p>
        </w:tc>
        <w:tc>
          <w:tcPr>
            <w:tcW w:w="1070" w:type="dxa"/>
            <w:tcBorders>
              <w:top w:val="nil"/>
              <w:left w:val="nil"/>
              <w:bottom w:val="single" w:sz="4" w:space="0" w:color="ACB9CA"/>
              <w:right w:val="single" w:sz="4" w:space="0" w:color="ACB9CA"/>
            </w:tcBorders>
            <w:shd w:val="clear" w:color="000000" w:fill="FFFFFF"/>
            <w:vAlign w:val="center"/>
            <w:hideMark/>
          </w:tcPr>
          <w:p w14:paraId="442A192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35754.1</w:t>
            </w:r>
          </w:p>
        </w:tc>
        <w:tc>
          <w:tcPr>
            <w:tcW w:w="1071" w:type="dxa"/>
            <w:tcBorders>
              <w:top w:val="nil"/>
              <w:left w:val="nil"/>
              <w:bottom w:val="single" w:sz="4" w:space="0" w:color="ACB9CA"/>
              <w:right w:val="single" w:sz="4" w:space="0" w:color="ACB9CA"/>
            </w:tcBorders>
            <w:shd w:val="clear" w:color="000000" w:fill="FFFFFF"/>
            <w:vAlign w:val="center"/>
            <w:hideMark/>
          </w:tcPr>
          <w:p w14:paraId="1E13975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w:t>
            </w:r>
          </w:p>
        </w:tc>
        <w:tc>
          <w:tcPr>
            <w:tcW w:w="1071" w:type="dxa"/>
            <w:tcBorders>
              <w:top w:val="nil"/>
              <w:left w:val="nil"/>
              <w:bottom w:val="single" w:sz="4" w:space="0" w:color="ACB9CA"/>
              <w:right w:val="single" w:sz="4" w:space="0" w:color="ACB9CA"/>
            </w:tcBorders>
            <w:shd w:val="clear" w:color="000000" w:fill="FFFFFF"/>
            <w:vAlign w:val="center"/>
            <w:hideMark/>
          </w:tcPr>
          <w:p w14:paraId="70A23BA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38337</w:t>
            </w:r>
          </w:p>
        </w:tc>
        <w:tc>
          <w:tcPr>
            <w:tcW w:w="1230" w:type="dxa"/>
            <w:tcBorders>
              <w:top w:val="nil"/>
              <w:left w:val="nil"/>
              <w:bottom w:val="single" w:sz="4" w:space="0" w:color="ACB9CA"/>
              <w:right w:val="single" w:sz="4" w:space="0" w:color="ACB9CA"/>
            </w:tcBorders>
            <w:shd w:val="clear" w:color="000000" w:fill="FFFFFF"/>
            <w:vAlign w:val="center"/>
            <w:hideMark/>
          </w:tcPr>
          <w:p w14:paraId="1AD734F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39E3606D"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3D376685"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Visit_Login_page</w:t>
            </w:r>
          </w:p>
        </w:tc>
        <w:tc>
          <w:tcPr>
            <w:tcW w:w="667" w:type="dxa"/>
            <w:tcBorders>
              <w:top w:val="nil"/>
              <w:left w:val="nil"/>
              <w:bottom w:val="single" w:sz="4" w:space="0" w:color="ACB9CA"/>
              <w:right w:val="single" w:sz="4" w:space="0" w:color="ACB9CA"/>
            </w:tcBorders>
            <w:shd w:val="clear" w:color="000000" w:fill="FFFFFF"/>
            <w:vAlign w:val="center"/>
            <w:hideMark/>
          </w:tcPr>
          <w:p w14:paraId="1164DB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2467</w:t>
            </w:r>
          </w:p>
        </w:tc>
        <w:tc>
          <w:tcPr>
            <w:tcW w:w="1299" w:type="dxa"/>
            <w:tcBorders>
              <w:top w:val="nil"/>
              <w:left w:val="nil"/>
              <w:bottom w:val="single" w:sz="4" w:space="0" w:color="ACB9CA"/>
              <w:right w:val="single" w:sz="4" w:space="0" w:color="ACB9CA"/>
            </w:tcBorders>
            <w:shd w:val="clear" w:color="000000" w:fill="FFFFFF"/>
            <w:vAlign w:val="center"/>
            <w:hideMark/>
          </w:tcPr>
          <w:p w14:paraId="653C05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2985.6</w:t>
            </w:r>
          </w:p>
        </w:tc>
        <w:tc>
          <w:tcPr>
            <w:tcW w:w="741" w:type="dxa"/>
            <w:tcBorders>
              <w:top w:val="nil"/>
              <w:left w:val="nil"/>
              <w:bottom w:val="single" w:sz="4" w:space="0" w:color="ACB9CA"/>
              <w:right w:val="single" w:sz="4" w:space="0" w:color="ACB9CA"/>
            </w:tcBorders>
            <w:shd w:val="clear" w:color="000000" w:fill="FFFFFF"/>
            <w:vAlign w:val="center"/>
            <w:hideMark/>
          </w:tcPr>
          <w:p w14:paraId="4AA85AD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0.37</w:t>
            </w:r>
          </w:p>
        </w:tc>
        <w:tc>
          <w:tcPr>
            <w:tcW w:w="1070" w:type="dxa"/>
            <w:tcBorders>
              <w:top w:val="nil"/>
              <w:left w:val="nil"/>
              <w:bottom w:val="single" w:sz="4" w:space="0" w:color="ACB9CA"/>
              <w:right w:val="single" w:sz="4" w:space="0" w:color="ACB9CA"/>
            </w:tcBorders>
            <w:shd w:val="clear" w:color="000000" w:fill="FFFFFF"/>
            <w:vAlign w:val="center"/>
            <w:hideMark/>
          </w:tcPr>
          <w:p w14:paraId="37B1F82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6339.98</w:t>
            </w:r>
          </w:p>
        </w:tc>
        <w:tc>
          <w:tcPr>
            <w:tcW w:w="1070" w:type="dxa"/>
            <w:tcBorders>
              <w:top w:val="nil"/>
              <w:left w:val="nil"/>
              <w:bottom w:val="single" w:sz="4" w:space="0" w:color="ACB9CA"/>
              <w:right w:val="single" w:sz="4" w:space="0" w:color="ACB9CA"/>
            </w:tcBorders>
            <w:shd w:val="clear" w:color="000000" w:fill="FFFFFF"/>
            <w:vAlign w:val="center"/>
            <w:hideMark/>
          </w:tcPr>
          <w:p w14:paraId="418A727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9802.74</w:t>
            </w:r>
          </w:p>
        </w:tc>
        <w:tc>
          <w:tcPr>
            <w:tcW w:w="1070" w:type="dxa"/>
            <w:tcBorders>
              <w:top w:val="nil"/>
              <w:left w:val="nil"/>
              <w:bottom w:val="single" w:sz="4" w:space="0" w:color="ACB9CA"/>
              <w:right w:val="single" w:sz="4" w:space="0" w:color="ACB9CA"/>
            </w:tcBorders>
            <w:shd w:val="clear" w:color="000000" w:fill="FFFFFF"/>
            <w:vAlign w:val="center"/>
            <w:hideMark/>
          </w:tcPr>
          <w:p w14:paraId="77555DA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31090.58</w:t>
            </w:r>
          </w:p>
        </w:tc>
        <w:tc>
          <w:tcPr>
            <w:tcW w:w="1071" w:type="dxa"/>
            <w:tcBorders>
              <w:top w:val="nil"/>
              <w:left w:val="nil"/>
              <w:bottom w:val="single" w:sz="4" w:space="0" w:color="ACB9CA"/>
              <w:right w:val="single" w:sz="4" w:space="0" w:color="ACB9CA"/>
            </w:tcBorders>
            <w:shd w:val="clear" w:color="000000" w:fill="FFFFFF"/>
            <w:vAlign w:val="center"/>
            <w:hideMark/>
          </w:tcPr>
          <w:p w14:paraId="20F77C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071" w:type="dxa"/>
            <w:tcBorders>
              <w:top w:val="nil"/>
              <w:left w:val="nil"/>
              <w:bottom w:val="single" w:sz="4" w:space="0" w:color="ACB9CA"/>
              <w:right w:val="single" w:sz="4" w:space="0" w:color="ACB9CA"/>
            </w:tcBorders>
            <w:shd w:val="clear" w:color="000000" w:fill="FFFFFF"/>
            <w:vAlign w:val="center"/>
            <w:hideMark/>
          </w:tcPr>
          <w:p w14:paraId="5176058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36732</w:t>
            </w:r>
          </w:p>
        </w:tc>
        <w:tc>
          <w:tcPr>
            <w:tcW w:w="1230" w:type="dxa"/>
            <w:tcBorders>
              <w:top w:val="nil"/>
              <w:left w:val="nil"/>
              <w:bottom w:val="single" w:sz="4" w:space="0" w:color="ACB9CA"/>
              <w:right w:val="single" w:sz="4" w:space="0" w:color="ACB9CA"/>
            </w:tcBorders>
            <w:shd w:val="clear" w:color="000000" w:fill="FFFFFF"/>
            <w:vAlign w:val="center"/>
            <w:hideMark/>
          </w:tcPr>
          <w:p w14:paraId="37BF1DB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256FFD4"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62F70DDD"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lastRenderedPageBreak/>
              <w:t>Visit_Project_page</w:t>
            </w:r>
          </w:p>
        </w:tc>
        <w:tc>
          <w:tcPr>
            <w:tcW w:w="667" w:type="dxa"/>
            <w:tcBorders>
              <w:top w:val="nil"/>
              <w:left w:val="nil"/>
              <w:bottom w:val="single" w:sz="4" w:space="0" w:color="ACB9CA"/>
              <w:right w:val="single" w:sz="4" w:space="0" w:color="ACB9CA"/>
            </w:tcBorders>
            <w:shd w:val="clear" w:color="000000" w:fill="FFFFFF"/>
            <w:vAlign w:val="center"/>
            <w:hideMark/>
          </w:tcPr>
          <w:p w14:paraId="3ADBB0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826</w:t>
            </w:r>
          </w:p>
        </w:tc>
        <w:tc>
          <w:tcPr>
            <w:tcW w:w="1299" w:type="dxa"/>
            <w:tcBorders>
              <w:top w:val="nil"/>
              <w:left w:val="nil"/>
              <w:bottom w:val="single" w:sz="4" w:space="0" w:color="ACB9CA"/>
              <w:right w:val="single" w:sz="4" w:space="0" w:color="ACB9CA"/>
            </w:tcBorders>
            <w:shd w:val="clear" w:color="000000" w:fill="FFFFFF"/>
            <w:vAlign w:val="center"/>
            <w:hideMark/>
          </w:tcPr>
          <w:p w14:paraId="18FEAC1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4318.9</w:t>
            </w:r>
          </w:p>
        </w:tc>
        <w:tc>
          <w:tcPr>
            <w:tcW w:w="741" w:type="dxa"/>
            <w:tcBorders>
              <w:top w:val="nil"/>
              <w:left w:val="nil"/>
              <w:bottom w:val="single" w:sz="4" w:space="0" w:color="ACB9CA"/>
              <w:right w:val="single" w:sz="4" w:space="0" w:color="ACB9CA"/>
            </w:tcBorders>
            <w:shd w:val="clear" w:color="000000" w:fill="FFFFFF"/>
            <w:vAlign w:val="center"/>
            <w:hideMark/>
          </w:tcPr>
          <w:p w14:paraId="7D1D74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0.15</w:t>
            </w:r>
          </w:p>
        </w:tc>
        <w:tc>
          <w:tcPr>
            <w:tcW w:w="1070" w:type="dxa"/>
            <w:tcBorders>
              <w:top w:val="nil"/>
              <w:left w:val="nil"/>
              <w:bottom w:val="single" w:sz="4" w:space="0" w:color="ACB9CA"/>
              <w:right w:val="single" w:sz="4" w:space="0" w:color="ACB9CA"/>
            </w:tcBorders>
            <w:shd w:val="clear" w:color="000000" w:fill="FFFFFF"/>
            <w:vAlign w:val="center"/>
            <w:hideMark/>
          </w:tcPr>
          <w:p w14:paraId="6E0C4E6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17519</w:t>
            </w:r>
          </w:p>
        </w:tc>
        <w:tc>
          <w:tcPr>
            <w:tcW w:w="1070" w:type="dxa"/>
            <w:tcBorders>
              <w:top w:val="nil"/>
              <w:left w:val="nil"/>
              <w:bottom w:val="single" w:sz="4" w:space="0" w:color="ACB9CA"/>
              <w:right w:val="single" w:sz="4" w:space="0" w:color="ACB9CA"/>
            </w:tcBorders>
            <w:shd w:val="clear" w:color="000000" w:fill="FFFFFF"/>
            <w:vAlign w:val="center"/>
            <w:hideMark/>
          </w:tcPr>
          <w:p w14:paraId="692802C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25231</w:t>
            </w:r>
          </w:p>
        </w:tc>
        <w:tc>
          <w:tcPr>
            <w:tcW w:w="1070" w:type="dxa"/>
            <w:tcBorders>
              <w:top w:val="nil"/>
              <w:left w:val="nil"/>
              <w:bottom w:val="single" w:sz="4" w:space="0" w:color="ACB9CA"/>
              <w:right w:val="single" w:sz="4" w:space="0" w:color="ACB9CA"/>
            </w:tcBorders>
            <w:shd w:val="clear" w:color="000000" w:fill="FFFFFF"/>
            <w:vAlign w:val="center"/>
            <w:hideMark/>
          </w:tcPr>
          <w:p w14:paraId="3F0086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32559</w:t>
            </w:r>
          </w:p>
        </w:tc>
        <w:tc>
          <w:tcPr>
            <w:tcW w:w="1071" w:type="dxa"/>
            <w:tcBorders>
              <w:top w:val="nil"/>
              <w:left w:val="nil"/>
              <w:bottom w:val="single" w:sz="4" w:space="0" w:color="ACB9CA"/>
              <w:right w:val="single" w:sz="4" w:space="0" w:color="ACB9CA"/>
            </w:tcBorders>
            <w:shd w:val="clear" w:color="000000" w:fill="FFFFFF"/>
            <w:vAlign w:val="center"/>
            <w:hideMark/>
          </w:tcPr>
          <w:p w14:paraId="123E85D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1" w:type="dxa"/>
            <w:tcBorders>
              <w:top w:val="nil"/>
              <w:left w:val="nil"/>
              <w:bottom w:val="single" w:sz="4" w:space="0" w:color="ACB9CA"/>
              <w:right w:val="single" w:sz="4" w:space="0" w:color="ACB9CA"/>
            </w:tcBorders>
            <w:shd w:val="clear" w:color="000000" w:fill="FFFFFF"/>
            <w:vAlign w:val="center"/>
            <w:hideMark/>
          </w:tcPr>
          <w:p w14:paraId="03A22A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34559</w:t>
            </w:r>
          </w:p>
        </w:tc>
        <w:tc>
          <w:tcPr>
            <w:tcW w:w="1230" w:type="dxa"/>
            <w:tcBorders>
              <w:top w:val="nil"/>
              <w:left w:val="nil"/>
              <w:bottom w:val="single" w:sz="4" w:space="0" w:color="ACB9CA"/>
              <w:right w:val="single" w:sz="4" w:space="0" w:color="ACB9CA"/>
            </w:tcBorders>
            <w:shd w:val="clear" w:color="000000" w:fill="FFFFFF"/>
            <w:vAlign w:val="center"/>
            <w:hideMark/>
          </w:tcPr>
          <w:p w14:paraId="7F41975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B5E0885"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FFFFFF"/>
            <w:noWrap/>
            <w:vAlign w:val="center"/>
            <w:hideMark/>
          </w:tcPr>
          <w:p w14:paraId="2EA1362B"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Visit_SaleProposal_page</w:t>
            </w:r>
          </w:p>
        </w:tc>
        <w:tc>
          <w:tcPr>
            <w:tcW w:w="667" w:type="dxa"/>
            <w:tcBorders>
              <w:top w:val="nil"/>
              <w:left w:val="nil"/>
              <w:bottom w:val="single" w:sz="4" w:space="0" w:color="ACB9CA"/>
              <w:right w:val="single" w:sz="4" w:space="0" w:color="ACB9CA"/>
            </w:tcBorders>
            <w:shd w:val="clear" w:color="000000" w:fill="FFFFFF"/>
            <w:vAlign w:val="center"/>
            <w:hideMark/>
          </w:tcPr>
          <w:p w14:paraId="79A7D46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2631</w:t>
            </w:r>
          </w:p>
        </w:tc>
        <w:tc>
          <w:tcPr>
            <w:tcW w:w="1299" w:type="dxa"/>
            <w:tcBorders>
              <w:top w:val="nil"/>
              <w:left w:val="nil"/>
              <w:bottom w:val="single" w:sz="4" w:space="0" w:color="ACB9CA"/>
              <w:right w:val="single" w:sz="4" w:space="0" w:color="ACB9CA"/>
            </w:tcBorders>
            <w:shd w:val="clear" w:color="000000" w:fill="FFFFFF"/>
            <w:vAlign w:val="center"/>
            <w:hideMark/>
          </w:tcPr>
          <w:p w14:paraId="368C69E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7720.4</w:t>
            </w:r>
          </w:p>
        </w:tc>
        <w:tc>
          <w:tcPr>
            <w:tcW w:w="741" w:type="dxa"/>
            <w:tcBorders>
              <w:top w:val="nil"/>
              <w:left w:val="nil"/>
              <w:bottom w:val="single" w:sz="4" w:space="0" w:color="ACB9CA"/>
              <w:right w:val="single" w:sz="4" w:space="0" w:color="ACB9CA"/>
            </w:tcBorders>
            <w:shd w:val="clear" w:color="000000" w:fill="FFFFFF"/>
            <w:vAlign w:val="center"/>
            <w:hideMark/>
          </w:tcPr>
          <w:p w14:paraId="43C6BD5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0.41</w:t>
            </w:r>
          </w:p>
        </w:tc>
        <w:tc>
          <w:tcPr>
            <w:tcW w:w="1070" w:type="dxa"/>
            <w:tcBorders>
              <w:top w:val="nil"/>
              <w:left w:val="nil"/>
              <w:bottom w:val="single" w:sz="4" w:space="0" w:color="ACB9CA"/>
              <w:right w:val="single" w:sz="4" w:space="0" w:color="ACB9CA"/>
            </w:tcBorders>
            <w:shd w:val="clear" w:color="000000" w:fill="FFFFFF"/>
            <w:vAlign w:val="center"/>
            <w:hideMark/>
          </w:tcPr>
          <w:p w14:paraId="3A59D1C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29795.41</w:t>
            </w:r>
          </w:p>
        </w:tc>
        <w:tc>
          <w:tcPr>
            <w:tcW w:w="1070" w:type="dxa"/>
            <w:tcBorders>
              <w:top w:val="nil"/>
              <w:left w:val="nil"/>
              <w:bottom w:val="single" w:sz="4" w:space="0" w:color="ACB9CA"/>
              <w:right w:val="single" w:sz="4" w:space="0" w:color="ACB9CA"/>
            </w:tcBorders>
            <w:shd w:val="clear" w:color="000000" w:fill="FFFFFF"/>
            <w:vAlign w:val="center"/>
            <w:hideMark/>
          </w:tcPr>
          <w:p w14:paraId="22D2653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32629.87</w:t>
            </w:r>
          </w:p>
        </w:tc>
        <w:tc>
          <w:tcPr>
            <w:tcW w:w="1070" w:type="dxa"/>
            <w:tcBorders>
              <w:top w:val="nil"/>
              <w:left w:val="nil"/>
              <w:bottom w:val="single" w:sz="4" w:space="0" w:color="ACB9CA"/>
              <w:right w:val="single" w:sz="4" w:space="0" w:color="ACB9CA"/>
            </w:tcBorders>
            <w:shd w:val="clear" w:color="000000" w:fill="FFFFFF"/>
            <w:vAlign w:val="center"/>
            <w:hideMark/>
          </w:tcPr>
          <w:p w14:paraId="7C829EB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34999.22</w:t>
            </w:r>
          </w:p>
        </w:tc>
        <w:tc>
          <w:tcPr>
            <w:tcW w:w="1071" w:type="dxa"/>
            <w:tcBorders>
              <w:top w:val="nil"/>
              <w:left w:val="nil"/>
              <w:bottom w:val="single" w:sz="4" w:space="0" w:color="ACB9CA"/>
              <w:right w:val="single" w:sz="4" w:space="0" w:color="ACB9CA"/>
            </w:tcBorders>
            <w:shd w:val="clear" w:color="000000" w:fill="FFFFFF"/>
            <w:vAlign w:val="center"/>
            <w:hideMark/>
          </w:tcPr>
          <w:p w14:paraId="3A10A0B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1" w:type="dxa"/>
            <w:tcBorders>
              <w:top w:val="nil"/>
              <w:left w:val="nil"/>
              <w:bottom w:val="single" w:sz="4" w:space="0" w:color="ACB9CA"/>
              <w:right w:val="single" w:sz="4" w:space="0" w:color="ACB9CA"/>
            </w:tcBorders>
            <w:shd w:val="clear" w:color="000000" w:fill="FFFFFF"/>
            <w:vAlign w:val="center"/>
            <w:hideMark/>
          </w:tcPr>
          <w:p w14:paraId="2AF331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36521</w:t>
            </w:r>
          </w:p>
        </w:tc>
        <w:tc>
          <w:tcPr>
            <w:tcW w:w="1230" w:type="dxa"/>
            <w:tcBorders>
              <w:top w:val="nil"/>
              <w:left w:val="nil"/>
              <w:bottom w:val="single" w:sz="4" w:space="0" w:color="ACB9CA"/>
              <w:right w:val="single" w:sz="4" w:space="0" w:color="ACB9CA"/>
            </w:tcBorders>
            <w:shd w:val="clear" w:color="000000" w:fill="FFFFFF"/>
            <w:vAlign w:val="center"/>
            <w:hideMark/>
          </w:tcPr>
          <w:p w14:paraId="4EC58A7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38794FBB" w14:textId="77777777" w:rsidTr="00BD4538">
        <w:trPr>
          <w:trHeight w:val="300"/>
        </w:trPr>
        <w:tc>
          <w:tcPr>
            <w:tcW w:w="4005" w:type="dxa"/>
            <w:tcBorders>
              <w:top w:val="nil"/>
              <w:left w:val="single" w:sz="4" w:space="0" w:color="ACB9CA"/>
              <w:bottom w:val="single" w:sz="4" w:space="0" w:color="ACB9CA"/>
              <w:right w:val="single" w:sz="4" w:space="0" w:color="ACB9CA"/>
            </w:tcBorders>
            <w:shd w:val="clear" w:color="000000" w:fill="EDF6FF"/>
            <w:noWrap/>
            <w:vAlign w:val="center"/>
            <w:hideMark/>
          </w:tcPr>
          <w:p w14:paraId="31799183" w14:textId="77777777" w:rsidR="00BD4538" w:rsidRPr="00C47FE2" w:rsidRDefault="00BD4538" w:rsidP="00BD4538">
            <w:pPr>
              <w:spacing w:before="0" w:after="0" w:line="240" w:lineRule="auto"/>
              <w:ind w:firstLineChars="100" w:firstLine="200"/>
              <w:rPr>
                <w:rFonts w:eastAsia="Times New Roman" w:cs="Arial"/>
                <w:color w:val="4B4B63"/>
                <w:sz w:val="20"/>
                <w:szCs w:val="20"/>
                <w:lang w:val="en-US"/>
              </w:rPr>
            </w:pPr>
            <w:r w:rsidRPr="00C47FE2">
              <w:rPr>
                <w:rFonts w:eastAsia="Times New Roman" w:cs="Arial"/>
                <w:color w:val="4B4B63"/>
                <w:sz w:val="20"/>
                <w:szCs w:val="20"/>
                <w:lang w:val="en-US"/>
              </w:rPr>
              <w:t>Visit_Timesheet page</w:t>
            </w:r>
          </w:p>
        </w:tc>
        <w:tc>
          <w:tcPr>
            <w:tcW w:w="667" w:type="dxa"/>
            <w:tcBorders>
              <w:top w:val="nil"/>
              <w:left w:val="nil"/>
              <w:bottom w:val="single" w:sz="4" w:space="0" w:color="ACB9CA"/>
              <w:right w:val="single" w:sz="4" w:space="0" w:color="ACB9CA"/>
            </w:tcBorders>
            <w:shd w:val="clear" w:color="000000" w:fill="EDF6FF"/>
            <w:vAlign w:val="center"/>
            <w:hideMark/>
          </w:tcPr>
          <w:p w14:paraId="1FD0151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1559</w:t>
            </w:r>
          </w:p>
        </w:tc>
        <w:tc>
          <w:tcPr>
            <w:tcW w:w="1299" w:type="dxa"/>
            <w:tcBorders>
              <w:top w:val="nil"/>
              <w:left w:val="nil"/>
              <w:bottom w:val="single" w:sz="4" w:space="0" w:color="ACB9CA"/>
              <w:right w:val="single" w:sz="4" w:space="0" w:color="ACB9CA"/>
            </w:tcBorders>
            <w:shd w:val="clear" w:color="000000" w:fill="EDF6FF"/>
            <w:vAlign w:val="center"/>
            <w:hideMark/>
          </w:tcPr>
          <w:p w14:paraId="0CC6370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8971.4</w:t>
            </w:r>
          </w:p>
        </w:tc>
        <w:tc>
          <w:tcPr>
            <w:tcW w:w="741" w:type="dxa"/>
            <w:tcBorders>
              <w:top w:val="nil"/>
              <w:left w:val="nil"/>
              <w:bottom w:val="single" w:sz="4" w:space="0" w:color="ACB9CA"/>
              <w:right w:val="single" w:sz="4" w:space="0" w:color="ACB9CA"/>
            </w:tcBorders>
            <w:shd w:val="clear" w:color="000000" w:fill="EDF6FF"/>
            <w:vAlign w:val="center"/>
            <w:hideMark/>
          </w:tcPr>
          <w:p w14:paraId="2B38C97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0.25</w:t>
            </w:r>
          </w:p>
        </w:tc>
        <w:tc>
          <w:tcPr>
            <w:tcW w:w="1070" w:type="dxa"/>
            <w:tcBorders>
              <w:top w:val="nil"/>
              <w:left w:val="nil"/>
              <w:bottom w:val="single" w:sz="4" w:space="0" w:color="ACB9CA"/>
              <w:right w:val="single" w:sz="4" w:space="0" w:color="ACB9CA"/>
            </w:tcBorders>
            <w:shd w:val="clear" w:color="000000" w:fill="EDF6FF"/>
            <w:vAlign w:val="center"/>
            <w:hideMark/>
          </w:tcPr>
          <w:p w14:paraId="3C95216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30339.15</w:t>
            </w:r>
          </w:p>
        </w:tc>
        <w:tc>
          <w:tcPr>
            <w:tcW w:w="1070" w:type="dxa"/>
            <w:tcBorders>
              <w:top w:val="nil"/>
              <w:left w:val="nil"/>
              <w:bottom w:val="single" w:sz="4" w:space="0" w:color="ACB9CA"/>
              <w:right w:val="single" w:sz="4" w:space="0" w:color="ACB9CA"/>
            </w:tcBorders>
            <w:shd w:val="clear" w:color="000000" w:fill="EDF6FF"/>
            <w:vAlign w:val="center"/>
            <w:hideMark/>
          </w:tcPr>
          <w:p w14:paraId="4030854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32630.61</w:t>
            </w:r>
          </w:p>
        </w:tc>
        <w:tc>
          <w:tcPr>
            <w:tcW w:w="1070" w:type="dxa"/>
            <w:tcBorders>
              <w:top w:val="nil"/>
              <w:left w:val="nil"/>
              <w:bottom w:val="single" w:sz="4" w:space="0" w:color="ACB9CA"/>
              <w:right w:val="single" w:sz="4" w:space="0" w:color="ACB9CA"/>
            </w:tcBorders>
            <w:shd w:val="clear" w:color="000000" w:fill="EDF6FF"/>
            <w:vAlign w:val="center"/>
            <w:hideMark/>
          </w:tcPr>
          <w:p w14:paraId="2076BCF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34931.22</w:t>
            </w:r>
          </w:p>
        </w:tc>
        <w:tc>
          <w:tcPr>
            <w:tcW w:w="1071" w:type="dxa"/>
            <w:tcBorders>
              <w:top w:val="nil"/>
              <w:left w:val="nil"/>
              <w:bottom w:val="single" w:sz="4" w:space="0" w:color="ACB9CA"/>
              <w:right w:val="single" w:sz="4" w:space="0" w:color="ACB9CA"/>
            </w:tcBorders>
            <w:shd w:val="clear" w:color="000000" w:fill="EDF6FF"/>
            <w:vAlign w:val="center"/>
            <w:hideMark/>
          </w:tcPr>
          <w:p w14:paraId="063CB32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w:t>
            </w:r>
          </w:p>
        </w:tc>
        <w:tc>
          <w:tcPr>
            <w:tcW w:w="1071" w:type="dxa"/>
            <w:tcBorders>
              <w:top w:val="nil"/>
              <w:left w:val="nil"/>
              <w:bottom w:val="single" w:sz="4" w:space="0" w:color="ACB9CA"/>
              <w:right w:val="single" w:sz="4" w:space="0" w:color="ACB9CA"/>
            </w:tcBorders>
            <w:shd w:val="clear" w:color="000000" w:fill="EDF6FF"/>
            <w:vAlign w:val="center"/>
            <w:hideMark/>
          </w:tcPr>
          <w:p w14:paraId="61B12A4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37567</w:t>
            </w:r>
          </w:p>
        </w:tc>
        <w:tc>
          <w:tcPr>
            <w:tcW w:w="1230" w:type="dxa"/>
            <w:tcBorders>
              <w:top w:val="nil"/>
              <w:left w:val="nil"/>
              <w:bottom w:val="single" w:sz="4" w:space="0" w:color="ACB9CA"/>
              <w:right w:val="single" w:sz="4" w:space="0" w:color="ACB9CA"/>
            </w:tcBorders>
            <w:shd w:val="clear" w:color="000000" w:fill="EDF6FF"/>
            <w:vAlign w:val="center"/>
            <w:hideMark/>
          </w:tcPr>
          <w:p w14:paraId="64AF69C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14:paraId="20F4965F" w14:textId="77777777" w:rsidR="00BD4538" w:rsidRPr="00C47FE2" w:rsidRDefault="00BD4538" w:rsidP="001A6FC7">
      <w:pPr>
        <w:pStyle w:val="ListParagraph"/>
        <w:rPr>
          <w:rFonts w:cs="Arial"/>
          <w:b/>
        </w:rPr>
      </w:pPr>
    </w:p>
    <w:p w14:paraId="62398164" w14:textId="77777777" w:rsidR="00BD4538" w:rsidRPr="00C47FE2" w:rsidRDefault="00BD4538" w:rsidP="001A6FC7">
      <w:pPr>
        <w:pStyle w:val="ListParagraph"/>
        <w:rPr>
          <w:rFonts w:cs="Arial"/>
          <w:b/>
        </w:rPr>
      </w:pPr>
    </w:p>
    <w:p w14:paraId="5325D316" w14:textId="77777777" w:rsidR="001A6FC7" w:rsidRPr="00C47FE2" w:rsidRDefault="001A6FC7" w:rsidP="00C822CB">
      <w:pPr>
        <w:pStyle w:val="Heading3"/>
        <w:rPr>
          <w:rFonts w:cs="Arial"/>
        </w:rPr>
      </w:pPr>
      <w:r w:rsidRPr="00C47FE2">
        <w:rPr>
          <w:rFonts w:cs="Arial"/>
        </w:rPr>
        <w:t>Errors Report</w:t>
      </w:r>
    </w:p>
    <w:tbl>
      <w:tblPr>
        <w:tblW w:w="6495" w:type="dxa"/>
        <w:tblInd w:w="93" w:type="dxa"/>
        <w:tblLook w:val="04A0" w:firstRow="1" w:lastRow="0" w:firstColumn="1" w:lastColumn="0" w:noHBand="0" w:noVBand="1"/>
        <w:tblPrChange w:id="3943" w:author="khanguyen" w:date="2017-03-17T23:45:00Z">
          <w:tblPr>
            <w:tblW w:w="7329" w:type="dxa"/>
            <w:tblInd w:w="93" w:type="dxa"/>
            <w:tblLook w:val="04A0" w:firstRow="1" w:lastRow="0" w:firstColumn="1" w:lastColumn="0" w:noHBand="0" w:noVBand="1"/>
          </w:tblPr>
        </w:tblPrChange>
      </w:tblPr>
      <w:tblGrid>
        <w:gridCol w:w="2462"/>
        <w:gridCol w:w="2529"/>
        <w:gridCol w:w="2067"/>
        <w:tblGridChange w:id="3944">
          <w:tblGrid>
            <w:gridCol w:w="2462"/>
            <w:gridCol w:w="2529"/>
            <w:gridCol w:w="1885"/>
          </w:tblGrid>
        </w:tblGridChange>
      </w:tblGrid>
      <w:tr w:rsidR="00637CF7" w:rsidRPr="00C47FE2" w14:paraId="218507B8" w14:textId="77777777" w:rsidTr="00637CF7">
        <w:trPr>
          <w:trHeight w:val="570"/>
          <w:trPrChange w:id="3945" w:author="khanguyen" w:date="2017-03-17T23:45:00Z">
            <w:trPr>
              <w:trHeight w:val="570"/>
            </w:trPr>
          </w:trPrChange>
        </w:trPr>
        <w:tc>
          <w:tcPr>
            <w:tcW w:w="2462"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Change w:id="3946" w:author="khanguyen" w:date="2017-03-17T23:45:00Z">
              <w:tcPr>
                <w:tcW w:w="2462"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tcPrChange>
          </w:tcPr>
          <w:p w14:paraId="6D1FD333" w14:textId="77777777" w:rsidR="00637CF7" w:rsidRPr="00C47FE2" w:rsidRDefault="00637CF7"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2529" w:type="dxa"/>
            <w:tcBorders>
              <w:top w:val="single" w:sz="4" w:space="0" w:color="ACB9CA"/>
              <w:left w:val="nil"/>
              <w:bottom w:val="single" w:sz="4" w:space="0" w:color="ACB9CA"/>
              <w:right w:val="single" w:sz="4" w:space="0" w:color="ACB9CA"/>
            </w:tcBorders>
            <w:shd w:val="clear" w:color="000000" w:fill="F4F9FE"/>
            <w:vAlign w:val="bottom"/>
            <w:hideMark/>
            <w:tcPrChange w:id="3947" w:author="khanguyen" w:date="2017-03-17T23:45:00Z">
              <w:tcPr>
                <w:tcW w:w="2529"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78F62E0E" w14:textId="77777777" w:rsidR="00637CF7" w:rsidRPr="00C47FE2" w:rsidRDefault="00637CF7"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1504" w:type="dxa"/>
            <w:tcBorders>
              <w:top w:val="single" w:sz="4" w:space="0" w:color="ACB9CA"/>
              <w:left w:val="nil"/>
              <w:bottom w:val="single" w:sz="4" w:space="0" w:color="ACB9CA"/>
              <w:right w:val="single" w:sz="4" w:space="0" w:color="ACB9CA"/>
            </w:tcBorders>
            <w:shd w:val="clear" w:color="000000" w:fill="F4F9FE"/>
            <w:vAlign w:val="bottom"/>
            <w:hideMark/>
            <w:tcPrChange w:id="3948" w:author="khanguyen" w:date="2017-03-17T23:45:00Z">
              <w:tcPr>
                <w:tcW w:w="1384"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6FC4482F" w14:textId="77777777" w:rsidR="00637CF7" w:rsidRDefault="00637CF7" w:rsidP="00637CF7">
            <w:pPr>
              <w:spacing w:before="0" w:after="0" w:line="240" w:lineRule="auto"/>
              <w:rPr>
                <w:ins w:id="3949" w:author="khanguyen" w:date="2017-03-17T23:46:00Z"/>
                <w:rFonts w:eastAsia="Times New Roman" w:cs="Arial"/>
                <w:b/>
                <w:bCs/>
                <w:color w:val="4B4B63"/>
                <w:sz w:val="18"/>
                <w:szCs w:val="18"/>
                <w:lang w:val="en-US"/>
              </w:rPr>
            </w:pPr>
            <w:ins w:id="3950" w:author="khanguyen" w:date="2017-03-17T23:46:00Z">
              <w:r w:rsidRPr="00C47FE2">
                <w:rPr>
                  <w:rFonts w:eastAsia="Times New Roman" w:cs="Arial"/>
                  <w:b/>
                  <w:bCs/>
                  <w:color w:val="4B4B63"/>
                  <w:sz w:val="18"/>
                  <w:szCs w:val="18"/>
                  <w:lang w:val="en-US"/>
                </w:rPr>
                <w:t>Percentage</w:t>
              </w:r>
              <w:r>
                <w:rPr>
                  <w:rFonts w:eastAsia="Times New Roman" w:cs="Arial"/>
                  <w:b/>
                  <w:bCs/>
                  <w:color w:val="4B4B63"/>
                  <w:sz w:val="18"/>
                  <w:szCs w:val="18"/>
                  <w:lang w:val="en-US"/>
                </w:rPr>
                <w:t xml:space="preserve"> </w:t>
              </w:r>
            </w:ins>
          </w:p>
          <w:p w14:paraId="37BB24F1" w14:textId="58121694" w:rsidR="00637CF7" w:rsidRPr="00C47FE2" w:rsidRDefault="00637CF7" w:rsidP="00637CF7">
            <w:pPr>
              <w:spacing w:before="0" w:after="0" w:line="240" w:lineRule="auto"/>
              <w:rPr>
                <w:rFonts w:eastAsia="Times New Roman" w:cs="Arial"/>
                <w:b/>
                <w:bCs/>
                <w:color w:val="4B4B63"/>
                <w:sz w:val="18"/>
                <w:szCs w:val="18"/>
                <w:lang w:val="en-US"/>
              </w:rPr>
            </w:pPr>
            <w:ins w:id="3951" w:author="khanguyen" w:date="2017-03-17T23:46:00Z">
              <w:r>
                <w:rPr>
                  <w:rFonts w:eastAsia="Times New Roman" w:cs="Arial"/>
                  <w:b/>
                  <w:bCs/>
                  <w:color w:val="4B4B63"/>
                  <w:sz w:val="18"/>
                  <w:szCs w:val="18"/>
                  <w:lang w:val="en-US"/>
                </w:rPr>
                <w:t>(% Errors/ Total #samples)</w:t>
              </w:r>
            </w:ins>
            <w:del w:id="3952" w:author="khanguyen" w:date="2017-03-17T23:46:00Z">
              <w:r w:rsidRPr="00C47FE2" w:rsidDel="00637CF7">
                <w:rPr>
                  <w:rFonts w:eastAsia="Times New Roman" w:cs="Arial"/>
                  <w:b/>
                  <w:bCs/>
                  <w:color w:val="4B4B63"/>
                  <w:sz w:val="18"/>
                  <w:szCs w:val="18"/>
                  <w:lang w:val="en-US"/>
                </w:rPr>
                <w:delText>Percentage</w:delText>
              </w:r>
            </w:del>
          </w:p>
        </w:tc>
      </w:tr>
      <w:tr w:rsidR="00637CF7" w:rsidRPr="00C47FE2" w14:paraId="604A222A" w14:textId="77777777" w:rsidTr="00637CF7">
        <w:trPr>
          <w:trHeight w:val="300"/>
          <w:trPrChange w:id="3953" w:author="khanguyen" w:date="2017-03-17T23:45:00Z">
            <w:trPr>
              <w:trHeight w:val="300"/>
            </w:trPr>
          </w:trPrChange>
        </w:trPr>
        <w:tc>
          <w:tcPr>
            <w:tcW w:w="2462" w:type="dxa"/>
            <w:tcBorders>
              <w:top w:val="nil"/>
              <w:left w:val="single" w:sz="4" w:space="0" w:color="ACB9CA"/>
              <w:bottom w:val="single" w:sz="4" w:space="0" w:color="ACB9CA"/>
              <w:right w:val="single" w:sz="4" w:space="0" w:color="ACB9CA"/>
            </w:tcBorders>
            <w:shd w:val="clear" w:color="000000" w:fill="FFFFFF"/>
            <w:noWrap/>
            <w:vAlign w:val="center"/>
            <w:hideMark/>
            <w:tcPrChange w:id="3954" w:author="khanguyen" w:date="2017-03-17T23:45:00Z">
              <w:tcPr>
                <w:tcW w:w="2462"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785F357"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2529" w:type="dxa"/>
            <w:tcBorders>
              <w:top w:val="nil"/>
              <w:left w:val="nil"/>
              <w:bottom w:val="single" w:sz="4" w:space="0" w:color="ACB9CA"/>
              <w:right w:val="single" w:sz="4" w:space="0" w:color="ACB9CA"/>
            </w:tcBorders>
            <w:shd w:val="clear" w:color="000000" w:fill="FFFFFF"/>
            <w:noWrap/>
            <w:vAlign w:val="center"/>
            <w:hideMark/>
            <w:tcPrChange w:id="3955" w:author="khanguyen" w:date="2017-03-17T23:45:00Z">
              <w:tcPr>
                <w:tcW w:w="2529" w:type="dxa"/>
                <w:tcBorders>
                  <w:top w:val="nil"/>
                  <w:left w:val="nil"/>
                  <w:bottom w:val="single" w:sz="4" w:space="0" w:color="ACB9CA"/>
                  <w:right w:val="single" w:sz="4" w:space="0" w:color="ACB9CA"/>
                </w:tcBorders>
                <w:shd w:val="clear" w:color="000000" w:fill="FFFFFF"/>
                <w:noWrap/>
                <w:vAlign w:val="center"/>
                <w:hideMark/>
              </w:tcPr>
            </w:tcPrChange>
          </w:tcPr>
          <w:p w14:paraId="38D50DBF"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1504" w:type="dxa"/>
            <w:vMerge w:val="restart"/>
            <w:tcBorders>
              <w:top w:val="nil"/>
              <w:left w:val="nil"/>
              <w:right w:val="single" w:sz="4" w:space="0" w:color="ACB9CA"/>
            </w:tcBorders>
            <w:shd w:val="clear" w:color="000000" w:fill="FFFFFF"/>
            <w:noWrap/>
            <w:vAlign w:val="center"/>
            <w:hideMark/>
            <w:tcPrChange w:id="3956" w:author="khanguyen" w:date="2017-03-17T23:45:00Z">
              <w:tcPr>
                <w:tcW w:w="1384" w:type="dxa"/>
                <w:vMerge w:val="restart"/>
                <w:tcBorders>
                  <w:top w:val="nil"/>
                  <w:left w:val="nil"/>
                  <w:right w:val="single" w:sz="4" w:space="0" w:color="ACB9CA"/>
                </w:tcBorders>
                <w:shd w:val="clear" w:color="000000" w:fill="FFFFFF"/>
                <w:noWrap/>
                <w:vAlign w:val="center"/>
                <w:hideMark/>
              </w:tcPr>
            </w:tcPrChange>
          </w:tcPr>
          <w:p w14:paraId="13DC721F" w14:textId="5967E72C" w:rsidR="00637CF7" w:rsidRPr="00C47FE2" w:rsidDel="00637CF7" w:rsidRDefault="00637CF7" w:rsidP="00BD4538">
            <w:pPr>
              <w:spacing w:before="0" w:after="0" w:line="240" w:lineRule="auto"/>
              <w:rPr>
                <w:del w:id="3957" w:author="khanguyen" w:date="2017-03-17T23:44:00Z"/>
                <w:rFonts w:eastAsia="Times New Roman" w:cs="Arial"/>
                <w:color w:val="4B4B63"/>
                <w:sz w:val="20"/>
                <w:szCs w:val="20"/>
                <w:lang w:val="en-US"/>
              </w:rPr>
            </w:pPr>
            <w:del w:id="3958" w:author="khanguyen" w:date="2017-03-17T23:44:00Z">
              <w:r w:rsidRPr="00C47FE2" w:rsidDel="00637CF7">
                <w:rPr>
                  <w:rFonts w:eastAsia="Times New Roman" w:cs="Arial"/>
                  <w:color w:val="4B4B63"/>
                  <w:sz w:val="20"/>
                  <w:szCs w:val="20"/>
                  <w:lang w:val="en-US"/>
                </w:rPr>
                <w:delText>19.04761905</w:delText>
              </w:r>
            </w:del>
          </w:p>
          <w:p w14:paraId="0B12C1D8" w14:textId="199CC8BA" w:rsidR="00637CF7" w:rsidRPr="00C47FE2" w:rsidDel="00637CF7" w:rsidRDefault="00637CF7" w:rsidP="00BD4538">
            <w:pPr>
              <w:spacing w:before="0" w:after="0" w:line="240" w:lineRule="auto"/>
              <w:rPr>
                <w:del w:id="3959" w:author="khanguyen" w:date="2017-03-17T23:44:00Z"/>
                <w:rFonts w:eastAsia="Times New Roman" w:cs="Arial"/>
                <w:color w:val="4B4B63"/>
                <w:sz w:val="20"/>
                <w:szCs w:val="20"/>
                <w:lang w:val="en-US"/>
              </w:rPr>
            </w:pPr>
            <w:del w:id="3960" w:author="khanguyen" w:date="2017-03-17T23:44:00Z">
              <w:r w:rsidRPr="00C47FE2" w:rsidDel="00637CF7">
                <w:rPr>
                  <w:rFonts w:eastAsia="Times New Roman" w:cs="Arial"/>
                  <w:color w:val="4B4B63"/>
                  <w:sz w:val="20"/>
                  <w:szCs w:val="20"/>
                  <w:lang w:val="en-US"/>
                </w:rPr>
                <w:delText>47.84580499</w:delText>
              </w:r>
            </w:del>
          </w:p>
          <w:p w14:paraId="3F3E9E42" w14:textId="1319FBA2" w:rsidR="00637CF7" w:rsidRPr="00C47FE2" w:rsidRDefault="00637CF7" w:rsidP="00BD4538">
            <w:pPr>
              <w:spacing w:before="0" w:after="0" w:line="240" w:lineRule="auto"/>
              <w:rPr>
                <w:rFonts w:eastAsia="Times New Roman" w:cs="Arial"/>
                <w:color w:val="4B4B63"/>
                <w:sz w:val="20"/>
                <w:szCs w:val="20"/>
                <w:lang w:val="en-US"/>
              </w:rPr>
            </w:pPr>
            <w:del w:id="3961" w:author="khanguyen" w:date="2017-03-17T23:44:00Z">
              <w:r w:rsidRPr="00C47FE2" w:rsidDel="00637CF7">
                <w:rPr>
                  <w:rFonts w:eastAsia="Times New Roman" w:cs="Arial"/>
                  <w:color w:val="4B4B63"/>
                  <w:sz w:val="20"/>
                  <w:szCs w:val="20"/>
                  <w:lang w:val="en-US"/>
                </w:rPr>
                <w:delText>33.10657596</w:delText>
              </w:r>
            </w:del>
            <w:ins w:id="3962" w:author="khanguyen" w:date="2017-03-17T23:44:00Z">
              <w:r>
                <w:rPr>
                  <w:rFonts w:eastAsia="Times New Roman" w:cs="Arial"/>
                  <w:color w:val="4B4B63"/>
                  <w:sz w:val="20"/>
                  <w:szCs w:val="20"/>
                  <w:lang w:val="en-US"/>
                </w:rPr>
                <w:t>13.97</w:t>
              </w:r>
            </w:ins>
          </w:p>
        </w:tc>
      </w:tr>
      <w:tr w:rsidR="00637CF7" w:rsidRPr="00C47FE2" w14:paraId="2490E7F0" w14:textId="77777777" w:rsidTr="00637CF7">
        <w:trPr>
          <w:trHeight w:val="300"/>
          <w:trPrChange w:id="3963" w:author="khanguyen" w:date="2017-03-17T23:45:00Z">
            <w:trPr>
              <w:trHeight w:val="300"/>
            </w:trPr>
          </w:trPrChange>
        </w:trPr>
        <w:tc>
          <w:tcPr>
            <w:tcW w:w="2462" w:type="dxa"/>
            <w:tcBorders>
              <w:top w:val="nil"/>
              <w:left w:val="single" w:sz="4" w:space="0" w:color="ACB9CA"/>
              <w:bottom w:val="single" w:sz="4" w:space="0" w:color="ACB9CA"/>
              <w:right w:val="single" w:sz="4" w:space="0" w:color="ACB9CA"/>
            </w:tcBorders>
            <w:shd w:val="clear" w:color="000000" w:fill="FFFFFF"/>
            <w:noWrap/>
            <w:vAlign w:val="center"/>
            <w:hideMark/>
            <w:tcPrChange w:id="3964" w:author="khanguyen" w:date="2017-03-17T23:45:00Z">
              <w:tcPr>
                <w:tcW w:w="2462"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70D9D72"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503</w:t>
            </w:r>
          </w:p>
        </w:tc>
        <w:tc>
          <w:tcPr>
            <w:tcW w:w="2529" w:type="dxa"/>
            <w:tcBorders>
              <w:top w:val="nil"/>
              <w:left w:val="nil"/>
              <w:bottom w:val="single" w:sz="4" w:space="0" w:color="ACB9CA"/>
              <w:right w:val="single" w:sz="4" w:space="0" w:color="ACB9CA"/>
            </w:tcBorders>
            <w:shd w:val="clear" w:color="000000" w:fill="FFFFFF"/>
            <w:noWrap/>
            <w:vAlign w:val="center"/>
            <w:hideMark/>
            <w:tcPrChange w:id="3965" w:author="khanguyen" w:date="2017-03-17T23:45:00Z">
              <w:tcPr>
                <w:tcW w:w="2529" w:type="dxa"/>
                <w:tcBorders>
                  <w:top w:val="nil"/>
                  <w:left w:val="nil"/>
                  <w:bottom w:val="single" w:sz="4" w:space="0" w:color="ACB9CA"/>
                  <w:right w:val="single" w:sz="4" w:space="0" w:color="ACB9CA"/>
                </w:tcBorders>
                <w:shd w:val="clear" w:color="000000" w:fill="FFFFFF"/>
                <w:noWrap/>
                <w:vAlign w:val="center"/>
                <w:hideMark/>
              </w:tcPr>
            </w:tcPrChange>
          </w:tcPr>
          <w:p w14:paraId="005DDF62"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Service Unavailable</w:t>
            </w:r>
          </w:p>
        </w:tc>
        <w:tc>
          <w:tcPr>
            <w:tcW w:w="1504" w:type="dxa"/>
            <w:vMerge/>
            <w:tcBorders>
              <w:left w:val="nil"/>
              <w:right w:val="single" w:sz="4" w:space="0" w:color="ACB9CA"/>
            </w:tcBorders>
            <w:shd w:val="clear" w:color="000000" w:fill="FFFFFF"/>
            <w:noWrap/>
            <w:vAlign w:val="center"/>
            <w:hideMark/>
            <w:tcPrChange w:id="3966" w:author="khanguyen" w:date="2017-03-17T23:45:00Z">
              <w:tcPr>
                <w:tcW w:w="1384" w:type="dxa"/>
                <w:vMerge/>
                <w:tcBorders>
                  <w:left w:val="nil"/>
                  <w:right w:val="single" w:sz="4" w:space="0" w:color="ACB9CA"/>
                </w:tcBorders>
                <w:shd w:val="clear" w:color="000000" w:fill="FFFFFF"/>
                <w:noWrap/>
                <w:vAlign w:val="center"/>
                <w:hideMark/>
              </w:tcPr>
            </w:tcPrChange>
          </w:tcPr>
          <w:p w14:paraId="7A122135" w14:textId="036D5181" w:rsidR="00637CF7" w:rsidRPr="00C47FE2" w:rsidRDefault="00637CF7" w:rsidP="00BD4538">
            <w:pPr>
              <w:spacing w:before="0" w:after="0" w:line="240" w:lineRule="auto"/>
              <w:rPr>
                <w:rFonts w:eastAsia="Times New Roman" w:cs="Arial"/>
                <w:color w:val="4B4B63"/>
                <w:sz w:val="20"/>
                <w:szCs w:val="20"/>
                <w:lang w:val="en-US"/>
              </w:rPr>
            </w:pPr>
          </w:p>
        </w:tc>
      </w:tr>
      <w:tr w:rsidR="00637CF7" w:rsidRPr="00C47FE2" w14:paraId="546BE676" w14:textId="77777777" w:rsidTr="00637CF7">
        <w:trPr>
          <w:trHeight w:val="1500"/>
          <w:trPrChange w:id="3967" w:author="khanguyen" w:date="2017-03-17T23:45:00Z">
            <w:trPr>
              <w:trHeight w:val="1500"/>
            </w:trPr>
          </w:trPrChange>
        </w:trPr>
        <w:tc>
          <w:tcPr>
            <w:tcW w:w="2462" w:type="dxa"/>
            <w:tcBorders>
              <w:top w:val="nil"/>
              <w:left w:val="single" w:sz="4" w:space="0" w:color="ACB9CA"/>
              <w:bottom w:val="single" w:sz="4" w:space="0" w:color="ACB9CA"/>
              <w:right w:val="single" w:sz="4" w:space="0" w:color="ACB9CA"/>
            </w:tcBorders>
            <w:shd w:val="clear" w:color="000000" w:fill="FFFFFF"/>
            <w:vAlign w:val="center"/>
            <w:hideMark/>
            <w:tcPrChange w:id="3968" w:author="khanguyen" w:date="2017-03-17T23:45:00Z">
              <w:tcPr>
                <w:tcW w:w="2462" w:type="dxa"/>
                <w:tcBorders>
                  <w:top w:val="nil"/>
                  <w:left w:val="single" w:sz="4" w:space="0" w:color="ACB9CA"/>
                  <w:bottom w:val="single" w:sz="4" w:space="0" w:color="ACB9CA"/>
                  <w:right w:val="single" w:sz="4" w:space="0" w:color="ACB9CA"/>
                </w:tcBorders>
                <w:shd w:val="clear" w:color="000000" w:fill="FFFFFF"/>
                <w:vAlign w:val="center"/>
                <w:hideMark/>
              </w:tcPr>
            </w:tcPrChange>
          </w:tcPr>
          <w:p w14:paraId="661EBB6D"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code: java.net.SocketException</w:t>
            </w:r>
          </w:p>
        </w:tc>
        <w:tc>
          <w:tcPr>
            <w:tcW w:w="2529" w:type="dxa"/>
            <w:tcBorders>
              <w:top w:val="nil"/>
              <w:left w:val="nil"/>
              <w:bottom w:val="single" w:sz="4" w:space="0" w:color="ACB9CA"/>
              <w:right w:val="single" w:sz="4" w:space="0" w:color="ACB9CA"/>
            </w:tcBorders>
            <w:shd w:val="clear" w:color="000000" w:fill="FFFFFF"/>
            <w:vAlign w:val="center"/>
            <w:hideMark/>
            <w:tcPrChange w:id="3969" w:author="khanguyen" w:date="2017-03-17T23:45:00Z">
              <w:tcPr>
                <w:tcW w:w="2529" w:type="dxa"/>
                <w:tcBorders>
                  <w:top w:val="nil"/>
                  <w:left w:val="nil"/>
                  <w:bottom w:val="single" w:sz="4" w:space="0" w:color="ACB9CA"/>
                  <w:right w:val="single" w:sz="4" w:space="0" w:color="ACB9CA"/>
                </w:tcBorders>
                <w:shd w:val="clear" w:color="000000" w:fill="FFFFFF"/>
                <w:vAlign w:val="center"/>
                <w:hideMark/>
              </w:tcPr>
            </w:tcPrChange>
          </w:tcPr>
          <w:p w14:paraId="44092B40"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1504" w:type="dxa"/>
            <w:vMerge/>
            <w:tcBorders>
              <w:left w:val="nil"/>
              <w:bottom w:val="single" w:sz="4" w:space="0" w:color="ACB9CA"/>
              <w:right w:val="single" w:sz="4" w:space="0" w:color="ACB9CA"/>
            </w:tcBorders>
            <w:shd w:val="clear" w:color="000000" w:fill="FFFFFF"/>
            <w:noWrap/>
            <w:vAlign w:val="center"/>
            <w:hideMark/>
            <w:tcPrChange w:id="3970" w:author="khanguyen" w:date="2017-03-17T23:45:00Z">
              <w:tcPr>
                <w:tcW w:w="1384" w:type="dxa"/>
                <w:vMerge/>
                <w:tcBorders>
                  <w:left w:val="nil"/>
                  <w:bottom w:val="single" w:sz="4" w:space="0" w:color="ACB9CA"/>
                  <w:right w:val="single" w:sz="4" w:space="0" w:color="ACB9CA"/>
                </w:tcBorders>
                <w:shd w:val="clear" w:color="000000" w:fill="FFFFFF"/>
                <w:noWrap/>
                <w:vAlign w:val="center"/>
                <w:hideMark/>
              </w:tcPr>
            </w:tcPrChange>
          </w:tcPr>
          <w:p w14:paraId="0B0EDE1E" w14:textId="1A60C714" w:rsidR="00637CF7" w:rsidRPr="00C47FE2" w:rsidRDefault="00637CF7" w:rsidP="00BD4538">
            <w:pPr>
              <w:spacing w:before="0" w:after="0" w:line="240" w:lineRule="auto"/>
              <w:rPr>
                <w:rFonts w:eastAsia="Times New Roman" w:cs="Arial"/>
                <w:color w:val="4B4B63"/>
                <w:sz w:val="20"/>
                <w:szCs w:val="20"/>
                <w:lang w:val="en-US"/>
              </w:rPr>
            </w:pPr>
          </w:p>
        </w:tc>
      </w:tr>
    </w:tbl>
    <w:p w14:paraId="4A75143C" w14:textId="77777777" w:rsidR="001A6FC7" w:rsidRPr="00C47FE2" w:rsidDel="00BC68F6" w:rsidRDefault="001A6FC7" w:rsidP="00C822CB">
      <w:pPr>
        <w:pStyle w:val="Heading3"/>
        <w:rPr>
          <w:del w:id="3971" w:author="khanguyen" w:date="2017-03-17T22:59:00Z"/>
          <w:rFonts w:cs="Arial"/>
        </w:rPr>
      </w:pPr>
      <w:del w:id="3972" w:author="khanguyen" w:date="2017-03-17T22:59:00Z">
        <w:r w:rsidRPr="00C47FE2" w:rsidDel="00BC68F6">
          <w:rPr>
            <w:rFonts w:cs="Arial"/>
          </w:rPr>
          <w:delText xml:space="preserve">Analysis </w:delText>
        </w:r>
        <w:bookmarkStart w:id="3973" w:name="_Toc477557844"/>
        <w:bookmarkEnd w:id="3973"/>
      </w:del>
    </w:p>
    <w:p w14:paraId="089613B2" w14:textId="77777777" w:rsidR="006C6340" w:rsidRPr="00C47FE2" w:rsidDel="00BC68F6" w:rsidRDefault="006C6340" w:rsidP="00D56762">
      <w:pPr>
        <w:pStyle w:val="ListParagraph"/>
        <w:numPr>
          <w:ilvl w:val="0"/>
          <w:numId w:val="12"/>
        </w:numPr>
        <w:rPr>
          <w:del w:id="3974" w:author="khanguyen" w:date="2017-03-17T22:59:00Z"/>
          <w:rFonts w:cs="Arial"/>
        </w:rPr>
      </w:pPr>
      <w:del w:id="3975" w:author="khanguyen" w:date="2017-03-17T22:59:00Z">
        <w:r w:rsidRPr="00C47FE2" w:rsidDel="00BC68F6">
          <w:rPr>
            <w:rFonts w:cs="Arial"/>
          </w:rPr>
          <w:delText>Same with Test Run 1. All requests to access a page or post/ put data always have Slow Response Times.</w:delText>
        </w:r>
        <w:bookmarkStart w:id="3976" w:name="_Toc477557845"/>
        <w:bookmarkEnd w:id="3976"/>
      </w:del>
    </w:p>
    <w:p w14:paraId="007E5B99" w14:textId="77777777" w:rsidR="00CC756A" w:rsidRDefault="00CC756A" w:rsidP="005C3224">
      <w:pPr>
        <w:pStyle w:val="Heading2"/>
        <w:rPr>
          <w:ins w:id="3977" w:author="khanguyen" w:date="2017-03-17T22:42:00Z"/>
          <w:rFonts w:cs="Arial"/>
        </w:rPr>
      </w:pPr>
      <w:bookmarkStart w:id="3978" w:name="_Toc477557846"/>
      <w:r w:rsidRPr="00C47FE2">
        <w:rPr>
          <w:rFonts w:cs="Arial"/>
        </w:rPr>
        <w:t>Test Run 5</w:t>
      </w:r>
      <w:r w:rsidR="005C3224" w:rsidRPr="00C47FE2">
        <w:rPr>
          <w:rFonts w:cs="Arial"/>
        </w:rPr>
        <w:t xml:space="preserve"> – Baseline Two Hour Load Test</w:t>
      </w:r>
      <w:bookmarkEnd w:id="3978"/>
    </w:p>
    <w:p w14:paraId="0A8CBE73" w14:textId="77777777" w:rsidR="00875EA5" w:rsidRPr="00C47FE2" w:rsidRDefault="00875EA5" w:rsidP="00875EA5">
      <w:pPr>
        <w:numPr>
          <w:ilvl w:val="0"/>
          <w:numId w:val="15"/>
        </w:numPr>
        <w:spacing w:before="60" w:after="120" w:line="320" w:lineRule="exact"/>
        <w:jc w:val="both"/>
        <w:rPr>
          <w:ins w:id="3979" w:author="khanguyen" w:date="2017-03-17T22:42:00Z"/>
          <w:rFonts w:cs="Arial"/>
        </w:rPr>
      </w:pPr>
      <w:ins w:id="3980" w:author="khanguyen" w:date="2017-03-17T22:42:00Z">
        <w:r w:rsidRPr="00C47FE2">
          <w:rPr>
            <w:rFonts w:cs="Arial"/>
          </w:rPr>
          <w:t>Duration: 1 hour, 51 minutes</w:t>
        </w:r>
      </w:ins>
    </w:p>
    <w:p w14:paraId="5472E84A" w14:textId="77777777" w:rsidR="00875EA5" w:rsidRPr="00875EA5" w:rsidDel="00875EA5" w:rsidRDefault="00875EA5" w:rsidP="00875EA5">
      <w:pPr>
        <w:rPr>
          <w:del w:id="3981" w:author="khanguyen" w:date="2017-03-17T22:42:00Z"/>
          <w:rPrChange w:id="3982" w:author="khanguyen" w:date="2017-03-17T22:42:00Z">
            <w:rPr>
              <w:del w:id="3983" w:author="khanguyen" w:date="2017-03-17T22:42:00Z"/>
              <w:rFonts w:cs="Arial"/>
            </w:rPr>
          </w:rPrChange>
        </w:rPr>
        <w:pPrChange w:id="3984" w:author="khanguyen" w:date="2017-03-17T22:42:00Z">
          <w:pPr>
            <w:pStyle w:val="Heading2"/>
          </w:pPr>
        </w:pPrChange>
      </w:pPr>
    </w:p>
    <w:p w14:paraId="57465229" w14:textId="77777777" w:rsidR="005C3224" w:rsidRPr="00C47FE2" w:rsidRDefault="005C3224" w:rsidP="005C3224">
      <w:pPr>
        <w:rPr>
          <w:rFonts w:cs="Arial"/>
          <w:b/>
        </w:rPr>
      </w:pPr>
      <w:r w:rsidRPr="00C47FE2">
        <w:rPr>
          <w:rFonts w:cs="Arial"/>
          <w:b/>
        </w:rPr>
        <w:t xml:space="preserve">Observations </w:t>
      </w:r>
    </w:p>
    <w:p w14:paraId="3FCAC703" w14:textId="77777777" w:rsidR="001A6FC7" w:rsidRPr="00C47FE2" w:rsidRDefault="001A6FC7" w:rsidP="00C822CB">
      <w:pPr>
        <w:pStyle w:val="Heading3"/>
        <w:rPr>
          <w:rFonts w:cs="Arial"/>
        </w:rPr>
      </w:pPr>
      <w:r w:rsidRPr="00C47FE2">
        <w:rPr>
          <w:rFonts w:cs="Arial"/>
        </w:rPr>
        <w:t>Request Statistics</w:t>
      </w:r>
    </w:p>
    <w:tbl>
      <w:tblPr>
        <w:tblW w:w="12831" w:type="dxa"/>
        <w:tblInd w:w="93" w:type="dxa"/>
        <w:tblLook w:val="04A0" w:firstRow="1" w:lastRow="0" w:firstColumn="1" w:lastColumn="0" w:noHBand="0" w:noVBand="1"/>
      </w:tblPr>
      <w:tblGrid>
        <w:gridCol w:w="3585"/>
        <w:gridCol w:w="1083"/>
        <w:gridCol w:w="1366"/>
        <w:gridCol w:w="1070"/>
        <w:gridCol w:w="1070"/>
        <w:gridCol w:w="1070"/>
        <w:gridCol w:w="1130"/>
        <w:gridCol w:w="1227"/>
        <w:gridCol w:w="1230"/>
      </w:tblGrid>
      <w:tr w:rsidR="00BD4538" w:rsidRPr="00C47FE2" w14:paraId="4FCE113D" w14:textId="77777777" w:rsidTr="00BD4538">
        <w:trPr>
          <w:trHeight w:val="855"/>
        </w:trPr>
        <w:tc>
          <w:tcPr>
            <w:tcW w:w="3585"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14:paraId="614188F1"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1083" w:type="dxa"/>
            <w:tcBorders>
              <w:top w:val="single" w:sz="4" w:space="0" w:color="ACB9CA"/>
              <w:left w:val="nil"/>
              <w:bottom w:val="single" w:sz="4" w:space="0" w:color="ACB9CA"/>
              <w:right w:val="single" w:sz="4" w:space="0" w:color="ACB9CA"/>
            </w:tcBorders>
            <w:shd w:val="clear" w:color="000000" w:fill="F4F9FE"/>
            <w:vAlign w:val="bottom"/>
            <w:hideMark/>
          </w:tcPr>
          <w:p w14:paraId="2A2F7100"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366" w:type="dxa"/>
            <w:tcBorders>
              <w:top w:val="single" w:sz="4" w:space="0" w:color="ACB9CA"/>
              <w:left w:val="nil"/>
              <w:bottom w:val="single" w:sz="4" w:space="0" w:color="ACB9CA"/>
              <w:right w:val="single" w:sz="4" w:space="0" w:color="ACB9CA"/>
            </w:tcBorders>
            <w:shd w:val="clear" w:color="000000" w:fill="F4F9FE"/>
            <w:vAlign w:val="bottom"/>
            <w:hideMark/>
          </w:tcPr>
          <w:p w14:paraId="790ED29B"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(ms)</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14:paraId="48B27AB2"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(ms)</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14:paraId="0219D835"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(ms)</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
          <w:p w14:paraId="34881F0E"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(ms)</w:t>
            </w:r>
          </w:p>
        </w:tc>
        <w:tc>
          <w:tcPr>
            <w:tcW w:w="1130" w:type="dxa"/>
            <w:tcBorders>
              <w:top w:val="single" w:sz="4" w:space="0" w:color="ACB9CA"/>
              <w:left w:val="nil"/>
              <w:bottom w:val="single" w:sz="4" w:space="0" w:color="ACB9CA"/>
              <w:right w:val="single" w:sz="4" w:space="0" w:color="ACB9CA"/>
            </w:tcBorders>
            <w:shd w:val="clear" w:color="000000" w:fill="F4F9FE"/>
            <w:vAlign w:val="bottom"/>
            <w:hideMark/>
          </w:tcPr>
          <w:p w14:paraId="651C1F99"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(ms)</w:t>
            </w:r>
          </w:p>
        </w:tc>
        <w:tc>
          <w:tcPr>
            <w:tcW w:w="1227" w:type="dxa"/>
            <w:tcBorders>
              <w:top w:val="single" w:sz="4" w:space="0" w:color="ACB9CA"/>
              <w:left w:val="nil"/>
              <w:bottom w:val="single" w:sz="4" w:space="0" w:color="ACB9CA"/>
              <w:right w:val="single" w:sz="4" w:space="0" w:color="ACB9CA"/>
            </w:tcBorders>
            <w:shd w:val="clear" w:color="000000" w:fill="F4F9FE"/>
            <w:vAlign w:val="bottom"/>
            <w:hideMark/>
          </w:tcPr>
          <w:p w14:paraId="02F51451"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(ms)</w:t>
            </w:r>
          </w:p>
        </w:tc>
        <w:tc>
          <w:tcPr>
            <w:tcW w:w="1230" w:type="dxa"/>
            <w:tcBorders>
              <w:top w:val="single" w:sz="4" w:space="0" w:color="ACB9CA"/>
              <w:left w:val="nil"/>
              <w:bottom w:val="single" w:sz="4" w:space="0" w:color="ACB9CA"/>
              <w:right w:val="single" w:sz="4" w:space="0" w:color="ACB9CA"/>
            </w:tcBorders>
            <w:shd w:val="clear" w:color="000000" w:fill="F4F9FE"/>
            <w:vAlign w:val="bottom"/>
            <w:hideMark/>
          </w:tcPr>
          <w:p w14:paraId="0F1911D7"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BD4538" w:rsidRPr="00C47FE2" w:rsidDel="00BC68F6" w14:paraId="5A87C9AB" w14:textId="77777777" w:rsidTr="00BD4538">
        <w:trPr>
          <w:trHeight w:val="300"/>
          <w:del w:id="3985" w:author="khanguyen" w:date="2017-03-17T23:01:00Z"/>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14:paraId="2F78417B" w14:textId="77777777" w:rsidR="00BD4538" w:rsidRPr="00C47FE2" w:rsidDel="00BC68F6" w:rsidRDefault="00BD4538" w:rsidP="00BD4538">
            <w:pPr>
              <w:spacing w:before="0" w:after="0" w:line="240" w:lineRule="auto"/>
              <w:rPr>
                <w:del w:id="3986" w:author="khanguyen" w:date="2017-03-17T23:01:00Z"/>
                <w:rFonts w:eastAsia="Times New Roman" w:cs="Arial"/>
                <w:color w:val="4B4B63"/>
                <w:sz w:val="20"/>
                <w:szCs w:val="20"/>
                <w:lang w:val="en-US"/>
              </w:rPr>
            </w:pPr>
            <w:del w:id="3987" w:author="khanguyen" w:date="2017-03-17T23:01:00Z">
              <w:r w:rsidRPr="00C47FE2" w:rsidDel="00BC68F6">
                <w:rPr>
                  <w:rFonts w:eastAsia="Times New Roman" w:cs="Arial"/>
                  <w:color w:val="4B4B63"/>
                  <w:sz w:val="20"/>
                  <w:szCs w:val="20"/>
                  <w:lang w:val="en-US"/>
                </w:rPr>
                <w:delText>ALL</w:delText>
              </w:r>
            </w:del>
          </w:p>
        </w:tc>
        <w:tc>
          <w:tcPr>
            <w:tcW w:w="1083" w:type="dxa"/>
            <w:tcBorders>
              <w:top w:val="nil"/>
              <w:left w:val="nil"/>
              <w:bottom w:val="single" w:sz="4" w:space="0" w:color="ACB9CA"/>
              <w:right w:val="single" w:sz="4" w:space="0" w:color="ACB9CA"/>
            </w:tcBorders>
            <w:shd w:val="clear" w:color="000000" w:fill="FFFFFF"/>
            <w:noWrap/>
            <w:vAlign w:val="center"/>
            <w:hideMark/>
          </w:tcPr>
          <w:p w14:paraId="3374C9E0" w14:textId="77777777" w:rsidR="00BD4538" w:rsidRPr="00C47FE2" w:rsidDel="00BC68F6" w:rsidRDefault="00BD4538" w:rsidP="00BD4538">
            <w:pPr>
              <w:spacing w:before="0" w:after="0" w:line="240" w:lineRule="auto"/>
              <w:jc w:val="right"/>
              <w:rPr>
                <w:del w:id="3988" w:author="khanguyen" w:date="2017-03-17T23:01:00Z"/>
                <w:rFonts w:eastAsia="Times New Roman" w:cs="Arial"/>
                <w:color w:val="4B4B63"/>
                <w:sz w:val="20"/>
                <w:szCs w:val="20"/>
                <w:lang w:val="en-US"/>
              </w:rPr>
            </w:pPr>
            <w:del w:id="3989" w:author="khanguyen" w:date="2017-03-17T23:01:00Z">
              <w:r w:rsidRPr="00C47FE2" w:rsidDel="00BC68F6">
                <w:rPr>
                  <w:rFonts w:eastAsia="Times New Roman" w:cs="Arial"/>
                  <w:color w:val="4B4B63"/>
                  <w:sz w:val="20"/>
                  <w:szCs w:val="20"/>
                  <w:lang w:val="en-US"/>
                </w:rPr>
                <w:delText>81314</w:delText>
              </w:r>
            </w:del>
          </w:p>
        </w:tc>
        <w:tc>
          <w:tcPr>
            <w:tcW w:w="1366" w:type="dxa"/>
            <w:tcBorders>
              <w:top w:val="nil"/>
              <w:left w:val="nil"/>
              <w:bottom w:val="single" w:sz="4" w:space="0" w:color="ACB9CA"/>
              <w:right w:val="single" w:sz="4" w:space="0" w:color="ACB9CA"/>
            </w:tcBorders>
            <w:shd w:val="clear" w:color="000000" w:fill="FFFFFF"/>
            <w:noWrap/>
            <w:vAlign w:val="center"/>
            <w:hideMark/>
          </w:tcPr>
          <w:p w14:paraId="22716713" w14:textId="77777777" w:rsidR="00BD4538" w:rsidRPr="00C47FE2" w:rsidDel="00BC68F6" w:rsidRDefault="00BD4538" w:rsidP="00BD4538">
            <w:pPr>
              <w:spacing w:before="0" w:after="0" w:line="240" w:lineRule="auto"/>
              <w:jc w:val="right"/>
              <w:rPr>
                <w:del w:id="3990" w:author="khanguyen" w:date="2017-03-17T23:01:00Z"/>
                <w:rFonts w:eastAsia="Times New Roman" w:cs="Arial"/>
                <w:color w:val="4B4B63"/>
                <w:sz w:val="20"/>
                <w:szCs w:val="20"/>
                <w:lang w:val="en-US"/>
              </w:rPr>
            </w:pPr>
            <w:del w:id="3991" w:author="khanguyen" w:date="2017-03-17T23:01:00Z">
              <w:r w:rsidRPr="00C47FE2" w:rsidDel="00BC68F6">
                <w:rPr>
                  <w:rFonts w:eastAsia="Times New Roman" w:cs="Arial"/>
                  <w:color w:val="4B4B63"/>
                  <w:sz w:val="20"/>
                  <w:szCs w:val="20"/>
                  <w:lang w:val="en-US"/>
                </w:rPr>
                <w:delText>294047.9</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738C0F6D" w14:textId="77777777" w:rsidR="00BD4538" w:rsidRPr="00C47FE2" w:rsidDel="00BC68F6" w:rsidRDefault="00BD4538" w:rsidP="00BD4538">
            <w:pPr>
              <w:spacing w:before="0" w:after="0" w:line="240" w:lineRule="auto"/>
              <w:jc w:val="right"/>
              <w:rPr>
                <w:del w:id="3992" w:author="khanguyen" w:date="2017-03-17T23:01:00Z"/>
                <w:rFonts w:eastAsia="Times New Roman" w:cs="Arial"/>
                <w:color w:val="4B4B63"/>
                <w:sz w:val="20"/>
                <w:szCs w:val="20"/>
                <w:lang w:val="en-US"/>
              </w:rPr>
            </w:pPr>
            <w:del w:id="3993" w:author="khanguyen" w:date="2017-03-17T23:01:00Z">
              <w:r w:rsidRPr="00C47FE2" w:rsidDel="00BC68F6">
                <w:rPr>
                  <w:rFonts w:eastAsia="Times New Roman" w:cs="Arial"/>
                  <w:color w:val="4B4B63"/>
                  <w:sz w:val="20"/>
                  <w:szCs w:val="20"/>
                  <w:lang w:val="en-US"/>
                </w:rPr>
                <w:delText>592809.9</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5F38CC65" w14:textId="77777777" w:rsidR="00BD4538" w:rsidRPr="00C47FE2" w:rsidDel="00BC68F6" w:rsidRDefault="00BD4538" w:rsidP="00BD4538">
            <w:pPr>
              <w:spacing w:before="0" w:after="0" w:line="240" w:lineRule="auto"/>
              <w:jc w:val="right"/>
              <w:rPr>
                <w:del w:id="3994" w:author="khanguyen" w:date="2017-03-17T23:01:00Z"/>
                <w:rFonts w:eastAsia="Times New Roman" w:cs="Arial"/>
                <w:color w:val="4B4B63"/>
                <w:sz w:val="20"/>
                <w:szCs w:val="20"/>
                <w:lang w:val="en-US"/>
              </w:rPr>
            </w:pPr>
            <w:del w:id="3995" w:author="khanguyen" w:date="2017-03-17T23:01:00Z">
              <w:r w:rsidRPr="00C47FE2" w:rsidDel="00BC68F6">
                <w:rPr>
                  <w:rFonts w:eastAsia="Times New Roman" w:cs="Arial"/>
                  <w:color w:val="4B4B63"/>
                  <w:sz w:val="20"/>
                  <w:szCs w:val="20"/>
                  <w:lang w:val="en-US"/>
                </w:rPr>
                <w:delText>624360.6</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21062C04" w14:textId="77777777" w:rsidR="00BD4538" w:rsidRPr="00C47FE2" w:rsidDel="00BC68F6" w:rsidRDefault="00BD4538" w:rsidP="00BD4538">
            <w:pPr>
              <w:spacing w:before="0" w:after="0" w:line="240" w:lineRule="auto"/>
              <w:jc w:val="right"/>
              <w:rPr>
                <w:del w:id="3996" w:author="khanguyen" w:date="2017-03-17T23:01:00Z"/>
                <w:rFonts w:eastAsia="Times New Roman" w:cs="Arial"/>
                <w:color w:val="4B4B63"/>
                <w:sz w:val="20"/>
                <w:szCs w:val="20"/>
                <w:lang w:val="en-US"/>
              </w:rPr>
            </w:pPr>
            <w:del w:id="3997" w:author="khanguyen" w:date="2017-03-17T23:01:00Z">
              <w:r w:rsidRPr="00C47FE2" w:rsidDel="00BC68F6">
                <w:rPr>
                  <w:rFonts w:eastAsia="Times New Roman" w:cs="Arial"/>
                  <w:color w:val="4B4B63"/>
                  <w:sz w:val="20"/>
                  <w:szCs w:val="20"/>
                  <w:lang w:val="en-US"/>
                </w:rPr>
                <w:delText>693046.9</w:delText>
              </w:r>
            </w:del>
          </w:p>
        </w:tc>
        <w:tc>
          <w:tcPr>
            <w:tcW w:w="1130" w:type="dxa"/>
            <w:tcBorders>
              <w:top w:val="nil"/>
              <w:left w:val="nil"/>
              <w:bottom w:val="single" w:sz="4" w:space="0" w:color="ACB9CA"/>
              <w:right w:val="single" w:sz="4" w:space="0" w:color="ACB9CA"/>
            </w:tcBorders>
            <w:shd w:val="clear" w:color="000000" w:fill="FFFFFF"/>
            <w:noWrap/>
            <w:vAlign w:val="center"/>
            <w:hideMark/>
          </w:tcPr>
          <w:p w14:paraId="04D34975" w14:textId="77777777" w:rsidR="00BD4538" w:rsidRPr="00C47FE2" w:rsidDel="00BC68F6" w:rsidRDefault="00BD4538" w:rsidP="00BD4538">
            <w:pPr>
              <w:spacing w:before="0" w:after="0" w:line="240" w:lineRule="auto"/>
              <w:jc w:val="right"/>
              <w:rPr>
                <w:del w:id="3998" w:author="khanguyen" w:date="2017-03-17T23:01:00Z"/>
                <w:rFonts w:eastAsia="Times New Roman" w:cs="Arial"/>
                <w:color w:val="4B4B63"/>
                <w:sz w:val="20"/>
                <w:szCs w:val="20"/>
                <w:lang w:val="en-US"/>
              </w:rPr>
            </w:pPr>
            <w:del w:id="3999" w:author="khanguyen" w:date="2017-03-17T23:01:00Z">
              <w:r w:rsidRPr="00C47FE2" w:rsidDel="00BC68F6">
                <w:rPr>
                  <w:rFonts w:eastAsia="Times New Roman" w:cs="Arial"/>
                  <w:color w:val="4B4B63"/>
                  <w:sz w:val="20"/>
                  <w:szCs w:val="20"/>
                  <w:lang w:val="en-US"/>
                </w:rPr>
                <w:delText>1</w:delText>
              </w:r>
            </w:del>
          </w:p>
        </w:tc>
        <w:tc>
          <w:tcPr>
            <w:tcW w:w="1227" w:type="dxa"/>
            <w:tcBorders>
              <w:top w:val="nil"/>
              <w:left w:val="nil"/>
              <w:bottom w:val="single" w:sz="4" w:space="0" w:color="ACB9CA"/>
              <w:right w:val="single" w:sz="4" w:space="0" w:color="ACB9CA"/>
            </w:tcBorders>
            <w:shd w:val="clear" w:color="000000" w:fill="FFFFFF"/>
            <w:noWrap/>
            <w:vAlign w:val="center"/>
            <w:hideMark/>
          </w:tcPr>
          <w:p w14:paraId="38B5C33A" w14:textId="77777777" w:rsidR="00BD4538" w:rsidRPr="00C47FE2" w:rsidDel="00BC68F6" w:rsidRDefault="00BD4538" w:rsidP="00BD4538">
            <w:pPr>
              <w:spacing w:before="0" w:after="0" w:line="240" w:lineRule="auto"/>
              <w:jc w:val="right"/>
              <w:rPr>
                <w:del w:id="4000" w:author="khanguyen" w:date="2017-03-17T23:01:00Z"/>
                <w:rFonts w:eastAsia="Times New Roman" w:cs="Arial"/>
                <w:color w:val="4B4B63"/>
                <w:sz w:val="20"/>
                <w:szCs w:val="20"/>
                <w:lang w:val="en-US"/>
              </w:rPr>
            </w:pPr>
            <w:del w:id="4001" w:author="khanguyen" w:date="2017-03-17T23:01:00Z">
              <w:r w:rsidRPr="00C47FE2" w:rsidDel="00BC68F6">
                <w:rPr>
                  <w:rFonts w:eastAsia="Times New Roman" w:cs="Arial"/>
                  <w:color w:val="4B4B63"/>
                  <w:sz w:val="20"/>
                  <w:szCs w:val="20"/>
                  <w:lang w:val="en-US"/>
                </w:rPr>
                <w:delText>4841618</w:delText>
              </w:r>
            </w:del>
          </w:p>
        </w:tc>
        <w:tc>
          <w:tcPr>
            <w:tcW w:w="1230" w:type="dxa"/>
            <w:tcBorders>
              <w:top w:val="nil"/>
              <w:left w:val="nil"/>
              <w:bottom w:val="single" w:sz="4" w:space="0" w:color="ACB9CA"/>
              <w:right w:val="single" w:sz="4" w:space="0" w:color="ACB9CA"/>
            </w:tcBorders>
            <w:shd w:val="clear" w:color="000000" w:fill="FFFFFF"/>
            <w:noWrap/>
            <w:vAlign w:val="center"/>
            <w:hideMark/>
          </w:tcPr>
          <w:p w14:paraId="300F6AFA" w14:textId="77777777" w:rsidR="00BD4538" w:rsidRPr="00C47FE2" w:rsidDel="00BC68F6" w:rsidRDefault="00BD4538" w:rsidP="00BD4538">
            <w:pPr>
              <w:spacing w:before="0" w:after="0" w:line="240" w:lineRule="auto"/>
              <w:jc w:val="right"/>
              <w:rPr>
                <w:del w:id="4002" w:author="khanguyen" w:date="2017-03-17T23:01:00Z"/>
                <w:rFonts w:eastAsia="Times New Roman" w:cs="Arial"/>
                <w:color w:val="4B4B63"/>
                <w:sz w:val="20"/>
                <w:szCs w:val="20"/>
                <w:lang w:val="en-US"/>
              </w:rPr>
            </w:pPr>
            <w:del w:id="4003" w:author="khanguyen" w:date="2017-03-17T23:01:00Z">
              <w:r w:rsidRPr="00C47FE2" w:rsidDel="00BC68F6">
                <w:rPr>
                  <w:rFonts w:eastAsia="Times New Roman" w:cs="Arial"/>
                  <w:color w:val="4B4B63"/>
                  <w:sz w:val="20"/>
                  <w:szCs w:val="20"/>
                  <w:lang w:val="en-US"/>
                </w:rPr>
                <w:delText>7.66%</w:delText>
              </w:r>
            </w:del>
          </w:p>
        </w:tc>
      </w:tr>
      <w:tr w:rsidR="00BD4538" w:rsidRPr="00C47FE2" w:rsidDel="00BC68F6" w14:paraId="6E95646A" w14:textId="77777777" w:rsidTr="00BD4538">
        <w:trPr>
          <w:trHeight w:val="300"/>
          <w:del w:id="4004" w:author="khanguyen" w:date="2017-03-17T23:01:00Z"/>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14:paraId="26507E96" w14:textId="77777777" w:rsidR="00BD4538" w:rsidRPr="00C47FE2" w:rsidDel="00BC68F6" w:rsidRDefault="00BD4538" w:rsidP="00BD4538">
            <w:pPr>
              <w:spacing w:before="0" w:after="0" w:line="240" w:lineRule="auto"/>
              <w:rPr>
                <w:del w:id="4005" w:author="khanguyen" w:date="2017-03-17T23:01:00Z"/>
                <w:rFonts w:eastAsia="Times New Roman" w:cs="Arial"/>
                <w:color w:val="4B4B63"/>
                <w:sz w:val="20"/>
                <w:szCs w:val="20"/>
                <w:lang w:val="en-US"/>
              </w:rPr>
            </w:pPr>
            <w:del w:id="4006" w:author="khanguyen" w:date="2017-03-17T23:01:00Z">
              <w:r w:rsidRPr="00C47FE2" w:rsidDel="00BC68F6">
                <w:rPr>
                  <w:rFonts w:eastAsia="Times New Roman" w:cs="Arial"/>
                  <w:color w:val="4B4B63"/>
                  <w:sz w:val="20"/>
                  <w:szCs w:val="20"/>
                  <w:lang w:val="en-US"/>
                </w:rPr>
                <w:delText>Add Invoice for Contact</w:delText>
              </w:r>
            </w:del>
          </w:p>
        </w:tc>
        <w:tc>
          <w:tcPr>
            <w:tcW w:w="1083" w:type="dxa"/>
            <w:tcBorders>
              <w:top w:val="nil"/>
              <w:left w:val="nil"/>
              <w:bottom w:val="single" w:sz="4" w:space="0" w:color="ACB9CA"/>
              <w:right w:val="single" w:sz="4" w:space="0" w:color="ACB9CA"/>
            </w:tcBorders>
            <w:shd w:val="clear" w:color="000000" w:fill="FFFFFF"/>
            <w:noWrap/>
            <w:vAlign w:val="center"/>
            <w:hideMark/>
          </w:tcPr>
          <w:p w14:paraId="791515AF" w14:textId="77777777" w:rsidR="00BD4538" w:rsidRPr="00C47FE2" w:rsidDel="00BC68F6" w:rsidRDefault="00BD4538" w:rsidP="00BD4538">
            <w:pPr>
              <w:spacing w:before="0" w:after="0" w:line="240" w:lineRule="auto"/>
              <w:jc w:val="right"/>
              <w:rPr>
                <w:del w:id="4007" w:author="khanguyen" w:date="2017-03-17T23:01:00Z"/>
                <w:rFonts w:eastAsia="Times New Roman" w:cs="Arial"/>
                <w:color w:val="4B4B63"/>
                <w:sz w:val="20"/>
                <w:szCs w:val="20"/>
                <w:lang w:val="en-US"/>
              </w:rPr>
            </w:pPr>
            <w:del w:id="4008" w:author="khanguyen" w:date="2017-03-17T23:01:00Z">
              <w:r w:rsidRPr="00C47FE2" w:rsidDel="00BC68F6">
                <w:rPr>
                  <w:rFonts w:eastAsia="Times New Roman" w:cs="Arial"/>
                  <w:color w:val="4B4B63"/>
                  <w:sz w:val="20"/>
                  <w:szCs w:val="20"/>
                  <w:lang w:val="en-US"/>
                </w:rPr>
                <w:delText>500</w:delText>
              </w:r>
            </w:del>
          </w:p>
        </w:tc>
        <w:tc>
          <w:tcPr>
            <w:tcW w:w="1366" w:type="dxa"/>
            <w:tcBorders>
              <w:top w:val="nil"/>
              <w:left w:val="nil"/>
              <w:bottom w:val="single" w:sz="4" w:space="0" w:color="ACB9CA"/>
              <w:right w:val="single" w:sz="4" w:space="0" w:color="ACB9CA"/>
            </w:tcBorders>
            <w:shd w:val="clear" w:color="000000" w:fill="FFFFFF"/>
            <w:noWrap/>
            <w:vAlign w:val="center"/>
            <w:hideMark/>
          </w:tcPr>
          <w:p w14:paraId="38EDC892" w14:textId="77777777" w:rsidR="00BD4538" w:rsidRPr="00C47FE2" w:rsidDel="00BC68F6" w:rsidRDefault="00BD4538" w:rsidP="00BD4538">
            <w:pPr>
              <w:spacing w:before="0" w:after="0" w:line="240" w:lineRule="auto"/>
              <w:jc w:val="right"/>
              <w:rPr>
                <w:del w:id="4009" w:author="khanguyen" w:date="2017-03-17T23:01:00Z"/>
                <w:rFonts w:eastAsia="Times New Roman" w:cs="Arial"/>
                <w:color w:val="4B4B63"/>
                <w:sz w:val="20"/>
                <w:szCs w:val="20"/>
                <w:lang w:val="en-US"/>
              </w:rPr>
            </w:pPr>
            <w:del w:id="4010" w:author="khanguyen" w:date="2017-03-17T23:01:00Z">
              <w:r w:rsidRPr="00C47FE2" w:rsidDel="00BC68F6">
                <w:rPr>
                  <w:rFonts w:eastAsia="Times New Roman" w:cs="Arial"/>
                  <w:color w:val="4B4B63"/>
                  <w:sz w:val="20"/>
                  <w:szCs w:val="20"/>
                  <w:lang w:val="en-US"/>
                </w:rPr>
                <w:delText>821862.81</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15345565" w14:textId="77777777" w:rsidR="00BD4538" w:rsidRPr="00C47FE2" w:rsidDel="00BC68F6" w:rsidRDefault="00BD4538" w:rsidP="00BD4538">
            <w:pPr>
              <w:spacing w:before="0" w:after="0" w:line="240" w:lineRule="auto"/>
              <w:jc w:val="right"/>
              <w:rPr>
                <w:del w:id="4011" w:author="khanguyen" w:date="2017-03-17T23:01:00Z"/>
                <w:rFonts w:eastAsia="Times New Roman" w:cs="Arial"/>
                <w:color w:val="4B4B63"/>
                <w:sz w:val="20"/>
                <w:szCs w:val="20"/>
                <w:lang w:val="en-US"/>
              </w:rPr>
            </w:pPr>
            <w:del w:id="4012" w:author="khanguyen" w:date="2017-03-17T23:01:00Z">
              <w:r w:rsidRPr="00C47FE2" w:rsidDel="00BC68F6">
                <w:rPr>
                  <w:rFonts w:eastAsia="Times New Roman" w:cs="Arial"/>
                  <w:color w:val="4B4B63"/>
                  <w:sz w:val="20"/>
                  <w:szCs w:val="20"/>
                  <w:lang w:val="en-US"/>
                </w:rPr>
                <w:delText>978431</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13BCBAB1" w14:textId="77777777" w:rsidR="00BD4538" w:rsidRPr="00C47FE2" w:rsidDel="00BC68F6" w:rsidRDefault="00BD4538" w:rsidP="00BD4538">
            <w:pPr>
              <w:spacing w:before="0" w:after="0" w:line="240" w:lineRule="auto"/>
              <w:jc w:val="right"/>
              <w:rPr>
                <w:del w:id="4013" w:author="khanguyen" w:date="2017-03-17T23:01:00Z"/>
                <w:rFonts w:eastAsia="Times New Roman" w:cs="Arial"/>
                <w:color w:val="4B4B63"/>
                <w:sz w:val="20"/>
                <w:szCs w:val="20"/>
                <w:lang w:val="en-US"/>
              </w:rPr>
            </w:pPr>
            <w:del w:id="4014" w:author="khanguyen" w:date="2017-03-17T23:01:00Z">
              <w:r w:rsidRPr="00C47FE2" w:rsidDel="00BC68F6">
                <w:rPr>
                  <w:rFonts w:eastAsia="Times New Roman" w:cs="Arial"/>
                  <w:color w:val="4B4B63"/>
                  <w:sz w:val="20"/>
                  <w:szCs w:val="20"/>
                  <w:lang w:val="en-US"/>
                </w:rPr>
                <w:delText>1029119</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4A52D837" w14:textId="77777777" w:rsidR="00BD4538" w:rsidRPr="00C47FE2" w:rsidDel="00BC68F6" w:rsidRDefault="00BD4538" w:rsidP="00BD4538">
            <w:pPr>
              <w:spacing w:before="0" w:after="0" w:line="240" w:lineRule="auto"/>
              <w:jc w:val="right"/>
              <w:rPr>
                <w:del w:id="4015" w:author="khanguyen" w:date="2017-03-17T23:01:00Z"/>
                <w:rFonts w:eastAsia="Times New Roman" w:cs="Arial"/>
                <w:color w:val="4B4B63"/>
                <w:sz w:val="20"/>
                <w:szCs w:val="20"/>
                <w:lang w:val="en-US"/>
              </w:rPr>
            </w:pPr>
            <w:del w:id="4016" w:author="khanguyen" w:date="2017-03-17T23:01:00Z">
              <w:r w:rsidRPr="00C47FE2" w:rsidDel="00BC68F6">
                <w:rPr>
                  <w:rFonts w:eastAsia="Times New Roman" w:cs="Arial"/>
                  <w:color w:val="4B4B63"/>
                  <w:sz w:val="20"/>
                  <w:szCs w:val="20"/>
                  <w:lang w:val="en-US"/>
                </w:rPr>
                <w:delText>1044479</w:delText>
              </w:r>
            </w:del>
          </w:p>
        </w:tc>
        <w:tc>
          <w:tcPr>
            <w:tcW w:w="1130" w:type="dxa"/>
            <w:tcBorders>
              <w:top w:val="nil"/>
              <w:left w:val="nil"/>
              <w:bottom w:val="single" w:sz="4" w:space="0" w:color="ACB9CA"/>
              <w:right w:val="single" w:sz="4" w:space="0" w:color="ACB9CA"/>
            </w:tcBorders>
            <w:shd w:val="clear" w:color="000000" w:fill="FFFFFF"/>
            <w:noWrap/>
            <w:vAlign w:val="center"/>
            <w:hideMark/>
          </w:tcPr>
          <w:p w14:paraId="673D8D7F" w14:textId="77777777" w:rsidR="00BD4538" w:rsidRPr="00C47FE2" w:rsidDel="00BC68F6" w:rsidRDefault="00BD4538" w:rsidP="00BD4538">
            <w:pPr>
              <w:spacing w:before="0" w:after="0" w:line="240" w:lineRule="auto"/>
              <w:jc w:val="right"/>
              <w:rPr>
                <w:del w:id="4017" w:author="khanguyen" w:date="2017-03-17T23:01:00Z"/>
                <w:rFonts w:eastAsia="Times New Roman" w:cs="Arial"/>
                <w:color w:val="4B4B63"/>
                <w:sz w:val="20"/>
                <w:szCs w:val="20"/>
                <w:lang w:val="en-US"/>
              </w:rPr>
            </w:pPr>
            <w:del w:id="4018" w:author="khanguyen" w:date="2017-03-17T23:01:00Z">
              <w:r w:rsidRPr="00C47FE2" w:rsidDel="00BC68F6">
                <w:rPr>
                  <w:rFonts w:eastAsia="Times New Roman" w:cs="Arial"/>
                  <w:color w:val="4B4B63"/>
                  <w:sz w:val="20"/>
                  <w:szCs w:val="20"/>
                  <w:lang w:val="en-US"/>
                </w:rPr>
                <w:delText>383</w:delText>
              </w:r>
            </w:del>
          </w:p>
        </w:tc>
        <w:tc>
          <w:tcPr>
            <w:tcW w:w="1227" w:type="dxa"/>
            <w:tcBorders>
              <w:top w:val="nil"/>
              <w:left w:val="nil"/>
              <w:bottom w:val="single" w:sz="4" w:space="0" w:color="ACB9CA"/>
              <w:right w:val="single" w:sz="4" w:space="0" w:color="ACB9CA"/>
            </w:tcBorders>
            <w:shd w:val="clear" w:color="000000" w:fill="FFFFFF"/>
            <w:noWrap/>
            <w:vAlign w:val="center"/>
            <w:hideMark/>
          </w:tcPr>
          <w:p w14:paraId="3F6A20F8" w14:textId="77777777" w:rsidR="00BD4538" w:rsidRPr="00C47FE2" w:rsidDel="00BC68F6" w:rsidRDefault="00BD4538" w:rsidP="00BD4538">
            <w:pPr>
              <w:spacing w:before="0" w:after="0" w:line="240" w:lineRule="auto"/>
              <w:jc w:val="right"/>
              <w:rPr>
                <w:del w:id="4019" w:author="khanguyen" w:date="2017-03-17T23:01:00Z"/>
                <w:rFonts w:eastAsia="Times New Roman" w:cs="Arial"/>
                <w:color w:val="4B4B63"/>
                <w:sz w:val="20"/>
                <w:szCs w:val="20"/>
                <w:lang w:val="en-US"/>
              </w:rPr>
            </w:pPr>
            <w:del w:id="4020" w:author="khanguyen" w:date="2017-03-17T23:01:00Z">
              <w:r w:rsidRPr="00C47FE2" w:rsidDel="00BC68F6">
                <w:rPr>
                  <w:rFonts w:eastAsia="Times New Roman" w:cs="Arial"/>
                  <w:color w:val="4B4B63"/>
                  <w:sz w:val="20"/>
                  <w:szCs w:val="20"/>
                  <w:lang w:val="en-US"/>
                </w:rPr>
                <w:delText>1356083</w:delText>
              </w:r>
            </w:del>
          </w:p>
        </w:tc>
        <w:tc>
          <w:tcPr>
            <w:tcW w:w="1230" w:type="dxa"/>
            <w:tcBorders>
              <w:top w:val="nil"/>
              <w:left w:val="nil"/>
              <w:bottom w:val="single" w:sz="4" w:space="0" w:color="ACB9CA"/>
              <w:right w:val="single" w:sz="4" w:space="0" w:color="ACB9CA"/>
            </w:tcBorders>
            <w:shd w:val="clear" w:color="000000" w:fill="FFFFFF"/>
            <w:noWrap/>
            <w:vAlign w:val="center"/>
            <w:hideMark/>
          </w:tcPr>
          <w:p w14:paraId="657FB025" w14:textId="77777777" w:rsidR="00BD4538" w:rsidRPr="00C47FE2" w:rsidDel="00BC68F6" w:rsidRDefault="00BD4538" w:rsidP="00BD4538">
            <w:pPr>
              <w:spacing w:before="0" w:after="0" w:line="240" w:lineRule="auto"/>
              <w:jc w:val="right"/>
              <w:rPr>
                <w:del w:id="4021" w:author="khanguyen" w:date="2017-03-17T23:01:00Z"/>
                <w:rFonts w:eastAsia="Times New Roman" w:cs="Arial"/>
                <w:color w:val="4B4B63"/>
                <w:sz w:val="20"/>
                <w:szCs w:val="20"/>
                <w:lang w:val="en-US"/>
              </w:rPr>
            </w:pPr>
            <w:del w:id="4022" w:author="khanguyen" w:date="2017-03-17T23:01:00Z">
              <w:r w:rsidRPr="00C47FE2" w:rsidDel="00BC68F6">
                <w:rPr>
                  <w:rFonts w:eastAsia="Times New Roman" w:cs="Arial"/>
                  <w:color w:val="4B4B63"/>
                  <w:sz w:val="20"/>
                  <w:szCs w:val="20"/>
                  <w:lang w:val="en-US"/>
                </w:rPr>
                <w:delText>0%</w:delText>
              </w:r>
            </w:del>
          </w:p>
        </w:tc>
      </w:tr>
      <w:tr w:rsidR="00BD4538" w:rsidRPr="00C47FE2" w:rsidDel="00BC68F6" w14:paraId="0FA58898" w14:textId="77777777" w:rsidTr="00BD4538">
        <w:trPr>
          <w:trHeight w:val="600"/>
          <w:del w:id="4023" w:author="khanguyen" w:date="2017-03-17T23:01:00Z"/>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14:paraId="743A22B4" w14:textId="77777777" w:rsidR="00BD4538" w:rsidRPr="00C47FE2" w:rsidDel="00BC68F6" w:rsidRDefault="00BD4538" w:rsidP="00BD4538">
            <w:pPr>
              <w:spacing w:before="0" w:after="0" w:line="240" w:lineRule="auto"/>
              <w:rPr>
                <w:del w:id="4024" w:author="khanguyen" w:date="2017-03-17T23:01:00Z"/>
                <w:rFonts w:eastAsia="Times New Roman" w:cs="Arial"/>
                <w:color w:val="4B4B63"/>
                <w:sz w:val="20"/>
                <w:szCs w:val="20"/>
                <w:lang w:val="en-US"/>
              </w:rPr>
            </w:pPr>
            <w:del w:id="4025" w:author="khanguyen" w:date="2017-03-17T23:01:00Z">
              <w:r w:rsidRPr="00C47FE2" w:rsidDel="00BC68F6">
                <w:rPr>
                  <w:rFonts w:eastAsia="Times New Roman" w:cs="Arial"/>
                  <w:color w:val="4B4B63"/>
                  <w:sz w:val="20"/>
                  <w:szCs w:val="20"/>
                  <w:lang w:val="en-US"/>
                </w:rPr>
                <w:delText>Add Invoice for Empty project (Project 01)</w:delText>
              </w:r>
            </w:del>
          </w:p>
        </w:tc>
        <w:tc>
          <w:tcPr>
            <w:tcW w:w="1083" w:type="dxa"/>
            <w:tcBorders>
              <w:top w:val="nil"/>
              <w:left w:val="nil"/>
              <w:bottom w:val="single" w:sz="4" w:space="0" w:color="ACB9CA"/>
              <w:right w:val="single" w:sz="4" w:space="0" w:color="ACB9CA"/>
            </w:tcBorders>
            <w:shd w:val="clear" w:color="000000" w:fill="FFFFFF"/>
            <w:noWrap/>
            <w:vAlign w:val="center"/>
            <w:hideMark/>
          </w:tcPr>
          <w:p w14:paraId="75523851" w14:textId="77777777" w:rsidR="00BD4538" w:rsidRPr="00C47FE2" w:rsidDel="00BC68F6" w:rsidRDefault="00BD4538" w:rsidP="00BD4538">
            <w:pPr>
              <w:spacing w:before="0" w:after="0" w:line="240" w:lineRule="auto"/>
              <w:jc w:val="right"/>
              <w:rPr>
                <w:del w:id="4026" w:author="khanguyen" w:date="2017-03-17T23:01:00Z"/>
                <w:rFonts w:eastAsia="Times New Roman" w:cs="Arial"/>
                <w:color w:val="4B4B63"/>
                <w:sz w:val="20"/>
                <w:szCs w:val="20"/>
                <w:lang w:val="en-US"/>
              </w:rPr>
            </w:pPr>
            <w:del w:id="4027" w:author="khanguyen" w:date="2017-03-17T23:01:00Z">
              <w:r w:rsidRPr="00C47FE2" w:rsidDel="00BC68F6">
                <w:rPr>
                  <w:rFonts w:eastAsia="Times New Roman" w:cs="Arial"/>
                  <w:color w:val="4B4B63"/>
                  <w:sz w:val="20"/>
                  <w:szCs w:val="20"/>
                  <w:lang w:val="en-US"/>
                </w:rPr>
                <w:delText>129</w:delText>
              </w:r>
            </w:del>
          </w:p>
        </w:tc>
        <w:tc>
          <w:tcPr>
            <w:tcW w:w="1366" w:type="dxa"/>
            <w:tcBorders>
              <w:top w:val="nil"/>
              <w:left w:val="nil"/>
              <w:bottom w:val="single" w:sz="4" w:space="0" w:color="ACB9CA"/>
              <w:right w:val="single" w:sz="4" w:space="0" w:color="ACB9CA"/>
            </w:tcBorders>
            <w:shd w:val="clear" w:color="000000" w:fill="FFFFFF"/>
            <w:noWrap/>
            <w:vAlign w:val="center"/>
            <w:hideMark/>
          </w:tcPr>
          <w:p w14:paraId="6E476F0A" w14:textId="77777777" w:rsidR="00BD4538" w:rsidRPr="00C47FE2" w:rsidDel="00BC68F6" w:rsidRDefault="00BD4538" w:rsidP="00BD4538">
            <w:pPr>
              <w:spacing w:before="0" w:after="0" w:line="240" w:lineRule="auto"/>
              <w:jc w:val="right"/>
              <w:rPr>
                <w:del w:id="4028" w:author="khanguyen" w:date="2017-03-17T23:01:00Z"/>
                <w:rFonts w:eastAsia="Times New Roman" w:cs="Arial"/>
                <w:color w:val="4B4B63"/>
                <w:sz w:val="20"/>
                <w:szCs w:val="20"/>
                <w:lang w:val="en-US"/>
              </w:rPr>
            </w:pPr>
            <w:del w:id="4029" w:author="khanguyen" w:date="2017-03-17T23:01:00Z">
              <w:r w:rsidRPr="00C47FE2" w:rsidDel="00BC68F6">
                <w:rPr>
                  <w:rFonts w:eastAsia="Times New Roman" w:cs="Arial"/>
                  <w:color w:val="4B4B63"/>
                  <w:sz w:val="20"/>
                  <w:szCs w:val="20"/>
                  <w:lang w:val="en-US"/>
                </w:rPr>
                <w:delText>1926418.56</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457BB6F6" w14:textId="77777777" w:rsidR="00BD4538" w:rsidRPr="00C47FE2" w:rsidDel="00BC68F6" w:rsidRDefault="00BD4538" w:rsidP="00BD4538">
            <w:pPr>
              <w:spacing w:before="0" w:after="0" w:line="240" w:lineRule="auto"/>
              <w:jc w:val="right"/>
              <w:rPr>
                <w:del w:id="4030" w:author="khanguyen" w:date="2017-03-17T23:01:00Z"/>
                <w:rFonts w:eastAsia="Times New Roman" w:cs="Arial"/>
                <w:color w:val="4B4B63"/>
                <w:sz w:val="20"/>
                <w:szCs w:val="20"/>
                <w:lang w:val="en-US"/>
              </w:rPr>
            </w:pPr>
            <w:del w:id="4031" w:author="khanguyen" w:date="2017-03-17T23:01:00Z">
              <w:r w:rsidRPr="00C47FE2" w:rsidDel="00BC68F6">
                <w:rPr>
                  <w:rFonts w:eastAsia="Times New Roman" w:cs="Arial"/>
                  <w:color w:val="4B4B63"/>
                  <w:sz w:val="20"/>
                  <w:szCs w:val="20"/>
                  <w:lang w:val="en-US"/>
                </w:rPr>
                <w:delText>679423</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3626DD99" w14:textId="77777777" w:rsidR="00BD4538" w:rsidRPr="00C47FE2" w:rsidDel="00BC68F6" w:rsidRDefault="00BD4538" w:rsidP="00BD4538">
            <w:pPr>
              <w:spacing w:before="0" w:after="0" w:line="240" w:lineRule="auto"/>
              <w:jc w:val="right"/>
              <w:rPr>
                <w:del w:id="4032" w:author="khanguyen" w:date="2017-03-17T23:01:00Z"/>
                <w:rFonts w:eastAsia="Times New Roman" w:cs="Arial"/>
                <w:color w:val="4B4B63"/>
                <w:sz w:val="20"/>
                <w:szCs w:val="20"/>
                <w:lang w:val="en-US"/>
              </w:rPr>
            </w:pPr>
            <w:del w:id="4033" w:author="khanguyen" w:date="2017-03-17T23:01:00Z">
              <w:r w:rsidRPr="00C47FE2" w:rsidDel="00BC68F6">
                <w:rPr>
                  <w:rFonts w:eastAsia="Times New Roman" w:cs="Arial"/>
                  <w:color w:val="4B4B63"/>
                  <w:sz w:val="20"/>
                  <w:szCs w:val="20"/>
                  <w:lang w:val="en-US"/>
                </w:rPr>
                <w:delText>1030655</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0C101572" w14:textId="77777777" w:rsidR="00BD4538" w:rsidRPr="00C47FE2" w:rsidDel="00BC68F6" w:rsidRDefault="00BD4538" w:rsidP="00BD4538">
            <w:pPr>
              <w:spacing w:before="0" w:after="0" w:line="240" w:lineRule="auto"/>
              <w:jc w:val="right"/>
              <w:rPr>
                <w:del w:id="4034" w:author="khanguyen" w:date="2017-03-17T23:01:00Z"/>
                <w:rFonts w:eastAsia="Times New Roman" w:cs="Arial"/>
                <w:color w:val="4B4B63"/>
                <w:sz w:val="20"/>
                <w:szCs w:val="20"/>
                <w:lang w:val="en-US"/>
              </w:rPr>
            </w:pPr>
            <w:del w:id="4035" w:author="khanguyen" w:date="2017-03-17T23:01:00Z">
              <w:r w:rsidRPr="00C47FE2" w:rsidDel="00BC68F6">
                <w:rPr>
                  <w:rFonts w:eastAsia="Times New Roman" w:cs="Arial"/>
                  <w:color w:val="4B4B63"/>
                  <w:sz w:val="20"/>
                  <w:szCs w:val="20"/>
                  <w:lang w:val="en-US"/>
                </w:rPr>
                <w:delText>1047551</w:delText>
              </w:r>
            </w:del>
          </w:p>
        </w:tc>
        <w:tc>
          <w:tcPr>
            <w:tcW w:w="1130" w:type="dxa"/>
            <w:tcBorders>
              <w:top w:val="nil"/>
              <w:left w:val="nil"/>
              <w:bottom w:val="single" w:sz="4" w:space="0" w:color="ACB9CA"/>
              <w:right w:val="single" w:sz="4" w:space="0" w:color="ACB9CA"/>
            </w:tcBorders>
            <w:shd w:val="clear" w:color="000000" w:fill="FFFFFF"/>
            <w:noWrap/>
            <w:vAlign w:val="center"/>
            <w:hideMark/>
          </w:tcPr>
          <w:p w14:paraId="6013683D" w14:textId="77777777" w:rsidR="00BD4538" w:rsidRPr="00C47FE2" w:rsidDel="00BC68F6" w:rsidRDefault="00BD4538" w:rsidP="00BD4538">
            <w:pPr>
              <w:spacing w:before="0" w:after="0" w:line="240" w:lineRule="auto"/>
              <w:jc w:val="right"/>
              <w:rPr>
                <w:del w:id="4036" w:author="khanguyen" w:date="2017-03-17T23:01:00Z"/>
                <w:rFonts w:eastAsia="Times New Roman" w:cs="Arial"/>
                <w:color w:val="4B4B63"/>
                <w:sz w:val="20"/>
                <w:szCs w:val="20"/>
                <w:lang w:val="en-US"/>
              </w:rPr>
            </w:pPr>
            <w:del w:id="4037" w:author="khanguyen" w:date="2017-03-17T23:01:00Z">
              <w:r w:rsidRPr="00C47FE2" w:rsidDel="00BC68F6">
                <w:rPr>
                  <w:rFonts w:eastAsia="Times New Roman" w:cs="Arial"/>
                  <w:color w:val="4B4B63"/>
                  <w:sz w:val="20"/>
                  <w:szCs w:val="20"/>
                  <w:lang w:val="en-US"/>
                </w:rPr>
                <w:delText>21355</w:delText>
              </w:r>
            </w:del>
          </w:p>
        </w:tc>
        <w:tc>
          <w:tcPr>
            <w:tcW w:w="1227" w:type="dxa"/>
            <w:tcBorders>
              <w:top w:val="nil"/>
              <w:left w:val="nil"/>
              <w:bottom w:val="single" w:sz="4" w:space="0" w:color="ACB9CA"/>
              <w:right w:val="single" w:sz="4" w:space="0" w:color="ACB9CA"/>
            </w:tcBorders>
            <w:shd w:val="clear" w:color="000000" w:fill="FFFFFF"/>
            <w:noWrap/>
            <w:vAlign w:val="center"/>
            <w:hideMark/>
          </w:tcPr>
          <w:p w14:paraId="6392E458" w14:textId="77777777" w:rsidR="00BD4538" w:rsidRPr="00C47FE2" w:rsidDel="00BC68F6" w:rsidRDefault="00BD4538" w:rsidP="00BD4538">
            <w:pPr>
              <w:spacing w:before="0" w:after="0" w:line="240" w:lineRule="auto"/>
              <w:jc w:val="right"/>
              <w:rPr>
                <w:del w:id="4038" w:author="khanguyen" w:date="2017-03-17T23:01:00Z"/>
                <w:rFonts w:eastAsia="Times New Roman" w:cs="Arial"/>
                <w:color w:val="4B4B63"/>
                <w:sz w:val="20"/>
                <w:szCs w:val="20"/>
                <w:lang w:val="en-US"/>
              </w:rPr>
            </w:pPr>
            <w:del w:id="4039" w:author="khanguyen" w:date="2017-03-17T23:01:00Z">
              <w:r w:rsidRPr="00C47FE2" w:rsidDel="00BC68F6">
                <w:rPr>
                  <w:rFonts w:eastAsia="Times New Roman" w:cs="Arial"/>
                  <w:color w:val="4B4B63"/>
                  <w:sz w:val="20"/>
                  <w:szCs w:val="20"/>
                  <w:lang w:val="en-US"/>
                </w:rPr>
                <w:delText>3097011</w:delText>
              </w:r>
            </w:del>
          </w:p>
        </w:tc>
        <w:tc>
          <w:tcPr>
            <w:tcW w:w="1230" w:type="dxa"/>
            <w:tcBorders>
              <w:top w:val="nil"/>
              <w:left w:val="nil"/>
              <w:bottom w:val="single" w:sz="4" w:space="0" w:color="ACB9CA"/>
              <w:right w:val="single" w:sz="4" w:space="0" w:color="ACB9CA"/>
            </w:tcBorders>
            <w:shd w:val="clear" w:color="000000" w:fill="FFFFFF"/>
            <w:noWrap/>
            <w:vAlign w:val="center"/>
            <w:hideMark/>
          </w:tcPr>
          <w:p w14:paraId="154EEB4C" w14:textId="77777777" w:rsidR="00BD4538" w:rsidRPr="00C47FE2" w:rsidDel="00BC68F6" w:rsidRDefault="00BD4538" w:rsidP="00BD4538">
            <w:pPr>
              <w:spacing w:before="0" w:after="0" w:line="240" w:lineRule="auto"/>
              <w:jc w:val="right"/>
              <w:rPr>
                <w:del w:id="4040" w:author="khanguyen" w:date="2017-03-17T23:01:00Z"/>
                <w:rFonts w:eastAsia="Times New Roman" w:cs="Arial"/>
                <w:color w:val="4B4B63"/>
                <w:sz w:val="20"/>
                <w:szCs w:val="20"/>
                <w:lang w:val="en-US"/>
              </w:rPr>
            </w:pPr>
            <w:del w:id="4041" w:author="khanguyen" w:date="2017-03-17T23:01:00Z">
              <w:r w:rsidRPr="00C47FE2" w:rsidDel="00BC68F6">
                <w:rPr>
                  <w:rFonts w:eastAsia="Times New Roman" w:cs="Arial"/>
                  <w:color w:val="4B4B63"/>
                  <w:sz w:val="20"/>
                  <w:szCs w:val="20"/>
                  <w:lang w:val="en-US"/>
                </w:rPr>
                <w:delText>0%</w:delText>
              </w:r>
            </w:del>
          </w:p>
        </w:tc>
      </w:tr>
      <w:tr w:rsidR="00BD4538" w:rsidRPr="00C47FE2" w:rsidDel="00BC68F6" w14:paraId="10FF0231" w14:textId="77777777" w:rsidTr="00BD4538">
        <w:trPr>
          <w:trHeight w:val="900"/>
          <w:del w:id="4042" w:author="khanguyen" w:date="2017-03-17T23:01:00Z"/>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14:paraId="5C75FBB8" w14:textId="77777777" w:rsidR="00BD4538" w:rsidRPr="00C47FE2" w:rsidDel="00BC68F6" w:rsidRDefault="00BD4538" w:rsidP="00BD4538">
            <w:pPr>
              <w:spacing w:before="0" w:after="0" w:line="240" w:lineRule="auto"/>
              <w:rPr>
                <w:del w:id="4043" w:author="khanguyen" w:date="2017-03-17T23:01:00Z"/>
                <w:rFonts w:eastAsia="Times New Roman" w:cs="Arial"/>
                <w:color w:val="4B4B63"/>
                <w:sz w:val="20"/>
                <w:szCs w:val="20"/>
                <w:lang w:val="en-US"/>
              </w:rPr>
            </w:pPr>
            <w:del w:id="4044" w:author="khanguyen" w:date="2017-03-17T23:01:00Z">
              <w:r w:rsidRPr="00C47FE2" w:rsidDel="00BC68F6">
                <w:rPr>
                  <w:rFonts w:eastAsia="Times New Roman" w:cs="Arial"/>
                  <w:color w:val="4B4B63"/>
                  <w:sz w:val="20"/>
                  <w:szCs w:val="20"/>
                  <w:lang w:val="en-US"/>
                </w:rPr>
                <w:delText>Add invoice for project has Timesheet and Expense (Project 03)</w:delText>
              </w:r>
            </w:del>
          </w:p>
        </w:tc>
        <w:tc>
          <w:tcPr>
            <w:tcW w:w="1083" w:type="dxa"/>
            <w:tcBorders>
              <w:top w:val="nil"/>
              <w:left w:val="nil"/>
              <w:bottom w:val="single" w:sz="4" w:space="0" w:color="ACB9CA"/>
              <w:right w:val="single" w:sz="4" w:space="0" w:color="ACB9CA"/>
            </w:tcBorders>
            <w:shd w:val="clear" w:color="000000" w:fill="FFFFFF"/>
            <w:noWrap/>
            <w:vAlign w:val="center"/>
            <w:hideMark/>
          </w:tcPr>
          <w:p w14:paraId="3546AD24" w14:textId="77777777" w:rsidR="00BD4538" w:rsidRPr="00C47FE2" w:rsidDel="00BC68F6" w:rsidRDefault="00BD4538" w:rsidP="00BD4538">
            <w:pPr>
              <w:spacing w:before="0" w:after="0" w:line="240" w:lineRule="auto"/>
              <w:jc w:val="right"/>
              <w:rPr>
                <w:del w:id="4045" w:author="khanguyen" w:date="2017-03-17T23:01:00Z"/>
                <w:rFonts w:eastAsia="Times New Roman" w:cs="Arial"/>
                <w:color w:val="4B4B63"/>
                <w:sz w:val="20"/>
                <w:szCs w:val="20"/>
                <w:lang w:val="en-US"/>
              </w:rPr>
            </w:pPr>
            <w:del w:id="4046" w:author="khanguyen" w:date="2017-03-17T23:01:00Z">
              <w:r w:rsidRPr="00C47FE2" w:rsidDel="00BC68F6">
                <w:rPr>
                  <w:rFonts w:eastAsia="Times New Roman" w:cs="Arial"/>
                  <w:color w:val="4B4B63"/>
                  <w:sz w:val="20"/>
                  <w:szCs w:val="20"/>
                  <w:lang w:val="en-US"/>
                </w:rPr>
                <w:delText>11</w:delText>
              </w:r>
            </w:del>
          </w:p>
        </w:tc>
        <w:tc>
          <w:tcPr>
            <w:tcW w:w="1366" w:type="dxa"/>
            <w:tcBorders>
              <w:top w:val="nil"/>
              <w:left w:val="nil"/>
              <w:bottom w:val="single" w:sz="4" w:space="0" w:color="ACB9CA"/>
              <w:right w:val="single" w:sz="4" w:space="0" w:color="ACB9CA"/>
            </w:tcBorders>
            <w:shd w:val="clear" w:color="000000" w:fill="FFFFFF"/>
            <w:noWrap/>
            <w:vAlign w:val="center"/>
            <w:hideMark/>
          </w:tcPr>
          <w:p w14:paraId="736D1C1C" w14:textId="77777777" w:rsidR="00BD4538" w:rsidRPr="00C47FE2" w:rsidDel="00BC68F6" w:rsidRDefault="00BD4538" w:rsidP="00BD4538">
            <w:pPr>
              <w:spacing w:before="0" w:after="0" w:line="240" w:lineRule="auto"/>
              <w:jc w:val="right"/>
              <w:rPr>
                <w:del w:id="4047" w:author="khanguyen" w:date="2017-03-17T23:01:00Z"/>
                <w:rFonts w:eastAsia="Times New Roman" w:cs="Arial"/>
                <w:color w:val="4B4B63"/>
                <w:sz w:val="20"/>
                <w:szCs w:val="20"/>
                <w:lang w:val="en-US"/>
              </w:rPr>
            </w:pPr>
            <w:del w:id="4048" w:author="khanguyen" w:date="2017-03-17T23:01:00Z">
              <w:r w:rsidRPr="00C47FE2" w:rsidDel="00BC68F6">
                <w:rPr>
                  <w:rFonts w:eastAsia="Times New Roman" w:cs="Arial"/>
                  <w:color w:val="4B4B63"/>
                  <w:sz w:val="20"/>
                  <w:szCs w:val="20"/>
                  <w:lang w:val="en-US"/>
                </w:rPr>
                <w:delText>3897347.18</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3BDC5CCD" w14:textId="77777777" w:rsidR="00BD4538" w:rsidRPr="00C47FE2" w:rsidDel="00BC68F6" w:rsidRDefault="00BD4538" w:rsidP="00BD4538">
            <w:pPr>
              <w:spacing w:before="0" w:after="0" w:line="240" w:lineRule="auto"/>
              <w:jc w:val="right"/>
              <w:rPr>
                <w:del w:id="4049" w:author="khanguyen" w:date="2017-03-17T23:01:00Z"/>
                <w:rFonts w:eastAsia="Times New Roman" w:cs="Arial"/>
                <w:color w:val="4B4B63"/>
                <w:sz w:val="20"/>
                <w:szCs w:val="20"/>
                <w:lang w:val="en-US"/>
              </w:rPr>
            </w:pPr>
            <w:del w:id="4050" w:author="khanguyen" w:date="2017-03-17T23:01:00Z">
              <w:r w:rsidRPr="00C47FE2" w:rsidDel="00BC68F6">
                <w:rPr>
                  <w:rFonts w:eastAsia="Times New Roman" w:cs="Arial"/>
                  <w:color w:val="4B4B63"/>
                  <w:sz w:val="20"/>
                  <w:szCs w:val="20"/>
                  <w:lang w:val="en-US"/>
                </w:rPr>
                <w:delText>0</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0FE0FD6A" w14:textId="77777777" w:rsidR="00BD4538" w:rsidRPr="00C47FE2" w:rsidDel="00BC68F6" w:rsidRDefault="00BD4538" w:rsidP="00BD4538">
            <w:pPr>
              <w:spacing w:before="0" w:after="0" w:line="240" w:lineRule="auto"/>
              <w:jc w:val="right"/>
              <w:rPr>
                <w:del w:id="4051" w:author="khanguyen" w:date="2017-03-17T23:01:00Z"/>
                <w:rFonts w:eastAsia="Times New Roman" w:cs="Arial"/>
                <w:color w:val="4B4B63"/>
                <w:sz w:val="20"/>
                <w:szCs w:val="20"/>
                <w:lang w:val="en-US"/>
              </w:rPr>
            </w:pPr>
            <w:del w:id="4052" w:author="khanguyen" w:date="2017-03-17T23:01:00Z">
              <w:r w:rsidRPr="00C47FE2" w:rsidDel="00BC68F6">
                <w:rPr>
                  <w:rFonts w:eastAsia="Times New Roman" w:cs="Arial"/>
                  <w:color w:val="4B4B63"/>
                  <w:sz w:val="20"/>
                  <w:szCs w:val="20"/>
                  <w:lang w:val="en-US"/>
                </w:rPr>
                <w:delText>0</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45669649" w14:textId="77777777" w:rsidR="00BD4538" w:rsidRPr="00C47FE2" w:rsidDel="00BC68F6" w:rsidRDefault="00BD4538" w:rsidP="00BD4538">
            <w:pPr>
              <w:spacing w:before="0" w:after="0" w:line="240" w:lineRule="auto"/>
              <w:jc w:val="right"/>
              <w:rPr>
                <w:del w:id="4053" w:author="khanguyen" w:date="2017-03-17T23:01:00Z"/>
                <w:rFonts w:eastAsia="Times New Roman" w:cs="Arial"/>
                <w:color w:val="4B4B63"/>
                <w:sz w:val="20"/>
                <w:szCs w:val="20"/>
                <w:lang w:val="en-US"/>
              </w:rPr>
            </w:pPr>
            <w:del w:id="4054" w:author="khanguyen" w:date="2017-03-17T23:01:00Z">
              <w:r w:rsidRPr="00C47FE2" w:rsidDel="00BC68F6">
                <w:rPr>
                  <w:rFonts w:eastAsia="Times New Roman" w:cs="Arial"/>
                  <w:color w:val="4B4B63"/>
                  <w:sz w:val="20"/>
                  <w:szCs w:val="20"/>
                  <w:lang w:val="en-US"/>
                </w:rPr>
                <w:delText>0</w:delText>
              </w:r>
            </w:del>
          </w:p>
        </w:tc>
        <w:tc>
          <w:tcPr>
            <w:tcW w:w="1130" w:type="dxa"/>
            <w:tcBorders>
              <w:top w:val="nil"/>
              <w:left w:val="nil"/>
              <w:bottom w:val="single" w:sz="4" w:space="0" w:color="ACB9CA"/>
              <w:right w:val="single" w:sz="4" w:space="0" w:color="ACB9CA"/>
            </w:tcBorders>
            <w:shd w:val="clear" w:color="000000" w:fill="FFFFFF"/>
            <w:noWrap/>
            <w:vAlign w:val="center"/>
            <w:hideMark/>
          </w:tcPr>
          <w:p w14:paraId="0BA05300" w14:textId="77777777" w:rsidR="00BD4538" w:rsidRPr="00C47FE2" w:rsidDel="00BC68F6" w:rsidRDefault="00BD4538" w:rsidP="00BD4538">
            <w:pPr>
              <w:spacing w:before="0" w:after="0" w:line="240" w:lineRule="auto"/>
              <w:jc w:val="right"/>
              <w:rPr>
                <w:del w:id="4055" w:author="khanguyen" w:date="2017-03-17T23:01:00Z"/>
                <w:rFonts w:eastAsia="Times New Roman" w:cs="Arial"/>
                <w:color w:val="4B4B63"/>
                <w:sz w:val="20"/>
                <w:szCs w:val="20"/>
                <w:lang w:val="en-US"/>
              </w:rPr>
            </w:pPr>
            <w:del w:id="4056" w:author="khanguyen" w:date="2017-03-17T23:01:00Z">
              <w:r w:rsidRPr="00C47FE2" w:rsidDel="00BC68F6">
                <w:rPr>
                  <w:rFonts w:eastAsia="Times New Roman" w:cs="Arial"/>
                  <w:color w:val="4B4B63"/>
                  <w:sz w:val="20"/>
                  <w:szCs w:val="20"/>
                  <w:lang w:val="en-US"/>
                </w:rPr>
                <w:delText>3316810</w:delText>
              </w:r>
            </w:del>
          </w:p>
        </w:tc>
        <w:tc>
          <w:tcPr>
            <w:tcW w:w="1227" w:type="dxa"/>
            <w:tcBorders>
              <w:top w:val="nil"/>
              <w:left w:val="nil"/>
              <w:bottom w:val="single" w:sz="4" w:space="0" w:color="ACB9CA"/>
              <w:right w:val="single" w:sz="4" w:space="0" w:color="ACB9CA"/>
            </w:tcBorders>
            <w:shd w:val="clear" w:color="000000" w:fill="FFFFFF"/>
            <w:noWrap/>
            <w:vAlign w:val="center"/>
            <w:hideMark/>
          </w:tcPr>
          <w:p w14:paraId="209CF0BB" w14:textId="77777777" w:rsidR="00BD4538" w:rsidRPr="00C47FE2" w:rsidDel="00BC68F6" w:rsidRDefault="00BD4538" w:rsidP="00BD4538">
            <w:pPr>
              <w:spacing w:before="0" w:after="0" w:line="240" w:lineRule="auto"/>
              <w:jc w:val="right"/>
              <w:rPr>
                <w:del w:id="4057" w:author="khanguyen" w:date="2017-03-17T23:01:00Z"/>
                <w:rFonts w:eastAsia="Times New Roman" w:cs="Arial"/>
                <w:color w:val="4B4B63"/>
                <w:sz w:val="20"/>
                <w:szCs w:val="20"/>
                <w:lang w:val="en-US"/>
              </w:rPr>
            </w:pPr>
            <w:del w:id="4058" w:author="khanguyen" w:date="2017-03-17T23:01:00Z">
              <w:r w:rsidRPr="00C47FE2" w:rsidDel="00BC68F6">
                <w:rPr>
                  <w:rFonts w:eastAsia="Times New Roman" w:cs="Arial"/>
                  <w:color w:val="4B4B63"/>
                  <w:sz w:val="20"/>
                  <w:szCs w:val="20"/>
                  <w:lang w:val="en-US"/>
                </w:rPr>
                <w:delText>4234138</w:delText>
              </w:r>
            </w:del>
          </w:p>
        </w:tc>
        <w:tc>
          <w:tcPr>
            <w:tcW w:w="1230" w:type="dxa"/>
            <w:tcBorders>
              <w:top w:val="nil"/>
              <w:left w:val="nil"/>
              <w:bottom w:val="single" w:sz="4" w:space="0" w:color="ACB9CA"/>
              <w:right w:val="single" w:sz="4" w:space="0" w:color="ACB9CA"/>
            </w:tcBorders>
            <w:shd w:val="clear" w:color="000000" w:fill="FFFFFF"/>
            <w:noWrap/>
            <w:vAlign w:val="center"/>
            <w:hideMark/>
          </w:tcPr>
          <w:p w14:paraId="3FCC0595" w14:textId="77777777" w:rsidR="00BD4538" w:rsidRPr="00C47FE2" w:rsidDel="00BC68F6" w:rsidRDefault="00BD4538" w:rsidP="00BD4538">
            <w:pPr>
              <w:spacing w:before="0" w:after="0" w:line="240" w:lineRule="auto"/>
              <w:jc w:val="right"/>
              <w:rPr>
                <w:del w:id="4059" w:author="khanguyen" w:date="2017-03-17T23:01:00Z"/>
                <w:rFonts w:eastAsia="Times New Roman" w:cs="Arial"/>
                <w:color w:val="4B4B63"/>
                <w:sz w:val="20"/>
                <w:szCs w:val="20"/>
                <w:lang w:val="en-US"/>
              </w:rPr>
            </w:pPr>
            <w:del w:id="4060" w:author="khanguyen" w:date="2017-03-17T23:01:00Z">
              <w:r w:rsidRPr="00C47FE2" w:rsidDel="00BC68F6">
                <w:rPr>
                  <w:rFonts w:eastAsia="Times New Roman" w:cs="Arial"/>
                  <w:color w:val="4B4B63"/>
                  <w:sz w:val="20"/>
                  <w:szCs w:val="20"/>
                  <w:lang w:val="en-US"/>
                </w:rPr>
                <w:delText>0%</w:delText>
              </w:r>
            </w:del>
          </w:p>
        </w:tc>
      </w:tr>
      <w:tr w:rsidR="00BD4538" w:rsidRPr="00C47FE2" w:rsidDel="00BC68F6" w14:paraId="221F39D2" w14:textId="77777777" w:rsidTr="00BD4538">
        <w:trPr>
          <w:trHeight w:val="600"/>
          <w:del w:id="4061" w:author="khanguyen" w:date="2017-03-17T23:01:00Z"/>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14:paraId="2203DC35" w14:textId="77777777" w:rsidR="00BD4538" w:rsidRPr="00C47FE2" w:rsidDel="00BC68F6" w:rsidRDefault="00BD4538" w:rsidP="00BD4538">
            <w:pPr>
              <w:spacing w:before="0" w:after="0" w:line="240" w:lineRule="auto"/>
              <w:rPr>
                <w:del w:id="4062" w:author="khanguyen" w:date="2017-03-17T23:01:00Z"/>
                <w:rFonts w:eastAsia="Times New Roman" w:cs="Arial"/>
                <w:color w:val="4B4B63"/>
                <w:sz w:val="20"/>
                <w:szCs w:val="20"/>
                <w:lang w:val="en-US"/>
              </w:rPr>
            </w:pPr>
            <w:del w:id="4063" w:author="khanguyen" w:date="2017-03-17T23:01:00Z">
              <w:r w:rsidRPr="00C47FE2" w:rsidDel="00BC68F6">
                <w:rPr>
                  <w:rFonts w:eastAsia="Times New Roman" w:cs="Arial"/>
                  <w:color w:val="4B4B63"/>
                  <w:sz w:val="20"/>
                  <w:szCs w:val="20"/>
                  <w:lang w:val="en-US"/>
                </w:rPr>
                <w:delText>Add invoice for Project with task (Project 02)</w:delText>
              </w:r>
            </w:del>
          </w:p>
        </w:tc>
        <w:tc>
          <w:tcPr>
            <w:tcW w:w="1083" w:type="dxa"/>
            <w:tcBorders>
              <w:top w:val="nil"/>
              <w:left w:val="nil"/>
              <w:bottom w:val="single" w:sz="4" w:space="0" w:color="ACB9CA"/>
              <w:right w:val="single" w:sz="4" w:space="0" w:color="ACB9CA"/>
            </w:tcBorders>
            <w:shd w:val="clear" w:color="000000" w:fill="FFFFFF"/>
            <w:noWrap/>
            <w:vAlign w:val="center"/>
            <w:hideMark/>
          </w:tcPr>
          <w:p w14:paraId="09239EE5" w14:textId="77777777" w:rsidR="00BD4538" w:rsidRPr="00C47FE2" w:rsidDel="00BC68F6" w:rsidRDefault="00BD4538" w:rsidP="00BD4538">
            <w:pPr>
              <w:spacing w:before="0" w:after="0" w:line="240" w:lineRule="auto"/>
              <w:jc w:val="right"/>
              <w:rPr>
                <w:del w:id="4064" w:author="khanguyen" w:date="2017-03-17T23:01:00Z"/>
                <w:rFonts w:eastAsia="Times New Roman" w:cs="Arial"/>
                <w:color w:val="4B4B63"/>
                <w:sz w:val="20"/>
                <w:szCs w:val="20"/>
                <w:lang w:val="en-US"/>
              </w:rPr>
            </w:pPr>
            <w:del w:id="4065" w:author="khanguyen" w:date="2017-03-17T23:01:00Z">
              <w:r w:rsidRPr="00C47FE2" w:rsidDel="00BC68F6">
                <w:rPr>
                  <w:rFonts w:eastAsia="Times New Roman" w:cs="Arial"/>
                  <w:color w:val="4B4B63"/>
                  <w:sz w:val="20"/>
                  <w:szCs w:val="20"/>
                  <w:lang w:val="en-US"/>
                </w:rPr>
                <w:delText>59</w:delText>
              </w:r>
            </w:del>
          </w:p>
        </w:tc>
        <w:tc>
          <w:tcPr>
            <w:tcW w:w="1366" w:type="dxa"/>
            <w:tcBorders>
              <w:top w:val="nil"/>
              <w:left w:val="nil"/>
              <w:bottom w:val="single" w:sz="4" w:space="0" w:color="ACB9CA"/>
              <w:right w:val="single" w:sz="4" w:space="0" w:color="ACB9CA"/>
            </w:tcBorders>
            <w:shd w:val="clear" w:color="000000" w:fill="FFFFFF"/>
            <w:noWrap/>
            <w:vAlign w:val="center"/>
            <w:hideMark/>
          </w:tcPr>
          <w:p w14:paraId="36936F2A" w14:textId="77777777" w:rsidR="00BD4538" w:rsidRPr="00C47FE2" w:rsidDel="00BC68F6" w:rsidRDefault="00BD4538" w:rsidP="00BD4538">
            <w:pPr>
              <w:spacing w:before="0" w:after="0" w:line="240" w:lineRule="auto"/>
              <w:jc w:val="right"/>
              <w:rPr>
                <w:del w:id="4066" w:author="khanguyen" w:date="2017-03-17T23:01:00Z"/>
                <w:rFonts w:eastAsia="Times New Roman" w:cs="Arial"/>
                <w:color w:val="4B4B63"/>
                <w:sz w:val="20"/>
                <w:szCs w:val="20"/>
                <w:lang w:val="en-US"/>
              </w:rPr>
            </w:pPr>
            <w:del w:id="4067" w:author="khanguyen" w:date="2017-03-17T23:01:00Z">
              <w:r w:rsidRPr="00C47FE2" w:rsidDel="00BC68F6">
                <w:rPr>
                  <w:rFonts w:eastAsia="Times New Roman" w:cs="Arial"/>
                  <w:color w:val="4B4B63"/>
                  <w:sz w:val="20"/>
                  <w:szCs w:val="20"/>
                  <w:lang w:val="en-US"/>
                </w:rPr>
                <w:delText>2242204.7</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511C6C08" w14:textId="77777777" w:rsidR="00BD4538" w:rsidRPr="00C47FE2" w:rsidDel="00BC68F6" w:rsidRDefault="00BD4538" w:rsidP="00BD4538">
            <w:pPr>
              <w:spacing w:before="0" w:after="0" w:line="240" w:lineRule="auto"/>
              <w:jc w:val="right"/>
              <w:rPr>
                <w:del w:id="4068" w:author="khanguyen" w:date="2017-03-17T23:01:00Z"/>
                <w:rFonts w:eastAsia="Times New Roman" w:cs="Arial"/>
                <w:color w:val="4B4B63"/>
                <w:sz w:val="20"/>
                <w:szCs w:val="20"/>
                <w:lang w:val="en-US"/>
              </w:rPr>
            </w:pPr>
            <w:del w:id="4069" w:author="khanguyen" w:date="2017-03-17T23:01:00Z">
              <w:r w:rsidRPr="00C47FE2" w:rsidDel="00BC68F6">
                <w:rPr>
                  <w:rFonts w:eastAsia="Times New Roman" w:cs="Arial"/>
                  <w:color w:val="4B4B63"/>
                  <w:sz w:val="20"/>
                  <w:szCs w:val="20"/>
                  <w:lang w:val="en-US"/>
                </w:rPr>
                <w:delText>954367</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4A695D93" w14:textId="77777777" w:rsidR="00BD4538" w:rsidRPr="00C47FE2" w:rsidDel="00BC68F6" w:rsidRDefault="00BD4538" w:rsidP="00BD4538">
            <w:pPr>
              <w:spacing w:before="0" w:after="0" w:line="240" w:lineRule="auto"/>
              <w:jc w:val="right"/>
              <w:rPr>
                <w:del w:id="4070" w:author="khanguyen" w:date="2017-03-17T23:01:00Z"/>
                <w:rFonts w:eastAsia="Times New Roman" w:cs="Arial"/>
                <w:color w:val="4B4B63"/>
                <w:sz w:val="20"/>
                <w:szCs w:val="20"/>
                <w:lang w:val="en-US"/>
              </w:rPr>
            </w:pPr>
            <w:del w:id="4071" w:author="khanguyen" w:date="2017-03-17T23:01:00Z">
              <w:r w:rsidRPr="00C47FE2" w:rsidDel="00BC68F6">
                <w:rPr>
                  <w:rFonts w:eastAsia="Times New Roman" w:cs="Arial"/>
                  <w:color w:val="4B4B63"/>
                  <w:sz w:val="20"/>
                  <w:szCs w:val="20"/>
                  <w:lang w:val="en-US"/>
                </w:rPr>
                <w:delText>1045503</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4737B51B" w14:textId="77777777" w:rsidR="00BD4538" w:rsidRPr="00C47FE2" w:rsidDel="00BC68F6" w:rsidRDefault="00BD4538" w:rsidP="00BD4538">
            <w:pPr>
              <w:spacing w:before="0" w:after="0" w:line="240" w:lineRule="auto"/>
              <w:jc w:val="right"/>
              <w:rPr>
                <w:del w:id="4072" w:author="khanguyen" w:date="2017-03-17T23:01:00Z"/>
                <w:rFonts w:eastAsia="Times New Roman" w:cs="Arial"/>
                <w:color w:val="4B4B63"/>
                <w:sz w:val="20"/>
                <w:szCs w:val="20"/>
                <w:lang w:val="en-US"/>
              </w:rPr>
            </w:pPr>
            <w:del w:id="4073" w:author="khanguyen" w:date="2017-03-17T23:01:00Z">
              <w:r w:rsidRPr="00C47FE2" w:rsidDel="00BC68F6">
                <w:rPr>
                  <w:rFonts w:eastAsia="Times New Roman" w:cs="Arial"/>
                  <w:color w:val="4B4B63"/>
                  <w:sz w:val="20"/>
                  <w:szCs w:val="20"/>
                  <w:lang w:val="en-US"/>
                </w:rPr>
                <w:delText>1045503</w:delText>
              </w:r>
            </w:del>
          </w:p>
        </w:tc>
        <w:tc>
          <w:tcPr>
            <w:tcW w:w="1130" w:type="dxa"/>
            <w:tcBorders>
              <w:top w:val="nil"/>
              <w:left w:val="nil"/>
              <w:bottom w:val="single" w:sz="4" w:space="0" w:color="ACB9CA"/>
              <w:right w:val="single" w:sz="4" w:space="0" w:color="ACB9CA"/>
            </w:tcBorders>
            <w:shd w:val="clear" w:color="000000" w:fill="FFFFFF"/>
            <w:noWrap/>
            <w:vAlign w:val="center"/>
            <w:hideMark/>
          </w:tcPr>
          <w:p w14:paraId="3F2BAB72" w14:textId="77777777" w:rsidR="00BD4538" w:rsidRPr="00C47FE2" w:rsidDel="00BC68F6" w:rsidRDefault="00BD4538" w:rsidP="00BD4538">
            <w:pPr>
              <w:spacing w:before="0" w:after="0" w:line="240" w:lineRule="auto"/>
              <w:jc w:val="right"/>
              <w:rPr>
                <w:del w:id="4074" w:author="khanguyen" w:date="2017-03-17T23:01:00Z"/>
                <w:rFonts w:eastAsia="Times New Roman" w:cs="Arial"/>
                <w:color w:val="4B4B63"/>
                <w:sz w:val="20"/>
                <w:szCs w:val="20"/>
                <w:lang w:val="en-US"/>
              </w:rPr>
            </w:pPr>
            <w:del w:id="4075" w:author="khanguyen" w:date="2017-03-17T23:01:00Z">
              <w:r w:rsidRPr="00C47FE2" w:rsidDel="00BC68F6">
                <w:rPr>
                  <w:rFonts w:eastAsia="Times New Roman" w:cs="Arial"/>
                  <w:color w:val="4B4B63"/>
                  <w:sz w:val="20"/>
                  <w:szCs w:val="20"/>
                  <w:lang w:val="en-US"/>
                </w:rPr>
                <w:delText>275665</w:delText>
              </w:r>
            </w:del>
          </w:p>
        </w:tc>
        <w:tc>
          <w:tcPr>
            <w:tcW w:w="1227" w:type="dxa"/>
            <w:tcBorders>
              <w:top w:val="nil"/>
              <w:left w:val="nil"/>
              <w:bottom w:val="single" w:sz="4" w:space="0" w:color="ACB9CA"/>
              <w:right w:val="single" w:sz="4" w:space="0" w:color="ACB9CA"/>
            </w:tcBorders>
            <w:shd w:val="clear" w:color="000000" w:fill="FFFFFF"/>
            <w:noWrap/>
            <w:vAlign w:val="center"/>
            <w:hideMark/>
          </w:tcPr>
          <w:p w14:paraId="095CF7B4" w14:textId="77777777" w:rsidR="00BD4538" w:rsidRPr="00C47FE2" w:rsidDel="00BC68F6" w:rsidRDefault="00BD4538" w:rsidP="00BD4538">
            <w:pPr>
              <w:spacing w:before="0" w:after="0" w:line="240" w:lineRule="auto"/>
              <w:jc w:val="right"/>
              <w:rPr>
                <w:del w:id="4076" w:author="khanguyen" w:date="2017-03-17T23:01:00Z"/>
                <w:rFonts w:eastAsia="Times New Roman" w:cs="Arial"/>
                <w:color w:val="4B4B63"/>
                <w:sz w:val="20"/>
                <w:szCs w:val="20"/>
                <w:lang w:val="en-US"/>
              </w:rPr>
            </w:pPr>
            <w:del w:id="4077" w:author="khanguyen" w:date="2017-03-17T23:01:00Z">
              <w:r w:rsidRPr="00C47FE2" w:rsidDel="00BC68F6">
                <w:rPr>
                  <w:rFonts w:eastAsia="Times New Roman" w:cs="Arial"/>
                  <w:color w:val="4B4B63"/>
                  <w:sz w:val="20"/>
                  <w:szCs w:val="20"/>
                  <w:lang w:val="en-US"/>
                </w:rPr>
                <w:delText>3073796</w:delText>
              </w:r>
            </w:del>
          </w:p>
        </w:tc>
        <w:tc>
          <w:tcPr>
            <w:tcW w:w="1230" w:type="dxa"/>
            <w:tcBorders>
              <w:top w:val="nil"/>
              <w:left w:val="nil"/>
              <w:bottom w:val="single" w:sz="4" w:space="0" w:color="ACB9CA"/>
              <w:right w:val="single" w:sz="4" w:space="0" w:color="ACB9CA"/>
            </w:tcBorders>
            <w:shd w:val="clear" w:color="000000" w:fill="FFFFFF"/>
            <w:noWrap/>
            <w:vAlign w:val="center"/>
            <w:hideMark/>
          </w:tcPr>
          <w:p w14:paraId="4E976C36" w14:textId="77777777" w:rsidR="00BD4538" w:rsidRPr="00C47FE2" w:rsidDel="00BC68F6" w:rsidRDefault="00BD4538" w:rsidP="00BD4538">
            <w:pPr>
              <w:spacing w:before="0" w:after="0" w:line="240" w:lineRule="auto"/>
              <w:jc w:val="right"/>
              <w:rPr>
                <w:del w:id="4078" w:author="khanguyen" w:date="2017-03-17T23:01:00Z"/>
                <w:rFonts w:eastAsia="Times New Roman" w:cs="Arial"/>
                <w:color w:val="4B4B63"/>
                <w:sz w:val="20"/>
                <w:szCs w:val="20"/>
                <w:lang w:val="en-US"/>
              </w:rPr>
            </w:pPr>
            <w:del w:id="4079" w:author="khanguyen" w:date="2017-03-17T23:01:00Z">
              <w:r w:rsidRPr="00C47FE2" w:rsidDel="00BC68F6">
                <w:rPr>
                  <w:rFonts w:eastAsia="Times New Roman" w:cs="Arial"/>
                  <w:color w:val="4B4B63"/>
                  <w:sz w:val="20"/>
                  <w:szCs w:val="20"/>
                  <w:lang w:val="en-US"/>
                </w:rPr>
                <w:delText>0%</w:delText>
              </w:r>
            </w:del>
          </w:p>
        </w:tc>
      </w:tr>
      <w:tr w:rsidR="00BD4538" w:rsidRPr="00C47FE2" w:rsidDel="00BC68F6" w14:paraId="09E4C9CB" w14:textId="77777777" w:rsidTr="00BD4538">
        <w:trPr>
          <w:trHeight w:val="300"/>
          <w:del w:id="4080" w:author="khanguyen" w:date="2017-03-17T23:01:00Z"/>
        </w:trPr>
        <w:tc>
          <w:tcPr>
            <w:tcW w:w="3585" w:type="dxa"/>
            <w:tcBorders>
              <w:top w:val="nil"/>
              <w:left w:val="single" w:sz="4" w:space="0" w:color="ACB9CA"/>
              <w:bottom w:val="single" w:sz="4" w:space="0" w:color="ACB9CA"/>
              <w:right w:val="single" w:sz="4" w:space="0" w:color="ACB9CA"/>
            </w:tcBorders>
            <w:shd w:val="clear" w:color="000000" w:fill="FFFFFF"/>
            <w:vAlign w:val="center"/>
            <w:hideMark/>
          </w:tcPr>
          <w:p w14:paraId="22F9FDD7" w14:textId="77777777" w:rsidR="00BD4538" w:rsidRPr="00C47FE2" w:rsidDel="00BC68F6" w:rsidRDefault="00BD4538" w:rsidP="00BD4538">
            <w:pPr>
              <w:spacing w:before="0" w:after="0" w:line="240" w:lineRule="auto"/>
              <w:rPr>
                <w:del w:id="4081" w:author="khanguyen" w:date="2017-03-17T23:01:00Z"/>
                <w:rFonts w:eastAsia="Times New Roman" w:cs="Arial"/>
                <w:color w:val="4B4B63"/>
                <w:sz w:val="20"/>
                <w:szCs w:val="20"/>
                <w:lang w:val="en-US"/>
              </w:rPr>
            </w:pPr>
            <w:del w:id="4082" w:author="khanguyen" w:date="2017-03-17T23:01:00Z">
              <w:r w:rsidRPr="00C47FE2" w:rsidDel="00BC68F6">
                <w:rPr>
                  <w:rFonts w:eastAsia="Times New Roman" w:cs="Arial"/>
                  <w:color w:val="4B4B63"/>
                  <w:sz w:val="20"/>
                  <w:szCs w:val="20"/>
                  <w:lang w:val="en-US"/>
                </w:rPr>
                <w:delText>Add Invoice for Sale Proposal</w:delText>
              </w:r>
            </w:del>
          </w:p>
        </w:tc>
        <w:tc>
          <w:tcPr>
            <w:tcW w:w="1083" w:type="dxa"/>
            <w:tcBorders>
              <w:top w:val="nil"/>
              <w:left w:val="nil"/>
              <w:bottom w:val="single" w:sz="4" w:space="0" w:color="ACB9CA"/>
              <w:right w:val="single" w:sz="4" w:space="0" w:color="ACB9CA"/>
            </w:tcBorders>
            <w:shd w:val="clear" w:color="000000" w:fill="FFFFFF"/>
            <w:noWrap/>
            <w:vAlign w:val="center"/>
            <w:hideMark/>
          </w:tcPr>
          <w:p w14:paraId="6B8BDEB2" w14:textId="77777777" w:rsidR="00BD4538" w:rsidRPr="00C47FE2" w:rsidDel="00BC68F6" w:rsidRDefault="00BD4538" w:rsidP="00BD4538">
            <w:pPr>
              <w:spacing w:before="0" w:after="0" w:line="240" w:lineRule="auto"/>
              <w:jc w:val="right"/>
              <w:rPr>
                <w:del w:id="4083" w:author="khanguyen" w:date="2017-03-17T23:01:00Z"/>
                <w:rFonts w:eastAsia="Times New Roman" w:cs="Arial"/>
                <w:color w:val="4B4B63"/>
                <w:sz w:val="20"/>
                <w:szCs w:val="20"/>
                <w:lang w:val="en-US"/>
              </w:rPr>
            </w:pPr>
            <w:del w:id="4084" w:author="khanguyen" w:date="2017-03-17T23:01:00Z">
              <w:r w:rsidRPr="00C47FE2" w:rsidDel="00BC68F6">
                <w:rPr>
                  <w:rFonts w:eastAsia="Times New Roman" w:cs="Arial"/>
                  <w:color w:val="4B4B63"/>
                  <w:sz w:val="20"/>
                  <w:szCs w:val="20"/>
                  <w:lang w:val="en-US"/>
                </w:rPr>
                <w:delText>500</w:delText>
              </w:r>
            </w:del>
          </w:p>
        </w:tc>
        <w:tc>
          <w:tcPr>
            <w:tcW w:w="1366" w:type="dxa"/>
            <w:tcBorders>
              <w:top w:val="nil"/>
              <w:left w:val="nil"/>
              <w:bottom w:val="single" w:sz="4" w:space="0" w:color="ACB9CA"/>
              <w:right w:val="single" w:sz="4" w:space="0" w:color="ACB9CA"/>
            </w:tcBorders>
            <w:shd w:val="clear" w:color="000000" w:fill="FFFFFF"/>
            <w:noWrap/>
            <w:vAlign w:val="center"/>
            <w:hideMark/>
          </w:tcPr>
          <w:p w14:paraId="6FEB3857" w14:textId="77777777" w:rsidR="00BD4538" w:rsidRPr="00C47FE2" w:rsidDel="00BC68F6" w:rsidRDefault="00BD4538" w:rsidP="00BD4538">
            <w:pPr>
              <w:spacing w:before="0" w:after="0" w:line="240" w:lineRule="auto"/>
              <w:jc w:val="right"/>
              <w:rPr>
                <w:del w:id="4085" w:author="khanguyen" w:date="2017-03-17T23:01:00Z"/>
                <w:rFonts w:eastAsia="Times New Roman" w:cs="Arial"/>
                <w:color w:val="4B4B63"/>
                <w:sz w:val="20"/>
                <w:szCs w:val="20"/>
                <w:lang w:val="en-US"/>
              </w:rPr>
            </w:pPr>
            <w:del w:id="4086" w:author="khanguyen" w:date="2017-03-17T23:01:00Z">
              <w:r w:rsidRPr="00C47FE2" w:rsidDel="00BC68F6">
                <w:rPr>
                  <w:rFonts w:eastAsia="Times New Roman" w:cs="Arial"/>
                  <w:color w:val="4B4B63"/>
                  <w:sz w:val="20"/>
                  <w:szCs w:val="20"/>
                  <w:lang w:val="en-US"/>
                </w:rPr>
                <w:delText>1510471.49</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2DDD4E2E" w14:textId="77777777" w:rsidR="00BD4538" w:rsidRPr="00C47FE2" w:rsidDel="00BC68F6" w:rsidRDefault="00BD4538" w:rsidP="00BD4538">
            <w:pPr>
              <w:spacing w:before="0" w:after="0" w:line="240" w:lineRule="auto"/>
              <w:jc w:val="right"/>
              <w:rPr>
                <w:del w:id="4087" w:author="khanguyen" w:date="2017-03-17T23:01:00Z"/>
                <w:rFonts w:eastAsia="Times New Roman" w:cs="Arial"/>
                <w:color w:val="4B4B63"/>
                <w:sz w:val="20"/>
                <w:szCs w:val="20"/>
                <w:lang w:val="en-US"/>
              </w:rPr>
            </w:pPr>
            <w:del w:id="4088" w:author="khanguyen" w:date="2017-03-17T23:01:00Z">
              <w:r w:rsidRPr="00C47FE2" w:rsidDel="00BC68F6">
                <w:rPr>
                  <w:rFonts w:eastAsia="Times New Roman" w:cs="Arial"/>
                  <w:color w:val="4B4B63"/>
                  <w:sz w:val="20"/>
                  <w:szCs w:val="20"/>
                  <w:lang w:val="en-US"/>
                </w:rPr>
                <w:delText>928767</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1E0CF5D5" w14:textId="77777777" w:rsidR="00BD4538" w:rsidRPr="00C47FE2" w:rsidDel="00BC68F6" w:rsidRDefault="00BD4538" w:rsidP="00BD4538">
            <w:pPr>
              <w:spacing w:before="0" w:after="0" w:line="240" w:lineRule="auto"/>
              <w:jc w:val="right"/>
              <w:rPr>
                <w:del w:id="4089" w:author="khanguyen" w:date="2017-03-17T23:01:00Z"/>
                <w:rFonts w:eastAsia="Times New Roman" w:cs="Arial"/>
                <w:color w:val="4B4B63"/>
                <w:sz w:val="20"/>
                <w:szCs w:val="20"/>
                <w:lang w:val="en-US"/>
              </w:rPr>
            </w:pPr>
            <w:del w:id="4090" w:author="khanguyen" w:date="2017-03-17T23:01:00Z">
              <w:r w:rsidRPr="00C47FE2" w:rsidDel="00BC68F6">
                <w:rPr>
                  <w:rFonts w:eastAsia="Times New Roman" w:cs="Arial"/>
                  <w:color w:val="4B4B63"/>
                  <w:sz w:val="20"/>
                  <w:szCs w:val="20"/>
                  <w:lang w:val="en-US"/>
                </w:rPr>
                <w:delText>998399</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723FABEA" w14:textId="77777777" w:rsidR="00BD4538" w:rsidRPr="00C47FE2" w:rsidDel="00BC68F6" w:rsidRDefault="00BD4538" w:rsidP="00BD4538">
            <w:pPr>
              <w:spacing w:before="0" w:after="0" w:line="240" w:lineRule="auto"/>
              <w:jc w:val="right"/>
              <w:rPr>
                <w:del w:id="4091" w:author="khanguyen" w:date="2017-03-17T23:01:00Z"/>
                <w:rFonts w:eastAsia="Times New Roman" w:cs="Arial"/>
                <w:color w:val="4B4B63"/>
                <w:sz w:val="20"/>
                <w:szCs w:val="20"/>
                <w:lang w:val="en-US"/>
              </w:rPr>
            </w:pPr>
            <w:del w:id="4092" w:author="khanguyen" w:date="2017-03-17T23:01:00Z">
              <w:r w:rsidRPr="00C47FE2" w:rsidDel="00BC68F6">
                <w:rPr>
                  <w:rFonts w:eastAsia="Times New Roman" w:cs="Arial"/>
                  <w:color w:val="4B4B63"/>
                  <w:sz w:val="20"/>
                  <w:szCs w:val="20"/>
                  <w:lang w:val="en-US"/>
                </w:rPr>
                <w:delText>1022975</w:delText>
              </w:r>
            </w:del>
          </w:p>
        </w:tc>
        <w:tc>
          <w:tcPr>
            <w:tcW w:w="1130" w:type="dxa"/>
            <w:tcBorders>
              <w:top w:val="nil"/>
              <w:left w:val="nil"/>
              <w:bottom w:val="single" w:sz="4" w:space="0" w:color="ACB9CA"/>
              <w:right w:val="single" w:sz="4" w:space="0" w:color="ACB9CA"/>
            </w:tcBorders>
            <w:shd w:val="clear" w:color="000000" w:fill="FFFFFF"/>
            <w:noWrap/>
            <w:vAlign w:val="center"/>
            <w:hideMark/>
          </w:tcPr>
          <w:p w14:paraId="0FB3316A" w14:textId="77777777" w:rsidR="00BD4538" w:rsidRPr="00C47FE2" w:rsidDel="00BC68F6" w:rsidRDefault="00BD4538" w:rsidP="00BD4538">
            <w:pPr>
              <w:spacing w:before="0" w:after="0" w:line="240" w:lineRule="auto"/>
              <w:jc w:val="right"/>
              <w:rPr>
                <w:del w:id="4093" w:author="khanguyen" w:date="2017-03-17T23:01:00Z"/>
                <w:rFonts w:eastAsia="Times New Roman" w:cs="Arial"/>
                <w:color w:val="4B4B63"/>
                <w:sz w:val="20"/>
                <w:szCs w:val="20"/>
                <w:lang w:val="en-US"/>
              </w:rPr>
            </w:pPr>
            <w:del w:id="4094" w:author="khanguyen" w:date="2017-03-17T23:01:00Z">
              <w:r w:rsidRPr="00C47FE2" w:rsidDel="00BC68F6">
                <w:rPr>
                  <w:rFonts w:eastAsia="Times New Roman" w:cs="Arial"/>
                  <w:color w:val="4B4B63"/>
                  <w:sz w:val="20"/>
                  <w:szCs w:val="20"/>
                  <w:lang w:val="en-US"/>
                </w:rPr>
                <w:delText>454</w:delText>
              </w:r>
            </w:del>
          </w:p>
        </w:tc>
        <w:tc>
          <w:tcPr>
            <w:tcW w:w="1227" w:type="dxa"/>
            <w:tcBorders>
              <w:top w:val="nil"/>
              <w:left w:val="nil"/>
              <w:bottom w:val="single" w:sz="4" w:space="0" w:color="ACB9CA"/>
              <w:right w:val="single" w:sz="4" w:space="0" w:color="ACB9CA"/>
            </w:tcBorders>
            <w:shd w:val="clear" w:color="000000" w:fill="FFFFFF"/>
            <w:noWrap/>
            <w:vAlign w:val="center"/>
            <w:hideMark/>
          </w:tcPr>
          <w:p w14:paraId="687B574B" w14:textId="77777777" w:rsidR="00BD4538" w:rsidRPr="00C47FE2" w:rsidDel="00BC68F6" w:rsidRDefault="00BD4538" w:rsidP="00BD4538">
            <w:pPr>
              <w:spacing w:before="0" w:after="0" w:line="240" w:lineRule="auto"/>
              <w:jc w:val="right"/>
              <w:rPr>
                <w:del w:id="4095" w:author="khanguyen" w:date="2017-03-17T23:01:00Z"/>
                <w:rFonts w:eastAsia="Times New Roman" w:cs="Arial"/>
                <w:color w:val="4B4B63"/>
                <w:sz w:val="20"/>
                <w:szCs w:val="20"/>
                <w:lang w:val="en-US"/>
              </w:rPr>
            </w:pPr>
            <w:del w:id="4096" w:author="khanguyen" w:date="2017-03-17T23:01:00Z">
              <w:r w:rsidRPr="00C47FE2" w:rsidDel="00BC68F6">
                <w:rPr>
                  <w:rFonts w:eastAsia="Times New Roman" w:cs="Arial"/>
                  <w:color w:val="4B4B63"/>
                  <w:sz w:val="20"/>
                  <w:szCs w:val="20"/>
                  <w:lang w:val="en-US"/>
                </w:rPr>
                <w:delText>1949195</w:delText>
              </w:r>
            </w:del>
          </w:p>
        </w:tc>
        <w:tc>
          <w:tcPr>
            <w:tcW w:w="1230" w:type="dxa"/>
            <w:tcBorders>
              <w:top w:val="nil"/>
              <w:left w:val="nil"/>
              <w:bottom w:val="single" w:sz="4" w:space="0" w:color="ACB9CA"/>
              <w:right w:val="single" w:sz="4" w:space="0" w:color="ACB9CA"/>
            </w:tcBorders>
            <w:shd w:val="clear" w:color="000000" w:fill="FFFFFF"/>
            <w:noWrap/>
            <w:vAlign w:val="center"/>
            <w:hideMark/>
          </w:tcPr>
          <w:p w14:paraId="5ED0C364" w14:textId="77777777" w:rsidR="00BD4538" w:rsidRPr="00C47FE2" w:rsidDel="00BC68F6" w:rsidRDefault="00BD4538" w:rsidP="00BD4538">
            <w:pPr>
              <w:spacing w:before="0" w:after="0" w:line="240" w:lineRule="auto"/>
              <w:jc w:val="right"/>
              <w:rPr>
                <w:del w:id="4097" w:author="khanguyen" w:date="2017-03-17T23:01:00Z"/>
                <w:rFonts w:eastAsia="Times New Roman" w:cs="Arial"/>
                <w:color w:val="4B4B63"/>
                <w:sz w:val="20"/>
                <w:szCs w:val="20"/>
                <w:lang w:val="en-US"/>
              </w:rPr>
            </w:pPr>
            <w:del w:id="4098" w:author="khanguyen" w:date="2017-03-17T23:01:00Z">
              <w:r w:rsidRPr="00C47FE2" w:rsidDel="00BC68F6">
                <w:rPr>
                  <w:rFonts w:eastAsia="Times New Roman" w:cs="Arial"/>
                  <w:color w:val="4B4B63"/>
                  <w:sz w:val="20"/>
                  <w:szCs w:val="20"/>
                  <w:lang w:val="en-US"/>
                </w:rPr>
                <w:delText>1.20%</w:delText>
              </w:r>
            </w:del>
          </w:p>
        </w:tc>
      </w:tr>
      <w:tr w:rsidR="00BD4538" w:rsidRPr="00C47FE2" w14:paraId="08F4F2D3"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291E2AE4"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Back_to_Project</w:t>
            </w:r>
          </w:p>
        </w:tc>
        <w:tc>
          <w:tcPr>
            <w:tcW w:w="1083" w:type="dxa"/>
            <w:tcBorders>
              <w:top w:val="nil"/>
              <w:left w:val="nil"/>
              <w:bottom w:val="single" w:sz="4" w:space="0" w:color="ACB9CA"/>
              <w:right w:val="single" w:sz="4" w:space="0" w:color="ACB9CA"/>
            </w:tcBorders>
            <w:shd w:val="clear" w:color="000000" w:fill="FFFFFF"/>
            <w:noWrap/>
            <w:vAlign w:val="center"/>
            <w:hideMark/>
          </w:tcPr>
          <w:p w14:paraId="056044D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w:t>
            </w:r>
          </w:p>
        </w:tc>
        <w:tc>
          <w:tcPr>
            <w:tcW w:w="1366" w:type="dxa"/>
            <w:tcBorders>
              <w:top w:val="nil"/>
              <w:left w:val="nil"/>
              <w:bottom w:val="single" w:sz="4" w:space="0" w:color="ACB9CA"/>
              <w:right w:val="single" w:sz="4" w:space="0" w:color="ACB9CA"/>
            </w:tcBorders>
            <w:shd w:val="clear" w:color="000000" w:fill="FFFFFF"/>
            <w:noWrap/>
            <w:vAlign w:val="center"/>
            <w:hideMark/>
          </w:tcPr>
          <w:p w14:paraId="593EE2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537.49</w:t>
            </w:r>
          </w:p>
        </w:tc>
        <w:tc>
          <w:tcPr>
            <w:tcW w:w="1070" w:type="dxa"/>
            <w:tcBorders>
              <w:top w:val="nil"/>
              <w:left w:val="nil"/>
              <w:bottom w:val="single" w:sz="4" w:space="0" w:color="ACB9CA"/>
              <w:right w:val="single" w:sz="4" w:space="0" w:color="ACB9CA"/>
            </w:tcBorders>
            <w:shd w:val="clear" w:color="000000" w:fill="FFFFFF"/>
            <w:noWrap/>
            <w:vAlign w:val="center"/>
            <w:hideMark/>
          </w:tcPr>
          <w:p w14:paraId="5C935A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1290</w:t>
            </w:r>
          </w:p>
        </w:tc>
        <w:tc>
          <w:tcPr>
            <w:tcW w:w="1070" w:type="dxa"/>
            <w:tcBorders>
              <w:top w:val="nil"/>
              <w:left w:val="nil"/>
              <w:bottom w:val="single" w:sz="4" w:space="0" w:color="ACB9CA"/>
              <w:right w:val="single" w:sz="4" w:space="0" w:color="ACB9CA"/>
            </w:tcBorders>
            <w:shd w:val="clear" w:color="000000" w:fill="FFFFFF"/>
            <w:noWrap/>
            <w:vAlign w:val="center"/>
            <w:hideMark/>
          </w:tcPr>
          <w:p w14:paraId="1C0DB0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2035</w:t>
            </w:r>
          </w:p>
        </w:tc>
        <w:tc>
          <w:tcPr>
            <w:tcW w:w="1070" w:type="dxa"/>
            <w:tcBorders>
              <w:top w:val="nil"/>
              <w:left w:val="nil"/>
              <w:bottom w:val="single" w:sz="4" w:space="0" w:color="ACB9CA"/>
              <w:right w:val="single" w:sz="4" w:space="0" w:color="ACB9CA"/>
            </w:tcBorders>
            <w:shd w:val="clear" w:color="000000" w:fill="FFFFFF"/>
            <w:noWrap/>
            <w:vAlign w:val="center"/>
            <w:hideMark/>
          </w:tcPr>
          <w:p w14:paraId="54289C7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2897</w:t>
            </w:r>
          </w:p>
        </w:tc>
        <w:tc>
          <w:tcPr>
            <w:tcW w:w="1130" w:type="dxa"/>
            <w:tcBorders>
              <w:top w:val="nil"/>
              <w:left w:val="nil"/>
              <w:bottom w:val="single" w:sz="4" w:space="0" w:color="ACB9CA"/>
              <w:right w:val="single" w:sz="4" w:space="0" w:color="ACB9CA"/>
            </w:tcBorders>
            <w:shd w:val="clear" w:color="000000" w:fill="FFFFFF"/>
            <w:noWrap/>
            <w:vAlign w:val="center"/>
            <w:hideMark/>
          </w:tcPr>
          <w:p w14:paraId="3506AF8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227" w:type="dxa"/>
            <w:tcBorders>
              <w:top w:val="nil"/>
              <w:left w:val="nil"/>
              <w:bottom w:val="single" w:sz="4" w:space="0" w:color="ACB9CA"/>
              <w:right w:val="single" w:sz="4" w:space="0" w:color="ACB9CA"/>
            </w:tcBorders>
            <w:shd w:val="clear" w:color="000000" w:fill="FFFFFF"/>
            <w:noWrap/>
            <w:vAlign w:val="center"/>
            <w:hideMark/>
          </w:tcPr>
          <w:p w14:paraId="5C89DB3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5843</w:t>
            </w:r>
          </w:p>
        </w:tc>
        <w:tc>
          <w:tcPr>
            <w:tcW w:w="1230" w:type="dxa"/>
            <w:tcBorders>
              <w:top w:val="nil"/>
              <w:left w:val="nil"/>
              <w:bottom w:val="single" w:sz="4" w:space="0" w:color="ACB9CA"/>
              <w:right w:val="single" w:sz="4" w:space="0" w:color="ACB9CA"/>
            </w:tcBorders>
            <w:shd w:val="clear" w:color="000000" w:fill="FFFFFF"/>
            <w:noWrap/>
            <w:vAlign w:val="center"/>
            <w:hideMark/>
          </w:tcPr>
          <w:p w14:paraId="2FAC884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6790146A"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81432C3"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Click_Add_Contact</w:t>
            </w:r>
          </w:p>
        </w:tc>
        <w:tc>
          <w:tcPr>
            <w:tcW w:w="1083" w:type="dxa"/>
            <w:tcBorders>
              <w:top w:val="nil"/>
              <w:left w:val="nil"/>
              <w:bottom w:val="single" w:sz="4" w:space="0" w:color="ACB9CA"/>
              <w:right w:val="single" w:sz="4" w:space="0" w:color="ACB9CA"/>
            </w:tcBorders>
            <w:shd w:val="clear" w:color="000000" w:fill="FFFFFF"/>
            <w:noWrap/>
            <w:vAlign w:val="center"/>
            <w:hideMark/>
          </w:tcPr>
          <w:p w14:paraId="79EC3FD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w:t>
            </w:r>
          </w:p>
        </w:tc>
        <w:tc>
          <w:tcPr>
            <w:tcW w:w="1366" w:type="dxa"/>
            <w:tcBorders>
              <w:top w:val="nil"/>
              <w:left w:val="nil"/>
              <w:bottom w:val="single" w:sz="4" w:space="0" w:color="ACB9CA"/>
              <w:right w:val="single" w:sz="4" w:space="0" w:color="ACB9CA"/>
            </w:tcBorders>
            <w:shd w:val="clear" w:color="000000" w:fill="FFFFFF"/>
            <w:noWrap/>
            <w:vAlign w:val="center"/>
            <w:hideMark/>
          </w:tcPr>
          <w:p w14:paraId="77596B7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657.42</w:t>
            </w:r>
          </w:p>
        </w:tc>
        <w:tc>
          <w:tcPr>
            <w:tcW w:w="1070" w:type="dxa"/>
            <w:tcBorders>
              <w:top w:val="nil"/>
              <w:left w:val="nil"/>
              <w:bottom w:val="single" w:sz="4" w:space="0" w:color="ACB9CA"/>
              <w:right w:val="single" w:sz="4" w:space="0" w:color="ACB9CA"/>
            </w:tcBorders>
            <w:shd w:val="clear" w:color="000000" w:fill="FFFFFF"/>
            <w:noWrap/>
            <w:vAlign w:val="center"/>
            <w:hideMark/>
          </w:tcPr>
          <w:p w14:paraId="3C7C06E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1551.82</w:t>
            </w:r>
          </w:p>
        </w:tc>
        <w:tc>
          <w:tcPr>
            <w:tcW w:w="1070" w:type="dxa"/>
            <w:tcBorders>
              <w:top w:val="nil"/>
              <w:left w:val="nil"/>
              <w:bottom w:val="single" w:sz="4" w:space="0" w:color="ACB9CA"/>
              <w:right w:val="single" w:sz="4" w:space="0" w:color="ACB9CA"/>
            </w:tcBorders>
            <w:shd w:val="clear" w:color="000000" w:fill="FFFFFF"/>
            <w:noWrap/>
            <w:vAlign w:val="center"/>
            <w:hideMark/>
          </w:tcPr>
          <w:p w14:paraId="7D21839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2311.72</w:t>
            </w:r>
          </w:p>
        </w:tc>
        <w:tc>
          <w:tcPr>
            <w:tcW w:w="1070" w:type="dxa"/>
            <w:tcBorders>
              <w:top w:val="nil"/>
              <w:left w:val="nil"/>
              <w:bottom w:val="single" w:sz="4" w:space="0" w:color="ACB9CA"/>
              <w:right w:val="single" w:sz="4" w:space="0" w:color="ACB9CA"/>
            </w:tcBorders>
            <w:shd w:val="clear" w:color="000000" w:fill="FFFFFF"/>
            <w:noWrap/>
            <w:vAlign w:val="center"/>
            <w:hideMark/>
          </w:tcPr>
          <w:p w14:paraId="09C2102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4987.18</w:t>
            </w:r>
          </w:p>
        </w:tc>
        <w:tc>
          <w:tcPr>
            <w:tcW w:w="1130" w:type="dxa"/>
            <w:tcBorders>
              <w:top w:val="nil"/>
              <w:left w:val="nil"/>
              <w:bottom w:val="single" w:sz="4" w:space="0" w:color="ACB9CA"/>
              <w:right w:val="single" w:sz="4" w:space="0" w:color="ACB9CA"/>
            </w:tcBorders>
            <w:shd w:val="clear" w:color="000000" w:fill="FFFFFF"/>
            <w:noWrap/>
            <w:vAlign w:val="center"/>
            <w:hideMark/>
          </w:tcPr>
          <w:p w14:paraId="74F14E3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14:paraId="6851EB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30089</w:t>
            </w:r>
          </w:p>
        </w:tc>
        <w:tc>
          <w:tcPr>
            <w:tcW w:w="1230" w:type="dxa"/>
            <w:tcBorders>
              <w:top w:val="nil"/>
              <w:left w:val="nil"/>
              <w:bottom w:val="single" w:sz="4" w:space="0" w:color="ACB9CA"/>
              <w:right w:val="single" w:sz="4" w:space="0" w:color="ACB9CA"/>
            </w:tcBorders>
            <w:shd w:val="clear" w:color="000000" w:fill="FFFFFF"/>
            <w:noWrap/>
            <w:vAlign w:val="center"/>
            <w:hideMark/>
          </w:tcPr>
          <w:p w14:paraId="29CAE3C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744B387B"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1D6C1448"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Click_Add_Expense</w:t>
            </w:r>
          </w:p>
        </w:tc>
        <w:tc>
          <w:tcPr>
            <w:tcW w:w="1083" w:type="dxa"/>
            <w:tcBorders>
              <w:top w:val="nil"/>
              <w:left w:val="nil"/>
              <w:bottom w:val="single" w:sz="4" w:space="0" w:color="ACB9CA"/>
              <w:right w:val="single" w:sz="4" w:space="0" w:color="ACB9CA"/>
            </w:tcBorders>
            <w:shd w:val="clear" w:color="000000" w:fill="FFFFFF"/>
            <w:noWrap/>
            <w:vAlign w:val="center"/>
            <w:hideMark/>
          </w:tcPr>
          <w:p w14:paraId="5652C59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626</w:t>
            </w:r>
          </w:p>
        </w:tc>
        <w:tc>
          <w:tcPr>
            <w:tcW w:w="1366" w:type="dxa"/>
            <w:tcBorders>
              <w:top w:val="nil"/>
              <w:left w:val="nil"/>
              <w:bottom w:val="single" w:sz="4" w:space="0" w:color="ACB9CA"/>
              <w:right w:val="single" w:sz="4" w:space="0" w:color="ACB9CA"/>
            </w:tcBorders>
            <w:shd w:val="clear" w:color="000000" w:fill="FFFFFF"/>
            <w:noWrap/>
            <w:vAlign w:val="center"/>
            <w:hideMark/>
          </w:tcPr>
          <w:p w14:paraId="40738E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682.26</w:t>
            </w:r>
          </w:p>
        </w:tc>
        <w:tc>
          <w:tcPr>
            <w:tcW w:w="1070" w:type="dxa"/>
            <w:tcBorders>
              <w:top w:val="nil"/>
              <w:left w:val="nil"/>
              <w:bottom w:val="single" w:sz="4" w:space="0" w:color="ACB9CA"/>
              <w:right w:val="single" w:sz="4" w:space="0" w:color="ACB9CA"/>
            </w:tcBorders>
            <w:shd w:val="clear" w:color="000000" w:fill="FFFFFF"/>
            <w:noWrap/>
            <w:vAlign w:val="center"/>
            <w:hideMark/>
          </w:tcPr>
          <w:p w14:paraId="2C351B4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2120.29</w:t>
            </w:r>
          </w:p>
        </w:tc>
        <w:tc>
          <w:tcPr>
            <w:tcW w:w="1070" w:type="dxa"/>
            <w:tcBorders>
              <w:top w:val="nil"/>
              <w:left w:val="nil"/>
              <w:bottom w:val="single" w:sz="4" w:space="0" w:color="ACB9CA"/>
              <w:right w:val="single" w:sz="4" w:space="0" w:color="ACB9CA"/>
            </w:tcBorders>
            <w:shd w:val="clear" w:color="000000" w:fill="FFFFFF"/>
            <w:noWrap/>
            <w:vAlign w:val="center"/>
            <w:hideMark/>
          </w:tcPr>
          <w:p w14:paraId="0C642E8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4205.38</w:t>
            </w:r>
          </w:p>
        </w:tc>
        <w:tc>
          <w:tcPr>
            <w:tcW w:w="1070" w:type="dxa"/>
            <w:tcBorders>
              <w:top w:val="nil"/>
              <w:left w:val="nil"/>
              <w:bottom w:val="single" w:sz="4" w:space="0" w:color="ACB9CA"/>
              <w:right w:val="single" w:sz="4" w:space="0" w:color="ACB9CA"/>
            </w:tcBorders>
            <w:shd w:val="clear" w:color="000000" w:fill="FFFFFF"/>
            <w:noWrap/>
            <w:vAlign w:val="center"/>
            <w:hideMark/>
          </w:tcPr>
          <w:p w14:paraId="7A59288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6749.06</w:t>
            </w:r>
          </w:p>
        </w:tc>
        <w:tc>
          <w:tcPr>
            <w:tcW w:w="1130" w:type="dxa"/>
            <w:tcBorders>
              <w:top w:val="nil"/>
              <w:left w:val="nil"/>
              <w:bottom w:val="single" w:sz="4" w:space="0" w:color="ACB9CA"/>
              <w:right w:val="single" w:sz="4" w:space="0" w:color="ACB9CA"/>
            </w:tcBorders>
            <w:shd w:val="clear" w:color="000000" w:fill="FFFFFF"/>
            <w:noWrap/>
            <w:vAlign w:val="center"/>
            <w:hideMark/>
          </w:tcPr>
          <w:p w14:paraId="49740A0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14:paraId="03B1595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9111</w:t>
            </w:r>
          </w:p>
        </w:tc>
        <w:tc>
          <w:tcPr>
            <w:tcW w:w="1230" w:type="dxa"/>
            <w:tcBorders>
              <w:top w:val="nil"/>
              <w:left w:val="nil"/>
              <w:bottom w:val="single" w:sz="4" w:space="0" w:color="ACB9CA"/>
              <w:right w:val="single" w:sz="4" w:space="0" w:color="ACB9CA"/>
            </w:tcBorders>
            <w:shd w:val="clear" w:color="000000" w:fill="FFFFFF"/>
            <w:noWrap/>
            <w:vAlign w:val="center"/>
            <w:hideMark/>
          </w:tcPr>
          <w:p w14:paraId="45BCBA7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2BDA1B80"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4C2B62E"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Click_Add_Invoice</w:t>
            </w:r>
          </w:p>
        </w:tc>
        <w:tc>
          <w:tcPr>
            <w:tcW w:w="1083" w:type="dxa"/>
            <w:tcBorders>
              <w:top w:val="nil"/>
              <w:left w:val="nil"/>
              <w:bottom w:val="single" w:sz="4" w:space="0" w:color="ACB9CA"/>
              <w:right w:val="single" w:sz="4" w:space="0" w:color="ACB9CA"/>
            </w:tcBorders>
            <w:shd w:val="clear" w:color="000000" w:fill="FFFFFF"/>
            <w:noWrap/>
            <w:vAlign w:val="center"/>
            <w:hideMark/>
          </w:tcPr>
          <w:p w14:paraId="3CD3C0F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1247</w:t>
            </w:r>
          </w:p>
        </w:tc>
        <w:tc>
          <w:tcPr>
            <w:tcW w:w="1366" w:type="dxa"/>
            <w:tcBorders>
              <w:top w:val="nil"/>
              <w:left w:val="nil"/>
              <w:bottom w:val="single" w:sz="4" w:space="0" w:color="ACB9CA"/>
              <w:right w:val="single" w:sz="4" w:space="0" w:color="ACB9CA"/>
            </w:tcBorders>
            <w:shd w:val="clear" w:color="000000" w:fill="FFFFFF"/>
            <w:noWrap/>
            <w:vAlign w:val="center"/>
            <w:hideMark/>
          </w:tcPr>
          <w:p w14:paraId="229F0E7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804.3</w:t>
            </w:r>
          </w:p>
        </w:tc>
        <w:tc>
          <w:tcPr>
            <w:tcW w:w="1070" w:type="dxa"/>
            <w:tcBorders>
              <w:top w:val="nil"/>
              <w:left w:val="nil"/>
              <w:bottom w:val="single" w:sz="4" w:space="0" w:color="ACB9CA"/>
              <w:right w:val="single" w:sz="4" w:space="0" w:color="ACB9CA"/>
            </w:tcBorders>
            <w:shd w:val="clear" w:color="000000" w:fill="FFFFFF"/>
            <w:noWrap/>
            <w:vAlign w:val="center"/>
            <w:hideMark/>
          </w:tcPr>
          <w:p w14:paraId="4AFB98D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1805</w:t>
            </w:r>
          </w:p>
        </w:tc>
        <w:tc>
          <w:tcPr>
            <w:tcW w:w="1070" w:type="dxa"/>
            <w:tcBorders>
              <w:top w:val="nil"/>
              <w:left w:val="nil"/>
              <w:bottom w:val="single" w:sz="4" w:space="0" w:color="ACB9CA"/>
              <w:right w:val="single" w:sz="4" w:space="0" w:color="ACB9CA"/>
            </w:tcBorders>
            <w:shd w:val="clear" w:color="000000" w:fill="FFFFFF"/>
            <w:noWrap/>
            <w:vAlign w:val="center"/>
            <w:hideMark/>
          </w:tcPr>
          <w:p w14:paraId="312267B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2919</w:t>
            </w:r>
          </w:p>
        </w:tc>
        <w:tc>
          <w:tcPr>
            <w:tcW w:w="1070" w:type="dxa"/>
            <w:tcBorders>
              <w:top w:val="nil"/>
              <w:left w:val="nil"/>
              <w:bottom w:val="single" w:sz="4" w:space="0" w:color="ACB9CA"/>
              <w:right w:val="single" w:sz="4" w:space="0" w:color="ACB9CA"/>
            </w:tcBorders>
            <w:shd w:val="clear" w:color="000000" w:fill="FFFFFF"/>
            <w:noWrap/>
            <w:vAlign w:val="center"/>
            <w:hideMark/>
          </w:tcPr>
          <w:p w14:paraId="0FF2810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5363</w:t>
            </w:r>
          </w:p>
        </w:tc>
        <w:tc>
          <w:tcPr>
            <w:tcW w:w="1130" w:type="dxa"/>
            <w:tcBorders>
              <w:top w:val="nil"/>
              <w:left w:val="nil"/>
              <w:bottom w:val="single" w:sz="4" w:space="0" w:color="ACB9CA"/>
              <w:right w:val="single" w:sz="4" w:space="0" w:color="ACB9CA"/>
            </w:tcBorders>
            <w:shd w:val="clear" w:color="000000" w:fill="FFFFFF"/>
            <w:noWrap/>
            <w:vAlign w:val="center"/>
            <w:hideMark/>
          </w:tcPr>
          <w:p w14:paraId="654C81F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14:paraId="4322E92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69110</w:t>
            </w:r>
          </w:p>
        </w:tc>
        <w:tc>
          <w:tcPr>
            <w:tcW w:w="1230" w:type="dxa"/>
            <w:tcBorders>
              <w:top w:val="nil"/>
              <w:left w:val="nil"/>
              <w:bottom w:val="single" w:sz="4" w:space="0" w:color="ACB9CA"/>
              <w:right w:val="single" w:sz="4" w:space="0" w:color="ACB9CA"/>
            </w:tcBorders>
            <w:shd w:val="clear" w:color="000000" w:fill="FFFFFF"/>
            <w:noWrap/>
            <w:vAlign w:val="center"/>
            <w:hideMark/>
          </w:tcPr>
          <w:p w14:paraId="2D58344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654AE89"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95DCE92"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Click_Add_Note</w:t>
            </w:r>
          </w:p>
        </w:tc>
        <w:tc>
          <w:tcPr>
            <w:tcW w:w="1083" w:type="dxa"/>
            <w:tcBorders>
              <w:top w:val="nil"/>
              <w:left w:val="nil"/>
              <w:bottom w:val="single" w:sz="4" w:space="0" w:color="ACB9CA"/>
              <w:right w:val="single" w:sz="4" w:space="0" w:color="ACB9CA"/>
            </w:tcBorders>
            <w:shd w:val="clear" w:color="000000" w:fill="FFFFFF"/>
            <w:noWrap/>
            <w:vAlign w:val="center"/>
            <w:hideMark/>
          </w:tcPr>
          <w:p w14:paraId="4ECAA5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3388</w:t>
            </w:r>
          </w:p>
        </w:tc>
        <w:tc>
          <w:tcPr>
            <w:tcW w:w="1366" w:type="dxa"/>
            <w:tcBorders>
              <w:top w:val="nil"/>
              <w:left w:val="nil"/>
              <w:bottom w:val="single" w:sz="4" w:space="0" w:color="ACB9CA"/>
              <w:right w:val="single" w:sz="4" w:space="0" w:color="ACB9CA"/>
            </w:tcBorders>
            <w:shd w:val="clear" w:color="000000" w:fill="FFFFFF"/>
            <w:noWrap/>
            <w:vAlign w:val="center"/>
            <w:hideMark/>
          </w:tcPr>
          <w:p w14:paraId="4F3875F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393.52</w:t>
            </w:r>
          </w:p>
        </w:tc>
        <w:tc>
          <w:tcPr>
            <w:tcW w:w="1070" w:type="dxa"/>
            <w:tcBorders>
              <w:top w:val="nil"/>
              <w:left w:val="nil"/>
              <w:bottom w:val="single" w:sz="4" w:space="0" w:color="ACB9CA"/>
              <w:right w:val="single" w:sz="4" w:space="0" w:color="ACB9CA"/>
            </w:tcBorders>
            <w:shd w:val="clear" w:color="000000" w:fill="FFFFFF"/>
            <w:noWrap/>
            <w:vAlign w:val="center"/>
            <w:hideMark/>
          </w:tcPr>
          <w:p w14:paraId="4412C09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892.54</w:t>
            </w:r>
          </w:p>
        </w:tc>
        <w:tc>
          <w:tcPr>
            <w:tcW w:w="1070" w:type="dxa"/>
            <w:tcBorders>
              <w:top w:val="nil"/>
              <w:left w:val="nil"/>
              <w:bottom w:val="single" w:sz="4" w:space="0" w:color="ACB9CA"/>
              <w:right w:val="single" w:sz="4" w:space="0" w:color="ACB9CA"/>
            </w:tcBorders>
            <w:shd w:val="clear" w:color="000000" w:fill="FFFFFF"/>
            <w:noWrap/>
            <w:vAlign w:val="center"/>
            <w:hideMark/>
          </w:tcPr>
          <w:p w14:paraId="1E72AF8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1296.34</w:t>
            </w:r>
          </w:p>
        </w:tc>
        <w:tc>
          <w:tcPr>
            <w:tcW w:w="1070" w:type="dxa"/>
            <w:tcBorders>
              <w:top w:val="nil"/>
              <w:left w:val="nil"/>
              <w:bottom w:val="single" w:sz="4" w:space="0" w:color="ACB9CA"/>
              <w:right w:val="single" w:sz="4" w:space="0" w:color="ACB9CA"/>
            </w:tcBorders>
            <w:shd w:val="clear" w:color="000000" w:fill="FFFFFF"/>
            <w:noWrap/>
            <w:vAlign w:val="center"/>
            <w:hideMark/>
          </w:tcPr>
          <w:p w14:paraId="30C5A07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3115.13</w:t>
            </w:r>
          </w:p>
        </w:tc>
        <w:tc>
          <w:tcPr>
            <w:tcW w:w="1130" w:type="dxa"/>
            <w:tcBorders>
              <w:top w:val="nil"/>
              <w:left w:val="nil"/>
              <w:bottom w:val="single" w:sz="4" w:space="0" w:color="ACB9CA"/>
              <w:right w:val="single" w:sz="4" w:space="0" w:color="ACB9CA"/>
            </w:tcBorders>
            <w:shd w:val="clear" w:color="000000" w:fill="FFFFFF"/>
            <w:noWrap/>
            <w:vAlign w:val="center"/>
            <w:hideMark/>
          </w:tcPr>
          <w:p w14:paraId="28AAEDA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14:paraId="406CA88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51846</w:t>
            </w:r>
          </w:p>
        </w:tc>
        <w:tc>
          <w:tcPr>
            <w:tcW w:w="1230" w:type="dxa"/>
            <w:tcBorders>
              <w:top w:val="nil"/>
              <w:left w:val="nil"/>
              <w:bottom w:val="single" w:sz="4" w:space="0" w:color="ACB9CA"/>
              <w:right w:val="single" w:sz="4" w:space="0" w:color="ACB9CA"/>
            </w:tcBorders>
            <w:shd w:val="clear" w:color="000000" w:fill="FFFFFF"/>
            <w:noWrap/>
            <w:vAlign w:val="center"/>
            <w:hideMark/>
          </w:tcPr>
          <w:p w14:paraId="238A93C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6C3D0BA"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9B884CD"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Click_Add_Project</w:t>
            </w:r>
          </w:p>
        </w:tc>
        <w:tc>
          <w:tcPr>
            <w:tcW w:w="1083" w:type="dxa"/>
            <w:tcBorders>
              <w:top w:val="nil"/>
              <w:left w:val="nil"/>
              <w:bottom w:val="single" w:sz="4" w:space="0" w:color="ACB9CA"/>
              <w:right w:val="single" w:sz="4" w:space="0" w:color="ACB9CA"/>
            </w:tcBorders>
            <w:shd w:val="clear" w:color="000000" w:fill="FFFFFF"/>
            <w:noWrap/>
            <w:vAlign w:val="center"/>
            <w:hideMark/>
          </w:tcPr>
          <w:p w14:paraId="46CB8DC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569</w:t>
            </w:r>
          </w:p>
        </w:tc>
        <w:tc>
          <w:tcPr>
            <w:tcW w:w="1366" w:type="dxa"/>
            <w:tcBorders>
              <w:top w:val="nil"/>
              <w:left w:val="nil"/>
              <w:bottom w:val="single" w:sz="4" w:space="0" w:color="ACB9CA"/>
              <w:right w:val="single" w:sz="4" w:space="0" w:color="ACB9CA"/>
            </w:tcBorders>
            <w:shd w:val="clear" w:color="000000" w:fill="FFFFFF"/>
            <w:noWrap/>
            <w:vAlign w:val="center"/>
            <w:hideMark/>
          </w:tcPr>
          <w:p w14:paraId="0A0BEFC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497.92</w:t>
            </w:r>
          </w:p>
        </w:tc>
        <w:tc>
          <w:tcPr>
            <w:tcW w:w="1070" w:type="dxa"/>
            <w:tcBorders>
              <w:top w:val="nil"/>
              <w:left w:val="nil"/>
              <w:bottom w:val="single" w:sz="4" w:space="0" w:color="ACB9CA"/>
              <w:right w:val="single" w:sz="4" w:space="0" w:color="ACB9CA"/>
            </w:tcBorders>
            <w:shd w:val="clear" w:color="000000" w:fill="FFFFFF"/>
            <w:noWrap/>
            <w:vAlign w:val="center"/>
            <w:hideMark/>
          </w:tcPr>
          <w:p w14:paraId="06FB6E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w:t>
            </w:r>
          </w:p>
        </w:tc>
        <w:tc>
          <w:tcPr>
            <w:tcW w:w="1070" w:type="dxa"/>
            <w:tcBorders>
              <w:top w:val="nil"/>
              <w:left w:val="nil"/>
              <w:bottom w:val="single" w:sz="4" w:space="0" w:color="ACB9CA"/>
              <w:right w:val="single" w:sz="4" w:space="0" w:color="ACB9CA"/>
            </w:tcBorders>
            <w:shd w:val="clear" w:color="000000" w:fill="FFFFFF"/>
            <w:noWrap/>
            <w:vAlign w:val="center"/>
            <w:hideMark/>
          </w:tcPr>
          <w:p w14:paraId="76D4AF7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1604</w:t>
            </w:r>
          </w:p>
        </w:tc>
        <w:tc>
          <w:tcPr>
            <w:tcW w:w="1070" w:type="dxa"/>
            <w:tcBorders>
              <w:top w:val="nil"/>
              <w:left w:val="nil"/>
              <w:bottom w:val="single" w:sz="4" w:space="0" w:color="ACB9CA"/>
              <w:right w:val="single" w:sz="4" w:space="0" w:color="ACB9CA"/>
            </w:tcBorders>
            <w:shd w:val="clear" w:color="000000" w:fill="FFFFFF"/>
            <w:noWrap/>
            <w:vAlign w:val="center"/>
            <w:hideMark/>
          </w:tcPr>
          <w:p w14:paraId="585B46E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4575</w:t>
            </w:r>
          </w:p>
        </w:tc>
        <w:tc>
          <w:tcPr>
            <w:tcW w:w="1130" w:type="dxa"/>
            <w:tcBorders>
              <w:top w:val="nil"/>
              <w:left w:val="nil"/>
              <w:bottom w:val="single" w:sz="4" w:space="0" w:color="ACB9CA"/>
              <w:right w:val="single" w:sz="4" w:space="0" w:color="ACB9CA"/>
            </w:tcBorders>
            <w:shd w:val="clear" w:color="000000" w:fill="FFFFFF"/>
            <w:noWrap/>
            <w:vAlign w:val="center"/>
            <w:hideMark/>
          </w:tcPr>
          <w:p w14:paraId="40BC2FC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14:paraId="0E82156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25272</w:t>
            </w:r>
          </w:p>
        </w:tc>
        <w:tc>
          <w:tcPr>
            <w:tcW w:w="1230" w:type="dxa"/>
            <w:tcBorders>
              <w:top w:val="nil"/>
              <w:left w:val="nil"/>
              <w:bottom w:val="single" w:sz="4" w:space="0" w:color="ACB9CA"/>
              <w:right w:val="single" w:sz="4" w:space="0" w:color="ACB9CA"/>
            </w:tcBorders>
            <w:shd w:val="clear" w:color="000000" w:fill="FFFFFF"/>
            <w:noWrap/>
            <w:vAlign w:val="center"/>
            <w:hideMark/>
          </w:tcPr>
          <w:p w14:paraId="2F7AD82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E275C2C"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12B20A5"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Click_Add_Reminder</w:t>
            </w:r>
          </w:p>
        </w:tc>
        <w:tc>
          <w:tcPr>
            <w:tcW w:w="1083" w:type="dxa"/>
            <w:tcBorders>
              <w:top w:val="nil"/>
              <w:left w:val="nil"/>
              <w:bottom w:val="single" w:sz="4" w:space="0" w:color="ACB9CA"/>
              <w:right w:val="single" w:sz="4" w:space="0" w:color="ACB9CA"/>
            </w:tcBorders>
            <w:shd w:val="clear" w:color="000000" w:fill="FFFFFF"/>
            <w:noWrap/>
            <w:vAlign w:val="center"/>
            <w:hideMark/>
          </w:tcPr>
          <w:p w14:paraId="1E90592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3370</w:t>
            </w:r>
          </w:p>
        </w:tc>
        <w:tc>
          <w:tcPr>
            <w:tcW w:w="1366" w:type="dxa"/>
            <w:tcBorders>
              <w:top w:val="nil"/>
              <w:left w:val="nil"/>
              <w:bottom w:val="single" w:sz="4" w:space="0" w:color="ACB9CA"/>
              <w:right w:val="single" w:sz="4" w:space="0" w:color="ACB9CA"/>
            </w:tcBorders>
            <w:shd w:val="clear" w:color="000000" w:fill="FFFFFF"/>
            <w:noWrap/>
            <w:vAlign w:val="center"/>
            <w:hideMark/>
          </w:tcPr>
          <w:p w14:paraId="22B9B0F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548.86</w:t>
            </w:r>
          </w:p>
        </w:tc>
        <w:tc>
          <w:tcPr>
            <w:tcW w:w="1070" w:type="dxa"/>
            <w:tcBorders>
              <w:top w:val="nil"/>
              <w:left w:val="nil"/>
              <w:bottom w:val="single" w:sz="4" w:space="0" w:color="ACB9CA"/>
              <w:right w:val="single" w:sz="4" w:space="0" w:color="ACB9CA"/>
            </w:tcBorders>
            <w:shd w:val="clear" w:color="000000" w:fill="FFFFFF"/>
            <w:noWrap/>
            <w:vAlign w:val="center"/>
            <w:hideMark/>
          </w:tcPr>
          <w:p w14:paraId="48C6041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1090.52</w:t>
            </w:r>
          </w:p>
        </w:tc>
        <w:tc>
          <w:tcPr>
            <w:tcW w:w="1070" w:type="dxa"/>
            <w:tcBorders>
              <w:top w:val="nil"/>
              <w:left w:val="nil"/>
              <w:bottom w:val="single" w:sz="4" w:space="0" w:color="ACB9CA"/>
              <w:right w:val="single" w:sz="4" w:space="0" w:color="ACB9CA"/>
            </w:tcBorders>
            <w:shd w:val="clear" w:color="000000" w:fill="FFFFFF"/>
            <w:noWrap/>
            <w:vAlign w:val="center"/>
            <w:hideMark/>
          </w:tcPr>
          <w:p w14:paraId="6F97A77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1670.33</w:t>
            </w:r>
          </w:p>
        </w:tc>
        <w:tc>
          <w:tcPr>
            <w:tcW w:w="1070" w:type="dxa"/>
            <w:tcBorders>
              <w:top w:val="nil"/>
              <w:left w:val="nil"/>
              <w:bottom w:val="single" w:sz="4" w:space="0" w:color="ACB9CA"/>
              <w:right w:val="single" w:sz="4" w:space="0" w:color="ACB9CA"/>
            </w:tcBorders>
            <w:shd w:val="clear" w:color="000000" w:fill="FFFFFF"/>
            <w:noWrap/>
            <w:vAlign w:val="center"/>
            <w:hideMark/>
          </w:tcPr>
          <w:p w14:paraId="28007A8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7650.93</w:t>
            </w:r>
          </w:p>
        </w:tc>
        <w:tc>
          <w:tcPr>
            <w:tcW w:w="1130" w:type="dxa"/>
            <w:tcBorders>
              <w:top w:val="nil"/>
              <w:left w:val="nil"/>
              <w:bottom w:val="single" w:sz="4" w:space="0" w:color="ACB9CA"/>
              <w:right w:val="single" w:sz="4" w:space="0" w:color="ACB9CA"/>
            </w:tcBorders>
            <w:shd w:val="clear" w:color="000000" w:fill="FFFFFF"/>
            <w:noWrap/>
            <w:vAlign w:val="center"/>
            <w:hideMark/>
          </w:tcPr>
          <w:p w14:paraId="3568DE3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14:paraId="1321A9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69943</w:t>
            </w:r>
          </w:p>
        </w:tc>
        <w:tc>
          <w:tcPr>
            <w:tcW w:w="1230" w:type="dxa"/>
            <w:tcBorders>
              <w:top w:val="nil"/>
              <w:left w:val="nil"/>
              <w:bottom w:val="single" w:sz="4" w:space="0" w:color="ACB9CA"/>
              <w:right w:val="single" w:sz="4" w:space="0" w:color="ACB9CA"/>
            </w:tcBorders>
            <w:shd w:val="clear" w:color="000000" w:fill="FFFFFF"/>
            <w:noWrap/>
            <w:vAlign w:val="center"/>
            <w:hideMark/>
          </w:tcPr>
          <w:p w14:paraId="0D76B5C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56103AE"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707BA28"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Click_Add_Sale</w:t>
            </w:r>
          </w:p>
        </w:tc>
        <w:tc>
          <w:tcPr>
            <w:tcW w:w="1083" w:type="dxa"/>
            <w:tcBorders>
              <w:top w:val="nil"/>
              <w:left w:val="nil"/>
              <w:bottom w:val="single" w:sz="4" w:space="0" w:color="ACB9CA"/>
              <w:right w:val="single" w:sz="4" w:space="0" w:color="ACB9CA"/>
            </w:tcBorders>
            <w:shd w:val="clear" w:color="000000" w:fill="FFFFFF"/>
            <w:noWrap/>
            <w:vAlign w:val="center"/>
            <w:hideMark/>
          </w:tcPr>
          <w:p w14:paraId="2E7D76E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2556</w:t>
            </w:r>
          </w:p>
        </w:tc>
        <w:tc>
          <w:tcPr>
            <w:tcW w:w="1366" w:type="dxa"/>
            <w:tcBorders>
              <w:top w:val="nil"/>
              <w:left w:val="nil"/>
              <w:bottom w:val="single" w:sz="4" w:space="0" w:color="ACB9CA"/>
              <w:right w:val="single" w:sz="4" w:space="0" w:color="ACB9CA"/>
            </w:tcBorders>
            <w:shd w:val="clear" w:color="000000" w:fill="FFFFFF"/>
            <w:noWrap/>
            <w:vAlign w:val="center"/>
            <w:hideMark/>
          </w:tcPr>
          <w:p w14:paraId="1E469A9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198.46</w:t>
            </w:r>
          </w:p>
        </w:tc>
        <w:tc>
          <w:tcPr>
            <w:tcW w:w="1070" w:type="dxa"/>
            <w:tcBorders>
              <w:top w:val="nil"/>
              <w:left w:val="nil"/>
              <w:bottom w:val="single" w:sz="4" w:space="0" w:color="ACB9CA"/>
              <w:right w:val="single" w:sz="4" w:space="0" w:color="ACB9CA"/>
            </w:tcBorders>
            <w:shd w:val="clear" w:color="000000" w:fill="FFFFFF"/>
            <w:noWrap/>
            <w:vAlign w:val="center"/>
            <w:hideMark/>
          </w:tcPr>
          <w:p w14:paraId="15A548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381.08</w:t>
            </w:r>
          </w:p>
        </w:tc>
        <w:tc>
          <w:tcPr>
            <w:tcW w:w="1070" w:type="dxa"/>
            <w:tcBorders>
              <w:top w:val="nil"/>
              <w:left w:val="nil"/>
              <w:bottom w:val="single" w:sz="4" w:space="0" w:color="ACB9CA"/>
              <w:right w:val="single" w:sz="4" w:space="0" w:color="ACB9CA"/>
            </w:tcBorders>
            <w:shd w:val="clear" w:color="000000" w:fill="FFFFFF"/>
            <w:noWrap/>
            <w:vAlign w:val="center"/>
            <w:hideMark/>
          </w:tcPr>
          <w:p w14:paraId="00CFD95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764.3</w:t>
            </w:r>
          </w:p>
        </w:tc>
        <w:tc>
          <w:tcPr>
            <w:tcW w:w="1070" w:type="dxa"/>
            <w:tcBorders>
              <w:top w:val="nil"/>
              <w:left w:val="nil"/>
              <w:bottom w:val="single" w:sz="4" w:space="0" w:color="ACB9CA"/>
              <w:right w:val="single" w:sz="4" w:space="0" w:color="ACB9CA"/>
            </w:tcBorders>
            <w:shd w:val="clear" w:color="000000" w:fill="FFFFFF"/>
            <w:noWrap/>
            <w:vAlign w:val="center"/>
            <w:hideMark/>
          </w:tcPr>
          <w:p w14:paraId="40D0DDE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2958.12</w:t>
            </w:r>
          </w:p>
        </w:tc>
        <w:tc>
          <w:tcPr>
            <w:tcW w:w="1130" w:type="dxa"/>
            <w:tcBorders>
              <w:top w:val="nil"/>
              <w:left w:val="nil"/>
              <w:bottom w:val="single" w:sz="4" w:space="0" w:color="ACB9CA"/>
              <w:right w:val="single" w:sz="4" w:space="0" w:color="ACB9CA"/>
            </w:tcBorders>
            <w:shd w:val="clear" w:color="000000" w:fill="FFFFFF"/>
            <w:noWrap/>
            <w:vAlign w:val="center"/>
            <w:hideMark/>
          </w:tcPr>
          <w:p w14:paraId="27DCD85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14:paraId="5E6400C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9124</w:t>
            </w:r>
          </w:p>
        </w:tc>
        <w:tc>
          <w:tcPr>
            <w:tcW w:w="1230" w:type="dxa"/>
            <w:tcBorders>
              <w:top w:val="nil"/>
              <w:left w:val="nil"/>
              <w:bottom w:val="single" w:sz="4" w:space="0" w:color="ACB9CA"/>
              <w:right w:val="single" w:sz="4" w:space="0" w:color="ACB9CA"/>
            </w:tcBorders>
            <w:shd w:val="clear" w:color="000000" w:fill="FFFFFF"/>
            <w:noWrap/>
            <w:vAlign w:val="center"/>
            <w:hideMark/>
          </w:tcPr>
          <w:p w14:paraId="3D7ED29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32724E06"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5D6FF7B"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Click_Add_Task</w:t>
            </w:r>
          </w:p>
        </w:tc>
        <w:tc>
          <w:tcPr>
            <w:tcW w:w="1083" w:type="dxa"/>
            <w:tcBorders>
              <w:top w:val="nil"/>
              <w:left w:val="nil"/>
              <w:bottom w:val="single" w:sz="4" w:space="0" w:color="ACB9CA"/>
              <w:right w:val="single" w:sz="4" w:space="0" w:color="ACB9CA"/>
            </w:tcBorders>
            <w:shd w:val="clear" w:color="000000" w:fill="FFFFFF"/>
            <w:noWrap/>
            <w:vAlign w:val="center"/>
            <w:hideMark/>
          </w:tcPr>
          <w:p w14:paraId="1413E04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w:t>
            </w:r>
          </w:p>
        </w:tc>
        <w:tc>
          <w:tcPr>
            <w:tcW w:w="1366" w:type="dxa"/>
            <w:tcBorders>
              <w:top w:val="nil"/>
              <w:left w:val="nil"/>
              <w:bottom w:val="single" w:sz="4" w:space="0" w:color="ACB9CA"/>
              <w:right w:val="single" w:sz="4" w:space="0" w:color="ACB9CA"/>
            </w:tcBorders>
            <w:shd w:val="clear" w:color="000000" w:fill="FFFFFF"/>
            <w:noWrap/>
            <w:vAlign w:val="center"/>
            <w:hideMark/>
          </w:tcPr>
          <w:p w14:paraId="599018C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824.6</w:t>
            </w:r>
          </w:p>
        </w:tc>
        <w:tc>
          <w:tcPr>
            <w:tcW w:w="1070" w:type="dxa"/>
            <w:tcBorders>
              <w:top w:val="nil"/>
              <w:left w:val="nil"/>
              <w:bottom w:val="single" w:sz="4" w:space="0" w:color="ACB9CA"/>
              <w:right w:val="single" w:sz="4" w:space="0" w:color="ACB9CA"/>
            </w:tcBorders>
            <w:shd w:val="clear" w:color="000000" w:fill="FFFFFF"/>
            <w:noWrap/>
            <w:vAlign w:val="center"/>
            <w:hideMark/>
          </w:tcPr>
          <w:p w14:paraId="08125B7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2209</w:t>
            </w:r>
          </w:p>
        </w:tc>
        <w:tc>
          <w:tcPr>
            <w:tcW w:w="1070" w:type="dxa"/>
            <w:tcBorders>
              <w:top w:val="nil"/>
              <w:left w:val="nil"/>
              <w:bottom w:val="single" w:sz="4" w:space="0" w:color="ACB9CA"/>
              <w:right w:val="single" w:sz="4" w:space="0" w:color="ACB9CA"/>
            </w:tcBorders>
            <w:shd w:val="clear" w:color="000000" w:fill="FFFFFF"/>
            <w:noWrap/>
            <w:vAlign w:val="center"/>
            <w:hideMark/>
          </w:tcPr>
          <w:p w14:paraId="434C86C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2687</w:t>
            </w:r>
          </w:p>
        </w:tc>
        <w:tc>
          <w:tcPr>
            <w:tcW w:w="1070" w:type="dxa"/>
            <w:tcBorders>
              <w:top w:val="nil"/>
              <w:left w:val="nil"/>
              <w:bottom w:val="single" w:sz="4" w:space="0" w:color="ACB9CA"/>
              <w:right w:val="single" w:sz="4" w:space="0" w:color="ACB9CA"/>
            </w:tcBorders>
            <w:shd w:val="clear" w:color="000000" w:fill="FFFFFF"/>
            <w:noWrap/>
            <w:vAlign w:val="center"/>
            <w:hideMark/>
          </w:tcPr>
          <w:p w14:paraId="69DC4FB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5759</w:t>
            </w:r>
          </w:p>
        </w:tc>
        <w:tc>
          <w:tcPr>
            <w:tcW w:w="1130" w:type="dxa"/>
            <w:tcBorders>
              <w:top w:val="nil"/>
              <w:left w:val="nil"/>
              <w:bottom w:val="single" w:sz="4" w:space="0" w:color="ACB9CA"/>
              <w:right w:val="single" w:sz="4" w:space="0" w:color="ACB9CA"/>
            </w:tcBorders>
            <w:shd w:val="clear" w:color="000000" w:fill="FFFFFF"/>
            <w:noWrap/>
            <w:vAlign w:val="center"/>
            <w:hideMark/>
          </w:tcPr>
          <w:p w14:paraId="43EC341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227" w:type="dxa"/>
            <w:tcBorders>
              <w:top w:val="nil"/>
              <w:left w:val="nil"/>
              <w:bottom w:val="single" w:sz="4" w:space="0" w:color="ACB9CA"/>
              <w:right w:val="single" w:sz="4" w:space="0" w:color="ACB9CA"/>
            </w:tcBorders>
            <w:shd w:val="clear" w:color="000000" w:fill="FFFFFF"/>
            <w:noWrap/>
            <w:vAlign w:val="center"/>
            <w:hideMark/>
          </w:tcPr>
          <w:p w14:paraId="5797512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6592</w:t>
            </w:r>
          </w:p>
        </w:tc>
        <w:tc>
          <w:tcPr>
            <w:tcW w:w="1230" w:type="dxa"/>
            <w:tcBorders>
              <w:top w:val="nil"/>
              <w:left w:val="nil"/>
              <w:bottom w:val="single" w:sz="4" w:space="0" w:color="ACB9CA"/>
              <w:right w:val="single" w:sz="4" w:space="0" w:color="ACB9CA"/>
            </w:tcBorders>
            <w:shd w:val="clear" w:color="000000" w:fill="FFFFFF"/>
            <w:noWrap/>
            <w:vAlign w:val="center"/>
            <w:hideMark/>
          </w:tcPr>
          <w:p w14:paraId="631186E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427A7B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62815CB"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Click_Add_Timesheet</w:t>
            </w:r>
          </w:p>
        </w:tc>
        <w:tc>
          <w:tcPr>
            <w:tcW w:w="1083" w:type="dxa"/>
            <w:tcBorders>
              <w:top w:val="nil"/>
              <w:left w:val="nil"/>
              <w:bottom w:val="single" w:sz="4" w:space="0" w:color="ACB9CA"/>
              <w:right w:val="single" w:sz="4" w:space="0" w:color="ACB9CA"/>
            </w:tcBorders>
            <w:shd w:val="clear" w:color="000000" w:fill="FFFFFF"/>
            <w:noWrap/>
            <w:vAlign w:val="center"/>
            <w:hideMark/>
          </w:tcPr>
          <w:p w14:paraId="2AD8EFE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1482</w:t>
            </w:r>
          </w:p>
        </w:tc>
        <w:tc>
          <w:tcPr>
            <w:tcW w:w="1366" w:type="dxa"/>
            <w:tcBorders>
              <w:top w:val="nil"/>
              <w:left w:val="nil"/>
              <w:bottom w:val="single" w:sz="4" w:space="0" w:color="ACB9CA"/>
              <w:right w:val="single" w:sz="4" w:space="0" w:color="ACB9CA"/>
            </w:tcBorders>
            <w:shd w:val="clear" w:color="000000" w:fill="FFFFFF"/>
            <w:noWrap/>
            <w:vAlign w:val="center"/>
            <w:hideMark/>
          </w:tcPr>
          <w:p w14:paraId="5F774A2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290.05</w:t>
            </w:r>
          </w:p>
        </w:tc>
        <w:tc>
          <w:tcPr>
            <w:tcW w:w="1070" w:type="dxa"/>
            <w:tcBorders>
              <w:top w:val="nil"/>
              <w:left w:val="nil"/>
              <w:bottom w:val="single" w:sz="4" w:space="0" w:color="ACB9CA"/>
              <w:right w:val="single" w:sz="4" w:space="0" w:color="ACB9CA"/>
            </w:tcBorders>
            <w:shd w:val="clear" w:color="000000" w:fill="FFFFFF"/>
            <w:noWrap/>
            <w:vAlign w:val="center"/>
            <w:hideMark/>
          </w:tcPr>
          <w:p w14:paraId="7E63A11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468.9</w:t>
            </w:r>
          </w:p>
        </w:tc>
        <w:tc>
          <w:tcPr>
            <w:tcW w:w="1070" w:type="dxa"/>
            <w:tcBorders>
              <w:top w:val="nil"/>
              <w:left w:val="nil"/>
              <w:bottom w:val="single" w:sz="4" w:space="0" w:color="ACB9CA"/>
              <w:right w:val="single" w:sz="4" w:space="0" w:color="ACB9CA"/>
            </w:tcBorders>
            <w:shd w:val="clear" w:color="000000" w:fill="FFFFFF"/>
            <w:noWrap/>
            <w:vAlign w:val="center"/>
            <w:hideMark/>
          </w:tcPr>
          <w:p w14:paraId="4F27C5A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1024.37</w:t>
            </w:r>
          </w:p>
        </w:tc>
        <w:tc>
          <w:tcPr>
            <w:tcW w:w="1070" w:type="dxa"/>
            <w:tcBorders>
              <w:top w:val="nil"/>
              <w:left w:val="nil"/>
              <w:bottom w:val="single" w:sz="4" w:space="0" w:color="ACB9CA"/>
              <w:right w:val="single" w:sz="4" w:space="0" w:color="ACB9CA"/>
            </w:tcBorders>
            <w:shd w:val="clear" w:color="000000" w:fill="FFFFFF"/>
            <w:noWrap/>
            <w:vAlign w:val="center"/>
            <w:hideMark/>
          </w:tcPr>
          <w:p w14:paraId="43D73AE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4780.25</w:t>
            </w:r>
          </w:p>
        </w:tc>
        <w:tc>
          <w:tcPr>
            <w:tcW w:w="1130" w:type="dxa"/>
            <w:tcBorders>
              <w:top w:val="nil"/>
              <w:left w:val="nil"/>
              <w:bottom w:val="single" w:sz="4" w:space="0" w:color="ACB9CA"/>
              <w:right w:val="single" w:sz="4" w:space="0" w:color="ACB9CA"/>
            </w:tcBorders>
            <w:shd w:val="clear" w:color="000000" w:fill="FFFFFF"/>
            <w:noWrap/>
            <w:vAlign w:val="center"/>
            <w:hideMark/>
          </w:tcPr>
          <w:p w14:paraId="32FBFE4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14:paraId="0856800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16830</w:t>
            </w:r>
          </w:p>
        </w:tc>
        <w:tc>
          <w:tcPr>
            <w:tcW w:w="1230" w:type="dxa"/>
            <w:tcBorders>
              <w:top w:val="nil"/>
              <w:left w:val="nil"/>
              <w:bottom w:val="single" w:sz="4" w:space="0" w:color="ACB9CA"/>
              <w:right w:val="single" w:sz="4" w:space="0" w:color="ACB9CA"/>
            </w:tcBorders>
            <w:shd w:val="clear" w:color="000000" w:fill="FFFFFF"/>
            <w:noWrap/>
            <w:vAlign w:val="center"/>
            <w:hideMark/>
          </w:tcPr>
          <w:p w14:paraId="797B242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452487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05906F3"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Click_Delete_button</w:t>
            </w:r>
          </w:p>
        </w:tc>
        <w:tc>
          <w:tcPr>
            <w:tcW w:w="1083" w:type="dxa"/>
            <w:tcBorders>
              <w:top w:val="nil"/>
              <w:left w:val="nil"/>
              <w:bottom w:val="single" w:sz="4" w:space="0" w:color="ACB9CA"/>
              <w:right w:val="single" w:sz="4" w:space="0" w:color="ACB9CA"/>
            </w:tcBorders>
            <w:shd w:val="clear" w:color="000000" w:fill="FFFFFF"/>
            <w:noWrap/>
            <w:vAlign w:val="center"/>
            <w:hideMark/>
          </w:tcPr>
          <w:p w14:paraId="726C3CF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178</w:t>
            </w:r>
          </w:p>
        </w:tc>
        <w:tc>
          <w:tcPr>
            <w:tcW w:w="1366" w:type="dxa"/>
            <w:tcBorders>
              <w:top w:val="nil"/>
              <w:left w:val="nil"/>
              <w:bottom w:val="single" w:sz="4" w:space="0" w:color="ACB9CA"/>
              <w:right w:val="single" w:sz="4" w:space="0" w:color="ACB9CA"/>
            </w:tcBorders>
            <w:shd w:val="clear" w:color="000000" w:fill="FFFFFF"/>
            <w:noWrap/>
            <w:vAlign w:val="center"/>
            <w:hideMark/>
          </w:tcPr>
          <w:p w14:paraId="3D6CB64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457580.85</w:t>
            </w:r>
          </w:p>
        </w:tc>
        <w:tc>
          <w:tcPr>
            <w:tcW w:w="1070" w:type="dxa"/>
            <w:tcBorders>
              <w:top w:val="nil"/>
              <w:left w:val="nil"/>
              <w:bottom w:val="single" w:sz="4" w:space="0" w:color="ACB9CA"/>
              <w:right w:val="single" w:sz="4" w:space="0" w:color="ACB9CA"/>
            </w:tcBorders>
            <w:shd w:val="clear" w:color="000000" w:fill="FFFFFF"/>
            <w:noWrap/>
            <w:vAlign w:val="center"/>
            <w:hideMark/>
          </w:tcPr>
          <w:p w14:paraId="0E99166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628223</w:t>
            </w:r>
          </w:p>
        </w:tc>
        <w:tc>
          <w:tcPr>
            <w:tcW w:w="1070" w:type="dxa"/>
            <w:tcBorders>
              <w:top w:val="nil"/>
              <w:left w:val="nil"/>
              <w:bottom w:val="single" w:sz="4" w:space="0" w:color="ACB9CA"/>
              <w:right w:val="single" w:sz="4" w:space="0" w:color="ACB9CA"/>
            </w:tcBorders>
            <w:shd w:val="clear" w:color="000000" w:fill="FFFFFF"/>
            <w:noWrap/>
            <w:vAlign w:val="center"/>
            <w:hideMark/>
          </w:tcPr>
          <w:p w14:paraId="21FD8D7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650239</w:t>
            </w:r>
          </w:p>
        </w:tc>
        <w:tc>
          <w:tcPr>
            <w:tcW w:w="1070" w:type="dxa"/>
            <w:tcBorders>
              <w:top w:val="nil"/>
              <w:left w:val="nil"/>
              <w:bottom w:val="single" w:sz="4" w:space="0" w:color="ACB9CA"/>
              <w:right w:val="single" w:sz="4" w:space="0" w:color="ACB9CA"/>
            </w:tcBorders>
            <w:shd w:val="clear" w:color="000000" w:fill="FFFFFF"/>
            <w:noWrap/>
            <w:vAlign w:val="center"/>
            <w:hideMark/>
          </w:tcPr>
          <w:p w14:paraId="1728E77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673279</w:t>
            </w:r>
          </w:p>
        </w:tc>
        <w:tc>
          <w:tcPr>
            <w:tcW w:w="1130" w:type="dxa"/>
            <w:tcBorders>
              <w:top w:val="nil"/>
              <w:left w:val="nil"/>
              <w:bottom w:val="single" w:sz="4" w:space="0" w:color="ACB9CA"/>
              <w:right w:val="single" w:sz="4" w:space="0" w:color="ACB9CA"/>
            </w:tcBorders>
            <w:shd w:val="clear" w:color="000000" w:fill="FFFFFF"/>
            <w:noWrap/>
            <w:vAlign w:val="center"/>
            <w:hideMark/>
          </w:tcPr>
          <w:p w14:paraId="1744CD4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1146</w:t>
            </w:r>
          </w:p>
        </w:tc>
        <w:tc>
          <w:tcPr>
            <w:tcW w:w="1227" w:type="dxa"/>
            <w:tcBorders>
              <w:top w:val="nil"/>
              <w:left w:val="nil"/>
              <w:bottom w:val="single" w:sz="4" w:space="0" w:color="ACB9CA"/>
              <w:right w:val="single" w:sz="4" w:space="0" w:color="ACB9CA"/>
            </w:tcBorders>
            <w:shd w:val="clear" w:color="000000" w:fill="FFFFFF"/>
            <w:noWrap/>
            <w:vAlign w:val="center"/>
            <w:hideMark/>
          </w:tcPr>
          <w:p w14:paraId="4582BDE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674713</w:t>
            </w:r>
          </w:p>
        </w:tc>
        <w:tc>
          <w:tcPr>
            <w:tcW w:w="1230" w:type="dxa"/>
            <w:tcBorders>
              <w:top w:val="nil"/>
              <w:left w:val="nil"/>
              <w:bottom w:val="single" w:sz="4" w:space="0" w:color="ACB9CA"/>
              <w:right w:val="single" w:sz="4" w:space="0" w:color="ACB9CA"/>
            </w:tcBorders>
            <w:shd w:val="clear" w:color="000000" w:fill="FFFFFF"/>
            <w:noWrap/>
            <w:vAlign w:val="center"/>
            <w:hideMark/>
          </w:tcPr>
          <w:p w14:paraId="43BB525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74E53B38"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3B1EE6A"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Click_Edit_Task</w:t>
            </w:r>
          </w:p>
        </w:tc>
        <w:tc>
          <w:tcPr>
            <w:tcW w:w="1083" w:type="dxa"/>
            <w:tcBorders>
              <w:top w:val="nil"/>
              <w:left w:val="nil"/>
              <w:bottom w:val="single" w:sz="4" w:space="0" w:color="ACB9CA"/>
              <w:right w:val="single" w:sz="4" w:space="0" w:color="ACB9CA"/>
            </w:tcBorders>
            <w:shd w:val="clear" w:color="000000" w:fill="FFFFFF"/>
            <w:noWrap/>
            <w:vAlign w:val="center"/>
            <w:hideMark/>
          </w:tcPr>
          <w:p w14:paraId="3C1450C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w:t>
            </w:r>
          </w:p>
        </w:tc>
        <w:tc>
          <w:tcPr>
            <w:tcW w:w="1366" w:type="dxa"/>
            <w:tcBorders>
              <w:top w:val="nil"/>
              <w:left w:val="nil"/>
              <w:bottom w:val="single" w:sz="4" w:space="0" w:color="ACB9CA"/>
              <w:right w:val="single" w:sz="4" w:space="0" w:color="ACB9CA"/>
            </w:tcBorders>
            <w:shd w:val="clear" w:color="000000" w:fill="FFFFFF"/>
            <w:noWrap/>
            <w:vAlign w:val="center"/>
            <w:hideMark/>
          </w:tcPr>
          <w:p w14:paraId="726B5D7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492.86</w:t>
            </w:r>
          </w:p>
        </w:tc>
        <w:tc>
          <w:tcPr>
            <w:tcW w:w="1070" w:type="dxa"/>
            <w:tcBorders>
              <w:top w:val="nil"/>
              <w:left w:val="nil"/>
              <w:bottom w:val="single" w:sz="4" w:space="0" w:color="ACB9CA"/>
              <w:right w:val="single" w:sz="4" w:space="0" w:color="ACB9CA"/>
            </w:tcBorders>
            <w:shd w:val="clear" w:color="000000" w:fill="FFFFFF"/>
            <w:noWrap/>
            <w:vAlign w:val="center"/>
            <w:hideMark/>
          </w:tcPr>
          <w:p w14:paraId="1BEEB95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1181</w:t>
            </w:r>
          </w:p>
        </w:tc>
        <w:tc>
          <w:tcPr>
            <w:tcW w:w="1070" w:type="dxa"/>
            <w:tcBorders>
              <w:top w:val="nil"/>
              <w:left w:val="nil"/>
              <w:bottom w:val="single" w:sz="4" w:space="0" w:color="ACB9CA"/>
              <w:right w:val="single" w:sz="4" w:space="0" w:color="ACB9CA"/>
            </w:tcBorders>
            <w:shd w:val="clear" w:color="000000" w:fill="FFFFFF"/>
            <w:noWrap/>
            <w:vAlign w:val="center"/>
            <w:hideMark/>
          </w:tcPr>
          <w:p w14:paraId="3049F1B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1873</w:t>
            </w:r>
          </w:p>
        </w:tc>
        <w:tc>
          <w:tcPr>
            <w:tcW w:w="1070" w:type="dxa"/>
            <w:tcBorders>
              <w:top w:val="nil"/>
              <w:left w:val="nil"/>
              <w:bottom w:val="single" w:sz="4" w:space="0" w:color="ACB9CA"/>
              <w:right w:val="single" w:sz="4" w:space="0" w:color="ACB9CA"/>
            </w:tcBorders>
            <w:shd w:val="clear" w:color="000000" w:fill="FFFFFF"/>
            <w:noWrap/>
            <w:vAlign w:val="center"/>
            <w:hideMark/>
          </w:tcPr>
          <w:p w14:paraId="1FCBA80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4799</w:t>
            </w:r>
          </w:p>
        </w:tc>
        <w:tc>
          <w:tcPr>
            <w:tcW w:w="1130" w:type="dxa"/>
            <w:tcBorders>
              <w:top w:val="nil"/>
              <w:left w:val="nil"/>
              <w:bottom w:val="single" w:sz="4" w:space="0" w:color="ACB9CA"/>
              <w:right w:val="single" w:sz="4" w:space="0" w:color="ACB9CA"/>
            </w:tcBorders>
            <w:shd w:val="clear" w:color="000000" w:fill="FFFFFF"/>
            <w:noWrap/>
            <w:vAlign w:val="center"/>
            <w:hideMark/>
          </w:tcPr>
          <w:p w14:paraId="62FA734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227" w:type="dxa"/>
            <w:tcBorders>
              <w:top w:val="nil"/>
              <w:left w:val="nil"/>
              <w:bottom w:val="single" w:sz="4" w:space="0" w:color="ACB9CA"/>
              <w:right w:val="single" w:sz="4" w:space="0" w:color="ACB9CA"/>
            </w:tcBorders>
            <w:shd w:val="clear" w:color="000000" w:fill="FFFFFF"/>
            <w:noWrap/>
            <w:vAlign w:val="center"/>
            <w:hideMark/>
          </w:tcPr>
          <w:p w14:paraId="3D2651D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7541</w:t>
            </w:r>
          </w:p>
        </w:tc>
        <w:tc>
          <w:tcPr>
            <w:tcW w:w="1230" w:type="dxa"/>
            <w:tcBorders>
              <w:top w:val="nil"/>
              <w:left w:val="nil"/>
              <w:bottom w:val="single" w:sz="4" w:space="0" w:color="ACB9CA"/>
              <w:right w:val="single" w:sz="4" w:space="0" w:color="ACB9CA"/>
            </w:tcBorders>
            <w:shd w:val="clear" w:color="000000" w:fill="FFFFFF"/>
            <w:noWrap/>
            <w:vAlign w:val="center"/>
            <w:hideMark/>
          </w:tcPr>
          <w:p w14:paraId="021EDBD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624377AC"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191DCB4F"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Click_Invoice_icon</w:t>
            </w:r>
          </w:p>
        </w:tc>
        <w:tc>
          <w:tcPr>
            <w:tcW w:w="1083" w:type="dxa"/>
            <w:tcBorders>
              <w:top w:val="nil"/>
              <w:left w:val="nil"/>
              <w:bottom w:val="single" w:sz="4" w:space="0" w:color="ACB9CA"/>
              <w:right w:val="single" w:sz="4" w:space="0" w:color="ACB9CA"/>
            </w:tcBorders>
            <w:shd w:val="clear" w:color="000000" w:fill="FFFFFF"/>
            <w:noWrap/>
            <w:vAlign w:val="center"/>
            <w:hideMark/>
          </w:tcPr>
          <w:p w14:paraId="270D58C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1249</w:t>
            </w:r>
          </w:p>
        </w:tc>
        <w:tc>
          <w:tcPr>
            <w:tcW w:w="1366" w:type="dxa"/>
            <w:tcBorders>
              <w:top w:val="nil"/>
              <w:left w:val="nil"/>
              <w:bottom w:val="single" w:sz="4" w:space="0" w:color="ACB9CA"/>
              <w:right w:val="single" w:sz="4" w:space="0" w:color="ACB9CA"/>
            </w:tcBorders>
            <w:shd w:val="clear" w:color="000000" w:fill="FFFFFF"/>
            <w:noWrap/>
            <w:vAlign w:val="center"/>
            <w:hideMark/>
          </w:tcPr>
          <w:p w14:paraId="4612FA1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954.05</w:t>
            </w:r>
          </w:p>
        </w:tc>
        <w:tc>
          <w:tcPr>
            <w:tcW w:w="1070" w:type="dxa"/>
            <w:tcBorders>
              <w:top w:val="nil"/>
              <w:left w:val="nil"/>
              <w:bottom w:val="single" w:sz="4" w:space="0" w:color="ACB9CA"/>
              <w:right w:val="single" w:sz="4" w:space="0" w:color="ACB9CA"/>
            </w:tcBorders>
            <w:shd w:val="clear" w:color="000000" w:fill="FFFFFF"/>
            <w:noWrap/>
            <w:vAlign w:val="center"/>
            <w:hideMark/>
          </w:tcPr>
          <w:p w14:paraId="6112437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2161</w:t>
            </w:r>
          </w:p>
        </w:tc>
        <w:tc>
          <w:tcPr>
            <w:tcW w:w="1070" w:type="dxa"/>
            <w:tcBorders>
              <w:top w:val="nil"/>
              <w:left w:val="nil"/>
              <w:bottom w:val="single" w:sz="4" w:space="0" w:color="ACB9CA"/>
              <w:right w:val="single" w:sz="4" w:space="0" w:color="ACB9CA"/>
            </w:tcBorders>
            <w:shd w:val="clear" w:color="000000" w:fill="FFFFFF"/>
            <w:noWrap/>
            <w:vAlign w:val="center"/>
            <w:hideMark/>
          </w:tcPr>
          <w:p w14:paraId="14B2FB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3301</w:t>
            </w:r>
          </w:p>
        </w:tc>
        <w:tc>
          <w:tcPr>
            <w:tcW w:w="1070" w:type="dxa"/>
            <w:tcBorders>
              <w:top w:val="nil"/>
              <w:left w:val="nil"/>
              <w:bottom w:val="single" w:sz="4" w:space="0" w:color="ACB9CA"/>
              <w:right w:val="single" w:sz="4" w:space="0" w:color="ACB9CA"/>
            </w:tcBorders>
            <w:shd w:val="clear" w:color="000000" w:fill="FFFFFF"/>
            <w:noWrap/>
            <w:vAlign w:val="center"/>
            <w:hideMark/>
          </w:tcPr>
          <w:p w14:paraId="316D243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5919</w:t>
            </w:r>
          </w:p>
        </w:tc>
        <w:tc>
          <w:tcPr>
            <w:tcW w:w="1130" w:type="dxa"/>
            <w:tcBorders>
              <w:top w:val="nil"/>
              <w:left w:val="nil"/>
              <w:bottom w:val="single" w:sz="4" w:space="0" w:color="ACB9CA"/>
              <w:right w:val="single" w:sz="4" w:space="0" w:color="ACB9CA"/>
            </w:tcBorders>
            <w:shd w:val="clear" w:color="000000" w:fill="FFFFFF"/>
            <w:noWrap/>
            <w:vAlign w:val="center"/>
            <w:hideMark/>
          </w:tcPr>
          <w:p w14:paraId="43121C3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14:paraId="28D0DDC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50435</w:t>
            </w:r>
          </w:p>
        </w:tc>
        <w:tc>
          <w:tcPr>
            <w:tcW w:w="1230" w:type="dxa"/>
            <w:tcBorders>
              <w:top w:val="nil"/>
              <w:left w:val="nil"/>
              <w:bottom w:val="single" w:sz="4" w:space="0" w:color="ACB9CA"/>
              <w:right w:val="single" w:sz="4" w:space="0" w:color="ACB9CA"/>
            </w:tcBorders>
            <w:shd w:val="clear" w:color="000000" w:fill="FFFFFF"/>
            <w:noWrap/>
            <w:vAlign w:val="center"/>
            <w:hideMark/>
          </w:tcPr>
          <w:p w14:paraId="6FD8911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C2CCFD1"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5152EA9C"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Click_Login</w:t>
            </w:r>
          </w:p>
        </w:tc>
        <w:tc>
          <w:tcPr>
            <w:tcW w:w="1083" w:type="dxa"/>
            <w:tcBorders>
              <w:top w:val="nil"/>
              <w:left w:val="nil"/>
              <w:bottom w:val="single" w:sz="4" w:space="0" w:color="ACB9CA"/>
              <w:right w:val="single" w:sz="4" w:space="0" w:color="ACB9CA"/>
            </w:tcBorders>
            <w:shd w:val="clear" w:color="000000" w:fill="FFFFFF"/>
            <w:noWrap/>
            <w:vAlign w:val="center"/>
            <w:hideMark/>
          </w:tcPr>
          <w:p w14:paraId="74FF367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2774</w:t>
            </w:r>
          </w:p>
        </w:tc>
        <w:tc>
          <w:tcPr>
            <w:tcW w:w="1366" w:type="dxa"/>
            <w:tcBorders>
              <w:top w:val="nil"/>
              <w:left w:val="nil"/>
              <w:bottom w:val="single" w:sz="4" w:space="0" w:color="ACB9CA"/>
              <w:right w:val="single" w:sz="4" w:space="0" w:color="ACB9CA"/>
            </w:tcBorders>
            <w:shd w:val="clear" w:color="000000" w:fill="FFFFFF"/>
            <w:noWrap/>
            <w:vAlign w:val="center"/>
            <w:hideMark/>
          </w:tcPr>
          <w:p w14:paraId="7DD869B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239377.2</w:t>
            </w:r>
          </w:p>
        </w:tc>
        <w:tc>
          <w:tcPr>
            <w:tcW w:w="1070" w:type="dxa"/>
            <w:tcBorders>
              <w:top w:val="nil"/>
              <w:left w:val="nil"/>
              <w:bottom w:val="single" w:sz="4" w:space="0" w:color="ACB9CA"/>
              <w:right w:val="single" w:sz="4" w:space="0" w:color="ACB9CA"/>
            </w:tcBorders>
            <w:shd w:val="clear" w:color="000000" w:fill="FFFFFF"/>
            <w:noWrap/>
            <w:vAlign w:val="center"/>
            <w:hideMark/>
          </w:tcPr>
          <w:p w14:paraId="725D45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459010.9</w:t>
            </w:r>
          </w:p>
        </w:tc>
        <w:tc>
          <w:tcPr>
            <w:tcW w:w="1070" w:type="dxa"/>
            <w:tcBorders>
              <w:top w:val="nil"/>
              <w:left w:val="nil"/>
              <w:bottom w:val="single" w:sz="4" w:space="0" w:color="ACB9CA"/>
              <w:right w:val="single" w:sz="4" w:space="0" w:color="ACB9CA"/>
            </w:tcBorders>
            <w:shd w:val="clear" w:color="000000" w:fill="FFFFFF"/>
            <w:noWrap/>
            <w:vAlign w:val="center"/>
            <w:hideMark/>
          </w:tcPr>
          <w:p w14:paraId="7F4641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494871.7</w:t>
            </w:r>
          </w:p>
        </w:tc>
        <w:tc>
          <w:tcPr>
            <w:tcW w:w="1070" w:type="dxa"/>
            <w:tcBorders>
              <w:top w:val="nil"/>
              <w:left w:val="nil"/>
              <w:bottom w:val="single" w:sz="4" w:space="0" w:color="ACB9CA"/>
              <w:right w:val="single" w:sz="4" w:space="0" w:color="ACB9CA"/>
            </w:tcBorders>
            <w:shd w:val="clear" w:color="000000" w:fill="FFFFFF"/>
            <w:noWrap/>
            <w:vAlign w:val="center"/>
            <w:hideMark/>
          </w:tcPr>
          <w:p w14:paraId="45528F9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595865.5</w:t>
            </w:r>
          </w:p>
        </w:tc>
        <w:tc>
          <w:tcPr>
            <w:tcW w:w="1130" w:type="dxa"/>
            <w:tcBorders>
              <w:top w:val="nil"/>
              <w:left w:val="nil"/>
              <w:bottom w:val="single" w:sz="4" w:space="0" w:color="ACB9CA"/>
              <w:right w:val="single" w:sz="4" w:space="0" w:color="ACB9CA"/>
            </w:tcBorders>
            <w:shd w:val="clear" w:color="000000" w:fill="FFFFFF"/>
            <w:noWrap/>
            <w:vAlign w:val="center"/>
            <w:hideMark/>
          </w:tcPr>
          <w:p w14:paraId="0B5B9CE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227" w:type="dxa"/>
            <w:tcBorders>
              <w:top w:val="nil"/>
              <w:left w:val="nil"/>
              <w:bottom w:val="single" w:sz="4" w:space="0" w:color="ACB9CA"/>
              <w:right w:val="single" w:sz="4" w:space="0" w:color="ACB9CA"/>
            </w:tcBorders>
            <w:shd w:val="clear" w:color="000000" w:fill="FFFFFF"/>
            <w:noWrap/>
            <w:vAlign w:val="center"/>
            <w:hideMark/>
          </w:tcPr>
          <w:p w14:paraId="549F05D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709974</w:t>
            </w:r>
          </w:p>
        </w:tc>
        <w:tc>
          <w:tcPr>
            <w:tcW w:w="1230" w:type="dxa"/>
            <w:tcBorders>
              <w:top w:val="nil"/>
              <w:left w:val="nil"/>
              <w:bottom w:val="single" w:sz="4" w:space="0" w:color="ACB9CA"/>
              <w:right w:val="single" w:sz="4" w:space="0" w:color="ACB9CA"/>
            </w:tcBorders>
            <w:shd w:val="clear" w:color="000000" w:fill="FFFFFF"/>
            <w:noWrap/>
            <w:vAlign w:val="center"/>
            <w:hideMark/>
          </w:tcPr>
          <w:p w14:paraId="73B0AEB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2.70%</w:t>
            </w:r>
          </w:p>
        </w:tc>
      </w:tr>
      <w:tr w:rsidR="00BD4538" w:rsidRPr="00C47FE2" w14:paraId="74C7CE66"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E2D7DA3"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Click_Note_icon</w:t>
            </w:r>
          </w:p>
        </w:tc>
        <w:tc>
          <w:tcPr>
            <w:tcW w:w="1083" w:type="dxa"/>
            <w:tcBorders>
              <w:top w:val="nil"/>
              <w:left w:val="nil"/>
              <w:bottom w:val="single" w:sz="4" w:space="0" w:color="ACB9CA"/>
              <w:right w:val="single" w:sz="4" w:space="0" w:color="ACB9CA"/>
            </w:tcBorders>
            <w:shd w:val="clear" w:color="000000" w:fill="FFFFFF"/>
            <w:noWrap/>
            <w:vAlign w:val="center"/>
            <w:hideMark/>
          </w:tcPr>
          <w:p w14:paraId="7239A19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3389</w:t>
            </w:r>
          </w:p>
        </w:tc>
        <w:tc>
          <w:tcPr>
            <w:tcW w:w="1366" w:type="dxa"/>
            <w:tcBorders>
              <w:top w:val="nil"/>
              <w:left w:val="nil"/>
              <w:bottom w:val="single" w:sz="4" w:space="0" w:color="ACB9CA"/>
              <w:right w:val="single" w:sz="4" w:space="0" w:color="ACB9CA"/>
            </w:tcBorders>
            <w:shd w:val="clear" w:color="000000" w:fill="FFFFFF"/>
            <w:noWrap/>
            <w:vAlign w:val="center"/>
            <w:hideMark/>
          </w:tcPr>
          <w:p w14:paraId="27F913B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515.17</w:t>
            </w:r>
          </w:p>
        </w:tc>
        <w:tc>
          <w:tcPr>
            <w:tcW w:w="1070" w:type="dxa"/>
            <w:tcBorders>
              <w:top w:val="nil"/>
              <w:left w:val="nil"/>
              <w:bottom w:val="single" w:sz="4" w:space="0" w:color="ACB9CA"/>
              <w:right w:val="single" w:sz="4" w:space="0" w:color="ACB9CA"/>
            </w:tcBorders>
            <w:shd w:val="clear" w:color="000000" w:fill="FFFFFF"/>
            <w:noWrap/>
            <w:vAlign w:val="center"/>
            <w:hideMark/>
          </w:tcPr>
          <w:p w14:paraId="1976490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988.25</w:t>
            </w:r>
          </w:p>
        </w:tc>
        <w:tc>
          <w:tcPr>
            <w:tcW w:w="1070" w:type="dxa"/>
            <w:tcBorders>
              <w:top w:val="nil"/>
              <w:left w:val="nil"/>
              <w:bottom w:val="single" w:sz="4" w:space="0" w:color="ACB9CA"/>
              <w:right w:val="single" w:sz="4" w:space="0" w:color="ACB9CA"/>
            </w:tcBorders>
            <w:shd w:val="clear" w:color="000000" w:fill="FFFFFF"/>
            <w:noWrap/>
            <w:vAlign w:val="center"/>
            <w:hideMark/>
          </w:tcPr>
          <w:p w14:paraId="69DD049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1519.92</w:t>
            </w:r>
          </w:p>
        </w:tc>
        <w:tc>
          <w:tcPr>
            <w:tcW w:w="1070" w:type="dxa"/>
            <w:tcBorders>
              <w:top w:val="nil"/>
              <w:left w:val="nil"/>
              <w:bottom w:val="single" w:sz="4" w:space="0" w:color="ACB9CA"/>
              <w:right w:val="single" w:sz="4" w:space="0" w:color="ACB9CA"/>
            </w:tcBorders>
            <w:shd w:val="clear" w:color="000000" w:fill="FFFFFF"/>
            <w:noWrap/>
            <w:vAlign w:val="center"/>
            <w:hideMark/>
          </w:tcPr>
          <w:p w14:paraId="5F06B7C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4198.72</w:t>
            </w:r>
          </w:p>
        </w:tc>
        <w:tc>
          <w:tcPr>
            <w:tcW w:w="1130" w:type="dxa"/>
            <w:tcBorders>
              <w:top w:val="nil"/>
              <w:left w:val="nil"/>
              <w:bottom w:val="single" w:sz="4" w:space="0" w:color="ACB9CA"/>
              <w:right w:val="single" w:sz="4" w:space="0" w:color="ACB9CA"/>
            </w:tcBorders>
            <w:shd w:val="clear" w:color="000000" w:fill="FFFFFF"/>
            <w:noWrap/>
            <w:vAlign w:val="center"/>
            <w:hideMark/>
          </w:tcPr>
          <w:p w14:paraId="1FC6193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14:paraId="0DC2932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66280</w:t>
            </w:r>
          </w:p>
        </w:tc>
        <w:tc>
          <w:tcPr>
            <w:tcW w:w="1230" w:type="dxa"/>
            <w:tcBorders>
              <w:top w:val="nil"/>
              <w:left w:val="nil"/>
              <w:bottom w:val="single" w:sz="4" w:space="0" w:color="ACB9CA"/>
              <w:right w:val="single" w:sz="4" w:space="0" w:color="ACB9CA"/>
            </w:tcBorders>
            <w:shd w:val="clear" w:color="000000" w:fill="FFFFFF"/>
            <w:noWrap/>
            <w:vAlign w:val="center"/>
            <w:hideMark/>
          </w:tcPr>
          <w:p w14:paraId="7C94D54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2BDEF08E"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04620C2"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Click_Reminder_icon</w:t>
            </w:r>
          </w:p>
        </w:tc>
        <w:tc>
          <w:tcPr>
            <w:tcW w:w="1083" w:type="dxa"/>
            <w:tcBorders>
              <w:top w:val="nil"/>
              <w:left w:val="nil"/>
              <w:bottom w:val="single" w:sz="4" w:space="0" w:color="ACB9CA"/>
              <w:right w:val="single" w:sz="4" w:space="0" w:color="ACB9CA"/>
            </w:tcBorders>
            <w:shd w:val="clear" w:color="000000" w:fill="FFFFFF"/>
            <w:noWrap/>
            <w:vAlign w:val="center"/>
            <w:hideMark/>
          </w:tcPr>
          <w:p w14:paraId="0D63762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3370</w:t>
            </w:r>
          </w:p>
        </w:tc>
        <w:tc>
          <w:tcPr>
            <w:tcW w:w="1366" w:type="dxa"/>
            <w:tcBorders>
              <w:top w:val="nil"/>
              <w:left w:val="nil"/>
              <w:bottom w:val="single" w:sz="4" w:space="0" w:color="ACB9CA"/>
              <w:right w:val="single" w:sz="4" w:space="0" w:color="ACB9CA"/>
            </w:tcBorders>
            <w:shd w:val="clear" w:color="000000" w:fill="FFFFFF"/>
            <w:noWrap/>
            <w:vAlign w:val="center"/>
            <w:hideMark/>
          </w:tcPr>
          <w:p w14:paraId="3BB7F76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2044.13</w:t>
            </w:r>
          </w:p>
        </w:tc>
        <w:tc>
          <w:tcPr>
            <w:tcW w:w="1070" w:type="dxa"/>
            <w:tcBorders>
              <w:top w:val="nil"/>
              <w:left w:val="nil"/>
              <w:bottom w:val="single" w:sz="4" w:space="0" w:color="ACB9CA"/>
              <w:right w:val="single" w:sz="4" w:space="0" w:color="ACB9CA"/>
            </w:tcBorders>
            <w:shd w:val="clear" w:color="000000" w:fill="FFFFFF"/>
            <w:noWrap/>
            <w:vAlign w:val="center"/>
            <w:hideMark/>
          </w:tcPr>
          <w:p w14:paraId="1B9A15D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2888.48</w:t>
            </w:r>
          </w:p>
        </w:tc>
        <w:tc>
          <w:tcPr>
            <w:tcW w:w="1070" w:type="dxa"/>
            <w:tcBorders>
              <w:top w:val="nil"/>
              <w:left w:val="nil"/>
              <w:bottom w:val="single" w:sz="4" w:space="0" w:color="ACB9CA"/>
              <w:right w:val="single" w:sz="4" w:space="0" w:color="ACB9CA"/>
            </w:tcBorders>
            <w:shd w:val="clear" w:color="000000" w:fill="FFFFFF"/>
            <w:noWrap/>
            <w:vAlign w:val="center"/>
            <w:hideMark/>
          </w:tcPr>
          <w:p w14:paraId="0144852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17609.17</w:t>
            </w:r>
          </w:p>
        </w:tc>
        <w:tc>
          <w:tcPr>
            <w:tcW w:w="1070" w:type="dxa"/>
            <w:tcBorders>
              <w:top w:val="nil"/>
              <w:left w:val="nil"/>
              <w:bottom w:val="single" w:sz="4" w:space="0" w:color="ACB9CA"/>
              <w:right w:val="single" w:sz="4" w:space="0" w:color="ACB9CA"/>
            </w:tcBorders>
            <w:shd w:val="clear" w:color="000000" w:fill="FFFFFF"/>
            <w:noWrap/>
            <w:vAlign w:val="center"/>
            <w:hideMark/>
          </w:tcPr>
          <w:p w14:paraId="3CB56E9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28213.21</w:t>
            </w:r>
          </w:p>
        </w:tc>
        <w:tc>
          <w:tcPr>
            <w:tcW w:w="1130" w:type="dxa"/>
            <w:tcBorders>
              <w:top w:val="nil"/>
              <w:left w:val="nil"/>
              <w:bottom w:val="single" w:sz="4" w:space="0" w:color="ACB9CA"/>
              <w:right w:val="single" w:sz="4" w:space="0" w:color="ACB9CA"/>
            </w:tcBorders>
            <w:shd w:val="clear" w:color="000000" w:fill="FFFFFF"/>
            <w:noWrap/>
            <w:vAlign w:val="center"/>
            <w:hideMark/>
          </w:tcPr>
          <w:p w14:paraId="1760FBB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14:paraId="7EA469E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49485</w:t>
            </w:r>
          </w:p>
        </w:tc>
        <w:tc>
          <w:tcPr>
            <w:tcW w:w="1230" w:type="dxa"/>
            <w:tcBorders>
              <w:top w:val="nil"/>
              <w:left w:val="nil"/>
              <w:bottom w:val="single" w:sz="4" w:space="0" w:color="ACB9CA"/>
              <w:right w:val="single" w:sz="4" w:space="0" w:color="ACB9CA"/>
            </w:tcBorders>
            <w:shd w:val="clear" w:color="000000" w:fill="FFFFFF"/>
            <w:noWrap/>
            <w:vAlign w:val="center"/>
            <w:hideMark/>
          </w:tcPr>
          <w:p w14:paraId="047F8A0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667D10F3"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22BF5267"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Click_Save_Contact</w:t>
            </w:r>
          </w:p>
        </w:tc>
        <w:tc>
          <w:tcPr>
            <w:tcW w:w="1083" w:type="dxa"/>
            <w:tcBorders>
              <w:top w:val="nil"/>
              <w:left w:val="nil"/>
              <w:bottom w:val="single" w:sz="4" w:space="0" w:color="ACB9CA"/>
              <w:right w:val="single" w:sz="4" w:space="0" w:color="ACB9CA"/>
            </w:tcBorders>
            <w:shd w:val="clear" w:color="000000" w:fill="FFFFFF"/>
            <w:noWrap/>
            <w:vAlign w:val="center"/>
            <w:hideMark/>
          </w:tcPr>
          <w:p w14:paraId="20C8F29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w:t>
            </w:r>
          </w:p>
        </w:tc>
        <w:tc>
          <w:tcPr>
            <w:tcW w:w="1366" w:type="dxa"/>
            <w:tcBorders>
              <w:top w:val="nil"/>
              <w:left w:val="nil"/>
              <w:bottom w:val="single" w:sz="4" w:space="0" w:color="ACB9CA"/>
              <w:right w:val="single" w:sz="4" w:space="0" w:color="ACB9CA"/>
            </w:tcBorders>
            <w:shd w:val="clear" w:color="000000" w:fill="FFFFFF"/>
            <w:noWrap/>
            <w:vAlign w:val="center"/>
            <w:hideMark/>
          </w:tcPr>
          <w:p w14:paraId="580F550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395720.82</w:t>
            </w:r>
          </w:p>
        </w:tc>
        <w:tc>
          <w:tcPr>
            <w:tcW w:w="1070" w:type="dxa"/>
            <w:tcBorders>
              <w:top w:val="nil"/>
              <w:left w:val="nil"/>
              <w:bottom w:val="single" w:sz="4" w:space="0" w:color="ACB9CA"/>
              <w:right w:val="single" w:sz="4" w:space="0" w:color="ACB9CA"/>
            </w:tcBorders>
            <w:shd w:val="clear" w:color="000000" w:fill="FFFFFF"/>
            <w:noWrap/>
            <w:vAlign w:val="center"/>
            <w:hideMark/>
          </w:tcPr>
          <w:p w14:paraId="5F3E0D5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581739.5</w:t>
            </w:r>
          </w:p>
        </w:tc>
        <w:tc>
          <w:tcPr>
            <w:tcW w:w="1070" w:type="dxa"/>
            <w:tcBorders>
              <w:top w:val="nil"/>
              <w:left w:val="nil"/>
              <w:bottom w:val="single" w:sz="4" w:space="0" w:color="ACB9CA"/>
              <w:right w:val="single" w:sz="4" w:space="0" w:color="ACB9CA"/>
            </w:tcBorders>
            <w:shd w:val="clear" w:color="000000" w:fill="FFFFFF"/>
            <w:noWrap/>
            <w:vAlign w:val="center"/>
            <w:hideMark/>
          </w:tcPr>
          <w:p w14:paraId="6A93937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594289.2</w:t>
            </w:r>
          </w:p>
        </w:tc>
        <w:tc>
          <w:tcPr>
            <w:tcW w:w="1070" w:type="dxa"/>
            <w:tcBorders>
              <w:top w:val="nil"/>
              <w:left w:val="nil"/>
              <w:bottom w:val="single" w:sz="4" w:space="0" w:color="ACB9CA"/>
              <w:right w:val="single" w:sz="4" w:space="0" w:color="ACB9CA"/>
            </w:tcBorders>
            <w:shd w:val="clear" w:color="000000" w:fill="FFFFFF"/>
            <w:noWrap/>
            <w:vAlign w:val="center"/>
            <w:hideMark/>
          </w:tcPr>
          <w:p w14:paraId="3A8DC8B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614892.6</w:t>
            </w:r>
          </w:p>
        </w:tc>
        <w:tc>
          <w:tcPr>
            <w:tcW w:w="1130" w:type="dxa"/>
            <w:tcBorders>
              <w:top w:val="nil"/>
              <w:left w:val="nil"/>
              <w:bottom w:val="single" w:sz="4" w:space="0" w:color="ACB9CA"/>
              <w:right w:val="single" w:sz="4" w:space="0" w:color="ACB9CA"/>
            </w:tcBorders>
            <w:shd w:val="clear" w:color="000000" w:fill="FFFFFF"/>
            <w:noWrap/>
            <w:vAlign w:val="center"/>
            <w:hideMark/>
          </w:tcPr>
          <w:p w14:paraId="6C594D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14:paraId="390E465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705579</w:t>
            </w:r>
          </w:p>
        </w:tc>
        <w:tc>
          <w:tcPr>
            <w:tcW w:w="1230" w:type="dxa"/>
            <w:tcBorders>
              <w:top w:val="nil"/>
              <w:left w:val="nil"/>
              <w:bottom w:val="single" w:sz="4" w:space="0" w:color="ACB9CA"/>
              <w:right w:val="single" w:sz="4" w:space="0" w:color="ACB9CA"/>
            </w:tcBorders>
            <w:shd w:val="clear" w:color="000000" w:fill="FFFFFF"/>
            <w:noWrap/>
            <w:vAlign w:val="center"/>
            <w:hideMark/>
          </w:tcPr>
          <w:p w14:paraId="73AD9D6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0.81%</w:t>
            </w:r>
          </w:p>
        </w:tc>
      </w:tr>
      <w:tr w:rsidR="00BD4538" w:rsidRPr="00C47FE2" w14:paraId="28F626F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7001683"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Click_Save_expense</w:t>
            </w:r>
          </w:p>
        </w:tc>
        <w:tc>
          <w:tcPr>
            <w:tcW w:w="1083" w:type="dxa"/>
            <w:tcBorders>
              <w:top w:val="nil"/>
              <w:left w:val="nil"/>
              <w:bottom w:val="single" w:sz="4" w:space="0" w:color="ACB9CA"/>
              <w:right w:val="single" w:sz="4" w:space="0" w:color="ACB9CA"/>
            </w:tcBorders>
            <w:shd w:val="clear" w:color="000000" w:fill="FFFFFF"/>
            <w:noWrap/>
            <w:vAlign w:val="center"/>
            <w:hideMark/>
          </w:tcPr>
          <w:p w14:paraId="096C906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366" w:type="dxa"/>
            <w:tcBorders>
              <w:top w:val="nil"/>
              <w:left w:val="nil"/>
              <w:bottom w:val="single" w:sz="4" w:space="0" w:color="ACB9CA"/>
              <w:right w:val="single" w:sz="4" w:space="0" w:color="ACB9CA"/>
            </w:tcBorders>
            <w:shd w:val="clear" w:color="000000" w:fill="FFFFFF"/>
            <w:noWrap/>
            <w:vAlign w:val="center"/>
            <w:hideMark/>
          </w:tcPr>
          <w:p w14:paraId="24EDBAE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692067.55</w:t>
            </w:r>
          </w:p>
        </w:tc>
        <w:tc>
          <w:tcPr>
            <w:tcW w:w="1070" w:type="dxa"/>
            <w:tcBorders>
              <w:top w:val="nil"/>
              <w:left w:val="nil"/>
              <w:bottom w:val="single" w:sz="4" w:space="0" w:color="ACB9CA"/>
              <w:right w:val="single" w:sz="4" w:space="0" w:color="ACB9CA"/>
            </w:tcBorders>
            <w:shd w:val="clear" w:color="000000" w:fill="FFFFFF"/>
            <w:noWrap/>
            <w:vAlign w:val="center"/>
            <w:hideMark/>
          </w:tcPr>
          <w:p w14:paraId="4F2916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746495</w:t>
            </w:r>
          </w:p>
        </w:tc>
        <w:tc>
          <w:tcPr>
            <w:tcW w:w="1070" w:type="dxa"/>
            <w:tcBorders>
              <w:top w:val="nil"/>
              <w:left w:val="nil"/>
              <w:bottom w:val="single" w:sz="4" w:space="0" w:color="ACB9CA"/>
              <w:right w:val="single" w:sz="4" w:space="0" w:color="ACB9CA"/>
            </w:tcBorders>
            <w:shd w:val="clear" w:color="000000" w:fill="FFFFFF"/>
            <w:noWrap/>
            <w:vAlign w:val="center"/>
            <w:hideMark/>
          </w:tcPr>
          <w:p w14:paraId="7657B8F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746495</w:t>
            </w:r>
          </w:p>
        </w:tc>
        <w:tc>
          <w:tcPr>
            <w:tcW w:w="1070" w:type="dxa"/>
            <w:tcBorders>
              <w:top w:val="nil"/>
              <w:left w:val="nil"/>
              <w:bottom w:val="single" w:sz="4" w:space="0" w:color="ACB9CA"/>
              <w:right w:val="single" w:sz="4" w:space="0" w:color="ACB9CA"/>
            </w:tcBorders>
            <w:shd w:val="clear" w:color="000000" w:fill="FFFFFF"/>
            <w:noWrap/>
            <w:vAlign w:val="center"/>
            <w:hideMark/>
          </w:tcPr>
          <w:p w14:paraId="1E60F9C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790527</w:t>
            </w:r>
          </w:p>
        </w:tc>
        <w:tc>
          <w:tcPr>
            <w:tcW w:w="1130" w:type="dxa"/>
            <w:tcBorders>
              <w:top w:val="nil"/>
              <w:left w:val="nil"/>
              <w:bottom w:val="single" w:sz="4" w:space="0" w:color="ACB9CA"/>
              <w:right w:val="single" w:sz="4" w:space="0" w:color="ACB9CA"/>
            </w:tcBorders>
            <w:shd w:val="clear" w:color="000000" w:fill="FFFFFF"/>
            <w:noWrap/>
            <w:vAlign w:val="center"/>
            <w:hideMark/>
          </w:tcPr>
          <w:p w14:paraId="095B644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608736</w:t>
            </w:r>
          </w:p>
        </w:tc>
        <w:tc>
          <w:tcPr>
            <w:tcW w:w="1227" w:type="dxa"/>
            <w:tcBorders>
              <w:top w:val="nil"/>
              <w:left w:val="nil"/>
              <w:bottom w:val="single" w:sz="4" w:space="0" w:color="ACB9CA"/>
              <w:right w:val="single" w:sz="4" w:space="0" w:color="ACB9CA"/>
            </w:tcBorders>
            <w:shd w:val="clear" w:color="000000" w:fill="FFFFFF"/>
            <w:noWrap/>
            <w:vAlign w:val="center"/>
            <w:hideMark/>
          </w:tcPr>
          <w:p w14:paraId="1222732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790527</w:t>
            </w:r>
          </w:p>
        </w:tc>
        <w:tc>
          <w:tcPr>
            <w:tcW w:w="1230" w:type="dxa"/>
            <w:tcBorders>
              <w:top w:val="nil"/>
              <w:left w:val="nil"/>
              <w:bottom w:val="single" w:sz="4" w:space="0" w:color="ACB9CA"/>
              <w:right w:val="single" w:sz="4" w:space="0" w:color="ACB9CA"/>
            </w:tcBorders>
            <w:shd w:val="clear" w:color="000000" w:fill="FFFFFF"/>
            <w:noWrap/>
            <w:vAlign w:val="center"/>
            <w:hideMark/>
          </w:tcPr>
          <w:p w14:paraId="4EA8489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6EDB0C06"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640D414"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Click_Save_Expense</w:t>
            </w:r>
          </w:p>
        </w:tc>
        <w:tc>
          <w:tcPr>
            <w:tcW w:w="1083" w:type="dxa"/>
            <w:tcBorders>
              <w:top w:val="nil"/>
              <w:left w:val="nil"/>
              <w:bottom w:val="single" w:sz="4" w:space="0" w:color="ACB9CA"/>
              <w:right w:val="single" w:sz="4" w:space="0" w:color="ACB9CA"/>
            </w:tcBorders>
            <w:shd w:val="clear" w:color="000000" w:fill="FFFFFF"/>
            <w:noWrap/>
            <w:vAlign w:val="center"/>
            <w:hideMark/>
          </w:tcPr>
          <w:p w14:paraId="0014C5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223</w:t>
            </w:r>
          </w:p>
        </w:tc>
        <w:tc>
          <w:tcPr>
            <w:tcW w:w="1366" w:type="dxa"/>
            <w:tcBorders>
              <w:top w:val="nil"/>
              <w:left w:val="nil"/>
              <w:bottom w:val="single" w:sz="4" w:space="0" w:color="ACB9CA"/>
              <w:right w:val="single" w:sz="4" w:space="0" w:color="ACB9CA"/>
            </w:tcBorders>
            <w:shd w:val="clear" w:color="000000" w:fill="FFFFFF"/>
            <w:noWrap/>
            <w:vAlign w:val="center"/>
            <w:hideMark/>
          </w:tcPr>
          <w:p w14:paraId="37EF6EF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462855.8</w:t>
            </w:r>
          </w:p>
        </w:tc>
        <w:tc>
          <w:tcPr>
            <w:tcW w:w="1070" w:type="dxa"/>
            <w:tcBorders>
              <w:top w:val="nil"/>
              <w:left w:val="nil"/>
              <w:bottom w:val="single" w:sz="4" w:space="0" w:color="ACB9CA"/>
              <w:right w:val="single" w:sz="4" w:space="0" w:color="ACB9CA"/>
            </w:tcBorders>
            <w:shd w:val="clear" w:color="000000" w:fill="FFFFFF"/>
            <w:noWrap/>
            <w:vAlign w:val="center"/>
            <w:hideMark/>
          </w:tcPr>
          <w:p w14:paraId="77809E4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680212.8</w:t>
            </w:r>
          </w:p>
        </w:tc>
        <w:tc>
          <w:tcPr>
            <w:tcW w:w="1070" w:type="dxa"/>
            <w:tcBorders>
              <w:top w:val="nil"/>
              <w:left w:val="nil"/>
              <w:bottom w:val="single" w:sz="4" w:space="0" w:color="ACB9CA"/>
              <w:right w:val="single" w:sz="4" w:space="0" w:color="ACB9CA"/>
            </w:tcBorders>
            <w:shd w:val="clear" w:color="000000" w:fill="FFFFFF"/>
            <w:noWrap/>
            <w:vAlign w:val="center"/>
            <w:hideMark/>
          </w:tcPr>
          <w:p w14:paraId="1C45A34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701285.2</w:t>
            </w:r>
          </w:p>
        </w:tc>
        <w:tc>
          <w:tcPr>
            <w:tcW w:w="1070" w:type="dxa"/>
            <w:tcBorders>
              <w:top w:val="nil"/>
              <w:left w:val="nil"/>
              <w:bottom w:val="single" w:sz="4" w:space="0" w:color="ACB9CA"/>
              <w:right w:val="single" w:sz="4" w:space="0" w:color="ACB9CA"/>
            </w:tcBorders>
            <w:shd w:val="clear" w:color="000000" w:fill="FFFFFF"/>
            <w:noWrap/>
            <w:vAlign w:val="center"/>
            <w:hideMark/>
          </w:tcPr>
          <w:p w14:paraId="369684C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718803.4</w:t>
            </w:r>
          </w:p>
        </w:tc>
        <w:tc>
          <w:tcPr>
            <w:tcW w:w="1130" w:type="dxa"/>
            <w:tcBorders>
              <w:top w:val="nil"/>
              <w:left w:val="nil"/>
              <w:bottom w:val="single" w:sz="4" w:space="0" w:color="ACB9CA"/>
              <w:right w:val="single" w:sz="4" w:space="0" w:color="ACB9CA"/>
            </w:tcBorders>
            <w:shd w:val="clear" w:color="000000" w:fill="FFFFFF"/>
            <w:noWrap/>
            <w:vAlign w:val="center"/>
            <w:hideMark/>
          </w:tcPr>
          <w:p w14:paraId="4770D54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31181</w:t>
            </w:r>
          </w:p>
        </w:tc>
        <w:tc>
          <w:tcPr>
            <w:tcW w:w="1227" w:type="dxa"/>
            <w:tcBorders>
              <w:top w:val="nil"/>
              <w:left w:val="nil"/>
              <w:bottom w:val="single" w:sz="4" w:space="0" w:color="ACB9CA"/>
              <w:right w:val="single" w:sz="4" w:space="0" w:color="ACB9CA"/>
            </w:tcBorders>
            <w:shd w:val="clear" w:color="000000" w:fill="FFFFFF"/>
            <w:noWrap/>
            <w:vAlign w:val="center"/>
            <w:hideMark/>
          </w:tcPr>
          <w:p w14:paraId="4EB20E5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748596</w:t>
            </w:r>
          </w:p>
        </w:tc>
        <w:tc>
          <w:tcPr>
            <w:tcW w:w="1230" w:type="dxa"/>
            <w:tcBorders>
              <w:top w:val="nil"/>
              <w:left w:val="nil"/>
              <w:bottom w:val="single" w:sz="4" w:space="0" w:color="ACB9CA"/>
              <w:right w:val="single" w:sz="4" w:space="0" w:color="ACB9CA"/>
            </w:tcBorders>
            <w:shd w:val="clear" w:color="000000" w:fill="FFFFFF"/>
            <w:noWrap/>
            <w:vAlign w:val="center"/>
            <w:hideMark/>
          </w:tcPr>
          <w:p w14:paraId="1FDCA60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11.66%</w:t>
            </w:r>
          </w:p>
        </w:tc>
      </w:tr>
      <w:tr w:rsidR="00BD4538" w:rsidRPr="00C47FE2" w14:paraId="4F4E6CB5"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4693112"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w:t>
            </w:r>
          </w:p>
        </w:tc>
        <w:tc>
          <w:tcPr>
            <w:tcW w:w="1083" w:type="dxa"/>
            <w:tcBorders>
              <w:top w:val="nil"/>
              <w:left w:val="nil"/>
              <w:bottom w:val="single" w:sz="4" w:space="0" w:color="ACB9CA"/>
              <w:right w:val="single" w:sz="4" w:space="0" w:color="ACB9CA"/>
            </w:tcBorders>
            <w:shd w:val="clear" w:color="000000" w:fill="FFFFFF"/>
            <w:noWrap/>
            <w:vAlign w:val="center"/>
            <w:hideMark/>
          </w:tcPr>
          <w:p w14:paraId="328C792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1000</w:t>
            </w:r>
          </w:p>
        </w:tc>
        <w:tc>
          <w:tcPr>
            <w:tcW w:w="1366" w:type="dxa"/>
            <w:tcBorders>
              <w:top w:val="nil"/>
              <w:left w:val="nil"/>
              <w:bottom w:val="single" w:sz="4" w:space="0" w:color="ACB9CA"/>
              <w:right w:val="single" w:sz="4" w:space="0" w:color="ACB9CA"/>
            </w:tcBorders>
            <w:shd w:val="clear" w:color="000000" w:fill="FFFFFF"/>
            <w:noWrap/>
            <w:vAlign w:val="center"/>
            <w:hideMark/>
          </w:tcPr>
          <w:p w14:paraId="521079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472748.05</w:t>
            </w:r>
          </w:p>
        </w:tc>
        <w:tc>
          <w:tcPr>
            <w:tcW w:w="1070" w:type="dxa"/>
            <w:tcBorders>
              <w:top w:val="nil"/>
              <w:left w:val="nil"/>
              <w:bottom w:val="single" w:sz="4" w:space="0" w:color="ACB9CA"/>
              <w:right w:val="single" w:sz="4" w:space="0" w:color="ACB9CA"/>
            </w:tcBorders>
            <w:shd w:val="clear" w:color="000000" w:fill="FFFFFF"/>
            <w:noWrap/>
            <w:vAlign w:val="center"/>
            <w:hideMark/>
          </w:tcPr>
          <w:p w14:paraId="5D01B8A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637951</w:t>
            </w:r>
          </w:p>
        </w:tc>
        <w:tc>
          <w:tcPr>
            <w:tcW w:w="1070" w:type="dxa"/>
            <w:tcBorders>
              <w:top w:val="nil"/>
              <w:left w:val="nil"/>
              <w:bottom w:val="single" w:sz="4" w:space="0" w:color="ACB9CA"/>
              <w:right w:val="single" w:sz="4" w:space="0" w:color="ACB9CA"/>
            </w:tcBorders>
            <w:shd w:val="clear" w:color="000000" w:fill="FFFFFF"/>
            <w:noWrap/>
            <w:vAlign w:val="center"/>
            <w:hideMark/>
          </w:tcPr>
          <w:p w14:paraId="2616987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656383</w:t>
            </w:r>
          </w:p>
        </w:tc>
        <w:tc>
          <w:tcPr>
            <w:tcW w:w="1070" w:type="dxa"/>
            <w:tcBorders>
              <w:top w:val="nil"/>
              <w:left w:val="nil"/>
              <w:bottom w:val="single" w:sz="4" w:space="0" w:color="ACB9CA"/>
              <w:right w:val="single" w:sz="4" w:space="0" w:color="ACB9CA"/>
            </w:tcBorders>
            <w:shd w:val="clear" w:color="000000" w:fill="FFFFFF"/>
            <w:noWrap/>
            <w:vAlign w:val="center"/>
            <w:hideMark/>
          </w:tcPr>
          <w:p w14:paraId="4BE4025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697855</w:t>
            </w:r>
          </w:p>
        </w:tc>
        <w:tc>
          <w:tcPr>
            <w:tcW w:w="1130" w:type="dxa"/>
            <w:tcBorders>
              <w:top w:val="nil"/>
              <w:left w:val="nil"/>
              <w:bottom w:val="single" w:sz="4" w:space="0" w:color="ACB9CA"/>
              <w:right w:val="single" w:sz="4" w:space="0" w:color="ACB9CA"/>
            </w:tcBorders>
            <w:shd w:val="clear" w:color="000000" w:fill="FFFFFF"/>
            <w:noWrap/>
            <w:vAlign w:val="center"/>
            <w:hideMark/>
          </w:tcPr>
          <w:p w14:paraId="053AC02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w:t>
            </w:r>
          </w:p>
        </w:tc>
        <w:tc>
          <w:tcPr>
            <w:tcW w:w="1227" w:type="dxa"/>
            <w:tcBorders>
              <w:top w:val="nil"/>
              <w:left w:val="nil"/>
              <w:bottom w:val="single" w:sz="4" w:space="0" w:color="ACB9CA"/>
              <w:right w:val="single" w:sz="4" w:space="0" w:color="ACB9CA"/>
            </w:tcBorders>
            <w:shd w:val="clear" w:color="000000" w:fill="FFFFFF"/>
            <w:noWrap/>
            <w:vAlign w:val="center"/>
            <w:hideMark/>
          </w:tcPr>
          <w:p w14:paraId="39E9D4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728203</w:t>
            </w:r>
          </w:p>
        </w:tc>
        <w:tc>
          <w:tcPr>
            <w:tcW w:w="1230" w:type="dxa"/>
            <w:tcBorders>
              <w:top w:val="nil"/>
              <w:left w:val="nil"/>
              <w:bottom w:val="single" w:sz="4" w:space="0" w:color="ACB9CA"/>
              <w:right w:val="single" w:sz="4" w:space="0" w:color="ACB9CA"/>
            </w:tcBorders>
            <w:shd w:val="clear" w:color="000000" w:fill="FFFFFF"/>
            <w:noWrap/>
            <w:vAlign w:val="center"/>
            <w:hideMark/>
          </w:tcPr>
          <w:p w14:paraId="5A7ED8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0.60%</w:t>
            </w:r>
          </w:p>
        </w:tc>
      </w:tr>
      <w:tr w:rsidR="00BD4538" w:rsidRPr="00C47FE2" w14:paraId="6A9243BF"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EAD3A9E"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1083" w:type="dxa"/>
            <w:tcBorders>
              <w:top w:val="nil"/>
              <w:left w:val="nil"/>
              <w:bottom w:val="single" w:sz="4" w:space="0" w:color="ACB9CA"/>
              <w:right w:val="single" w:sz="4" w:space="0" w:color="ACB9CA"/>
            </w:tcBorders>
            <w:shd w:val="clear" w:color="000000" w:fill="FFFFFF"/>
            <w:noWrap/>
            <w:vAlign w:val="center"/>
            <w:hideMark/>
          </w:tcPr>
          <w:p w14:paraId="26AE713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w:t>
            </w:r>
          </w:p>
        </w:tc>
        <w:tc>
          <w:tcPr>
            <w:tcW w:w="1366" w:type="dxa"/>
            <w:tcBorders>
              <w:top w:val="nil"/>
              <w:left w:val="nil"/>
              <w:bottom w:val="single" w:sz="4" w:space="0" w:color="ACB9CA"/>
              <w:right w:val="single" w:sz="4" w:space="0" w:color="ACB9CA"/>
            </w:tcBorders>
            <w:shd w:val="clear" w:color="000000" w:fill="FFFFFF"/>
            <w:noWrap/>
            <w:vAlign w:val="center"/>
            <w:hideMark/>
          </w:tcPr>
          <w:p w14:paraId="0D3A8F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470427.43</w:t>
            </w:r>
          </w:p>
        </w:tc>
        <w:tc>
          <w:tcPr>
            <w:tcW w:w="1070" w:type="dxa"/>
            <w:tcBorders>
              <w:top w:val="nil"/>
              <w:left w:val="nil"/>
              <w:bottom w:val="single" w:sz="4" w:space="0" w:color="ACB9CA"/>
              <w:right w:val="single" w:sz="4" w:space="0" w:color="ACB9CA"/>
            </w:tcBorders>
            <w:shd w:val="clear" w:color="000000" w:fill="FFFFFF"/>
            <w:noWrap/>
            <w:vAlign w:val="center"/>
            <w:hideMark/>
          </w:tcPr>
          <w:p w14:paraId="1AAF052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666111</w:t>
            </w:r>
          </w:p>
        </w:tc>
        <w:tc>
          <w:tcPr>
            <w:tcW w:w="1070" w:type="dxa"/>
            <w:tcBorders>
              <w:top w:val="nil"/>
              <w:left w:val="nil"/>
              <w:bottom w:val="single" w:sz="4" w:space="0" w:color="ACB9CA"/>
              <w:right w:val="single" w:sz="4" w:space="0" w:color="ACB9CA"/>
            </w:tcBorders>
            <w:shd w:val="clear" w:color="000000" w:fill="FFFFFF"/>
            <w:noWrap/>
            <w:vAlign w:val="center"/>
            <w:hideMark/>
          </w:tcPr>
          <w:p w14:paraId="4765958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694271</w:t>
            </w:r>
          </w:p>
        </w:tc>
        <w:tc>
          <w:tcPr>
            <w:tcW w:w="1070" w:type="dxa"/>
            <w:tcBorders>
              <w:top w:val="nil"/>
              <w:left w:val="nil"/>
              <w:bottom w:val="single" w:sz="4" w:space="0" w:color="ACB9CA"/>
              <w:right w:val="single" w:sz="4" w:space="0" w:color="ACB9CA"/>
            </w:tcBorders>
            <w:shd w:val="clear" w:color="000000" w:fill="FFFFFF"/>
            <w:noWrap/>
            <w:vAlign w:val="center"/>
            <w:hideMark/>
          </w:tcPr>
          <w:p w14:paraId="1F25B57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702463</w:t>
            </w:r>
          </w:p>
        </w:tc>
        <w:tc>
          <w:tcPr>
            <w:tcW w:w="1130" w:type="dxa"/>
            <w:tcBorders>
              <w:top w:val="nil"/>
              <w:left w:val="nil"/>
              <w:bottom w:val="single" w:sz="4" w:space="0" w:color="ACB9CA"/>
              <w:right w:val="single" w:sz="4" w:space="0" w:color="ACB9CA"/>
            </w:tcBorders>
            <w:shd w:val="clear" w:color="000000" w:fill="FFFFFF"/>
            <w:noWrap/>
            <w:vAlign w:val="center"/>
            <w:hideMark/>
          </w:tcPr>
          <w:p w14:paraId="04AF0E7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16095</w:t>
            </w:r>
          </w:p>
        </w:tc>
        <w:tc>
          <w:tcPr>
            <w:tcW w:w="1227" w:type="dxa"/>
            <w:tcBorders>
              <w:top w:val="nil"/>
              <w:left w:val="nil"/>
              <w:bottom w:val="single" w:sz="4" w:space="0" w:color="ACB9CA"/>
              <w:right w:val="single" w:sz="4" w:space="0" w:color="ACB9CA"/>
            </w:tcBorders>
            <w:shd w:val="clear" w:color="000000" w:fill="FFFFFF"/>
            <w:noWrap/>
            <w:vAlign w:val="center"/>
            <w:hideMark/>
          </w:tcPr>
          <w:p w14:paraId="4AC9BCB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711050</w:t>
            </w:r>
          </w:p>
        </w:tc>
        <w:tc>
          <w:tcPr>
            <w:tcW w:w="1230" w:type="dxa"/>
            <w:tcBorders>
              <w:top w:val="nil"/>
              <w:left w:val="nil"/>
              <w:bottom w:val="single" w:sz="4" w:space="0" w:color="ACB9CA"/>
              <w:right w:val="single" w:sz="4" w:space="0" w:color="ACB9CA"/>
            </w:tcBorders>
            <w:shd w:val="clear" w:color="000000" w:fill="FFFFFF"/>
            <w:noWrap/>
            <w:vAlign w:val="center"/>
            <w:hideMark/>
          </w:tcPr>
          <w:p w14:paraId="3859DD7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ECD1C34"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83DD998"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1083" w:type="dxa"/>
            <w:tcBorders>
              <w:top w:val="nil"/>
              <w:left w:val="nil"/>
              <w:bottom w:val="single" w:sz="4" w:space="0" w:color="ACB9CA"/>
              <w:right w:val="single" w:sz="4" w:space="0" w:color="ACB9CA"/>
            </w:tcBorders>
            <w:shd w:val="clear" w:color="000000" w:fill="FFFFFF"/>
            <w:noWrap/>
            <w:vAlign w:val="center"/>
            <w:hideMark/>
          </w:tcPr>
          <w:p w14:paraId="47D1629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w:t>
            </w:r>
          </w:p>
        </w:tc>
        <w:tc>
          <w:tcPr>
            <w:tcW w:w="1366" w:type="dxa"/>
            <w:tcBorders>
              <w:top w:val="nil"/>
              <w:left w:val="nil"/>
              <w:bottom w:val="single" w:sz="4" w:space="0" w:color="ACB9CA"/>
              <w:right w:val="single" w:sz="4" w:space="0" w:color="ACB9CA"/>
            </w:tcBorders>
            <w:shd w:val="clear" w:color="000000" w:fill="FFFFFF"/>
            <w:noWrap/>
            <w:vAlign w:val="center"/>
            <w:hideMark/>
          </w:tcPr>
          <w:p w14:paraId="46BF90B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542847.93</w:t>
            </w:r>
          </w:p>
        </w:tc>
        <w:tc>
          <w:tcPr>
            <w:tcW w:w="1070" w:type="dxa"/>
            <w:tcBorders>
              <w:top w:val="nil"/>
              <w:left w:val="nil"/>
              <w:bottom w:val="single" w:sz="4" w:space="0" w:color="ACB9CA"/>
              <w:right w:val="single" w:sz="4" w:space="0" w:color="ACB9CA"/>
            </w:tcBorders>
            <w:shd w:val="clear" w:color="000000" w:fill="FFFFFF"/>
            <w:noWrap/>
            <w:vAlign w:val="center"/>
            <w:hideMark/>
          </w:tcPr>
          <w:p w14:paraId="3E20C61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629759</w:t>
            </w:r>
          </w:p>
        </w:tc>
        <w:tc>
          <w:tcPr>
            <w:tcW w:w="1070" w:type="dxa"/>
            <w:tcBorders>
              <w:top w:val="nil"/>
              <w:left w:val="nil"/>
              <w:bottom w:val="single" w:sz="4" w:space="0" w:color="ACB9CA"/>
              <w:right w:val="single" w:sz="4" w:space="0" w:color="ACB9CA"/>
            </w:tcBorders>
            <w:shd w:val="clear" w:color="000000" w:fill="FFFFFF"/>
            <w:noWrap/>
            <w:vAlign w:val="center"/>
            <w:hideMark/>
          </w:tcPr>
          <w:p w14:paraId="0A5BCD2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634879</w:t>
            </w:r>
          </w:p>
        </w:tc>
        <w:tc>
          <w:tcPr>
            <w:tcW w:w="1070" w:type="dxa"/>
            <w:tcBorders>
              <w:top w:val="nil"/>
              <w:left w:val="nil"/>
              <w:bottom w:val="single" w:sz="4" w:space="0" w:color="ACB9CA"/>
              <w:right w:val="single" w:sz="4" w:space="0" w:color="ACB9CA"/>
            </w:tcBorders>
            <w:shd w:val="clear" w:color="000000" w:fill="FFFFFF"/>
            <w:noWrap/>
            <w:vAlign w:val="center"/>
            <w:hideMark/>
          </w:tcPr>
          <w:p w14:paraId="7EDAFE0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651263</w:t>
            </w:r>
          </w:p>
        </w:tc>
        <w:tc>
          <w:tcPr>
            <w:tcW w:w="1130" w:type="dxa"/>
            <w:tcBorders>
              <w:top w:val="nil"/>
              <w:left w:val="nil"/>
              <w:bottom w:val="single" w:sz="4" w:space="0" w:color="ACB9CA"/>
              <w:right w:val="single" w:sz="4" w:space="0" w:color="ACB9CA"/>
            </w:tcBorders>
            <w:shd w:val="clear" w:color="000000" w:fill="FFFFFF"/>
            <w:noWrap/>
            <w:vAlign w:val="center"/>
            <w:hideMark/>
          </w:tcPr>
          <w:p w14:paraId="324F513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147363</w:t>
            </w:r>
          </w:p>
        </w:tc>
        <w:tc>
          <w:tcPr>
            <w:tcW w:w="1227" w:type="dxa"/>
            <w:tcBorders>
              <w:top w:val="nil"/>
              <w:left w:val="nil"/>
              <w:bottom w:val="single" w:sz="4" w:space="0" w:color="ACB9CA"/>
              <w:right w:val="single" w:sz="4" w:space="0" w:color="ACB9CA"/>
            </w:tcBorders>
            <w:shd w:val="clear" w:color="000000" w:fill="FFFFFF"/>
            <w:noWrap/>
            <w:vAlign w:val="center"/>
            <w:hideMark/>
          </w:tcPr>
          <w:p w14:paraId="27EB97B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691732</w:t>
            </w:r>
          </w:p>
        </w:tc>
        <w:tc>
          <w:tcPr>
            <w:tcW w:w="1230" w:type="dxa"/>
            <w:tcBorders>
              <w:top w:val="nil"/>
              <w:left w:val="nil"/>
              <w:bottom w:val="single" w:sz="4" w:space="0" w:color="ACB9CA"/>
              <w:right w:val="single" w:sz="4" w:space="0" w:color="ACB9CA"/>
            </w:tcBorders>
            <w:shd w:val="clear" w:color="000000" w:fill="FFFFFF"/>
            <w:noWrap/>
            <w:vAlign w:val="center"/>
            <w:hideMark/>
          </w:tcPr>
          <w:p w14:paraId="14279D6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688AFA7E"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2DBFD6CD"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1083" w:type="dxa"/>
            <w:tcBorders>
              <w:top w:val="nil"/>
              <w:left w:val="nil"/>
              <w:bottom w:val="single" w:sz="4" w:space="0" w:color="ACB9CA"/>
              <w:right w:val="single" w:sz="4" w:space="0" w:color="ACB9CA"/>
            </w:tcBorders>
            <w:shd w:val="clear" w:color="000000" w:fill="FFFFFF"/>
            <w:noWrap/>
            <w:vAlign w:val="center"/>
            <w:hideMark/>
          </w:tcPr>
          <w:p w14:paraId="33A03D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366" w:type="dxa"/>
            <w:tcBorders>
              <w:top w:val="nil"/>
              <w:left w:val="nil"/>
              <w:bottom w:val="single" w:sz="4" w:space="0" w:color="ACB9CA"/>
              <w:right w:val="single" w:sz="4" w:space="0" w:color="ACB9CA"/>
            </w:tcBorders>
            <w:shd w:val="clear" w:color="000000" w:fill="FFFFFF"/>
            <w:noWrap/>
            <w:vAlign w:val="center"/>
            <w:hideMark/>
          </w:tcPr>
          <w:p w14:paraId="2555FFD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632228.33</w:t>
            </w:r>
          </w:p>
        </w:tc>
        <w:tc>
          <w:tcPr>
            <w:tcW w:w="1070" w:type="dxa"/>
            <w:tcBorders>
              <w:top w:val="nil"/>
              <w:left w:val="nil"/>
              <w:bottom w:val="single" w:sz="4" w:space="0" w:color="ACB9CA"/>
              <w:right w:val="single" w:sz="4" w:space="0" w:color="ACB9CA"/>
            </w:tcBorders>
            <w:shd w:val="clear" w:color="000000" w:fill="FFFFFF"/>
            <w:noWrap/>
            <w:vAlign w:val="center"/>
            <w:hideMark/>
          </w:tcPr>
          <w:p w14:paraId="6F44C7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669695</w:t>
            </w:r>
          </w:p>
        </w:tc>
        <w:tc>
          <w:tcPr>
            <w:tcW w:w="1070" w:type="dxa"/>
            <w:tcBorders>
              <w:top w:val="nil"/>
              <w:left w:val="nil"/>
              <w:bottom w:val="single" w:sz="4" w:space="0" w:color="ACB9CA"/>
              <w:right w:val="single" w:sz="4" w:space="0" w:color="ACB9CA"/>
            </w:tcBorders>
            <w:shd w:val="clear" w:color="000000" w:fill="FFFFFF"/>
            <w:noWrap/>
            <w:vAlign w:val="center"/>
            <w:hideMark/>
          </w:tcPr>
          <w:p w14:paraId="3CAD19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669695</w:t>
            </w:r>
          </w:p>
        </w:tc>
        <w:tc>
          <w:tcPr>
            <w:tcW w:w="1070" w:type="dxa"/>
            <w:tcBorders>
              <w:top w:val="nil"/>
              <w:left w:val="nil"/>
              <w:bottom w:val="single" w:sz="4" w:space="0" w:color="ACB9CA"/>
              <w:right w:val="single" w:sz="4" w:space="0" w:color="ACB9CA"/>
            </w:tcBorders>
            <w:shd w:val="clear" w:color="000000" w:fill="FFFFFF"/>
            <w:noWrap/>
            <w:vAlign w:val="center"/>
            <w:hideMark/>
          </w:tcPr>
          <w:p w14:paraId="57AEB18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669695</w:t>
            </w:r>
          </w:p>
        </w:tc>
        <w:tc>
          <w:tcPr>
            <w:tcW w:w="1130" w:type="dxa"/>
            <w:tcBorders>
              <w:top w:val="nil"/>
              <w:left w:val="nil"/>
              <w:bottom w:val="single" w:sz="4" w:space="0" w:color="ACB9CA"/>
              <w:right w:val="single" w:sz="4" w:space="0" w:color="ACB9CA"/>
            </w:tcBorders>
            <w:shd w:val="clear" w:color="000000" w:fill="FFFFFF"/>
            <w:noWrap/>
            <w:vAlign w:val="center"/>
            <w:hideMark/>
          </w:tcPr>
          <w:p w14:paraId="63DE270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606488</w:t>
            </w:r>
          </w:p>
        </w:tc>
        <w:tc>
          <w:tcPr>
            <w:tcW w:w="1227" w:type="dxa"/>
            <w:tcBorders>
              <w:top w:val="nil"/>
              <w:left w:val="nil"/>
              <w:bottom w:val="single" w:sz="4" w:space="0" w:color="ACB9CA"/>
              <w:right w:val="single" w:sz="4" w:space="0" w:color="ACB9CA"/>
            </w:tcBorders>
            <w:shd w:val="clear" w:color="000000" w:fill="FFFFFF"/>
            <w:noWrap/>
            <w:vAlign w:val="center"/>
            <w:hideMark/>
          </w:tcPr>
          <w:p w14:paraId="5C8BB88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669471</w:t>
            </w:r>
          </w:p>
        </w:tc>
        <w:tc>
          <w:tcPr>
            <w:tcW w:w="1230" w:type="dxa"/>
            <w:tcBorders>
              <w:top w:val="nil"/>
              <w:left w:val="nil"/>
              <w:bottom w:val="single" w:sz="4" w:space="0" w:color="ACB9CA"/>
              <w:right w:val="single" w:sz="4" w:space="0" w:color="ACB9CA"/>
            </w:tcBorders>
            <w:shd w:val="clear" w:color="000000" w:fill="FFFFFF"/>
            <w:noWrap/>
            <w:vAlign w:val="center"/>
            <w:hideMark/>
          </w:tcPr>
          <w:p w14:paraId="773287A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28F7561A"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6B8921C"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Click_Save_Note</w:t>
            </w:r>
          </w:p>
        </w:tc>
        <w:tc>
          <w:tcPr>
            <w:tcW w:w="1083" w:type="dxa"/>
            <w:tcBorders>
              <w:top w:val="nil"/>
              <w:left w:val="nil"/>
              <w:bottom w:val="single" w:sz="4" w:space="0" w:color="ACB9CA"/>
              <w:right w:val="single" w:sz="4" w:space="0" w:color="ACB9CA"/>
            </w:tcBorders>
            <w:shd w:val="clear" w:color="000000" w:fill="FFFFFF"/>
            <w:noWrap/>
            <w:vAlign w:val="center"/>
            <w:hideMark/>
          </w:tcPr>
          <w:p w14:paraId="61CA09F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3384</w:t>
            </w:r>
          </w:p>
        </w:tc>
        <w:tc>
          <w:tcPr>
            <w:tcW w:w="1366" w:type="dxa"/>
            <w:tcBorders>
              <w:top w:val="nil"/>
              <w:left w:val="nil"/>
              <w:bottom w:val="single" w:sz="4" w:space="0" w:color="ACB9CA"/>
              <w:right w:val="single" w:sz="4" w:space="0" w:color="ACB9CA"/>
            </w:tcBorders>
            <w:shd w:val="clear" w:color="000000" w:fill="FFFFFF"/>
            <w:noWrap/>
            <w:vAlign w:val="center"/>
            <w:hideMark/>
          </w:tcPr>
          <w:p w14:paraId="1EEC779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425722.01</w:t>
            </w:r>
          </w:p>
        </w:tc>
        <w:tc>
          <w:tcPr>
            <w:tcW w:w="1070" w:type="dxa"/>
            <w:tcBorders>
              <w:top w:val="nil"/>
              <w:left w:val="nil"/>
              <w:bottom w:val="single" w:sz="4" w:space="0" w:color="ACB9CA"/>
              <w:right w:val="single" w:sz="4" w:space="0" w:color="ACB9CA"/>
            </w:tcBorders>
            <w:shd w:val="clear" w:color="000000" w:fill="FFFFFF"/>
            <w:noWrap/>
            <w:vAlign w:val="center"/>
            <w:hideMark/>
          </w:tcPr>
          <w:p w14:paraId="70B473D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650372.8</w:t>
            </w:r>
          </w:p>
        </w:tc>
        <w:tc>
          <w:tcPr>
            <w:tcW w:w="1070" w:type="dxa"/>
            <w:tcBorders>
              <w:top w:val="nil"/>
              <w:left w:val="nil"/>
              <w:bottom w:val="single" w:sz="4" w:space="0" w:color="ACB9CA"/>
              <w:right w:val="single" w:sz="4" w:space="0" w:color="ACB9CA"/>
            </w:tcBorders>
            <w:shd w:val="clear" w:color="000000" w:fill="FFFFFF"/>
            <w:noWrap/>
            <w:vAlign w:val="center"/>
            <w:hideMark/>
          </w:tcPr>
          <w:p w14:paraId="55CC910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669694.4</w:t>
            </w:r>
          </w:p>
        </w:tc>
        <w:tc>
          <w:tcPr>
            <w:tcW w:w="1070" w:type="dxa"/>
            <w:tcBorders>
              <w:top w:val="nil"/>
              <w:left w:val="nil"/>
              <w:bottom w:val="single" w:sz="4" w:space="0" w:color="ACB9CA"/>
              <w:right w:val="single" w:sz="4" w:space="0" w:color="ACB9CA"/>
            </w:tcBorders>
            <w:shd w:val="clear" w:color="000000" w:fill="FFFFFF"/>
            <w:noWrap/>
            <w:vAlign w:val="center"/>
            <w:hideMark/>
          </w:tcPr>
          <w:p w14:paraId="23E409D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705923.8</w:t>
            </w:r>
          </w:p>
        </w:tc>
        <w:tc>
          <w:tcPr>
            <w:tcW w:w="1130" w:type="dxa"/>
            <w:tcBorders>
              <w:top w:val="nil"/>
              <w:left w:val="nil"/>
              <w:bottom w:val="single" w:sz="4" w:space="0" w:color="ACB9CA"/>
              <w:right w:val="single" w:sz="4" w:space="0" w:color="ACB9CA"/>
            </w:tcBorders>
            <w:shd w:val="clear" w:color="000000" w:fill="FFFFFF"/>
            <w:noWrap/>
            <w:vAlign w:val="center"/>
            <w:hideMark/>
          </w:tcPr>
          <w:p w14:paraId="7E5955B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227" w:type="dxa"/>
            <w:tcBorders>
              <w:top w:val="nil"/>
              <w:left w:val="nil"/>
              <w:bottom w:val="single" w:sz="4" w:space="0" w:color="ACB9CA"/>
              <w:right w:val="single" w:sz="4" w:space="0" w:color="ACB9CA"/>
            </w:tcBorders>
            <w:shd w:val="clear" w:color="000000" w:fill="FFFFFF"/>
            <w:noWrap/>
            <w:vAlign w:val="center"/>
            <w:hideMark/>
          </w:tcPr>
          <w:p w14:paraId="443A2F9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721283</w:t>
            </w:r>
          </w:p>
        </w:tc>
        <w:tc>
          <w:tcPr>
            <w:tcW w:w="1230" w:type="dxa"/>
            <w:tcBorders>
              <w:top w:val="nil"/>
              <w:left w:val="nil"/>
              <w:bottom w:val="single" w:sz="4" w:space="0" w:color="ACB9CA"/>
              <w:right w:val="single" w:sz="4" w:space="0" w:color="ACB9CA"/>
            </w:tcBorders>
            <w:shd w:val="clear" w:color="000000" w:fill="FFFFFF"/>
            <w:noWrap/>
            <w:vAlign w:val="center"/>
            <w:hideMark/>
          </w:tcPr>
          <w:p w14:paraId="073F785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10.08%</w:t>
            </w:r>
          </w:p>
        </w:tc>
      </w:tr>
      <w:tr w:rsidR="00BD4538" w:rsidRPr="00C47FE2" w14:paraId="59C757C5"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3AEF066"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Click_Save_Project</w:t>
            </w:r>
          </w:p>
        </w:tc>
        <w:tc>
          <w:tcPr>
            <w:tcW w:w="1083" w:type="dxa"/>
            <w:tcBorders>
              <w:top w:val="nil"/>
              <w:left w:val="nil"/>
              <w:bottom w:val="single" w:sz="4" w:space="0" w:color="ACB9CA"/>
              <w:right w:val="single" w:sz="4" w:space="0" w:color="ACB9CA"/>
            </w:tcBorders>
            <w:shd w:val="clear" w:color="000000" w:fill="FFFFFF"/>
            <w:noWrap/>
            <w:vAlign w:val="center"/>
            <w:hideMark/>
          </w:tcPr>
          <w:p w14:paraId="5949416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w:t>
            </w:r>
          </w:p>
        </w:tc>
        <w:tc>
          <w:tcPr>
            <w:tcW w:w="1366" w:type="dxa"/>
            <w:tcBorders>
              <w:top w:val="nil"/>
              <w:left w:val="nil"/>
              <w:bottom w:val="single" w:sz="4" w:space="0" w:color="ACB9CA"/>
              <w:right w:val="single" w:sz="4" w:space="0" w:color="ACB9CA"/>
            </w:tcBorders>
            <w:shd w:val="clear" w:color="000000" w:fill="FFFFFF"/>
            <w:noWrap/>
            <w:vAlign w:val="center"/>
            <w:hideMark/>
          </w:tcPr>
          <w:p w14:paraId="6A602AF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971451.82</w:t>
            </w:r>
          </w:p>
        </w:tc>
        <w:tc>
          <w:tcPr>
            <w:tcW w:w="1070" w:type="dxa"/>
            <w:tcBorders>
              <w:top w:val="nil"/>
              <w:left w:val="nil"/>
              <w:bottom w:val="single" w:sz="4" w:space="0" w:color="ACB9CA"/>
              <w:right w:val="single" w:sz="4" w:space="0" w:color="ACB9CA"/>
            </w:tcBorders>
            <w:shd w:val="clear" w:color="000000" w:fill="FFFFFF"/>
            <w:noWrap/>
            <w:vAlign w:val="center"/>
            <w:hideMark/>
          </w:tcPr>
          <w:p w14:paraId="065E532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950271</w:t>
            </w:r>
          </w:p>
        </w:tc>
        <w:tc>
          <w:tcPr>
            <w:tcW w:w="1070" w:type="dxa"/>
            <w:tcBorders>
              <w:top w:val="nil"/>
              <w:left w:val="nil"/>
              <w:bottom w:val="single" w:sz="4" w:space="0" w:color="ACB9CA"/>
              <w:right w:val="single" w:sz="4" w:space="0" w:color="ACB9CA"/>
            </w:tcBorders>
            <w:shd w:val="clear" w:color="000000" w:fill="FFFFFF"/>
            <w:noWrap/>
            <w:vAlign w:val="center"/>
            <w:hideMark/>
          </w:tcPr>
          <w:p w14:paraId="6BA8C2D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999423</w:t>
            </w:r>
          </w:p>
        </w:tc>
        <w:tc>
          <w:tcPr>
            <w:tcW w:w="1070" w:type="dxa"/>
            <w:tcBorders>
              <w:top w:val="nil"/>
              <w:left w:val="nil"/>
              <w:bottom w:val="single" w:sz="4" w:space="0" w:color="ACB9CA"/>
              <w:right w:val="single" w:sz="4" w:space="0" w:color="ACB9CA"/>
            </w:tcBorders>
            <w:shd w:val="clear" w:color="000000" w:fill="FFFFFF"/>
            <w:noWrap/>
            <w:vAlign w:val="center"/>
            <w:hideMark/>
          </w:tcPr>
          <w:p w14:paraId="444719A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1042943</w:t>
            </w:r>
          </w:p>
        </w:tc>
        <w:tc>
          <w:tcPr>
            <w:tcW w:w="1130" w:type="dxa"/>
            <w:tcBorders>
              <w:top w:val="nil"/>
              <w:left w:val="nil"/>
              <w:bottom w:val="single" w:sz="4" w:space="0" w:color="ACB9CA"/>
              <w:right w:val="single" w:sz="4" w:space="0" w:color="ACB9CA"/>
            </w:tcBorders>
            <w:shd w:val="clear" w:color="000000" w:fill="FFFFFF"/>
            <w:noWrap/>
            <w:vAlign w:val="center"/>
            <w:hideMark/>
          </w:tcPr>
          <w:p w14:paraId="76B0F9F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38568</w:t>
            </w:r>
          </w:p>
        </w:tc>
        <w:tc>
          <w:tcPr>
            <w:tcW w:w="1227" w:type="dxa"/>
            <w:tcBorders>
              <w:top w:val="nil"/>
              <w:left w:val="nil"/>
              <w:bottom w:val="single" w:sz="4" w:space="0" w:color="ACB9CA"/>
              <w:right w:val="single" w:sz="4" w:space="0" w:color="ACB9CA"/>
            </w:tcBorders>
            <w:shd w:val="clear" w:color="000000" w:fill="FFFFFF"/>
            <w:noWrap/>
            <w:vAlign w:val="center"/>
            <w:hideMark/>
          </w:tcPr>
          <w:p w14:paraId="7E720C5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1248810</w:t>
            </w:r>
          </w:p>
        </w:tc>
        <w:tc>
          <w:tcPr>
            <w:tcW w:w="1230" w:type="dxa"/>
            <w:tcBorders>
              <w:top w:val="nil"/>
              <w:left w:val="nil"/>
              <w:bottom w:val="single" w:sz="4" w:space="0" w:color="ACB9CA"/>
              <w:right w:val="single" w:sz="4" w:space="0" w:color="ACB9CA"/>
            </w:tcBorders>
            <w:shd w:val="clear" w:color="000000" w:fill="FFFFFF"/>
            <w:noWrap/>
            <w:vAlign w:val="center"/>
            <w:hideMark/>
          </w:tcPr>
          <w:p w14:paraId="7851160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535AF3F"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F7F0E30"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1083" w:type="dxa"/>
            <w:tcBorders>
              <w:top w:val="nil"/>
              <w:left w:val="nil"/>
              <w:bottom w:val="single" w:sz="4" w:space="0" w:color="ACB9CA"/>
              <w:right w:val="single" w:sz="4" w:space="0" w:color="ACB9CA"/>
            </w:tcBorders>
            <w:shd w:val="clear" w:color="000000" w:fill="FFFFFF"/>
            <w:noWrap/>
            <w:vAlign w:val="center"/>
            <w:hideMark/>
          </w:tcPr>
          <w:p w14:paraId="585017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w:t>
            </w:r>
          </w:p>
        </w:tc>
        <w:tc>
          <w:tcPr>
            <w:tcW w:w="1366" w:type="dxa"/>
            <w:tcBorders>
              <w:top w:val="nil"/>
              <w:left w:val="nil"/>
              <w:bottom w:val="single" w:sz="4" w:space="0" w:color="ACB9CA"/>
              <w:right w:val="single" w:sz="4" w:space="0" w:color="ACB9CA"/>
            </w:tcBorders>
            <w:shd w:val="clear" w:color="000000" w:fill="FFFFFF"/>
            <w:noWrap/>
            <w:vAlign w:val="center"/>
            <w:hideMark/>
          </w:tcPr>
          <w:p w14:paraId="139B23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524988.67</w:t>
            </w:r>
          </w:p>
        </w:tc>
        <w:tc>
          <w:tcPr>
            <w:tcW w:w="1070" w:type="dxa"/>
            <w:tcBorders>
              <w:top w:val="nil"/>
              <w:left w:val="nil"/>
              <w:bottom w:val="single" w:sz="4" w:space="0" w:color="ACB9CA"/>
              <w:right w:val="single" w:sz="4" w:space="0" w:color="ACB9CA"/>
            </w:tcBorders>
            <w:shd w:val="clear" w:color="000000" w:fill="FFFFFF"/>
            <w:noWrap/>
            <w:vAlign w:val="center"/>
            <w:hideMark/>
          </w:tcPr>
          <w:p w14:paraId="41B4152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667647</w:t>
            </w:r>
          </w:p>
        </w:tc>
        <w:tc>
          <w:tcPr>
            <w:tcW w:w="1070" w:type="dxa"/>
            <w:tcBorders>
              <w:top w:val="nil"/>
              <w:left w:val="nil"/>
              <w:bottom w:val="single" w:sz="4" w:space="0" w:color="ACB9CA"/>
              <w:right w:val="single" w:sz="4" w:space="0" w:color="ACB9CA"/>
            </w:tcBorders>
            <w:shd w:val="clear" w:color="000000" w:fill="FFFFFF"/>
            <w:noWrap/>
            <w:vAlign w:val="center"/>
            <w:hideMark/>
          </w:tcPr>
          <w:p w14:paraId="349CAF0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674815</w:t>
            </w:r>
          </w:p>
        </w:tc>
        <w:tc>
          <w:tcPr>
            <w:tcW w:w="1070" w:type="dxa"/>
            <w:tcBorders>
              <w:top w:val="nil"/>
              <w:left w:val="nil"/>
              <w:bottom w:val="single" w:sz="4" w:space="0" w:color="ACB9CA"/>
              <w:right w:val="single" w:sz="4" w:space="0" w:color="ACB9CA"/>
            </w:tcBorders>
            <w:shd w:val="clear" w:color="000000" w:fill="FFFFFF"/>
            <w:noWrap/>
            <w:vAlign w:val="center"/>
            <w:hideMark/>
          </w:tcPr>
          <w:p w14:paraId="79F3269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705535</w:t>
            </w:r>
          </w:p>
        </w:tc>
        <w:tc>
          <w:tcPr>
            <w:tcW w:w="1130" w:type="dxa"/>
            <w:tcBorders>
              <w:top w:val="nil"/>
              <w:left w:val="nil"/>
              <w:bottom w:val="single" w:sz="4" w:space="0" w:color="ACB9CA"/>
              <w:right w:val="single" w:sz="4" w:space="0" w:color="ACB9CA"/>
            </w:tcBorders>
            <w:shd w:val="clear" w:color="000000" w:fill="FFFFFF"/>
            <w:noWrap/>
            <w:vAlign w:val="center"/>
            <w:hideMark/>
          </w:tcPr>
          <w:p w14:paraId="001C252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988</w:t>
            </w:r>
          </w:p>
        </w:tc>
        <w:tc>
          <w:tcPr>
            <w:tcW w:w="1227" w:type="dxa"/>
            <w:tcBorders>
              <w:top w:val="nil"/>
              <w:left w:val="nil"/>
              <w:bottom w:val="single" w:sz="4" w:space="0" w:color="ACB9CA"/>
              <w:right w:val="single" w:sz="4" w:space="0" w:color="ACB9CA"/>
            </w:tcBorders>
            <w:shd w:val="clear" w:color="000000" w:fill="FFFFFF"/>
            <w:noWrap/>
            <w:vAlign w:val="center"/>
            <w:hideMark/>
          </w:tcPr>
          <w:p w14:paraId="52CB23B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712480</w:t>
            </w:r>
          </w:p>
        </w:tc>
        <w:tc>
          <w:tcPr>
            <w:tcW w:w="1230" w:type="dxa"/>
            <w:tcBorders>
              <w:top w:val="nil"/>
              <w:left w:val="nil"/>
              <w:bottom w:val="single" w:sz="4" w:space="0" w:color="ACB9CA"/>
              <w:right w:val="single" w:sz="4" w:space="0" w:color="ACB9CA"/>
            </w:tcBorders>
            <w:shd w:val="clear" w:color="000000" w:fill="FFFFFF"/>
            <w:noWrap/>
            <w:vAlign w:val="center"/>
            <w:hideMark/>
          </w:tcPr>
          <w:p w14:paraId="5625DA5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7D56BD23"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790B87C"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Click_Save_Reminder</w:t>
            </w:r>
          </w:p>
        </w:tc>
        <w:tc>
          <w:tcPr>
            <w:tcW w:w="1083" w:type="dxa"/>
            <w:tcBorders>
              <w:top w:val="nil"/>
              <w:left w:val="nil"/>
              <w:bottom w:val="single" w:sz="4" w:space="0" w:color="ACB9CA"/>
              <w:right w:val="single" w:sz="4" w:space="0" w:color="ACB9CA"/>
            </w:tcBorders>
            <w:shd w:val="clear" w:color="000000" w:fill="FFFFFF"/>
            <w:noWrap/>
            <w:vAlign w:val="center"/>
            <w:hideMark/>
          </w:tcPr>
          <w:p w14:paraId="06025A8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3370</w:t>
            </w:r>
          </w:p>
        </w:tc>
        <w:tc>
          <w:tcPr>
            <w:tcW w:w="1366" w:type="dxa"/>
            <w:tcBorders>
              <w:top w:val="nil"/>
              <w:left w:val="nil"/>
              <w:bottom w:val="single" w:sz="4" w:space="0" w:color="ACB9CA"/>
              <w:right w:val="single" w:sz="4" w:space="0" w:color="ACB9CA"/>
            </w:tcBorders>
            <w:shd w:val="clear" w:color="000000" w:fill="FFFFFF"/>
            <w:noWrap/>
            <w:vAlign w:val="center"/>
            <w:hideMark/>
          </w:tcPr>
          <w:p w14:paraId="2357625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389009.64</w:t>
            </w:r>
          </w:p>
        </w:tc>
        <w:tc>
          <w:tcPr>
            <w:tcW w:w="1070" w:type="dxa"/>
            <w:tcBorders>
              <w:top w:val="nil"/>
              <w:left w:val="nil"/>
              <w:bottom w:val="single" w:sz="4" w:space="0" w:color="ACB9CA"/>
              <w:right w:val="single" w:sz="4" w:space="0" w:color="ACB9CA"/>
            </w:tcBorders>
            <w:shd w:val="clear" w:color="000000" w:fill="FFFFFF"/>
            <w:noWrap/>
            <w:vAlign w:val="center"/>
            <w:hideMark/>
          </w:tcPr>
          <w:p w14:paraId="6A640B5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619389.3</w:t>
            </w:r>
          </w:p>
        </w:tc>
        <w:tc>
          <w:tcPr>
            <w:tcW w:w="1070" w:type="dxa"/>
            <w:tcBorders>
              <w:top w:val="nil"/>
              <w:left w:val="nil"/>
              <w:bottom w:val="single" w:sz="4" w:space="0" w:color="ACB9CA"/>
              <w:right w:val="single" w:sz="4" w:space="0" w:color="ACB9CA"/>
            </w:tcBorders>
            <w:shd w:val="clear" w:color="000000" w:fill="FFFFFF"/>
            <w:noWrap/>
            <w:vAlign w:val="center"/>
            <w:hideMark/>
          </w:tcPr>
          <w:p w14:paraId="1B13750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631803.1</w:t>
            </w:r>
          </w:p>
        </w:tc>
        <w:tc>
          <w:tcPr>
            <w:tcW w:w="1070" w:type="dxa"/>
            <w:tcBorders>
              <w:top w:val="nil"/>
              <w:left w:val="nil"/>
              <w:bottom w:val="single" w:sz="4" w:space="0" w:color="ACB9CA"/>
              <w:right w:val="single" w:sz="4" w:space="0" w:color="ACB9CA"/>
            </w:tcBorders>
            <w:shd w:val="clear" w:color="000000" w:fill="FFFFFF"/>
            <w:noWrap/>
            <w:vAlign w:val="center"/>
            <w:hideMark/>
          </w:tcPr>
          <w:p w14:paraId="547E3DE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667775.5</w:t>
            </w:r>
          </w:p>
        </w:tc>
        <w:tc>
          <w:tcPr>
            <w:tcW w:w="1130" w:type="dxa"/>
            <w:tcBorders>
              <w:top w:val="nil"/>
              <w:left w:val="nil"/>
              <w:bottom w:val="single" w:sz="4" w:space="0" w:color="ACB9CA"/>
              <w:right w:val="single" w:sz="4" w:space="0" w:color="ACB9CA"/>
            </w:tcBorders>
            <w:shd w:val="clear" w:color="000000" w:fill="FFFFFF"/>
            <w:noWrap/>
            <w:vAlign w:val="center"/>
            <w:hideMark/>
          </w:tcPr>
          <w:p w14:paraId="0A199A0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227" w:type="dxa"/>
            <w:tcBorders>
              <w:top w:val="nil"/>
              <w:left w:val="nil"/>
              <w:bottom w:val="single" w:sz="4" w:space="0" w:color="ACB9CA"/>
              <w:right w:val="single" w:sz="4" w:space="0" w:color="ACB9CA"/>
            </w:tcBorders>
            <w:shd w:val="clear" w:color="000000" w:fill="FFFFFF"/>
            <w:noWrap/>
            <w:vAlign w:val="center"/>
            <w:hideMark/>
          </w:tcPr>
          <w:p w14:paraId="13364FC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715158</w:t>
            </w:r>
          </w:p>
        </w:tc>
        <w:tc>
          <w:tcPr>
            <w:tcW w:w="1230" w:type="dxa"/>
            <w:tcBorders>
              <w:top w:val="nil"/>
              <w:left w:val="nil"/>
              <w:bottom w:val="single" w:sz="4" w:space="0" w:color="ACB9CA"/>
              <w:right w:val="single" w:sz="4" w:space="0" w:color="ACB9CA"/>
            </w:tcBorders>
            <w:shd w:val="clear" w:color="000000" w:fill="FFFFFF"/>
            <w:noWrap/>
            <w:vAlign w:val="center"/>
            <w:hideMark/>
          </w:tcPr>
          <w:p w14:paraId="259FC50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15.22%</w:t>
            </w:r>
          </w:p>
        </w:tc>
      </w:tr>
      <w:tr w:rsidR="00BD4538" w:rsidRPr="00C47FE2" w14:paraId="70B8BE6A"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3A2E3E0"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Click_Save_Sale</w:t>
            </w:r>
          </w:p>
        </w:tc>
        <w:tc>
          <w:tcPr>
            <w:tcW w:w="1083" w:type="dxa"/>
            <w:tcBorders>
              <w:top w:val="nil"/>
              <w:left w:val="nil"/>
              <w:bottom w:val="single" w:sz="4" w:space="0" w:color="ACB9CA"/>
              <w:right w:val="single" w:sz="4" w:space="0" w:color="ACB9CA"/>
            </w:tcBorders>
            <w:shd w:val="clear" w:color="000000" w:fill="FFFFFF"/>
            <w:noWrap/>
            <w:vAlign w:val="center"/>
            <w:hideMark/>
          </w:tcPr>
          <w:p w14:paraId="1B0CBB1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366" w:type="dxa"/>
            <w:tcBorders>
              <w:top w:val="nil"/>
              <w:left w:val="nil"/>
              <w:bottom w:val="single" w:sz="4" w:space="0" w:color="ACB9CA"/>
              <w:right w:val="single" w:sz="4" w:space="0" w:color="ACB9CA"/>
            </w:tcBorders>
            <w:shd w:val="clear" w:color="000000" w:fill="FFFFFF"/>
            <w:noWrap/>
            <w:vAlign w:val="center"/>
            <w:hideMark/>
          </w:tcPr>
          <w:p w14:paraId="5272AD2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508958.79</w:t>
            </w:r>
          </w:p>
        </w:tc>
        <w:tc>
          <w:tcPr>
            <w:tcW w:w="1070" w:type="dxa"/>
            <w:tcBorders>
              <w:top w:val="nil"/>
              <w:left w:val="nil"/>
              <w:bottom w:val="single" w:sz="4" w:space="0" w:color="ACB9CA"/>
              <w:right w:val="single" w:sz="4" w:space="0" w:color="ACB9CA"/>
            </w:tcBorders>
            <w:shd w:val="clear" w:color="000000" w:fill="FFFFFF"/>
            <w:noWrap/>
            <w:vAlign w:val="center"/>
            <w:hideMark/>
          </w:tcPr>
          <w:p w14:paraId="1469DA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660991</w:t>
            </w:r>
          </w:p>
        </w:tc>
        <w:tc>
          <w:tcPr>
            <w:tcW w:w="1070" w:type="dxa"/>
            <w:tcBorders>
              <w:top w:val="nil"/>
              <w:left w:val="nil"/>
              <w:bottom w:val="single" w:sz="4" w:space="0" w:color="ACB9CA"/>
              <w:right w:val="single" w:sz="4" w:space="0" w:color="ACB9CA"/>
            </w:tcBorders>
            <w:shd w:val="clear" w:color="000000" w:fill="FFFFFF"/>
            <w:noWrap/>
            <w:vAlign w:val="center"/>
            <w:hideMark/>
          </w:tcPr>
          <w:p w14:paraId="3BE214D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691199</w:t>
            </w:r>
          </w:p>
        </w:tc>
        <w:tc>
          <w:tcPr>
            <w:tcW w:w="1070" w:type="dxa"/>
            <w:tcBorders>
              <w:top w:val="nil"/>
              <w:left w:val="nil"/>
              <w:bottom w:val="single" w:sz="4" w:space="0" w:color="ACB9CA"/>
              <w:right w:val="single" w:sz="4" w:space="0" w:color="ACB9CA"/>
            </w:tcBorders>
            <w:shd w:val="clear" w:color="000000" w:fill="FFFFFF"/>
            <w:noWrap/>
            <w:vAlign w:val="center"/>
            <w:hideMark/>
          </w:tcPr>
          <w:p w14:paraId="6B45F7F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717311</w:t>
            </w:r>
          </w:p>
        </w:tc>
        <w:tc>
          <w:tcPr>
            <w:tcW w:w="1130" w:type="dxa"/>
            <w:tcBorders>
              <w:top w:val="nil"/>
              <w:left w:val="nil"/>
              <w:bottom w:val="single" w:sz="4" w:space="0" w:color="ACB9CA"/>
              <w:right w:val="single" w:sz="4" w:space="0" w:color="ACB9CA"/>
            </w:tcBorders>
            <w:shd w:val="clear" w:color="000000" w:fill="FFFFFF"/>
            <w:noWrap/>
            <w:vAlign w:val="center"/>
            <w:hideMark/>
          </w:tcPr>
          <w:p w14:paraId="764758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w:t>
            </w:r>
          </w:p>
        </w:tc>
        <w:tc>
          <w:tcPr>
            <w:tcW w:w="1227" w:type="dxa"/>
            <w:tcBorders>
              <w:top w:val="nil"/>
              <w:left w:val="nil"/>
              <w:bottom w:val="single" w:sz="4" w:space="0" w:color="ACB9CA"/>
              <w:right w:val="single" w:sz="4" w:space="0" w:color="ACB9CA"/>
            </w:tcBorders>
            <w:shd w:val="clear" w:color="000000" w:fill="FFFFFF"/>
            <w:noWrap/>
            <w:vAlign w:val="center"/>
            <w:hideMark/>
          </w:tcPr>
          <w:p w14:paraId="2A24FEF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724104</w:t>
            </w:r>
          </w:p>
        </w:tc>
        <w:tc>
          <w:tcPr>
            <w:tcW w:w="1230" w:type="dxa"/>
            <w:tcBorders>
              <w:top w:val="nil"/>
              <w:left w:val="nil"/>
              <w:bottom w:val="single" w:sz="4" w:space="0" w:color="ACB9CA"/>
              <w:right w:val="single" w:sz="4" w:space="0" w:color="ACB9CA"/>
            </w:tcBorders>
            <w:shd w:val="clear" w:color="000000" w:fill="FFFFFF"/>
            <w:noWrap/>
            <w:vAlign w:val="center"/>
            <w:hideMark/>
          </w:tcPr>
          <w:p w14:paraId="68571B2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B2B2A51"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A6DEB41"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Click_Save_SaleProposal</w:t>
            </w:r>
          </w:p>
        </w:tc>
        <w:tc>
          <w:tcPr>
            <w:tcW w:w="1083" w:type="dxa"/>
            <w:tcBorders>
              <w:top w:val="nil"/>
              <w:left w:val="nil"/>
              <w:bottom w:val="single" w:sz="4" w:space="0" w:color="ACB9CA"/>
              <w:right w:val="single" w:sz="4" w:space="0" w:color="ACB9CA"/>
            </w:tcBorders>
            <w:shd w:val="clear" w:color="000000" w:fill="FFFFFF"/>
            <w:noWrap/>
            <w:vAlign w:val="center"/>
            <w:hideMark/>
          </w:tcPr>
          <w:p w14:paraId="65E71B7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2032</w:t>
            </w:r>
          </w:p>
        </w:tc>
        <w:tc>
          <w:tcPr>
            <w:tcW w:w="1366" w:type="dxa"/>
            <w:tcBorders>
              <w:top w:val="nil"/>
              <w:left w:val="nil"/>
              <w:bottom w:val="single" w:sz="4" w:space="0" w:color="ACB9CA"/>
              <w:right w:val="single" w:sz="4" w:space="0" w:color="ACB9CA"/>
            </w:tcBorders>
            <w:shd w:val="clear" w:color="000000" w:fill="FFFFFF"/>
            <w:noWrap/>
            <w:vAlign w:val="center"/>
            <w:hideMark/>
          </w:tcPr>
          <w:p w14:paraId="6E1591F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384291.78</w:t>
            </w:r>
          </w:p>
        </w:tc>
        <w:tc>
          <w:tcPr>
            <w:tcW w:w="1070" w:type="dxa"/>
            <w:tcBorders>
              <w:top w:val="nil"/>
              <w:left w:val="nil"/>
              <w:bottom w:val="single" w:sz="4" w:space="0" w:color="ACB9CA"/>
              <w:right w:val="single" w:sz="4" w:space="0" w:color="ACB9CA"/>
            </w:tcBorders>
            <w:shd w:val="clear" w:color="000000" w:fill="FFFFFF"/>
            <w:noWrap/>
            <w:vAlign w:val="center"/>
            <w:hideMark/>
          </w:tcPr>
          <w:p w14:paraId="4C8EE7C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673408.3</w:t>
            </w:r>
          </w:p>
        </w:tc>
        <w:tc>
          <w:tcPr>
            <w:tcW w:w="1070" w:type="dxa"/>
            <w:tcBorders>
              <w:top w:val="nil"/>
              <w:left w:val="nil"/>
              <w:bottom w:val="single" w:sz="4" w:space="0" w:color="ACB9CA"/>
              <w:right w:val="single" w:sz="4" w:space="0" w:color="ACB9CA"/>
            </w:tcBorders>
            <w:shd w:val="clear" w:color="000000" w:fill="FFFFFF"/>
            <w:noWrap/>
            <w:vAlign w:val="center"/>
            <w:hideMark/>
          </w:tcPr>
          <w:p w14:paraId="215FD9E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708735.8</w:t>
            </w:r>
          </w:p>
        </w:tc>
        <w:tc>
          <w:tcPr>
            <w:tcW w:w="1070" w:type="dxa"/>
            <w:tcBorders>
              <w:top w:val="nil"/>
              <w:left w:val="nil"/>
              <w:bottom w:val="single" w:sz="4" w:space="0" w:color="ACB9CA"/>
              <w:right w:val="single" w:sz="4" w:space="0" w:color="ACB9CA"/>
            </w:tcBorders>
            <w:shd w:val="clear" w:color="000000" w:fill="FFFFFF"/>
            <w:noWrap/>
            <w:vAlign w:val="center"/>
            <w:hideMark/>
          </w:tcPr>
          <w:p w14:paraId="753817E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763392.3</w:t>
            </w:r>
          </w:p>
        </w:tc>
        <w:tc>
          <w:tcPr>
            <w:tcW w:w="1130" w:type="dxa"/>
            <w:tcBorders>
              <w:top w:val="nil"/>
              <w:left w:val="nil"/>
              <w:bottom w:val="single" w:sz="4" w:space="0" w:color="ACB9CA"/>
              <w:right w:val="single" w:sz="4" w:space="0" w:color="ACB9CA"/>
            </w:tcBorders>
            <w:shd w:val="clear" w:color="000000" w:fill="FFFFFF"/>
            <w:noWrap/>
            <w:vAlign w:val="center"/>
            <w:hideMark/>
          </w:tcPr>
          <w:p w14:paraId="03F9418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w:t>
            </w:r>
          </w:p>
        </w:tc>
        <w:tc>
          <w:tcPr>
            <w:tcW w:w="1227" w:type="dxa"/>
            <w:tcBorders>
              <w:top w:val="nil"/>
              <w:left w:val="nil"/>
              <w:bottom w:val="single" w:sz="4" w:space="0" w:color="ACB9CA"/>
              <w:right w:val="single" w:sz="4" w:space="0" w:color="ACB9CA"/>
            </w:tcBorders>
            <w:shd w:val="clear" w:color="000000" w:fill="FFFFFF"/>
            <w:noWrap/>
            <w:vAlign w:val="center"/>
            <w:hideMark/>
          </w:tcPr>
          <w:p w14:paraId="0C5468D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781161</w:t>
            </w:r>
          </w:p>
        </w:tc>
        <w:tc>
          <w:tcPr>
            <w:tcW w:w="1230" w:type="dxa"/>
            <w:tcBorders>
              <w:top w:val="nil"/>
              <w:left w:val="nil"/>
              <w:bottom w:val="single" w:sz="4" w:space="0" w:color="ACB9CA"/>
              <w:right w:val="single" w:sz="4" w:space="0" w:color="ACB9CA"/>
            </w:tcBorders>
            <w:shd w:val="clear" w:color="000000" w:fill="FFFFFF"/>
            <w:noWrap/>
            <w:vAlign w:val="center"/>
            <w:hideMark/>
          </w:tcPr>
          <w:p w14:paraId="1D4780F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44.78%</w:t>
            </w:r>
          </w:p>
        </w:tc>
      </w:tr>
      <w:tr w:rsidR="00BD4538" w:rsidRPr="00C47FE2" w14:paraId="27FE204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2203542C"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Click_Save_Task</w:t>
            </w:r>
          </w:p>
        </w:tc>
        <w:tc>
          <w:tcPr>
            <w:tcW w:w="1083" w:type="dxa"/>
            <w:tcBorders>
              <w:top w:val="nil"/>
              <w:left w:val="nil"/>
              <w:bottom w:val="single" w:sz="4" w:space="0" w:color="ACB9CA"/>
              <w:right w:val="single" w:sz="4" w:space="0" w:color="ACB9CA"/>
            </w:tcBorders>
            <w:shd w:val="clear" w:color="000000" w:fill="FFFFFF"/>
            <w:noWrap/>
            <w:vAlign w:val="center"/>
            <w:hideMark/>
          </w:tcPr>
          <w:p w14:paraId="74C0E14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w:t>
            </w:r>
          </w:p>
        </w:tc>
        <w:tc>
          <w:tcPr>
            <w:tcW w:w="1366" w:type="dxa"/>
            <w:tcBorders>
              <w:top w:val="nil"/>
              <w:left w:val="nil"/>
              <w:bottom w:val="single" w:sz="4" w:space="0" w:color="ACB9CA"/>
              <w:right w:val="single" w:sz="4" w:space="0" w:color="ACB9CA"/>
            </w:tcBorders>
            <w:shd w:val="clear" w:color="000000" w:fill="FFFFFF"/>
            <w:noWrap/>
            <w:vAlign w:val="center"/>
            <w:hideMark/>
          </w:tcPr>
          <w:p w14:paraId="268FD4C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500022.55</w:t>
            </w:r>
          </w:p>
        </w:tc>
        <w:tc>
          <w:tcPr>
            <w:tcW w:w="1070" w:type="dxa"/>
            <w:tcBorders>
              <w:top w:val="nil"/>
              <w:left w:val="nil"/>
              <w:bottom w:val="single" w:sz="4" w:space="0" w:color="ACB9CA"/>
              <w:right w:val="single" w:sz="4" w:space="0" w:color="ACB9CA"/>
            </w:tcBorders>
            <w:shd w:val="clear" w:color="000000" w:fill="FFFFFF"/>
            <w:noWrap/>
            <w:vAlign w:val="center"/>
            <w:hideMark/>
          </w:tcPr>
          <w:p w14:paraId="76E2007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635391</w:t>
            </w:r>
          </w:p>
        </w:tc>
        <w:tc>
          <w:tcPr>
            <w:tcW w:w="1070" w:type="dxa"/>
            <w:tcBorders>
              <w:top w:val="nil"/>
              <w:left w:val="nil"/>
              <w:bottom w:val="single" w:sz="4" w:space="0" w:color="ACB9CA"/>
              <w:right w:val="single" w:sz="4" w:space="0" w:color="ACB9CA"/>
            </w:tcBorders>
            <w:shd w:val="clear" w:color="000000" w:fill="FFFFFF"/>
            <w:noWrap/>
            <w:vAlign w:val="center"/>
            <w:hideMark/>
          </w:tcPr>
          <w:p w14:paraId="573A092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655359</w:t>
            </w:r>
          </w:p>
        </w:tc>
        <w:tc>
          <w:tcPr>
            <w:tcW w:w="1070" w:type="dxa"/>
            <w:tcBorders>
              <w:top w:val="nil"/>
              <w:left w:val="nil"/>
              <w:bottom w:val="single" w:sz="4" w:space="0" w:color="ACB9CA"/>
              <w:right w:val="single" w:sz="4" w:space="0" w:color="ACB9CA"/>
            </w:tcBorders>
            <w:shd w:val="clear" w:color="000000" w:fill="FFFFFF"/>
            <w:noWrap/>
            <w:vAlign w:val="center"/>
            <w:hideMark/>
          </w:tcPr>
          <w:p w14:paraId="687E620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662527</w:t>
            </w:r>
          </w:p>
        </w:tc>
        <w:tc>
          <w:tcPr>
            <w:tcW w:w="1130" w:type="dxa"/>
            <w:tcBorders>
              <w:top w:val="nil"/>
              <w:left w:val="nil"/>
              <w:bottom w:val="single" w:sz="4" w:space="0" w:color="ACB9CA"/>
              <w:right w:val="single" w:sz="4" w:space="0" w:color="ACB9CA"/>
            </w:tcBorders>
            <w:shd w:val="clear" w:color="000000" w:fill="FFFFFF"/>
            <w:noWrap/>
            <w:vAlign w:val="center"/>
            <w:hideMark/>
          </w:tcPr>
          <w:p w14:paraId="5382A0B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31423</w:t>
            </w:r>
          </w:p>
        </w:tc>
        <w:tc>
          <w:tcPr>
            <w:tcW w:w="1227" w:type="dxa"/>
            <w:tcBorders>
              <w:top w:val="nil"/>
              <w:left w:val="nil"/>
              <w:bottom w:val="single" w:sz="4" w:space="0" w:color="ACB9CA"/>
              <w:right w:val="single" w:sz="4" w:space="0" w:color="ACB9CA"/>
            </w:tcBorders>
            <w:shd w:val="clear" w:color="000000" w:fill="FFFFFF"/>
            <w:noWrap/>
            <w:vAlign w:val="center"/>
            <w:hideMark/>
          </w:tcPr>
          <w:p w14:paraId="555CA3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670336</w:t>
            </w:r>
          </w:p>
        </w:tc>
        <w:tc>
          <w:tcPr>
            <w:tcW w:w="1230" w:type="dxa"/>
            <w:tcBorders>
              <w:top w:val="nil"/>
              <w:left w:val="nil"/>
              <w:bottom w:val="single" w:sz="4" w:space="0" w:color="ACB9CA"/>
              <w:right w:val="single" w:sz="4" w:space="0" w:color="ACB9CA"/>
            </w:tcBorders>
            <w:shd w:val="clear" w:color="000000" w:fill="FFFFFF"/>
            <w:noWrap/>
            <w:vAlign w:val="center"/>
            <w:hideMark/>
          </w:tcPr>
          <w:p w14:paraId="5DF2003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91D586A"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5B285041"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Click_Save_TimeSheet</w:t>
            </w:r>
          </w:p>
        </w:tc>
        <w:tc>
          <w:tcPr>
            <w:tcW w:w="1083" w:type="dxa"/>
            <w:tcBorders>
              <w:top w:val="nil"/>
              <w:left w:val="nil"/>
              <w:bottom w:val="single" w:sz="4" w:space="0" w:color="ACB9CA"/>
              <w:right w:val="single" w:sz="4" w:space="0" w:color="ACB9CA"/>
            </w:tcBorders>
            <w:shd w:val="clear" w:color="000000" w:fill="FFFFFF"/>
            <w:noWrap/>
            <w:vAlign w:val="center"/>
            <w:hideMark/>
          </w:tcPr>
          <w:p w14:paraId="349BA40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271</w:t>
            </w:r>
          </w:p>
        </w:tc>
        <w:tc>
          <w:tcPr>
            <w:tcW w:w="1366" w:type="dxa"/>
            <w:tcBorders>
              <w:top w:val="nil"/>
              <w:left w:val="nil"/>
              <w:bottom w:val="single" w:sz="4" w:space="0" w:color="ACB9CA"/>
              <w:right w:val="single" w:sz="4" w:space="0" w:color="ACB9CA"/>
            </w:tcBorders>
            <w:shd w:val="clear" w:color="000000" w:fill="FFFFFF"/>
            <w:noWrap/>
            <w:vAlign w:val="center"/>
            <w:hideMark/>
          </w:tcPr>
          <w:p w14:paraId="51EFA4C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368268.85</w:t>
            </w:r>
          </w:p>
        </w:tc>
        <w:tc>
          <w:tcPr>
            <w:tcW w:w="1070" w:type="dxa"/>
            <w:tcBorders>
              <w:top w:val="nil"/>
              <w:left w:val="nil"/>
              <w:bottom w:val="single" w:sz="4" w:space="0" w:color="ACB9CA"/>
              <w:right w:val="single" w:sz="4" w:space="0" w:color="ACB9CA"/>
            </w:tcBorders>
            <w:shd w:val="clear" w:color="000000" w:fill="FFFFFF"/>
            <w:noWrap/>
            <w:vAlign w:val="center"/>
            <w:hideMark/>
          </w:tcPr>
          <w:p w14:paraId="7190A3F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694743.3</w:t>
            </w:r>
          </w:p>
        </w:tc>
        <w:tc>
          <w:tcPr>
            <w:tcW w:w="1070" w:type="dxa"/>
            <w:tcBorders>
              <w:top w:val="nil"/>
              <w:left w:val="nil"/>
              <w:bottom w:val="single" w:sz="4" w:space="0" w:color="ACB9CA"/>
              <w:right w:val="single" w:sz="4" w:space="0" w:color="ACB9CA"/>
            </w:tcBorders>
            <w:shd w:val="clear" w:color="000000" w:fill="FFFFFF"/>
            <w:noWrap/>
            <w:vAlign w:val="center"/>
            <w:hideMark/>
          </w:tcPr>
          <w:p w14:paraId="54EFB78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728412.5</w:t>
            </w:r>
          </w:p>
        </w:tc>
        <w:tc>
          <w:tcPr>
            <w:tcW w:w="1070" w:type="dxa"/>
            <w:tcBorders>
              <w:top w:val="nil"/>
              <w:left w:val="nil"/>
              <w:bottom w:val="single" w:sz="4" w:space="0" w:color="ACB9CA"/>
              <w:right w:val="single" w:sz="4" w:space="0" w:color="ACB9CA"/>
            </w:tcBorders>
            <w:shd w:val="clear" w:color="000000" w:fill="FFFFFF"/>
            <w:noWrap/>
            <w:vAlign w:val="center"/>
            <w:hideMark/>
          </w:tcPr>
          <w:p w14:paraId="0B60FD9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738758.3</w:t>
            </w:r>
          </w:p>
        </w:tc>
        <w:tc>
          <w:tcPr>
            <w:tcW w:w="1130" w:type="dxa"/>
            <w:tcBorders>
              <w:top w:val="nil"/>
              <w:left w:val="nil"/>
              <w:bottom w:val="single" w:sz="4" w:space="0" w:color="ACB9CA"/>
              <w:right w:val="single" w:sz="4" w:space="0" w:color="ACB9CA"/>
            </w:tcBorders>
            <w:shd w:val="clear" w:color="000000" w:fill="FFFFFF"/>
            <w:noWrap/>
            <w:vAlign w:val="center"/>
            <w:hideMark/>
          </w:tcPr>
          <w:p w14:paraId="22ECE57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3067</w:t>
            </w:r>
          </w:p>
        </w:tc>
        <w:tc>
          <w:tcPr>
            <w:tcW w:w="1227" w:type="dxa"/>
            <w:tcBorders>
              <w:top w:val="nil"/>
              <w:left w:val="nil"/>
              <w:bottom w:val="single" w:sz="4" w:space="0" w:color="ACB9CA"/>
              <w:right w:val="single" w:sz="4" w:space="0" w:color="ACB9CA"/>
            </w:tcBorders>
            <w:shd w:val="clear" w:color="000000" w:fill="FFFFFF"/>
            <w:noWrap/>
            <w:vAlign w:val="center"/>
            <w:hideMark/>
          </w:tcPr>
          <w:p w14:paraId="752AEF3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767610</w:t>
            </w:r>
          </w:p>
        </w:tc>
        <w:tc>
          <w:tcPr>
            <w:tcW w:w="1230" w:type="dxa"/>
            <w:tcBorders>
              <w:top w:val="nil"/>
              <w:left w:val="nil"/>
              <w:bottom w:val="single" w:sz="4" w:space="0" w:color="ACB9CA"/>
              <w:right w:val="single" w:sz="4" w:space="0" w:color="ACB9CA"/>
            </w:tcBorders>
            <w:shd w:val="clear" w:color="000000" w:fill="FFFFFF"/>
            <w:noWrap/>
            <w:vAlign w:val="center"/>
            <w:hideMark/>
          </w:tcPr>
          <w:p w14:paraId="0B2943D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18.45%</w:t>
            </w:r>
          </w:p>
        </w:tc>
      </w:tr>
      <w:tr w:rsidR="00BD4538" w:rsidRPr="00C47FE2" w14:paraId="4C097EA1"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5D5C044"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Click_Save_Timesheet</w:t>
            </w:r>
          </w:p>
        </w:tc>
        <w:tc>
          <w:tcPr>
            <w:tcW w:w="1083" w:type="dxa"/>
            <w:tcBorders>
              <w:top w:val="nil"/>
              <w:left w:val="nil"/>
              <w:bottom w:val="single" w:sz="4" w:space="0" w:color="ACB9CA"/>
              <w:right w:val="single" w:sz="4" w:space="0" w:color="ACB9CA"/>
            </w:tcBorders>
            <w:shd w:val="clear" w:color="000000" w:fill="FFFFFF"/>
            <w:noWrap/>
            <w:vAlign w:val="center"/>
            <w:hideMark/>
          </w:tcPr>
          <w:p w14:paraId="743D977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w:t>
            </w:r>
          </w:p>
        </w:tc>
        <w:tc>
          <w:tcPr>
            <w:tcW w:w="1366" w:type="dxa"/>
            <w:tcBorders>
              <w:top w:val="nil"/>
              <w:left w:val="nil"/>
              <w:bottom w:val="single" w:sz="4" w:space="0" w:color="ACB9CA"/>
              <w:right w:val="single" w:sz="4" w:space="0" w:color="ACB9CA"/>
            </w:tcBorders>
            <w:shd w:val="clear" w:color="000000" w:fill="FFFFFF"/>
            <w:noWrap/>
            <w:vAlign w:val="center"/>
            <w:hideMark/>
          </w:tcPr>
          <w:p w14:paraId="79E7A05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670631.21</w:t>
            </w:r>
          </w:p>
        </w:tc>
        <w:tc>
          <w:tcPr>
            <w:tcW w:w="1070" w:type="dxa"/>
            <w:tcBorders>
              <w:top w:val="nil"/>
              <w:left w:val="nil"/>
              <w:bottom w:val="single" w:sz="4" w:space="0" w:color="ACB9CA"/>
              <w:right w:val="single" w:sz="4" w:space="0" w:color="ACB9CA"/>
            </w:tcBorders>
            <w:shd w:val="clear" w:color="000000" w:fill="FFFFFF"/>
            <w:noWrap/>
            <w:vAlign w:val="center"/>
            <w:hideMark/>
          </w:tcPr>
          <w:p w14:paraId="4600199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729087</w:t>
            </w:r>
          </w:p>
        </w:tc>
        <w:tc>
          <w:tcPr>
            <w:tcW w:w="1070" w:type="dxa"/>
            <w:tcBorders>
              <w:top w:val="nil"/>
              <w:left w:val="nil"/>
              <w:bottom w:val="single" w:sz="4" w:space="0" w:color="ACB9CA"/>
              <w:right w:val="single" w:sz="4" w:space="0" w:color="ACB9CA"/>
            </w:tcBorders>
            <w:shd w:val="clear" w:color="000000" w:fill="FFFFFF"/>
            <w:noWrap/>
            <w:vAlign w:val="center"/>
            <w:hideMark/>
          </w:tcPr>
          <w:p w14:paraId="0CE21E1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735231</w:t>
            </w:r>
          </w:p>
        </w:tc>
        <w:tc>
          <w:tcPr>
            <w:tcW w:w="1070" w:type="dxa"/>
            <w:tcBorders>
              <w:top w:val="nil"/>
              <w:left w:val="nil"/>
              <w:bottom w:val="single" w:sz="4" w:space="0" w:color="ACB9CA"/>
              <w:right w:val="single" w:sz="4" w:space="0" w:color="ACB9CA"/>
            </w:tcBorders>
            <w:shd w:val="clear" w:color="000000" w:fill="FFFFFF"/>
            <w:noWrap/>
            <w:vAlign w:val="center"/>
            <w:hideMark/>
          </w:tcPr>
          <w:p w14:paraId="59A9B5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770047</w:t>
            </w:r>
          </w:p>
        </w:tc>
        <w:tc>
          <w:tcPr>
            <w:tcW w:w="1130" w:type="dxa"/>
            <w:tcBorders>
              <w:top w:val="nil"/>
              <w:left w:val="nil"/>
              <w:bottom w:val="single" w:sz="4" w:space="0" w:color="ACB9CA"/>
              <w:right w:val="single" w:sz="4" w:space="0" w:color="ACB9CA"/>
            </w:tcBorders>
            <w:shd w:val="clear" w:color="000000" w:fill="FFFFFF"/>
            <w:noWrap/>
            <w:vAlign w:val="center"/>
            <w:hideMark/>
          </w:tcPr>
          <w:p w14:paraId="5EA0B76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593531</w:t>
            </w:r>
          </w:p>
        </w:tc>
        <w:tc>
          <w:tcPr>
            <w:tcW w:w="1227" w:type="dxa"/>
            <w:tcBorders>
              <w:top w:val="nil"/>
              <w:left w:val="nil"/>
              <w:bottom w:val="single" w:sz="4" w:space="0" w:color="ACB9CA"/>
              <w:right w:val="single" w:sz="4" w:space="0" w:color="ACB9CA"/>
            </w:tcBorders>
            <w:shd w:val="clear" w:color="000000" w:fill="FFFFFF"/>
            <w:noWrap/>
            <w:vAlign w:val="center"/>
            <w:hideMark/>
          </w:tcPr>
          <w:p w14:paraId="56A826A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769713</w:t>
            </w:r>
          </w:p>
        </w:tc>
        <w:tc>
          <w:tcPr>
            <w:tcW w:w="1230" w:type="dxa"/>
            <w:tcBorders>
              <w:top w:val="nil"/>
              <w:left w:val="nil"/>
              <w:bottom w:val="single" w:sz="4" w:space="0" w:color="ACB9CA"/>
              <w:right w:val="single" w:sz="4" w:space="0" w:color="ACB9CA"/>
            </w:tcBorders>
            <w:shd w:val="clear" w:color="000000" w:fill="FFFFFF"/>
            <w:noWrap/>
            <w:vAlign w:val="center"/>
            <w:hideMark/>
          </w:tcPr>
          <w:p w14:paraId="0BE0D9A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281D227D"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234BC679"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Click_Tasks_button</w:t>
            </w:r>
          </w:p>
        </w:tc>
        <w:tc>
          <w:tcPr>
            <w:tcW w:w="1083" w:type="dxa"/>
            <w:tcBorders>
              <w:top w:val="nil"/>
              <w:left w:val="nil"/>
              <w:bottom w:val="single" w:sz="4" w:space="0" w:color="ACB9CA"/>
              <w:right w:val="single" w:sz="4" w:space="0" w:color="ACB9CA"/>
            </w:tcBorders>
            <w:shd w:val="clear" w:color="000000" w:fill="FFFFFF"/>
            <w:noWrap/>
            <w:vAlign w:val="center"/>
            <w:hideMark/>
          </w:tcPr>
          <w:p w14:paraId="2D09DD9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442</w:t>
            </w:r>
          </w:p>
        </w:tc>
        <w:tc>
          <w:tcPr>
            <w:tcW w:w="1366" w:type="dxa"/>
            <w:tcBorders>
              <w:top w:val="nil"/>
              <w:left w:val="nil"/>
              <w:bottom w:val="single" w:sz="4" w:space="0" w:color="ACB9CA"/>
              <w:right w:val="single" w:sz="4" w:space="0" w:color="ACB9CA"/>
            </w:tcBorders>
            <w:shd w:val="clear" w:color="000000" w:fill="FFFFFF"/>
            <w:noWrap/>
            <w:vAlign w:val="center"/>
            <w:hideMark/>
          </w:tcPr>
          <w:p w14:paraId="6E867DD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468.77</w:t>
            </w:r>
          </w:p>
        </w:tc>
        <w:tc>
          <w:tcPr>
            <w:tcW w:w="1070" w:type="dxa"/>
            <w:tcBorders>
              <w:top w:val="nil"/>
              <w:left w:val="nil"/>
              <w:bottom w:val="single" w:sz="4" w:space="0" w:color="ACB9CA"/>
              <w:right w:val="single" w:sz="4" w:space="0" w:color="ACB9CA"/>
            </w:tcBorders>
            <w:shd w:val="clear" w:color="000000" w:fill="FFFFFF"/>
            <w:noWrap/>
            <w:vAlign w:val="center"/>
            <w:hideMark/>
          </w:tcPr>
          <w:p w14:paraId="38974DD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1272</w:t>
            </w:r>
          </w:p>
        </w:tc>
        <w:tc>
          <w:tcPr>
            <w:tcW w:w="1070" w:type="dxa"/>
            <w:tcBorders>
              <w:top w:val="nil"/>
              <w:left w:val="nil"/>
              <w:bottom w:val="single" w:sz="4" w:space="0" w:color="ACB9CA"/>
              <w:right w:val="single" w:sz="4" w:space="0" w:color="ACB9CA"/>
            </w:tcBorders>
            <w:shd w:val="clear" w:color="000000" w:fill="FFFFFF"/>
            <w:noWrap/>
            <w:vAlign w:val="center"/>
            <w:hideMark/>
          </w:tcPr>
          <w:p w14:paraId="1F931BB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1968</w:t>
            </w:r>
          </w:p>
        </w:tc>
        <w:tc>
          <w:tcPr>
            <w:tcW w:w="1070" w:type="dxa"/>
            <w:tcBorders>
              <w:top w:val="nil"/>
              <w:left w:val="nil"/>
              <w:bottom w:val="single" w:sz="4" w:space="0" w:color="ACB9CA"/>
              <w:right w:val="single" w:sz="4" w:space="0" w:color="ACB9CA"/>
            </w:tcBorders>
            <w:shd w:val="clear" w:color="000000" w:fill="FFFFFF"/>
            <w:noWrap/>
            <w:vAlign w:val="center"/>
            <w:hideMark/>
          </w:tcPr>
          <w:p w14:paraId="6999E0D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3301</w:t>
            </w:r>
          </w:p>
        </w:tc>
        <w:tc>
          <w:tcPr>
            <w:tcW w:w="1130" w:type="dxa"/>
            <w:tcBorders>
              <w:top w:val="nil"/>
              <w:left w:val="nil"/>
              <w:bottom w:val="single" w:sz="4" w:space="0" w:color="ACB9CA"/>
              <w:right w:val="single" w:sz="4" w:space="0" w:color="ACB9CA"/>
            </w:tcBorders>
            <w:shd w:val="clear" w:color="000000" w:fill="FFFFFF"/>
            <w:noWrap/>
            <w:vAlign w:val="center"/>
            <w:hideMark/>
          </w:tcPr>
          <w:p w14:paraId="4F5370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14:paraId="4F1EE4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5416</w:t>
            </w:r>
          </w:p>
        </w:tc>
        <w:tc>
          <w:tcPr>
            <w:tcW w:w="1230" w:type="dxa"/>
            <w:tcBorders>
              <w:top w:val="nil"/>
              <w:left w:val="nil"/>
              <w:bottom w:val="single" w:sz="4" w:space="0" w:color="ACB9CA"/>
              <w:right w:val="single" w:sz="4" w:space="0" w:color="ACB9CA"/>
            </w:tcBorders>
            <w:shd w:val="clear" w:color="000000" w:fill="FFFFFF"/>
            <w:noWrap/>
            <w:vAlign w:val="center"/>
            <w:hideMark/>
          </w:tcPr>
          <w:p w14:paraId="6F2CE36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3A91498"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0C0EC42"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Debug Sampler</w:t>
            </w:r>
          </w:p>
        </w:tc>
        <w:tc>
          <w:tcPr>
            <w:tcW w:w="1083" w:type="dxa"/>
            <w:tcBorders>
              <w:top w:val="nil"/>
              <w:left w:val="nil"/>
              <w:bottom w:val="single" w:sz="4" w:space="0" w:color="ACB9CA"/>
              <w:right w:val="single" w:sz="4" w:space="0" w:color="ACB9CA"/>
            </w:tcBorders>
            <w:shd w:val="clear" w:color="000000" w:fill="FFFFFF"/>
            <w:noWrap/>
            <w:vAlign w:val="center"/>
            <w:hideMark/>
          </w:tcPr>
          <w:p w14:paraId="0434411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w:t>
            </w:r>
          </w:p>
        </w:tc>
        <w:tc>
          <w:tcPr>
            <w:tcW w:w="1366" w:type="dxa"/>
            <w:tcBorders>
              <w:top w:val="nil"/>
              <w:left w:val="nil"/>
              <w:bottom w:val="single" w:sz="4" w:space="0" w:color="ACB9CA"/>
              <w:right w:val="single" w:sz="4" w:space="0" w:color="ACB9CA"/>
            </w:tcBorders>
            <w:shd w:val="clear" w:color="000000" w:fill="FFFFFF"/>
            <w:noWrap/>
            <w:vAlign w:val="center"/>
            <w:hideMark/>
          </w:tcPr>
          <w:p w14:paraId="63B21A7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7.61</w:t>
            </w:r>
          </w:p>
        </w:tc>
        <w:tc>
          <w:tcPr>
            <w:tcW w:w="1070" w:type="dxa"/>
            <w:tcBorders>
              <w:top w:val="nil"/>
              <w:left w:val="nil"/>
              <w:bottom w:val="single" w:sz="4" w:space="0" w:color="ACB9CA"/>
              <w:right w:val="single" w:sz="4" w:space="0" w:color="ACB9CA"/>
            </w:tcBorders>
            <w:shd w:val="clear" w:color="000000" w:fill="FFFFFF"/>
            <w:noWrap/>
            <w:vAlign w:val="center"/>
            <w:hideMark/>
          </w:tcPr>
          <w:p w14:paraId="42AF6B3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30.55</w:t>
            </w:r>
          </w:p>
        </w:tc>
        <w:tc>
          <w:tcPr>
            <w:tcW w:w="1070" w:type="dxa"/>
            <w:tcBorders>
              <w:top w:val="nil"/>
              <w:left w:val="nil"/>
              <w:bottom w:val="single" w:sz="4" w:space="0" w:color="ACB9CA"/>
              <w:right w:val="single" w:sz="4" w:space="0" w:color="ACB9CA"/>
            </w:tcBorders>
            <w:shd w:val="clear" w:color="000000" w:fill="FFFFFF"/>
            <w:noWrap/>
            <w:vAlign w:val="center"/>
            <w:hideMark/>
          </w:tcPr>
          <w:p w14:paraId="5EB1C95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36.44</w:t>
            </w:r>
          </w:p>
        </w:tc>
        <w:tc>
          <w:tcPr>
            <w:tcW w:w="1070" w:type="dxa"/>
            <w:tcBorders>
              <w:top w:val="nil"/>
              <w:left w:val="nil"/>
              <w:bottom w:val="single" w:sz="4" w:space="0" w:color="ACB9CA"/>
              <w:right w:val="single" w:sz="4" w:space="0" w:color="ACB9CA"/>
            </w:tcBorders>
            <w:shd w:val="clear" w:color="000000" w:fill="FFFFFF"/>
            <w:noWrap/>
            <w:vAlign w:val="center"/>
            <w:hideMark/>
          </w:tcPr>
          <w:p w14:paraId="6586FC8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44.57</w:t>
            </w:r>
          </w:p>
        </w:tc>
        <w:tc>
          <w:tcPr>
            <w:tcW w:w="1130" w:type="dxa"/>
            <w:tcBorders>
              <w:top w:val="nil"/>
              <w:left w:val="nil"/>
              <w:bottom w:val="single" w:sz="4" w:space="0" w:color="ACB9CA"/>
              <w:right w:val="single" w:sz="4" w:space="0" w:color="ACB9CA"/>
            </w:tcBorders>
            <w:shd w:val="clear" w:color="000000" w:fill="FFFFFF"/>
            <w:noWrap/>
            <w:vAlign w:val="center"/>
            <w:hideMark/>
          </w:tcPr>
          <w:p w14:paraId="0693B28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27" w:type="dxa"/>
            <w:tcBorders>
              <w:top w:val="nil"/>
              <w:left w:val="nil"/>
              <w:bottom w:val="single" w:sz="4" w:space="0" w:color="ACB9CA"/>
              <w:right w:val="single" w:sz="4" w:space="0" w:color="ACB9CA"/>
            </w:tcBorders>
            <w:shd w:val="clear" w:color="000000" w:fill="FFFFFF"/>
            <w:noWrap/>
            <w:vAlign w:val="center"/>
            <w:hideMark/>
          </w:tcPr>
          <w:p w14:paraId="6B34777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w:t>
            </w:r>
          </w:p>
        </w:tc>
        <w:tc>
          <w:tcPr>
            <w:tcW w:w="1230" w:type="dxa"/>
            <w:tcBorders>
              <w:top w:val="nil"/>
              <w:left w:val="nil"/>
              <w:bottom w:val="single" w:sz="4" w:space="0" w:color="ACB9CA"/>
              <w:right w:val="single" w:sz="4" w:space="0" w:color="ACB9CA"/>
            </w:tcBorders>
            <w:shd w:val="clear" w:color="000000" w:fill="FFFFFF"/>
            <w:noWrap/>
            <w:vAlign w:val="center"/>
            <w:hideMark/>
          </w:tcPr>
          <w:p w14:paraId="56D8510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DBD6BDD"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887D4A6"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CompanyContact</w:t>
            </w:r>
          </w:p>
        </w:tc>
        <w:tc>
          <w:tcPr>
            <w:tcW w:w="1083" w:type="dxa"/>
            <w:tcBorders>
              <w:top w:val="nil"/>
              <w:left w:val="nil"/>
              <w:bottom w:val="single" w:sz="4" w:space="0" w:color="ACB9CA"/>
              <w:right w:val="single" w:sz="4" w:space="0" w:color="ACB9CA"/>
            </w:tcBorders>
            <w:shd w:val="clear" w:color="000000" w:fill="FFFFFF"/>
            <w:noWrap/>
            <w:vAlign w:val="center"/>
            <w:hideMark/>
          </w:tcPr>
          <w:p w14:paraId="1DF5BE7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w:t>
            </w:r>
          </w:p>
        </w:tc>
        <w:tc>
          <w:tcPr>
            <w:tcW w:w="1366" w:type="dxa"/>
            <w:tcBorders>
              <w:top w:val="nil"/>
              <w:left w:val="nil"/>
              <w:bottom w:val="single" w:sz="4" w:space="0" w:color="ACB9CA"/>
              <w:right w:val="single" w:sz="4" w:space="0" w:color="ACB9CA"/>
            </w:tcBorders>
            <w:shd w:val="clear" w:color="000000" w:fill="FFFFFF"/>
            <w:noWrap/>
            <w:vAlign w:val="center"/>
            <w:hideMark/>
          </w:tcPr>
          <w:p w14:paraId="7797E29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388124.32</w:t>
            </w:r>
          </w:p>
        </w:tc>
        <w:tc>
          <w:tcPr>
            <w:tcW w:w="1070" w:type="dxa"/>
            <w:tcBorders>
              <w:top w:val="nil"/>
              <w:left w:val="nil"/>
              <w:bottom w:val="single" w:sz="4" w:space="0" w:color="ACB9CA"/>
              <w:right w:val="single" w:sz="4" w:space="0" w:color="ACB9CA"/>
            </w:tcBorders>
            <w:shd w:val="clear" w:color="000000" w:fill="FFFFFF"/>
            <w:noWrap/>
            <w:vAlign w:val="center"/>
            <w:hideMark/>
          </w:tcPr>
          <w:p w14:paraId="18DCD07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605237.5</w:t>
            </w:r>
          </w:p>
        </w:tc>
        <w:tc>
          <w:tcPr>
            <w:tcW w:w="1070" w:type="dxa"/>
            <w:tcBorders>
              <w:top w:val="nil"/>
              <w:left w:val="nil"/>
              <w:bottom w:val="single" w:sz="4" w:space="0" w:color="ACB9CA"/>
              <w:right w:val="single" w:sz="4" w:space="0" w:color="ACB9CA"/>
            </w:tcBorders>
            <w:shd w:val="clear" w:color="000000" w:fill="FFFFFF"/>
            <w:noWrap/>
            <w:vAlign w:val="center"/>
            <w:hideMark/>
          </w:tcPr>
          <w:p w14:paraId="6A371B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615510.2</w:t>
            </w:r>
          </w:p>
        </w:tc>
        <w:tc>
          <w:tcPr>
            <w:tcW w:w="1070" w:type="dxa"/>
            <w:tcBorders>
              <w:top w:val="nil"/>
              <w:left w:val="nil"/>
              <w:bottom w:val="single" w:sz="4" w:space="0" w:color="ACB9CA"/>
              <w:right w:val="single" w:sz="4" w:space="0" w:color="ACB9CA"/>
            </w:tcBorders>
            <w:shd w:val="clear" w:color="000000" w:fill="FFFFFF"/>
            <w:noWrap/>
            <w:vAlign w:val="center"/>
            <w:hideMark/>
          </w:tcPr>
          <w:p w14:paraId="5F1BAB4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651592.5</w:t>
            </w:r>
          </w:p>
        </w:tc>
        <w:tc>
          <w:tcPr>
            <w:tcW w:w="1130" w:type="dxa"/>
            <w:tcBorders>
              <w:top w:val="nil"/>
              <w:left w:val="nil"/>
              <w:bottom w:val="single" w:sz="4" w:space="0" w:color="ACB9CA"/>
              <w:right w:val="single" w:sz="4" w:space="0" w:color="ACB9CA"/>
            </w:tcBorders>
            <w:shd w:val="clear" w:color="000000" w:fill="FFFFFF"/>
            <w:noWrap/>
            <w:vAlign w:val="center"/>
            <w:hideMark/>
          </w:tcPr>
          <w:p w14:paraId="43859EC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14:paraId="7828FA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681983</w:t>
            </w:r>
          </w:p>
        </w:tc>
        <w:tc>
          <w:tcPr>
            <w:tcW w:w="1230" w:type="dxa"/>
            <w:tcBorders>
              <w:top w:val="nil"/>
              <w:left w:val="nil"/>
              <w:bottom w:val="single" w:sz="4" w:space="0" w:color="ACB9CA"/>
              <w:right w:val="single" w:sz="4" w:space="0" w:color="ACB9CA"/>
            </w:tcBorders>
            <w:shd w:val="clear" w:color="000000" w:fill="FFFFFF"/>
            <w:noWrap/>
            <w:vAlign w:val="center"/>
            <w:hideMark/>
          </w:tcPr>
          <w:p w14:paraId="5725BC8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29.26%</w:t>
            </w:r>
          </w:p>
        </w:tc>
      </w:tr>
      <w:tr w:rsidR="00BD4538" w:rsidRPr="00C47FE2" w14:paraId="5FFCA37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6DFF6AB"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Expenses</w:t>
            </w:r>
          </w:p>
        </w:tc>
        <w:tc>
          <w:tcPr>
            <w:tcW w:w="1083" w:type="dxa"/>
            <w:tcBorders>
              <w:top w:val="nil"/>
              <w:left w:val="nil"/>
              <w:bottom w:val="single" w:sz="4" w:space="0" w:color="ACB9CA"/>
              <w:right w:val="single" w:sz="4" w:space="0" w:color="ACB9CA"/>
            </w:tcBorders>
            <w:shd w:val="clear" w:color="000000" w:fill="FFFFFF"/>
            <w:noWrap/>
            <w:vAlign w:val="center"/>
            <w:hideMark/>
          </w:tcPr>
          <w:p w14:paraId="1906E1D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w:t>
            </w:r>
          </w:p>
        </w:tc>
        <w:tc>
          <w:tcPr>
            <w:tcW w:w="1366" w:type="dxa"/>
            <w:tcBorders>
              <w:top w:val="nil"/>
              <w:left w:val="nil"/>
              <w:bottom w:val="single" w:sz="4" w:space="0" w:color="ACB9CA"/>
              <w:right w:val="single" w:sz="4" w:space="0" w:color="ACB9CA"/>
            </w:tcBorders>
            <w:shd w:val="clear" w:color="000000" w:fill="FFFFFF"/>
            <w:noWrap/>
            <w:vAlign w:val="center"/>
            <w:hideMark/>
          </w:tcPr>
          <w:p w14:paraId="381338F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433262.15</w:t>
            </w:r>
          </w:p>
        </w:tc>
        <w:tc>
          <w:tcPr>
            <w:tcW w:w="1070" w:type="dxa"/>
            <w:tcBorders>
              <w:top w:val="nil"/>
              <w:left w:val="nil"/>
              <w:bottom w:val="single" w:sz="4" w:space="0" w:color="ACB9CA"/>
              <w:right w:val="single" w:sz="4" w:space="0" w:color="ACB9CA"/>
            </w:tcBorders>
            <w:shd w:val="clear" w:color="000000" w:fill="FFFFFF"/>
            <w:noWrap/>
            <w:vAlign w:val="center"/>
            <w:hideMark/>
          </w:tcPr>
          <w:p w14:paraId="547D549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611607.1</w:t>
            </w:r>
          </w:p>
        </w:tc>
        <w:tc>
          <w:tcPr>
            <w:tcW w:w="1070" w:type="dxa"/>
            <w:tcBorders>
              <w:top w:val="nil"/>
              <w:left w:val="nil"/>
              <w:bottom w:val="single" w:sz="4" w:space="0" w:color="ACB9CA"/>
              <w:right w:val="single" w:sz="4" w:space="0" w:color="ACB9CA"/>
            </w:tcBorders>
            <w:shd w:val="clear" w:color="000000" w:fill="FFFFFF"/>
            <w:noWrap/>
            <w:vAlign w:val="center"/>
            <w:hideMark/>
          </w:tcPr>
          <w:p w14:paraId="6722FE2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620205.7</w:t>
            </w:r>
          </w:p>
        </w:tc>
        <w:tc>
          <w:tcPr>
            <w:tcW w:w="1070" w:type="dxa"/>
            <w:tcBorders>
              <w:top w:val="nil"/>
              <w:left w:val="nil"/>
              <w:bottom w:val="single" w:sz="4" w:space="0" w:color="ACB9CA"/>
              <w:right w:val="single" w:sz="4" w:space="0" w:color="ACB9CA"/>
            </w:tcBorders>
            <w:shd w:val="clear" w:color="000000" w:fill="FFFFFF"/>
            <w:noWrap/>
            <w:vAlign w:val="center"/>
            <w:hideMark/>
          </w:tcPr>
          <w:p w14:paraId="447DA53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690247.3</w:t>
            </w:r>
          </w:p>
        </w:tc>
        <w:tc>
          <w:tcPr>
            <w:tcW w:w="1130" w:type="dxa"/>
            <w:tcBorders>
              <w:top w:val="nil"/>
              <w:left w:val="nil"/>
              <w:bottom w:val="single" w:sz="4" w:space="0" w:color="ACB9CA"/>
              <w:right w:val="single" w:sz="4" w:space="0" w:color="ACB9CA"/>
            </w:tcBorders>
            <w:shd w:val="clear" w:color="000000" w:fill="FFFFFF"/>
            <w:noWrap/>
            <w:vAlign w:val="center"/>
            <w:hideMark/>
          </w:tcPr>
          <w:p w14:paraId="23390B6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w:t>
            </w:r>
          </w:p>
        </w:tc>
        <w:tc>
          <w:tcPr>
            <w:tcW w:w="1227" w:type="dxa"/>
            <w:tcBorders>
              <w:top w:val="nil"/>
              <w:left w:val="nil"/>
              <w:bottom w:val="single" w:sz="4" w:space="0" w:color="ACB9CA"/>
              <w:right w:val="single" w:sz="4" w:space="0" w:color="ACB9CA"/>
            </w:tcBorders>
            <w:shd w:val="clear" w:color="000000" w:fill="FFFFFF"/>
            <w:noWrap/>
            <w:vAlign w:val="center"/>
            <w:hideMark/>
          </w:tcPr>
          <w:p w14:paraId="5E7713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711913</w:t>
            </w:r>
          </w:p>
        </w:tc>
        <w:tc>
          <w:tcPr>
            <w:tcW w:w="1230" w:type="dxa"/>
            <w:tcBorders>
              <w:top w:val="nil"/>
              <w:left w:val="nil"/>
              <w:bottom w:val="single" w:sz="4" w:space="0" w:color="ACB9CA"/>
              <w:right w:val="single" w:sz="4" w:space="0" w:color="ACB9CA"/>
            </w:tcBorders>
            <w:shd w:val="clear" w:color="000000" w:fill="FFFFFF"/>
            <w:noWrap/>
            <w:vAlign w:val="center"/>
            <w:hideMark/>
          </w:tcPr>
          <w:p w14:paraId="1939F87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14.71%</w:t>
            </w:r>
          </w:p>
        </w:tc>
      </w:tr>
      <w:tr w:rsidR="00BD4538" w:rsidRPr="00C47FE2" w14:paraId="096B5F9D"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A17468B"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1083" w:type="dxa"/>
            <w:tcBorders>
              <w:top w:val="nil"/>
              <w:left w:val="nil"/>
              <w:bottom w:val="single" w:sz="4" w:space="0" w:color="ACB9CA"/>
              <w:right w:val="single" w:sz="4" w:space="0" w:color="ACB9CA"/>
            </w:tcBorders>
            <w:shd w:val="clear" w:color="000000" w:fill="FFFFFF"/>
            <w:noWrap/>
            <w:vAlign w:val="center"/>
            <w:hideMark/>
          </w:tcPr>
          <w:p w14:paraId="69FA458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366" w:type="dxa"/>
            <w:tcBorders>
              <w:top w:val="nil"/>
              <w:left w:val="nil"/>
              <w:bottom w:val="single" w:sz="4" w:space="0" w:color="ACB9CA"/>
              <w:right w:val="single" w:sz="4" w:space="0" w:color="ACB9CA"/>
            </w:tcBorders>
            <w:shd w:val="clear" w:color="000000" w:fill="FFFFFF"/>
            <w:noWrap/>
            <w:vAlign w:val="center"/>
            <w:hideMark/>
          </w:tcPr>
          <w:p w14:paraId="414AD9D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593979</w:t>
            </w:r>
          </w:p>
        </w:tc>
        <w:tc>
          <w:tcPr>
            <w:tcW w:w="1070" w:type="dxa"/>
            <w:tcBorders>
              <w:top w:val="nil"/>
              <w:left w:val="nil"/>
              <w:bottom w:val="single" w:sz="4" w:space="0" w:color="ACB9CA"/>
              <w:right w:val="single" w:sz="4" w:space="0" w:color="ACB9CA"/>
            </w:tcBorders>
            <w:shd w:val="clear" w:color="000000" w:fill="FFFFFF"/>
            <w:noWrap/>
            <w:vAlign w:val="center"/>
            <w:hideMark/>
          </w:tcPr>
          <w:p w14:paraId="6F94AA2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594431</w:t>
            </w:r>
          </w:p>
        </w:tc>
        <w:tc>
          <w:tcPr>
            <w:tcW w:w="1070" w:type="dxa"/>
            <w:tcBorders>
              <w:top w:val="nil"/>
              <w:left w:val="nil"/>
              <w:bottom w:val="single" w:sz="4" w:space="0" w:color="ACB9CA"/>
              <w:right w:val="single" w:sz="4" w:space="0" w:color="ACB9CA"/>
            </w:tcBorders>
            <w:shd w:val="clear" w:color="000000" w:fill="FFFFFF"/>
            <w:noWrap/>
            <w:vAlign w:val="center"/>
            <w:hideMark/>
          </w:tcPr>
          <w:p w14:paraId="354FB2B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594431</w:t>
            </w:r>
          </w:p>
        </w:tc>
        <w:tc>
          <w:tcPr>
            <w:tcW w:w="1070" w:type="dxa"/>
            <w:tcBorders>
              <w:top w:val="nil"/>
              <w:left w:val="nil"/>
              <w:bottom w:val="single" w:sz="4" w:space="0" w:color="ACB9CA"/>
              <w:right w:val="single" w:sz="4" w:space="0" w:color="ACB9CA"/>
            </w:tcBorders>
            <w:shd w:val="clear" w:color="000000" w:fill="FFFFFF"/>
            <w:noWrap/>
            <w:vAlign w:val="center"/>
            <w:hideMark/>
          </w:tcPr>
          <w:p w14:paraId="4D8710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594431</w:t>
            </w:r>
          </w:p>
        </w:tc>
        <w:tc>
          <w:tcPr>
            <w:tcW w:w="1130" w:type="dxa"/>
            <w:tcBorders>
              <w:top w:val="nil"/>
              <w:left w:val="nil"/>
              <w:bottom w:val="single" w:sz="4" w:space="0" w:color="ACB9CA"/>
              <w:right w:val="single" w:sz="4" w:space="0" w:color="ACB9CA"/>
            </w:tcBorders>
            <w:shd w:val="clear" w:color="000000" w:fill="FFFFFF"/>
            <w:noWrap/>
            <w:vAlign w:val="center"/>
            <w:hideMark/>
          </w:tcPr>
          <w:p w14:paraId="5182CE6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593979</w:t>
            </w:r>
          </w:p>
        </w:tc>
        <w:tc>
          <w:tcPr>
            <w:tcW w:w="1227" w:type="dxa"/>
            <w:tcBorders>
              <w:top w:val="nil"/>
              <w:left w:val="nil"/>
              <w:bottom w:val="single" w:sz="4" w:space="0" w:color="ACB9CA"/>
              <w:right w:val="single" w:sz="4" w:space="0" w:color="ACB9CA"/>
            </w:tcBorders>
            <w:shd w:val="clear" w:color="000000" w:fill="FFFFFF"/>
            <w:noWrap/>
            <w:vAlign w:val="center"/>
            <w:hideMark/>
          </w:tcPr>
          <w:p w14:paraId="22352E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593979</w:t>
            </w:r>
          </w:p>
        </w:tc>
        <w:tc>
          <w:tcPr>
            <w:tcW w:w="1230" w:type="dxa"/>
            <w:tcBorders>
              <w:top w:val="nil"/>
              <w:left w:val="nil"/>
              <w:bottom w:val="single" w:sz="4" w:space="0" w:color="ACB9CA"/>
              <w:right w:val="single" w:sz="4" w:space="0" w:color="ACB9CA"/>
            </w:tcBorders>
            <w:shd w:val="clear" w:color="000000" w:fill="FFFFFF"/>
            <w:noWrap/>
            <w:vAlign w:val="center"/>
            <w:hideMark/>
          </w:tcPr>
          <w:p w14:paraId="6D419E8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085CF9E"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73FB0EB"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1083" w:type="dxa"/>
            <w:tcBorders>
              <w:top w:val="nil"/>
              <w:left w:val="nil"/>
              <w:bottom w:val="single" w:sz="4" w:space="0" w:color="ACB9CA"/>
              <w:right w:val="single" w:sz="4" w:space="0" w:color="ACB9CA"/>
            </w:tcBorders>
            <w:shd w:val="clear" w:color="000000" w:fill="FFFFFF"/>
            <w:noWrap/>
            <w:vAlign w:val="center"/>
            <w:hideMark/>
          </w:tcPr>
          <w:p w14:paraId="617331F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1056</w:t>
            </w:r>
          </w:p>
        </w:tc>
        <w:tc>
          <w:tcPr>
            <w:tcW w:w="1366" w:type="dxa"/>
            <w:tcBorders>
              <w:top w:val="nil"/>
              <w:left w:val="nil"/>
              <w:bottom w:val="single" w:sz="4" w:space="0" w:color="ACB9CA"/>
              <w:right w:val="single" w:sz="4" w:space="0" w:color="ACB9CA"/>
            </w:tcBorders>
            <w:shd w:val="clear" w:color="000000" w:fill="FFFFFF"/>
            <w:noWrap/>
            <w:vAlign w:val="center"/>
            <w:hideMark/>
          </w:tcPr>
          <w:p w14:paraId="1B51924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232605.69</w:t>
            </w:r>
          </w:p>
        </w:tc>
        <w:tc>
          <w:tcPr>
            <w:tcW w:w="1070" w:type="dxa"/>
            <w:tcBorders>
              <w:top w:val="nil"/>
              <w:left w:val="nil"/>
              <w:bottom w:val="single" w:sz="4" w:space="0" w:color="ACB9CA"/>
              <w:right w:val="single" w:sz="4" w:space="0" w:color="ACB9CA"/>
            </w:tcBorders>
            <w:shd w:val="clear" w:color="000000" w:fill="FFFFFF"/>
            <w:noWrap/>
            <w:vAlign w:val="center"/>
            <w:hideMark/>
          </w:tcPr>
          <w:p w14:paraId="236464D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600208.9</w:t>
            </w:r>
          </w:p>
        </w:tc>
        <w:tc>
          <w:tcPr>
            <w:tcW w:w="1070" w:type="dxa"/>
            <w:tcBorders>
              <w:top w:val="nil"/>
              <w:left w:val="nil"/>
              <w:bottom w:val="single" w:sz="4" w:space="0" w:color="ACB9CA"/>
              <w:right w:val="single" w:sz="4" w:space="0" w:color="ACB9CA"/>
            </w:tcBorders>
            <w:shd w:val="clear" w:color="000000" w:fill="FFFFFF"/>
            <w:noWrap/>
            <w:vAlign w:val="center"/>
            <w:hideMark/>
          </w:tcPr>
          <w:p w14:paraId="5D7D397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627351.7</w:t>
            </w:r>
          </w:p>
        </w:tc>
        <w:tc>
          <w:tcPr>
            <w:tcW w:w="1070" w:type="dxa"/>
            <w:tcBorders>
              <w:top w:val="nil"/>
              <w:left w:val="nil"/>
              <w:bottom w:val="single" w:sz="4" w:space="0" w:color="ACB9CA"/>
              <w:right w:val="single" w:sz="4" w:space="0" w:color="ACB9CA"/>
            </w:tcBorders>
            <w:shd w:val="clear" w:color="000000" w:fill="FFFFFF"/>
            <w:noWrap/>
            <w:vAlign w:val="center"/>
            <w:hideMark/>
          </w:tcPr>
          <w:p w14:paraId="281153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671481.2</w:t>
            </w:r>
          </w:p>
        </w:tc>
        <w:tc>
          <w:tcPr>
            <w:tcW w:w="1130" w:type="dxa"/>
            <w:tcBorders>
              <w:top w:val="nil"/>
              <w:left w:val="nil"/>
              <w:bottom w:val="single" w:sz="4" w:space="0" w:color="ACB9CA"/>
              <w:right w:val="single" w:sz="4" w:space="0" w:color="ACB9CA"/>
            </w:tcBorders>
            <w:shd w:val="clear" w:color="000000" w:fill="FFFFFF"/>
            <w:noWrap/>
            <w:vAlign w:val="center"/>
            <w:hideMark/>
          </w:tcPr>
          <w:p w14:paraId="3BB98ED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14:paraId="58A930E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712043</w:t>
            </w:r>
          </w:p>
        </w:tc>
        <w:tc>
          <w:tcPr>
            <w:tcW w:w="1230" w:type="dxa"/>
            <w:tcBorders>
              <w:top w:val="nil"/>
              <w:left w:val="nil"/>
              <w:bottom w:val="single" w:sz="4" w:space="0" w:color="ACB9CA"/>
              <w:right w:val="single" w:sz="4" w:space="0" w:color="ACB9CA"/>
            </w:tcBorders>
            <w:shd w:val="clear" w:color="000000" w:fill="FFFFFF"/>
            <w:noWrap/>
            <w:vAlign w:val="center"/>
            <w:hideMark/>
          </w:tcPr>
          <w:p w14:paraId="6DC52E1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38.07%</w:t>
            </w:r>
          </w:p>
        </w:tc>
      </w:tr>
      <w:tr w:rsidR="00BD4538" w:rsidRPr="00C47FE2" w14:paraId="36FBF833"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87AC121"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an expense</w:t>
            </w:r>
          </w:p>
        </w:tc>
        <w:tc>
          <w:tcPr>
            <w:tcW w:w="1083" w:type="dxa"/>
            <w:tcBorders>
              <w:top w:val="nil"/>
              <w:left w:val="nil"/>
              <w:bottom w:val="single" w:sz="4" w:space="0" w:color="ACB9CA"/>
              <w:right w:val="single" w:sz="4" w:space="0" w:color="ACB9CA"/>
            </w:tcBorders>
            <w:shd w:val="clear" w:color="000000" w:fill="FFFFFF"/>
            <w:noWrap/>
            <w:vAlign w:val="center"/>
            <w:hideMark/>
          </w:tcPr>
          <w:p w14:paraId="484FFBE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w:t>
            </w:r>
          </w:p>
        </w:tc>
        <w:tc>
          <w:tcPr>
            <w:tcW w:w="1366" w:type="dxa"/>
            <w:tcBorders>
              <w:top w:val="nil"/>
              <w:left w:val="nil"/>
              <w:bottom w:val="single" w:sz="4" w:space="0" w:color="ACB9CA"/>
              <w:right w:val="single" w:sz="4" w:space="0" w:color="ACB9CA"/>
            </w:tcBorders>
            <w:shd w:val="clear" w:color="000000" w:fill="FFFFFF"/>
            <w:noWrap/>
            <w:vAlign w:val="center"/>
            <w:hideMark/>
          </w:tcPr>
          <w:p w14:paraId="3F80DDB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400920.6</w:t>
            </w:r>
          </w:p>
        </w:tc>
        <w:tc>
          <w:tcPr>
            <w:tcW w:w="1070" w:type="dxa"/>
            <w:tcBorders>
              <w:top w:val="nil"/>
              <w:left w:val="nil"/>
              <w:bottom w:val="single" w:sz="4" w:space="0" w:color="ACB9CA"/>
              <w:right w:val="single" w:sz="4" w:space="0" w:color="ACB9CA"/>
            </w:tcBorders>
            <w:shd w:val="clear" w:color="000000" w:fill="FFFFFF"/>
            <w:noWrap/>
            <w:vAlign w:val="center"/>
            <w:hideMark/>
          </w:tcPr>
          <w:p w14:paraId="4DC6597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602085.5</w:t>
            </w:r>
          </w:p>
        </w:tc>
        <w:tc>
          <w:tcPr>
            <w:tcW w:w="1070" w:type="dxa"/>
            <w:tcBorders>
              <w:top w:val="nil"/>
              <w:left w:val="nil"/>
              <w:bottom w:val="single" w:sz="4" w:space="0" w:color="ACB9CA"/>
              <w:right w:val="single" w:sz="4" w:space="0" w:color="ACB9CA"/>
            </w:tcBorders>
            <w:shd w:val="clear" w:color="000000" w:fill="FFFFFF"/>
            <w:noWrap/>
            <w:vAlign w:val="center"/>
            <w:hideMark/>
          </w:tcPr>
          <w:p w14:paraId="4D624B7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609946.4</w:t>
            </w:r>
          </w:p>
        </w:tc>
        <w:tc>
          <w:tcPr>
            <w:tcW w:w="1070" w:type="dxa"/>
            <w:tcBorders>
              <w:top w:val="nil"/>
              <w:left w:val="nil"/>
              <w:bottom w:val="single" w:sz="4" w:space="0" w:color="ACB9CA"/>
              <w:right w:val="single" w:sz="4" w:space="0" w:color="ACB9CA"/>
            </w:tcBorders>
            <w:shd w:val="clear" w:color="000000" w:fill="FFFFFF"/>
            <w:noWrap/>
            <w:vAlign w:val="center"/>
            <w:hideMark/>
          </w:tcPr>
          <w:p w14:paraId="4EF536D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626814.4</w:t>
            </w:r>
          </w:p>
        </w:tc>
        <w:tc>
          <w:tcPr>
            <w:tcW w:w="1130" w:type="dxa"/>
            <w:tcBorders>
              <w:top w:val="nil"/>
              <w:left w:val="nil"/>
              <w:bottom w:val="single" w:sz="4" w:space="0" w:color="ACB9CA"/>
              <w:right w:val="single" w:sz="4" w:space="0" w:color="ACB9CA"/>
            </w:tcBorders>
            <w:shd w:val="clear" w:color="000000" w:fill="FFFFFF"/>
            <w:noWrap/>
            <w:vAlign w:val="center"/>
            <w:hideMark/>
          </w:tcPr>
          <w:p w14:paraId="3046D66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w:t>
            </w:r>
          </w:p>
        </w:tc>
        <w:tc>
          <w:tcPr>
            <w:tcW w:w="1227" w:type="dxa"/>
            <w:tcBorders>
              <w:top w:val="nil"/>
              <w:left w:val="nil"/>
              <w:bottom w:val="single" w:sz="4" w:space="0" w:color="ACB9CA"/>
              <w:right w:val="single" w:sz="4" w:space="0" w:color="ACB9CA"/>
            </w:tcBorders>
            <w:shd w:val="clear" w:color="000000" w:fill="FFFFFF"/>
            <w:noWrap/>
            <w:vAlign w:val="center"/>
            <w:hideMark/>
          </w:tcPr>
          <w:p w14:paraId="289C6C5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660962</w:t>
            </w:r>
          </w:p>
        </w:tc>
        <w:tc>
          <w:tcPr>
            <w:tcW w:w="1230" w:type="dxa"/>
            <w:tcBorders>
              <w:top w:val="nil"/>
              <w:left w:val="nil"/>
              <w:bottom w:val="single" w:sz="4" w:space="0" w:color="ACB9CA"/>
              <w:right w:val="single" w:sz="4" w:space="0" w:color="ACB9CA"/>
            </w:tcBorders>
            <w:shd w:val="clear" w:color="000000" w:fill="FFFFFF"/>
            <w:noWrap/>
            <w:vAlign w:val="center"/>
            <w:hideMark/>
          </w:tcPr>
          <w:p w14:paraId="13F4F23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21.89%</w:t>
            </w:r>
          </w:p>
        </w:tc>
      </w:tr>
      <w:tr w:rsidR="00BD4538" w:rsidRPr="00C47FE2" w14:paraId="6FC7D93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B6D916B"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 Sale</w:t>
            </w:r>
          </w:p>
        </w:tc>
        <w:tc>
          <w:tcPr>
            <w:tcW w:w="1083" w:type="dxa"/>
            <w:tcBorders>
              <w:top w:val="nil"/>
              <w:left w:val="nil"/>
              <w:bottom w:val="single" w:sz="4" w:space="0" w:color="ACB9CA"/>
              <w:right w:val="single" w:sz="4" w:space="0" w:color="ACB9CA"/>
            </w:tcBorders>
            <w:shd w:val="clear" w:color="000000" w:fill="FFFFFF"/>
            <w:noWrap/>
            <w:vAlign w:val="center"/>
            <w:hideMark/>
          </w:tcPr>
          <w:p w14:paraId="3570AE5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917</w:t>
            </w:r>
          </w:p>
        </w:tc>
        <w:tc>
          <w:tcPr>
            <w:tcW w:w="1366" w:type="dxa"/>
            <w:tcBorders>
              <w:top w:val="nil"/>
              <w:left w:val="nil"/>
              <w:bottom w:val="single" w:sz="4" w:space="0" w:color="ACB9CA"/>
              <w:right w:val="single" w:sz="4" w:space="0" w:color="ACB9CA"/>
            </w:tcBorders>
            <w:shd w:val="clear" w:color="000000" w:fill="FFFFFF"/>
            <w:noWrap/>
            <w:vAlign w:val="center"/>
            <w:hideMark/>
          </w:tcPr>
          <w:p w14:paraId="3EDDB5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230481.49</w:t>
            </w:r>
          </w:p>
        </w:tc>
        <w:tc>
          <w:tcPr>
            <w:tcW w:w="1070" w:type="dxa"/>
            <w:tcBorders>
              <w:top w:val="nil"/>
              <w:left w:val="nil"/>
              <w:bottom w:val="single" w:sz="4" w:space="0" w:color="ACB9CA"/>
              <w:right w:val="single" w:sz="4" w:space="0" w:color="ACB9CA"/>
            </w:tcBorders>
            <w:shd w:val="clear" w:color="000000" w:fill="FFFFFF"/>
            <w:noWrap/>
            <w:vAlign w:val="center"/>
            <w:hideMark/>
          </w:tcPr>
          <w:p w14:paraId="5A97EE0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603343.8</w:t>
            </w:r>
          </w:p>
        </w:tc>
        <w:tc>
          <w:tcPr>
            <w:tcW w:w="1070" w:type="dxa"/>
            <w:tcBorders>
              <w:top w:val="nil"/>
              <w:left w:val="nil"/>
              <w:bottom w:val="single" w:sz="4" w:space="0" w:color="ACB9CA"/>
              <w:right w:val="single" w:sz="4" w:space="0" w:color="ACB9CA"/>
            </w:tcBorders>
            <w:shd w:val="clear" w:color="000000" w:fill="FFFFFF"/>
            <w:noWrap/>
            <w:vAlign w:val="center"/>
            <w:hideMark/>
          </w:tcPr>
          <w:p w14:paraId="11945D1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617388.9</w:t>
            </w:r>
          </w:p>
        </w:tc>
        <w:tc>
          <w:tcPr>
            <w:tcW w:w="1070" w:type="dxa"/>
            <w:tcBorders>
              <w:top w:val="nil"/>
              <w:left w:val="nil"/>
              <w:bottom w:val="single" w:sz="4" w:space="0" w:color="ACB9CA"/>
              <w:right w:val="single" w:sz="4" w:space="0" w:color="ACB9CA"/>
            </w:tcBorders>
            <w:shd w:val="clear" w:color="000000" w:fill="FFFFFF"/>
            <w:noWrap/>
            <w:vAlign w:val="center"/>
            <w:hideMark/>
          </w:tcPr>
          <w:p w14:paraId="03C3F2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642565.1</w:t>
            </w:r>
          </w:p>
        </w:tc>
        <w:tc>
          <w:tcPr>
            <w:tcW w:w="1130" w:type="dxa"/>
            <w:tcBorders>
              <w:top w:val="nil"/>
              <w:left w:val="nil"/>
              <w:bottom w:val="single" w:sz="4" w:space="0" w:color="ACB9CA"/>
              <w:right w:val="single" w:sz="4" w:space="0" w:color="ACB9CA"/>
            </w:tcBorders>
            <w:shd w:val="clear" w:color="000000" w:fill="FFFFFF"/>
            <w:noWrap/>
            <w:vAlign w:val="center"/>
            <w:hideMark/>
          </w:tcPr>
          <w:p w14:paraId="0F2F8D3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14:paraId="2E49F03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704824</w:t>
            </w:r>
          </w:p>
        </w:tc>
        <w:tc>
          <w:tcPr>
            <w:tcW w:w="1230" w:type="dxa"/>
            <w:tcBorders>
              <w:top w:val="nil"/>
              <w:left w:val="nil"/>
              <w:bottom w:val="single" w:sz="4" w:space="0" w:color="ACB9CA"/>
              <w:right w:val="single" w:sz="4" w:space="0" w:color="ACB9CA"/>
            </w:tcBorders>
            <w:shd w:val="clear" w:color="000000" w:fill="FFFFFF"/>
            <w:noWrap/>
            <w:vAlign w:val="center"/>
            <w:hideMark/>
          </w:tcPr>
          <w:p w14:paraId="659066E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w:t>
            </w:r>
          </w:p>
        </w:tc>
      </w:tr>
      <w:tr w:rsidR="00BD4538" w:rsidRPr="00C47FE2" w14:paraId="1AC4CE44"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0E43EFC"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1083" w:type="dxa"/>
            <w:tcBorders>
              <w:top w:val="nil"/>
              <w:left w:val="nil"/>
              <w:bottom w:val="single" w:sz="4" w:space="0" w:color="ACB9CA"/>
              <w:right w:val="single" w:sz="4" w:space="0" w:color="ACB9CA"/>
            </w:tcBorders>
            <w:shd w:val="clear" w:color="000000" w:fill="FFFFFF"/>
            <w:noWrap/>
            <w:vAlign w:val="center"/>
            <w:hideMark/>
          </w:tcPr>
          <w:p w14:paraId="2F5132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186</w:t>
            </w:r>
          </w:p>
        </w:tc>
        <w:tc>
          <w:tcPr>
            <w:tcW w:w="1366" w:type="dxa"/>
            <w:tcBorders>
              <w:top w:val="nil"/>
              <w:left w:val="nil"/>
              <w:bottom w:val="single" w:sz="4" w:space="0" w:color="ACB9CA"/>
              <w:right w:val="single" w:sz="4" w:space="0" w:color="ACB9CA"/>
            </w:tcBorders>
            <w:shd w:val="clear" w:color="000000" w:fill="FFFFFF"/>
            <w:noWrap/>
            <w:vAlign w:val="center"/>
            <w:hideMark/>
          </w:tcPr>
          <w:p w14:paraId="58FAC54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409278.05</w:t>
            </w:r>
          </w:p>
        </w:tc>
        <w:tc>
          <w:tcPr>
            <w:tcW w:w="1070" w:type="dxa"/>
            <w:tcBorders>
              <w:top w:val="nil"/>
              <w:left w:val="nil"/>
              <w:bottom w:val="single" w:sz="4" w:space="0" w:color="ACB9CA"/>
              <w:right w:val="single" w:sz="4" w:space="0" w:color="ACB9CA"/>
            </w:tcBorders>
            <w:shd w:val="clear" w:color="000000" w:fill="FFFFFF"/>
            <w:noWrap/>
            <w:vAlign w:val="center"/>
            <w:hideMark/>
          </w:tcPr>
          <w:p w14:paraId="276F7F2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579949.1</w:t>
            </w:r>
          </w:p>
        </w:tc>
        <w:tc>
          <w:tcPr>
            <w:tcW w:w="1070" w:type="dxa"/>
            <w:tcBorders>
              <w:top w:val="nil"/>
              <w:left w:val="nil"/>
              <w:bottom w:val="single" w:sz="4" w:space="0" w:color="ACB9CA"/>
              <w:right w:val="single" w:sz="4" w:space="0" w:color="ACB9CA"/>
            </w:tcBorders>
            <w:shd w:val="clear" w:color="000000" w:fill="FFFFFF"/>
            <w:noWrap/>
            <w:vAlign w:val="center"/>
            <w:hideMark/>
          </w:tcPr>
          <w:p w14:paraId="7B6EAC4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607798.1</w:t>
            </w:r>
          </w:p>
        </w:tc>
        <w:tc>
          <w:tcPr>
            <w:tcW w:w="1070" w:type="dxa"/>
            <w:tcBorders>
              <w:top w:val="nil"/>
              <w:left w:val="nil"/>
              <w:bottom w:val="single" w:sz="4" w:space="0" w:color="ACB9CA"/>
              <w:right w:val="single" w:sz="4" w:space="0" w:color="ACB9CA"/>
            </w:tcBorders>
            <w:shd w:val="clear" w:color="000000" w:fill="FFFFFF"/>
            <w:noWrap/>
            <w:vAlign w:val="center"/>
            <w:hideMark/>
          </w:tcPr>
          <w:p w14:paraId="5FD3EBD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658422.7</w:t>
            </w:r>
          </w:p>
        </w:tc>
        <w:tc>
          <w:tcPr>
            <w:tcW w:w="1130" w:type="dxa"/>
            <w:tcBorders>
              <w:top w:val="nil"/>
              <w:left w:val="nil"/>
              <w:bottom w:val="single" w:sz="4" w:space="0" w:color="ACB9CA"/>
              <w:right w:val="single" w:sz="4" w:space="0" w:color="ACB9CA"/>
            </w:tcBorders>
            <w:shd w:val="clear" w:color="000000" w:fill="FFFFFF"/>
            <w:noWrap/>
            <w:vAlign w:val="center"/>
            <w:hideMark/>
          </w:tcPr>
          <w:p w14:paraId="600BA5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227" w:type="dxa"/>
            <w:tcBorders>
              <w:top w:val="nil"/>
              <w:left w:val="nil"/>
              <w:bottom w:val="single" w:sz="4" w:space="0" w:color="ACB9CA"/>
              <w:right w:val="single" w:sz="4" w:space="0" w:color="ACB9CA"/>
            </w:tcBorders>
            <w:shd w:val="clear" w:color="000000" w:fill="FFFFFF"/>
            <w:noWrap/>
            <w:vAlign w:val="center"/>
            <w:hideMark/>
          </w:tcPr>
          <w:p w14:paraId="39D4EB0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697061</w:t>
            </w:r>
          </w:p>
        </w:tc>
        <w:tc>
          <w:tcPr>
            <w:tcW w:w="1230" w:type="dxa"/>
            <w:tcBorders>
              <w:top w:val="nil"/>
              <w:left w:val="nil"/>
              <w:bottom w:val="single" w:sz="4" w:space="0" w:color="ACB9CA"/>
              <w:right w:val="single" w:sz="4" w:space="0" w:color="ACB9CA"/>
            </w:tcBorders>
            <w:shd w:val="clear" w:color="000000" w:fill="FFFFFF"/>
            <w:noWrap/>
            <w:vAlign w:val="center"/>
            <w:hideMark/>
          </w:tcPr>
          <w:p w14:paraId="384A705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21.51%</w:t>
            </w:r>
          </w:p>
        </w:tc>
      </w:tr>
      <w:tr w:rsidR="00BD4538" w:rsidRPr="00C47FE2" w14:paraId="2D5CE86B"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B29C892"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SaleProposal</w:t>
            </w:r>
          </w:p>
        </w:tc>
        <w:tc>
          <w:tcPr>
            <w:tcW w:w="1083" w:type="dxa"/>
            <w:tcBorders>
              <w:top w:val="nil"/>
              <w:left w:val="nil"/>
              <w:bottom w:val="single" w:sz="4" w:space="0" w:color="ACB9CA"/>
              <w:right w:val="single" w:sz="4" w:space="0" w:color="ACB9CA"/>
            </w:tcBorders>
            <w:shd w:val="clear" w:color="000000" w:fill="FFFFFF"/>
            <w:noWrap/>
            <w:vAlign w:val="center"/>
            <w:hideMark/>
          </w:tcPr>
          <w:p w14:paraId="5D002F8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780</w:t>
            </w:r>
          </w:p>
        </w:tc>
        <w:tc>
          <w:tcPr>
            <w:tcW w:w="1366" w:type="dxa"/>
            <w:tcBorders>
              <w:top w:val="nil"/>
              <w:left w:val="nil"/>
              <w:bottom w:val="single" w:sz="4" w:space="0" w:color="ACB9CA"/>
              <w:right w:val="single" w:sz="4" w:space="0" w:color="ACB9CA"/>
            </w:tcBorders>
            <w:shd w:val="clear" w:color="000000" w:fill="FFFFFF"/>
            <w:noWrap/>
            <w:vAlign w:val="center"/>
            <w:hideMark/>
          </w:tcPr>
          <w:p w14:paraId="6B2D1BF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233733.19</w:t>
            </w:r>
          </w:p>
        </w:tc>
        <w:tc>
          <w:tcPr>
            <w:tcW w:w="1070" w:type="dxa"/>
            <w:tcBorders>
              <w:top w:val="nil"/>
              <w:left w:val="nil"/>
              <w:bottom w:val="single" w:sz="4" w:space="0" w:color="ACB9CA"/>
              <w:right w:val="single" w:sz="4" w:space="0" w:color="ACB9CA"/>
            </w:tcBorders>
            <w:shd w:val="clear" w:color="000000" w:fill="FFFFFF"/>
            <w:noWrap/>
            <w:vAlign w:val="center"/>
            <w:hideMark/>
          </w:tcPr>
          <w:p w14:paraId="3C97F56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589987.1</w:t>
            </w:r>
          </w:p>
        </w:tc>
        <w:tc>
          <w:tcPr>
            <w:tcW w:w="1070" w:type="dxa"/>
            <w:tcBorders>
              <w:top w:val="nil"/>
              <w:left w:val="nil"/>
              <w:bottom w:val="single" w:sz="4" w:space="0" w:color="ACB9CA"/>
              <w:right w:val="single" w:sz="4" w:space="0" w:color="ACB9CA"/>
            </w:tcBorders>
            <w:shd w:val="clear" w:color="000000" w:fill="FFFFFF"/>
            <w:noWrap/>
            <w:vAlign w:val="center"/>
            <w:hideMark/>
          </w:tcPr>
          <w:p w14:paraId="2CAF571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610822.9</w:t>
            </w:r>
          </w:p>
        </w:tc>
        <w:tc>
          <w:tcPr>
            <w:tcW w:w="1070" w:type="dxa"/>
            <w:tcBorders>
              <w:top w:val="nil"/>
              <w:left w:val="nil"/>
              <w:bottom w:val="single" w:sz="4" w:space="0" w:color="ACB9CA"/>
              <w:right w:val="single" w:sz="4" w:space="0" w:color="ACB9CA"/>
            </w:tcBorders>
            <w:shd w:val="clear" w:color="000000" w:fill="FFFFFF"/>
            <w:noWrap/>
            <w:vAlign w:val="center"/>
            <w:hideMark/>
          </w:tcPr>
          <w:p w14:paraId="5DAD47A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666936.1</w:t>
            </w:r>
          </w:p>
        </w:tc>
        <w:tc>
          <w:tcPr>
            <w:tcW w:w="1130" w:type="dxa"/>
            <w:tcBorders>
              <w:top w:val="nil"/>
              <w:left w:val="nil"/>
              <w:bottom w:val="single" w:sz="4" w:space="0" w:color="ACB9CA"/>
              <w:right w:val="single" w:sz="4" w:space="0" w:color="ACB9CA"/>
            </w:tcBorders>
            <w:shd w:val="clear" w:color="000000" w:fill="FFFFFF"/>
            <w:noWrap/>
            <w:vAlign w:val="center"/>
            <w:hideMark/>
          </w:tcPr>
          <w:p w14:paraId="5BA1B46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14:paraId="6592566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711916</w:t>
            </w:r>
          </w:p>
        </w:tc>
        <w:tc>
          <w:tcPr>
            <w:tcW w:w="1230" w:type="dxa"/>
            <w:tcBorders>
              <w:top w:val="nil"/>
              <w:left w:val="nil"/>
              <w:bottom w:val="single" w:sz="4" w:space="0" w:color="ACB9CA"/>
              <w:right w:val="single" w:sz="4" w:space="0" w:color="ACB9CA"/>
            </w:tcBorders>
            <w:shd w:val="clear" w:color="000000" w:fill="FFFFFF"/>
            <w:noWrap/>
            <w:vAlign w:val="center"/>
            <w:hideMark/>
          </w:tcPr>
          <w:p w14:paraId="3A0A048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28.08%</w:t>
            </w:r>
          </w:p>
        </w:tc>
      </w:tr>
      <w:tr w:rsidR="00BD4538" w:rsidRPr="00C47FE2" w14:paraId="4CB8AA41"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04D12E2"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DELETE_Note_for_a _Contact</w:t>
            </w:r>
          </w:p>
        </w:tc>
        <w:tc>
          <w:tcPr>
            <w:tcW w:w="1083" w:type="dxa"/>
            <w:tcBorders>
              <w:top w:val="nil"/>
              <w:left w:val="nil"/>
              <w:bottom w:val="single" w:sz="4" w:space="0" w:color="ACB9CA"/>
              <w:right w:val="single" w:sz="4" w:space="0" w:color="ACB9CA"/>
            </w:tcBorders>
            <w:shd w:val="clear" w:color="000000" w:fill="FFFFFF"/>
            <w:noWrap/>
            <w:vAlign w:val="center"/>
            <w:hideMark/>
          </w:tcPr>
          <w:p w14:paraId="07DA42E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2047</w:t>
            </w:r>
          </w:p>
        </w:tc>
        <w:tc>
          <w:tcPr>
            <w:tcW w:w="1366" w:type="dxa"/>
            <w:tcBorders>
              <w:top w:val="nil"/>
              <w:left w:val="nil"/>
              <w:bottom w:val="single" w:sz="4" w:space="0" w:color="ACB9CA"/>
              <w:right w:val="single" w:sz="4" w:space="0" w:color="ACB9CA"/>
            </w:tcBorders>
            <w:shd w:val="clear" w:color="000000" w:fill="FFFFFF"/>
            <w:noWrap/>
            <w:vAlign w:val="center"/>
            <w:hideMark/>
          </w:tcPr>
          <w:p w14:paraId="5B45EA8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486821.52</w:t>
            </w:r>
          </w:p>
        </w:tc>
        <w:tc>
          <w:tcPr>
            <w:tcW w:w="1070" w:type="dxa"/>
            <w:tcBorders>
              <w:top w:val="nil"/>
              <w:left w:val="nil"/>
              <w:bottom w:val="single" w:sz="4" w:space="0" w:color="ACB9CA"/>
              <w:right w:val="single" w:sz="4" w:space="0" w:color="ACB9CA"/>
            </w:tcBorders>
            <w:shd w:val="clear" w:color="000000" w:fill="FFFFFF"/>
            <w:noWrap/>
            <w:vAlign w:val="center"/>
            <w:hideMark/>
          </w:tcPr>
          <w:p w14:paraId="2443A0A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633470.1</w:t>
            </w:r>
          </w:p>
        </w:tc>
        <w:tc>
          <w:tcPr>
            <w:tcW w:w="1070" w:type="dxa"/>
            <w:tcBorders>
              <w:top w:val="nil"/>
              <w:left w:val="nil"/>
              <w:bottom w:val="single" w:sz="4" w:space="0" w:color="ACB9CA"/>
              <w:right w:val="single" w:sz="4" w:space="0" w:color="ACB9CA"/>
            </w:tcBorders>
            <w:shd w:val="clear" w:color="000000" w:fill="FFFFFF"/>
            <w:noWrap/>
            <w:vAlign w:val="center"/>
            <w:hideMark/>
          </w:tcPr>
          <w:p w14:paraId="5177DFF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648058.2</w:t>
            </w:r>
          </w:p>
        </w:tc>
        <w:tc>
          <w:tcPr>
            <w:tcW w:w="1070" w:type="dxa"/>
            <w:tcBorders>
              <w:top w:val="nil"/>
              <w:left w:val="nil"/>
              <w:bottom w:val="single" w:sz="4" w:space="0" w:color="ACB9CA"/>
              <w:right w:val="single" w:sz="4" w:space="0" w:color="ACB9CA"/>
            </w:tcBorders>
            <w:shd w:val="clear" w:color="000000" w:fill="FFFFFF"/>
            <w:noWrap/>
            <w:vAlign w:val="center"/>
            <w:hideMark/>
          </w:tcPr>
          <w:p w14:paraId="7ED70B3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670586.2</w:t>
            </w:r>
          </w:p>
        </w:tc>
        <w:tc>
          <w:tcPr>
            <w:tcW w:w="1130" w:type="dxa"/>
            <w:tcBorders>
              <w:top w:val="nil"/>
              <w:left w:val="nil"/>
              <w:bottom w:val="single" w:sz="4" w:space="0" w:color="ACB9CA"/>
              <w:right w:val="single" w:sz="4" w:space="0" w:color="ACB9CA"/>
            </w:tcBorders>
            <w:shd w:val="clear" w:color="000000" w:fill="FFFFFF"/>
            <w:noWrap/>
            <w:vAlign w:val="center"/>
            <w:hideMark/>
          </w:tcPr>
          <w:p w14:paraId="1AD762E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w:t>
            </w:r>
          </w:p>
        </w:tc>
        <w:tc>
          <w:tcPr>
            <w:tcW w:w="1227" w:type="dxa"/>
            <w:tcBorders>
              <w:top w:val="nil"/>
              <w:left w:val="nil"/>
              <w:bottom w:val="single" w:sz="4" w:space="0" w:color="ACB9CA"/>
              <w:right w:val="single" w:sz="4" w:space="0" w:color="ACB9CA"/>
            </w:tcBorders>
            <w:shd w:val="clear" w:color="000000" w:fill="FFFFFF"/>
            <w:noWrap/>
            <w:vAlign w:val="center"/>
            <w:hideMark/>
          </w:tcPr>
          <w:p w14:paraId="53FA0AD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686499</w:t>
            </w:r>
          </w:p>
        </w:tc>
        <w:tc>
          <w:tcPr>
            <w:tcW w:w="1230" w:type="dxa"/>
            <w:tcBorders>
              <w:top w:val="nil"/>
              <w:left w:val="nil"/>
              <w:bottom w:val="single" w:sz="4" w:space="0" w:color="ACB9CA"/>
              <w:right w:val="single" w:sz="4" w:space="0" w:color="ACB9CA"/>
            </w:tcBorders>
            <w:shd w:val="clear" w:color="000000" w:fill="FFFFFF"/>
            <w:noWrap/>
            <w:vAlign w:val="center"/>
            <w:hideMark/>
          </w:tcPr>
          <w:p w14:paraId="3A7F9D0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w:t>
            </w:r>
          </w:p>
        </w:tc>
      </w:tr>
      <w:tr w:rsidR="00BD4538" w:rsidRPr="00C47FE2" w14:paraId="02BB9D5A"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36851BC"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DELETE_Reminder_for_a_Contact</w:t>
            </w:r>
          </w:p>
        </w:tc>
        <w:tc>
          <w:tcPr>
            <w:tcW w:w="1083" w:type="dxa"/>
            <w:tcBorders>
              <w:top w:val="nil"/>
              <w:left w:val="nil"/>
              <w:bottom w:val="single" w:sz="4" w:space="0" w:color="ACB9CA"/>
              <w:right w:val="single" w:sz="4" w:space="0" w:color="ACB9CA"/>
            </w:tcBorders>
            <w:shd w:val="clear" w:color="000000" w:fill="FFFFFF"/>
            <w:noWrap/>
            <w:vAlign w:val="center"/>
            <w:hideMark/>
          </w:tcPr>
          <w:p w14:paraId="3414762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2054</w:t>
            </w:r>
          </w:p>
        </w:tc>
        <w:tc>
          <w:tcPr>
            <w:tcW w:w="1366" w:type="dxa"/>
            <w:tcBorders>
              <w:top w:val="nil"/>
              <w:left w:val="nil"/>
              <w:bottom w:val="single" w:sz="4" w:space="0" w:color="ACB9CA"/>
              <w:right w:val="single" w:sz="4" w:space="0" w:color="ACB9CA"/>
            </w:tcBorders>
            <w:shd w:val="clear" w:color="000000" w:fill="FFFFFF"/>
            <w:noWrap/>
            <w:vAlign w:val="center"/>
            <w:hideMark/>
          </w:tcPr>
          <w:p w14:paraId="1004D23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456484.09</w:t>
            </w:r>
          </w:p>
        </w:tc>
        <w:tc>
          <w:tcPr>
            <w:tcW w:w="1070" w:type="dxa"/>
            <w:tcBorders>
              <w:top w:val="nil"/>
              <w:left w:val="nil"/>
              <w:bottom w:val="single" w:sz="4" w:space="0" w:color="ACB9CA"/>
              <w:right w:val="single" w:sz="4" w:space="0" w:color="ACB9CA"/>
            </w:tcBorders>
            <w:shd w:val="clear" w:color="000000" w:fill="FFFFFF"/>
            <w:noWrap/>
            <w:vAlign w:val="center"/>
            <w:hideMark/>
          </w:tcPr>
          <w:p w14:paraId="240155F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604163</w:t>
            </w:r>
          </w:p>
        </w:tc>
        <w:tc>
          <w:tcPr>
            <w:tcW w:w="1070" w:type="dxa"/>
            <w:tcBorders>
              <w:top w:val="nil"/>
              <w:left w:val="nil"/>
              <w:bottom w:val="single" w:sz="4" w:space="0" w:color="ACB9CA"/>
              <w:right w:val="single" w:sz="4" w:space="0" w:color="ACB9CA"/>
            </w:tcBorders>
            <w:shd w:val="clear" w:color="000000" w:fill="FFFFFF"/>
            <w:noWrap/>
            <w:vAlign w:val="center"/>
            <w:hideMark/>
          </w:tcPr>
          <w:p w14:paraId="624C5B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620929.4</w:t>
            </w:r>
          </w:p>
        </w:tc>
        <w:tc>
          <w:tcPr>
            <w:tcW w:w="1070" w:type="dxa"/>
            <w:tcBorders>
              <w:top w:val="nil"/>
              <w:left w:val="nil"/>
              <w:bottom w:val="single" w:sz="4" w:space="0" w:color="ACB9CA"/>
              <w:right w:val="single" w:sz="4" w:space="0" w:color="ACB9CA"/>
            </w:tcBorders>
            <w:shd w:val="clear" w:color="000000" w:fill="FFFFFF"/>
            <w:noWrap/>
            <w:vAlign w:val="center"/>
            <w:hideMark/>
          </w:tcPr>
          <w:p w14:paraId="265B0A0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658054.6</w:t>
            </w:r>
          </w:p>
        </w:tc>
        <w:tc>
          <w:tcPr>
            <w:tcW w:w="1130" w:type="dxa"/>
            <w:tcBorders>
              <w:top w:val="nil"/>
              <w:left w:val="nil"/>
              <w:bottom w:val="single" w:sz="4" w:space="0" w:color="ACB9CA"/>
              <w:right w:val="single" w:sz="4" w:space="0" w:color="ACB9CA"/>
            </w:tcBorders>
            <w:shd w:val="clear" w:color="000000" w:fill="FFFFFF"/>
            <w:noWrap/>
            <w:vAlign w:val="center"/>
            <w:hideMark/>
          </w:tcPr>
          <w:p w14:paraId="0D9CB4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w:t>
            </w:r>
          </w:p>
        </w:tc>
        <w:tc>
          <w:tcPr>
            <w:tcW w:w="1227" w:type="dxa"/>
            <w:tcBorders>
              <w:top w:val="nil"/>
              <w:left w:val="nil"/>
              <w:bottom w:val="single" w:sz="4" w:space="0" w:color="ACB9CA"/>
              <w:right w:val="single" w:sz="4" w:space="0" w:color="ACB9CA"/>
            </w:tcBorders>
            <w:shd w:val="clear" w:color="000000" w:fill="FFFFFF"/>
            <w:noWrap/>
            <w:vAlign w:val="center"/>
            <w:hideMark/>
          </w:tcPr>
          <w:p w14:paraId="4FCBBCD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676013</w:t>
            </w:r>
          </w:p>
        </w:tc>
        <w:tc>
          <w:tcPr>
            <w:tcW w:w="1230" w:type="dxa"/>
            <w:tcBorders>
              <w:top w:val="nil"/>
              <w:left w:val="nil"/>
              <w:bottom w:val="single" w:sz="4" w:space="0" w:color="ACB9CA"/>
              <w:right w:val="single" w:sz="4" w:space="0" w:color="ACB9CA"/>
            </w:tcBorders>
            <w:shd w:val="clear" w:color="000000" w:fill="FFFFFF"/>
            <w:noWrap/>
            <w:vAlign w:val="center"/>
            <w:hideMark/>
          </w:tcPr>
          <w:p w14:paraId="5618713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w:t>
            </w:r>
          </w:p>
        </w:tc>
      </w:tr>
      <w:tr w:rsidR="00BD4538" w:rsidRPr="00C47FE2" w14:paraId="3D3A6DA1"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29047C8"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Get_CompanyContactSalesLifeCycle Id</w:t>
            </w:r>
          </w:p>
        </w:tc>
        <w:tc>
          <w:tcPr>
            <w:tcW w:w="1083" w:type="dxa"/>
            <w:tcBorders>
              <w:top w:val="nil"/>
              <w:left w:val="nil"/>
              <w:bottom w:val="single" w:sz="4" w:space="0" w:color="ACB9CA"/>
              <w:right w:val="single" w:sz="4" w:space="0" w:color="ACB9CA"/>
            </w:tcBorders>
            <w:shd w:val="clear" w:color="000000" w:fill="FFFFFF"/>
            <w:noWrap/>
            <w:vAlign w:val="center"/>
            <w:hideMark/>
          </w:tcPr>
          <w:p w14:paraId="241EA57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2556</w:t>
            </w:r>
          </w:p>
        </w:tc>
        <w:tc>
          <w:tcPr>
            <w:tcW w:w="1366" w:type="dxa"/>
            <w:tcBorders>
              <w:top w:val="nil"/>
              <w:left w:val="nil"/>
              <w:bottom w:val="single" w:sz="4" w:space="0" w:color="ACB9CA"/>
              <w:right w:val="single" w:sz="4" w:space="0" w:color="ACB9CA"/>
            </w:tcBorders>
            <w:shd w:val="clear" w:color="000000" w:fill="FFFFFF"/>
            <w:noWrap/>
            <w:vAlign w:val="center"/>
            <w:hideMark/>
          </w:tcPr>
          <w:p w14:paraId="46BDAC1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453583.67</w:t>
            </w:r>
          </w:p>
        </w:tc>
        <w:tc>
          <w:tcPr>
            <w:tcW w:w="1070" w:type="dxa"/>
            <w:tcBorders>
              <w:top w:val="nil"/>
              <w:left w:val="nil"/>
              <w:bottom w:val="single" w:sz="4" w:space="0" w:color="ACB9CA"/>
              <w:right w:val="single" w:sz="4" w:space="0" w:color="ACB9CA"/>
            </w:tcBorders>
            <w:shd w:val="clear" w:color="000000" w:fill="FFFFFF"/>
            <w:noWrap/>
            <w:vAlign w:val="center"/>
            <w:hideMark/>
          </w:tcPr>
          <w:p w14:paraId="7580494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642556.2</w:t>
            </w:r>
          </w:p>
        </w:tc>
        <w:tc>
          <w:tcPr>
            <w:tcW w:w="1070" w:type="dxa"/>
            <w:tcBorders>
              <w:top w:val="nil"/>
              <w:left w:val="nil"/>
              <w:bottom w:val="single" w:sz="4" w:space="0" w:color="ACB9CA"/>
              <w:right w:val="single" w:sz="4" w:space="0" w:color="ACB9CA"/>
            </w:tcBorders>
            <w:shd w:val="clear" w:color="000000" w:fill="FFFFFF"/>
            <w:noWrap/>
            <w:vAlign w:val="center"/>
            <w:hideMark/>
          </w:tcPr>
          <w:p w14:paraId="5588B90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656270.4</w:t>
            </w:r>
          </w:p>
        </w:tc>
        <w:tc>
          <w:tcPr>
            <w:tcW w:w="1070" w:type="dxa"/>
            <w:tcBorders>
              <w:top w:val="nil"/>
              <w:left w:val="nil"/>
              <w:bottom w:val="single" w:sz="4" w:space="0" w:color="ACB9CA"/>
              <w:right w:val="single" w:sz="4" w:space="0" w:color="ACB9CA"/>
            </w:tcBorders>
            <w:shd w:val="clear" w:color="000000" w:fill="FFFFFF"/>
            <w:noWrap/>
            <w:vAlign w:val="center"/>
            <w:hideMark/>
          </w:tcPr>
          <w:p w14:paraId="792E57D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703843.2</w:t>
            </w:r>
          </w:p>
        </w:tc>
        <w:tc>
          <w:tcPr>
            <w:tcW w:w="1130" w:type="dxa"/>
            <w:tcBorders>
              <w:top w:val="nil"/>
              <w:left w:val="nil"/>
              <w:bottom w:val="single" w:sz="4" w:space="0" w:color="ACB9CA"/>
              <w:right w:val="single" w:sz="4" w:space="0" w:color="ACB9CA"/>
            </w:tcBorders>
            <w:shd w:val="clear" w:color="000000" w:fill="FFFFFF"/>
            <w:noWrap/>
            <w:vAlign w:val="center"/>
            <w:hideMark/>
          </w:tcPr>
          <w:p w14:paraId="01EBE1D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w:t>
            </w:r>
          </w:p>
        </w:tc>
        <w:tc>
          <w:tcPr>
            <w:tcW w:w="1227" w:type="dxa"/>
            <w:tcBorders>
              <w:top w:val="nil"/>
              <w:left w:val="nil"/>
              <w:bottom w:val="single" w:sz="4" w:space="0" w:color="ACB9CA"/>
              <w:right w:val="single" w:sz="4" w:space="0" w:color="ACB9CA"/>
            </w:tcBorders>
            <w:shd w:val="clear" w:color="000000" w:fill="FFFFFF"/>
            <w:noWrap/>
            <w:vAlign w:val="center"/>
            <w:hideMark/>
          </w:tcPr>
          <w:p w14:paraId="5142D03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773202</w:t>
            </w:r>
          </w:p>
        </w:tc>
        <w:tc>
          <w:tcPr>
            <w:tcW w:w="1230" w:type="dxa"/>
            <w:tcBorders>
              <w:top w:val="nil"/>
              <w:left w:val="nil"/>
              <w:bottom w:val="single" w:sz="4" w:space="0" w:color="ACB9CA"/>
              <w:right w:val="single" w:sz="4" w:space="0" w:color="ACB9CA"/>
            </w:tcBorders>
            <w:shd w:val="clear" w:color="000000" w:fill="FFFFFF"/>
            <w:noWrap/>
            <w:vAlign w:val="center"/>
            <w:hideMark/>
          </w:tcPr>
          <w:p w14:paraId="0B39A34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23.51%</w:t>
            </w:r>
          </w:p>
        </w:tc>
      </w:tr>
      <w:tr w:rsidR="00BD4538" w:rsidRPr="00C47FE2" w:rsidDel="00BC68F6" w14:paraId="37CF2762" w14:textId="77777777" w:rsidTr="00BD4538">
        <w:trPr>
          <w:trHeight w:val="300"/>
          <w:del w:id="4099" w:author="khanguyen" w:date="2017-03-17T23:01:00Z"/>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58C9D39" w14:textId="77777777" w:rsidR="00BD4538" w:rsidRPr="00C47FE2" w:rsidDel="00BC68F6" w:rsidRDefault="00BD4538" w:rsidP="00BD4538">
            <w:pPr>
              <w:spacing w:before="0" w:after="0" w:line="240" w:lineRule="auto"/>
              <w:rPr>
                <w:del w:id="4100" w:author="khanguyen" w:date="2017-03-17T23:01:00Z"/>
                <w:rFonts w:eastAsia="Times New Roman" w:cs="Arial"/>
                <w:color w:val="4B4B63"/>
                <w:sz w:val="20"/>
                <w:szCs w:val="20"/>
                <w:lang w:val="en-US"/>
              </w:rPr>
            </w:pPr>
            <w:del w:id="4101" w:author="khanguyen" w:date="2017-03-17T23:01:00Z">
              <w:r w:rsidRPr="00C47FE2" w:rsidDel="00BC68F6">
                <w:rPr>
                  <w:rFonts w:eastAsia="Times New Roman" w:cs="Arial"/>
                  <w:color w:val="4B4B63"/>
                  <w:sz w:val="20"/>
                  <w:szCs w:val="20"/>
                  <w:lang w:val="en-US"/>
                </w:rPr>
                <w:delText>Get_Expense_Information</w:delText>
              </w:r>
            </w:del>
          </w:p>
        </w:tc>
        <w:tc>
          <w:tcPr>
            <w:tcW w:w="1083" w:type="dxa"/>
            <w:tcBorders>
              <w:top w:val="nil"/>
              <w:left w:val="nil"/>
              <w:bottom w:val="single" w:sz="4" w:space="0" w:color="ACB9CA"/>
              <w:right w:val="single" w:sz="4" w:space="0" w:color="ACB9CA"/>
            </w:tcBorders>
            <w:shd w:val="clear" w:color="000000" w:fill="FFFFFF"/>
            <w:noWrap/>
            <w:vAlign w:val="center"/>
            <w:hideMark/>
          </w:tcPr>
          <w:p w14:paraId="7E783E1D" w14:textId="77777777" w:rsidR="00BD4538" w:rsidRPr="00C47FE2" w:rsidDel="00BC68F6" w:rsidRDefault="00BD4538" w:rsidP="00BD4538">
            <w:pPr>
              <w:spacing w:before="0" w:after="0" w:line="240" w:lineRule="auto"/>
              <w:jc w:val="right"/>
              <w:rPr>
                <w:del w:id="4102" w:author="khanguyen" w:date="2017-03-17T23:01:00Z"/>
                <w:rFonts w:eastAsia="Times New Roman" w:cs="Arial"/>
                <w:color w:val="4B4B63"/>
                <w:sz w:val="20"/>
                <w:szCs w:val="20"/>
                <w:lang w:val="en-US"/>
              </w:rPr>
            </w:pPr>
            <w:del w:id="4103" w:author="khanguyen" w:date="2017-03-17T23:01:00Z">
              <w:r w:rsidRPr="00C47FE2" w:rsidDel="00BC68F6">
                <w:rPr>
                  <w:rFonts w:eastAsia="Times New Roman" w:cs="Arial"/>
                  <w:color w:val="4B4B63"/>
                  <w:sz w:val="20"/>
                  <w:szCs w:val="20"/>
                  <w:lang w:val="en-US"/>
                </w:rPr>
                <w:delText>333</w:delText>
              </w:r>
            </w:del>
          </w:p>
        </w:tc>
        <w:tc>
          <w:tcPr>
            <w:tcW w:w="1366" w:type="dxa"/>
            <w:tcBorders>
              <w:top w:val="nil"/>
              <w:left w:val="nil"/>
              <w:bottom w:val="single" w:sz="4" w:space="0" w:color="ACB9CA"/>
              <w:right w:val="single" w:sz="4" w:space="0" w:color="ACB9CA"/>
            </w:tcBorders>
            <w:shd w:val="clear" w:color="000000" w:fill="FFFFFF"/>
            <w:noWrap/>
            <w:vAlign w:val="center"/>
            <w:hideMark/>
          </w:tcPr>
          <w:p w14:paraId="65F3D764" w14:textId="77777777" w:rsidR="00BD4538" w:rsidRPr="00C47FE2" w:rsidDel="00BC68F6" w:rsidRDefault="00BD4538" w:rsidP="00BD4538">
            <w:pPr>
              <w:spacing w:before="0" w:after="0" w:line="240" w:lineRule="auto"/>
              <w:jc w:val="right"/>
              <w:rPr>
                <w:del w:id="4104" w:author="khanguyen" w:date="2017-03-17T23:01:00Z"/>
                <w:rFonts w:eastAsia="Times New Roman" w:cs="Arial"/>
                <w:color w:val="4B4B63"/>
                <w:sz w:val="20"/>
                <w:szCs w:val="20"/>
                <w:lang w:val="en-US"/>
              </w:rPr>
            </w:pPr>
            <w:del w:id="4105" w:author="khanguyen" w:date="2017-03-17T23:01:00Z">
              <w:r w:rsidRPr="00C47FE2" w:rsidDel="00BC68F6">
                <w:rPr>
                  <w:rFonts w:eastAsia="Times New Roman" w:cs="Arial"/>
                  <w:color w:val="4B4B63"/>
                  <w:sz w:val="20"/>
                  <w:szCs w:val="20"/>
                  <w:lang w:val="en-US"/>
                </w:rPr>
                <w:delText>590695.8</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569B1714" w14:textId="77777777" w:rsidR="00BD4538" w:rsidRPr="00C47FE2" w:rsidDel="00BC68F6" w:rsidRDefault="00BD4538" w:rsidP="00BD4538">
            <w:pPr>
              <w:spacing w:before="0" w:after="0" w:line="240" w:lineRule="auto"/>
              <w:jc w:val="right"/>
              <w:rPr>
                <w:del w:id="4106" w:author="khanguyen" w:date="2017-03-17T23:01:00Z"/>
                <w:rFonts w:eastAsia="Times New Roman" w:cs="Arial"/>
                <w:color w:val="4B4B63"/>
                <w:sz w:val="20"/>
                <w:szCs w:val="20"/>
                <w:lang w:val="en-US"/>
              </w:rPr>
            </w:pPr>
            <w:del w:id="4107" w:author="khanguyen" w:date="2017-03-17T23:01:00Z">
              <w:r w:rsidRPr="00C47FE2" w:rsidDel="00BC68F6">
                <w:rPr>
                  <w:rFonts w:eastAsia="Times New Roman" w:cs="Arial"/>
                  <w:color w:val="4B4B63"/>
                  <w:sz w:val="20"/>
                  <w:szCs w:val="20"/>
                  <w:lang w:val="en-US"/>
                </w:rPr>
                <w:delText>814172.8</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16D14EDB" w14:textId="77777777" w:rsidR="00BD4538" w:rsidRPr="00C47FE2" w:rsidDel="00BC68F6" w:rsidRDefault="00BD4538" w:rsidP="00BD4538">
            <w:pPr>
              <w:spacing w:before="0" w:after="0" w:line="240" w:lineRule="auto"/>
              <w:jc w:val="right"/>
              <w:rPr>
                <w:del w:id="4108" w:author="khanguyen" w:date="2017-03-17T23:01:00Z"/>
                <w:rFonts w:eastAsia="Times New Roman" w:cs="Arial"/>
                <w:color w:val="4B4B63"/>
                <w:sz w:val="20"/>
                <w:szCs w:val="20"/>
                <w:lang w:val="en-US"/>
              </w:rPr>
            </w:pPr>
            <w:del w:id="4109" w:author="khanguyen" w:date="2017-03-17T23:01:00Z">
              <w:r w:rsidRPr="00C47FE2" w:rsidDel="00BC68F6">
                <w:rPr>
                  <w:rFonts w:eastAsia="Times New Roman" w:cs="Arial"/>
                  <w:color w:val="4B4B63"/>
                  <w:sz w:val="20"/>
                  <w:szCs w:val="20"/>
                  <w:lang w:val="en-US"/>
                </w:rPr>
                <w:delText>912446</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76CAF34F" w14:textId="77777777" w:rsidR="00BD4538" w:rsidRPr="00C47FE2" w:rsidDel="00BC68F6" w:rsidRDefault="00BD4538" w:rsidP="00BD4538">
            <w:pPr>
              <w:spacing w:before="0" w:after="0" w:line="240" w:lineRule="auto"/>
              <w:jc w:val="right"/>
              <w:rPr>
                <w:del w:id="4110" w:author="khanguyen" w:date="2017-03-17T23:01:00Z"/>
                <w:rFonts w:eastAsia="Times New Roman" w:cs="Arial"/>
                <w:color w:val="4B4B63"/>
                <w:sz w:val="20"/>
                <w:szCs w:val="20"/>
                <w:lang w:val="en-US"/>
              </w:rPr>
            </w:pPr>
            <w:del w:id="4111" w:author="khanguyen" w:date="2017-03-17T23:01:00Z">
              <w:r w:rsidRPr="00C47FE2" w:rsidDel="00BC68F6">
                <w:rPr>
                  <w:rFonts w:eastAsia="Times New Roman" w:cs="Arial"/>
                  <w:color w:val="4B4B63"/>
                  <w:sz w:val="20"/>
                  <w:szCs w:val="20"/>
                  <w:lang w:val="en-US"/>
                </w:rPr>
                <w:delText>1011138</w:delText>
              </w:r>
            </w:del>
          </w:p>
        </w:tc>
        <w:tc>
          <w:tcPr>
            <w:tcW w:w="1130" w:type="dxa"/>
            <w:tcBorders>
              <w:top w:val="nil"/>
              <w:left w:val="nil"/>
              <w:bottom w:val="single" w:sz="4" w:space="0" w:color="ACB9CA"/>
              <w:right w:val="single" w:sz="4" w:space="0" w:color="ACB9CA"/>
            </w:tcBorders>
            <w:shd w:val="clear" w:color="000000" w:fill="FFFFFF"/>
            <w:noWrap/>
            <w:vAlign w:val="center"/>
            <w:hideMark/>
          </w:tcPr>
          <w:p w14:paraId="62E5100A" w14:textId="77777777" w:rsidR="00BD4538" w:rsidRPr="00C47FE2" w:rsidDel="00BC68F6" w:rsidRDefault="00BD4538" w:rsidP="00BD4538">
            <w:pPr>
              <w:spacing w:before="0" w:after="0" w:line="240" w:lineRule="auto"/>
              <w:jc w:val="right"/>
              <w:rPr>
                <w:del w:id="4112" w:author="khanguyen" w:date="2017-03-17T23:01:00Z"/>
                <w:rFonts w:eastAsia="Times New Roman" w:cs="Arial"/>
                <w:color w:val="4B4B63"/>
                <w:sz w:val="20"/>
                <w:szCs w:val="20"/>
                <w:lang w:val="en-US"/>
              </w:rPr>
            </w:pPr>
            <w:del w:id="4113" w:author="khanguyen" w:date="2017-03-17T23:01:00Z">
              <w:r w:rsidRPr="00C47FE2" w:rsidDel="00BC68F6">
                <w:rPr>
                  <w:rFonts w:eastAsia="Times New Roman" w:cs="Arial"/>
                  <w:color w:val="4B4B63"/>
                  <w:sz w:val="20"/>
                  <w:szCs w:val="20"/>
                  <w:lang w:val="en-US"/>
                </w:rPr>
                <w:delText>11245</w:delText>
              </w:r>
            </w:del>
          </w:p>
        </w:tc>
        <w:tc>
          <w:tcPr>
            <w:tcW w:w="1227" w:type="dxa"/>
            <w:tcBorders>
              <w:top w:val="nil"/>
              <w:left w:val="nil"/>
              <w:bottom w:val="single" w:sz="4" w:space="0" w:color="ACB9CA"/>
              <w:right w:val="single" w:sz="4" w:space="0" w:color="ACB9CA"/>
            </w:tcBorders>
            <w:shd w:val="clear" w:color="000000" w:fill="FFFFFF"/>
            <w:noWrap/>
            <w:vAlign w:val="center"/>
            <w:hideMark/>
          </w:tcPr>
          <w:p w14:paraId="08A530AB" w14:textId="77777777" w:rsidR="00BD4538" w:rsidRPr="00C47FE2" w:rsidDel="00BC68F6" w:rsidRDefault="00BD4538" w:rsidP="00BD4538">
            <w:pPr>
              <w:spacing w:before="0" w:after="0" w:line="240" w:lineRule="auto"/>
              <w:jc w:val="right"/>
              <w:rPr>
                <w:del w:id="4114" w:author="khanguyen" w:date="2017-03-17T23:01:00Z"/>
                <w:rFonts w:eastAsia="Times New Roman" w:cs="Arial"/>
                <w:color w:val="4B4B63"/>
                <w:sz w:val="20"/>
                <w:szCs w:val="20"/>
                <w:lang w:val="en-US"/>
              </w:rPr>
            </w:pPr>
            <w:del w:id="4115" w:author="khanguyen" w:date="2017-03-17T23:01:00Z">
              <w:r w:rsidRPr="00C47FE2" w:rsidDel="00BC68F6">
                <w:rPr>
                  <w:rFonts w:eastAsia="Times New Roman" w:cs="Arial"/>
                  <w:color w:val="4B4B63"/>
                  <w:sz w:val="20"/>
                  <w:szCs w:val="20"/>
                  <w:lang w:val="en-US"/>
                </w:rPr>
                <w:delText>1375709</w:delText>
              </w:r>
            </w:del>
          </w:p>
        </w:tc>
        <w:tc>
          <w:tcPr>
            <w:tcW w:w="1230" w:type="dxa"/>
            <w:tcBorders>
              <w:top w:val="nil"/>
              <w:left w:val="nil"/>
              <w:bottom w:val="single" w:sz="4" w:space="0" w:color="ACB9CA"/>
              <w:right w:val="single" w:sz="4" w:space="0" w:color="ACB9CA"/>
            </w:tcBorders>
            <w:shd w:val="clear" w:color="000000" w:fill="FFFFFF"/>
            <w:noWrap/>
            <w:vAlign w:val="center"/>
            <w:hideMark/>
          </w:tcPr>
          <w:p w14:paraId="4448CC37" w14:textId="77777777" w:rsidR="00BD4538" w:rsidRPr="00C47FE2" w:rsidDel="00BC68F6" w:rsidRDefault="00BD4538" w:rsidP="00BD4538">
            <w:pPr>
              <w:spacing w:before="0" w:after="0" w:line="240" w:lineRule="auto"/>
              <w:jc w:val="right"/>
              <w:rPr>
                <w:del w:id="4116" w:author="khanguyen" w:date="2017-03-17T23:01:00Z"/>
                <w:rFonts w:eastAsia="Times New Roman" w:cs="Arial"/>
                <w:color w:val="4B4B63"/>
                <w:sz w:val="20"/>
                <w:szCs w:val="20"/>
                <w:lang w:val="en-US"/>
              </w:rPr>
            </w:pPr>
            <w:del w:id="4117" w:author="khanguyen" w:date="2017-03-17T23:01:00Z">
              <w:r w:rsidRPr="00C47FE2" w:rsidDel="00BC68F6">
                <w:rPr>
                  <w:rFonts w:eastAsia="Times New Roman" w:cs="Arial"/>
                  <w:color w:val="4B4B63"/>
                  <w:sz w:val="20"/>
                  <w:szCs w:val="20"/>
                  <w:lang w:val="en-US"/>
                </w:rPr>
                <w:delText>29.43%</w:delText>
              </w:r>
            </w:del>
          </w:p>
        </w:tc>
      </w:tr>
      <w:tr w:rsidR="00BD4538" w:rsidRPr="00C47FE2" w14:paraId="42C0FEBC"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2126A66E"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Get_Expense_information</w:t>
            </w:r>
          </w:p>
        </w:tc>
        <w:tc>
          <w:tcPr>
            <w:tcW w:w="1083" w:type="dxa"/>
            <w:tcBorders>
              <w:top w:val="nil"/>
              <w:left w:val="nil"/>
              <w:bottom w:val="single" w:sz="4" w:space="0" w:color="ACB9CA"/>
              <w:right w:val="single" w:sz="4" w:space="0" w:color="ACB9CA"/>
            </w:tcBorders>
            <w:shd w:val="clear" w:color="000000" w:fill="FFFFFF"/>
            <w:noWrap/>
            <w:vAlign w:val="center"/>
            <w:hideMark/>
          </w:tcPr>
          <w:p w14:paraId="62CB9CE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w:t>
            </w:r>
          </w:p>
        </w:tc>
        <w:tc>
          <w:tcPr>
            <w:tcW w:w="1366" w:type="dxa"/>
            <w:tcBorders>
              <w:top w:val="nil"/>
              <w:left w:val="nil"/>
              <w:bottom w:val="single" w:sz="4" w:space="0" w:color="ACB9CA"/>
              <w:right w:val="single" w:sz="4" w:space="0" w:color="ACB9CA"/>
            </w:tcBorders>
            <w:shd w:val="clear" w:color="000000" w:fill="FFFFFF"/>
            <w:noWrap/>
            <w:vAlign w:val="center"/>
            <w:hideMark/>
          </w:tcPr>
          <w:p w14:paraId="384F4D0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607223.94</w:t>
            </w:r>
          </w:p>
        </w:tc>
        <w:tc>
          <w:tcPr>
            <w:tcW w:w="1070" w:type="dxa"/>
            <w:tcBorders>
              <w:top w:val="nil"/>
              <w:left w:val="nil"/>
              <w:bottom w:val="single" w:sz="4" w:space="0" w:color="ACB9CA"/>
              <w:right w:val="single" w:sz="4" w:space="0" w:color="ACB9CA"/>
            </w:tcBorders>
            <w:shd w:val="clear" w:color="000000" w:fill="FFFFFF"/>
            <w:noWrap/>
            <w:vAlign w:val="center"/>
            <w:hideMark/>
          </w:tcPr>
          <w:p w14:paraId="554B73E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695295</w:t>
            </w:r>
          </w:p>
        </w:tc>
        <w:tc>
          <w:tcPr>
            <w:tcW w:w="1070" w:type="dxa"/>
            <w:tcBorders>
              <w:top w:val="nil"/>
              <w:left w:val="nil"/>
              <w:bottom w:val="single" w:sz="4" w:space="0" w:color="ACB9CA"/>
              <w:right w:val="single" w:sz="4" w:space="0" w:color="ACB9CA"/>
            </w:tcBorders>
            <w:shd w:val="clear" w:color="000000" w:fill="FFFFFF"/>
            <w:noWrap/>
            <w:vAlign w:val="center"/>
            <w:hideMark/>
          </w:tcPr>
          <w:p w14:paraId="4AA9C3F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696319</w:t>
            </w:r>
          </w:p>
        </w:tc>
        <w:tc>
          <w:tcPr>
            <w:tcW w:w="1070" w:type="dxa"/>
            <w:tcBorders>
              <w:top w:val="nil"/>
              <w:left w:val="nil"/>
              <w:bottom w:val="single" w:sz="4" w:space="0" w:color="ACB9CA"/>
              <w:right w:val="single" w:sz="4" w:space="0" w:color="ACB9CA"/>
            </w:tcBorders>
            <w:shd w:val="clear" w:color="000000" w:fill="FFFFFF"/>
            <w:noWrap/>
            <w:vAlign w:val="center"/>
            <w:hideMark/>
          </w:tcPr>
          <w:p w14:paraId="6DCF1E1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716287</w:t>
            </w:r>
          </w:p>
        </w:tc>
        <w:tc>
          <w:tcPr>
            <w:tcW w:w="1130" w:type="dxa"/>
            <w:tcBorders>
              <w:top w:val="nil"/>
              <w:left w:val="nil"/>
              <w:bottom w:val="single" w:sz="4" w:space="0" w:color="ACB9CA"/>
              <w:right w:val="single" w:sz="4" w:space="0" w:color="ACB9CA"/>
            </w:tcBorders>
            <w:shd w:val="clear" w:color="000000" w:fill="FFFFFF"/>
            <w:noWrap/>
            <w:vAlign w:val="center"/>
            <w:hideMark/>
          </w:tcPr>
          <w:p w14:paraId="3DC31A6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397041</w:t>
            </w:r>
          </w:p>
        </w:tc>
        <w:tc>
          <w:tcPr>
            <w:tcW w:w="1227" w:type="dxa"/>
            <w:tcBorders>
              <w:top w:val="nil"/>
              <w:left w:val="nil"/>
              <w:bottom w:val="single" w:sz="4" w:space="0" w:color="ACB9CA"/>
              <w:right w:val="single" w:sz="4" w:space="0" w:color="ACB9CA"/>
            </w:tcBorders>
            <w:shd w:val="clear" w:color="000000" w:fill="FFFFFF"/>
            <w:noWrap/>
            <w:vAlign w:val="center"/>
            <w:hideMark/>
          </w:tcPr>
          <w:p w14:paraId="00D8893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715872</w:t>
            </w:r>
          </w:p>
        </w:tc>
        <w:tc>
          <w:tcPr>
            <w:tcW w:w="1230" w:type="dxa"/>
            <w:tcBorders>
              <w:top w:val="nil"/>
              <w:left w:val="nil"/>
              <w:bottom w:val="single" w:sz="4" w:space="0" w:color="ACB9CA"/>
              <w:right w:val="single" w:sz="4" w:space="0" w:color="ACB9CA"/>
            </w:tcBorders>
            <w:shd w:val="clear" w:color="000000" w:fill="FFFFFF"/>
            <w:noWrap/>
            <w:vAlign w:val="center"/>
            <w:hideMark/>
          </w:tcPr>
          <w:p w14:paraId="0E147B0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14C6CAF"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0F937F2"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Get_Expense_Type_ID</w:t>
            </w:r>
          </w:p>
        </w:tc>
        <w:tc>
          <w:tcPr>
            <w:tcW w:w="1083" w:type="dxa"/>
            <w:tcBorders>
              <w:top w:val="nil"/>
              <w:left w:val="nil"/>
              <w:bottom w:val="single" w:sz="4" w:space="0" w:color="ACB9CA"/>
              <w:right w:val="single" w:sz="4" w:space="0" w:color="ACB9CA"/>
            </w:tcBorders>
            <w:shd w:val="clear" w:color="000000" w:fill="FFFFFF"/>
            <w:noWrap/>
            <w:vAlign w:val="center"/>
            <w:hideMark/>
          </w:tcPr>
          <w:p w14:paraId="73E3FF3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608</w:t>
            </w:r>
          </w:p>
        </w:tc>
        <w:tc>
          <w:tcPr>
            <w:tcW w:w="1366" w:type="dxa"/>
            <w:tcBorders>
              <w:top w:val="nil"/>
              <w:left w:val="nil"/>
              <w:bottom w:val="single" w:sz="4" w:space="0" w:color="ACB9CA"/>
              <w:right w:val="single" w:sz="4" w:space="0" w:color="ACB9CA"/>
            </w:tcBorders>
            <w:shd w:val="clear" w:color="000000" w:fill="FFFFFF"/>
            <w:noWrap/>
            <w:vAlign w:val="center"/>
            <w:hideMark/>
          </w:tcPr>
          <w:p w14:paraId="0CC241E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238197.89</w:t>
            </w:r>
          </w:p>
        </w:tc>
        <w:tc>
          <w:tcPr>
            <w:tcW w:w="1070" w:type="dxa"/>
            <w:tcBorders>
              <w:top w:val="nil"/>
              <w:left w:val="nil"/>
              <w:bottom w:val="single" w:sz="4" w:space="0" w:color="ACB9CA"/>
              <w:right w:val="single" w:sz="4" w:space="0" w:color="ACB9CA"/>
            </w:tcBorders>
            <w:shd w:val="clear" w:color="000000" w:fill="FFFFFF"/>
            <w:noWrap/>
            <w:vAlign w:val="center"/>
            <w:hideMark/>
          </w:tcPr>
          <w:p w14:paraId="1366784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595700.9</w:t>
            </w:r>
          </w:p>
        </w:tc>
        <w:tc>
          <w:tcPr>
            <w:tcW w:w="1070" w:type="dxa"/>
            <w:tcBorders>
              <w:top w:val="nil"/>
              <w:left w:val="nil"/>
              <w:bottom w:val="single" w:sz="4" w:space="0" w:color="ACB9CA"/>
              <w:right w:val="single" w:sz="4" w:space="0" w:color="ACB9CA"/>
            </w:tcBorders>
            <w:shd w:val="clear" w:color="000000" w:fill="FFFFFF"/>
            <w:noWrap/>
            <w:vAlign w:val="center"/>
            <w:hideMark/>
          </w:tcPr>
          <w:p w14:paraId="5D22362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633639.4</w:t>
            </w:r>
          </w:p>
        </w:tc>
        <w:tc>
          <w:tcPr>
            <w:tcW w:w="1070" w:type="dxa"/>
            <w:tcBorders>
              <w:top w:val="nil"/>
              <w:left w:val="nil"/>
              <w:bottom w:val="single" w:sz="4" w:space="0" w:color="ACB9CA"/>
              <w:right w:val="single" w:sz="4" w:space="0" w:color="ACB9CA"/>
            </w:tcBorders>
            <w:shd w:val="clear" w:color="000000" w:fill="FFFFFF"/>
            <w:noWrap/>
            <w:vAlign w:val="center"/>
            <w:hideMark/>
          </w:tcPr>
          <w:p w14:paraId="0485677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645818</w:t>
            </w:r>
          </w:p>
        </w:tc>
        <w:tc>
          <w:tcPr>
            <w:tcW w:w="1130" w:type="dxa"/>
            <w:tcBorders>
              <w:top w:val="nil"/>
              <w:left w:val="nil"/>
              <w:bottom w:val="single" w:sz="4" w:space="0" w:color="ACB9CA"/>
              <w:right w:val="single" w:sz="4" w:space="0" w:color="ACB9CA"/>
            </w:tcBorders>
            <w:shd w:val="clear" w:color="000000" w:fill="FFFFFF"/>
            <w:noWrap/>
            <w:vAlign w:val="center"/>
            <w:hideMark/>
          </w:tcPr>
          <w:p w14:paraId="0CE00C0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227" w:type="dxa"/>
            <w:tcBorders>
              <w:top w:val="nil"/>
              <w:left w:val="nil"/>
              <w:bottom w:val="single" w:sz="4" w:space="0" w:color="ACB9CA"/>
              <w:right w:val="single" w:sz="4" w:space="0" w:color="ACB9CA"/>
            </w:tcBorders>
            <w:shd w:val="clear" w:color="000000" w:fill="FFFFFF"/>
            <w:noWrap/>
            <w:vAlign w:val="center"/>
            <w:hideMark/>
          </w:tcPr>
          <w:p w14:paraId="0A39B49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703360</w:t>
            </w:r>
          </w:p>
        </w:tc>
        <w:tc>
          <w:tcPr>
            <w:tcW w:w="1230" w:type="dxa"/>
            <w:tcBorders>
              <w:top w:val="nil"/>
              <w:left w:val="nil"/>
              <w:bottom w:val="single" w:sz="4" w:space="0" w:color="ACB9CA"/>
              <w:right w:val="single" w:sz="4" w:space="0" w:color="ACB9CA"/>
            </w:tcBorders>
            <w:shd w:val="clear" w:color="000000" w:fill="FFFFFF"/>
            <w:noWrap/>
            <w:vAlign w:val="center"/>
            <w:hideMark/>
          </w:tcPr>
          <w:p w14:paraId="62D2EFF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14.97%</w:t>
            </w:r>
          </w:p>
        </w:tc>
      </w:tr>
      <w:tr w:rsidR="00BD4538" w:rsidRPr="00C47FE2" w14:paraId="4B59D17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BF257E0"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Get_ExpenseTypeId</w:t>
            </w:r>
          </w:p>
        </w:tc>
        <w:tc>
          <w:tcPr>
            <w:tcW w:w="1083" w:type="dxa"/>
            <w:tcBorders>
              <w:top w:val="nil"/>
              <w:left w:val="nil"/>
              <w:bottom w:val="single" w:sz="4" w:space="0" w:color="ACB9CA"/>
              <w:right w:val="single" w:sz="4" w:space="0" w:color="ACB9CA"/>
            </w:tcBorders>
            <w:shd w:val="clear" w:color="000000" w:fill="FFFFFF"/>
            <w:noWrap/>
            <w:vAlign w:val="center"/>
            <w:hideMark/>
          </w:tcPr>
          <w:p w14:paraId="1B22389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w:t>
            </w:r>
          </w:p>
        </w:tc>
        <w:tc>
          <w:tcPr>
            <w:tcW w:w="1366" w:type="dxa"/>
            <w:tcBorders>
              <w:top w:val="nil"/>
              <w:left w:val="nil"/>
              <w:bottom w:val="single" w:sz="4" w:space="0" w:color="ACB9CA"/>
              <w:right w:val="single" w:sz="4" w:space="0" w:color="ACB9CA"/>
            </w:tcBorders>
            <w:shd w:val="clear" w:color="000000" w:fill="FFFFFF"/>
            <w:noWrap/>
            <w:vAlign w:val="center"/>
            <w:hideMark/>
          </w:tcPr>
          <w:p w14:paraId="0AE0E6D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607223.94</w:t>
            </w:r>
          </w:p>
        </w:tc>
        <w:tc>
          <w:tcPr>
            <w:tcW w:w="1070" w:type="dxa"/>
            <w:tcBorders>
              <w:top w:val="nil"/>
              <w:left w:val="nil"/>
              <w:bottom w:val="single" w:sz="4" w:space="0" w:color="ACB9CA"/>
              <w:right w:val="single" w:sz="4" w:space="0" w:color="ACB9CA"/>
            </w:tcBorders>
            <w:shd w:val="clear" w:color="000000" w:fill="FFFFFF"/>
            <w:noWrap/>
            <w:vAlign w:val="center"/>
            <w:hideMark/>
          </w:tcPr>
          <w:p w14:paraId="7103DF7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695295</w:t>
            </w:r>
          </w:p>
        </w:tc>
        <w:tc>
          <w:tcPr>
            <w:tcW w:w="1070" w:type="dxa"/>
            <w:tcBorders>
              <w:top w:val="nil"/>
              <w:left w:val="nil"/>
              <w:bottom w:val="single" w:sz="4" w:space="0" w:color="ACB9CA"/>
              <w:right w:val="single" w:sz="4" w:space="0" w:color="ACB9CA"/>
            </w:tcBorders>
            <w:shd w:val="clear" w:color="000000" w:fill="FFFFFF"/>
            <w:noWrap/>
            <w:vAlign w:val="center"/>
            <w:hideMark/>
          </w:tcPr>
          <w:p w14:paraId="3CA044D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696319</w:t>
            </w:r>
          </w:p>
        </w:tc>
        <w:tc>
          <w:tcPr>
            <w:tcW w:w="1070" w:type="dxa"/>
            <w:tcBorders>
              <w:top w:val="nil"/>
              <w:left w:val="nil"/>
              <w:bottom w:val="single" w:sz="4" w:space="0" w:color="ACB9CA"/>
              <w:right w:val="single" w:sz="4" w:space="0" w:color="ACB9CA"/>
            </w:tcBorders>
            <w:shd w:val="clear" w:color="000000" w:fill="FFFFFF"/>
            <w:noWrap/>
            <w:vAlign w:val="center"/>
            <w:hideMark/>
          </w:tcPr>
          <w:p w14:paraId="6B7D2AD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716287</w:t>
            </w:r>
          </w:p>
        </w:tc>
        <w:tc>
          <w:tcPr>
            <w:tcW w:w="1130" w:type="dxa"/>
            <w:tcBorders>
              <w:top w:val="nil"/>
              <w:left w:val="nil"/>
              <w:bottom w:val="single" w:sz="4" w:space="0" w:color="ACB9CA"/>
              <w:right w:val="single" w:sz="4" w:space="0" w:color="ACB9CA"/>
            </w:tcBorders>
            <w:shd w:val="clear" w:color="000000" w:fill="FFFFFF"/>
            <w:noWrap/>
            <w:vAlign w:val="center"/>
            <w:hideMark/>
          </w:tcPr>
          <w:p w14:paraId="3BE1724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397041</w:t>
            </w:r>
          </w:p>
        </w:tc>
        <w:tc>
          <w:tcPr>
            <w:tcW w:w="1227" w:type="dxa"/>
            <w:tcBorders>
              <w:top w:val="nil"/>
              <w:left w:val="nil"/>
              <w:bottom w:val="single" w:sz="4" w:space="0" w:color="ACB9CA"/>
              <w:right w:val="single" w:sz="4" w:space="0" w:color="ACB9CA"/>
            </w:tcBorders>
            <w:shd w:val="clear" w:color="000000" w:fill="FFFFFF"/>
            <w:noWrap/>
            <w:vAlign w:val="center"/>
            <w:hideMark/>
          </w:tcPr>
          <w:p w14:paraId="52EA68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715872</w:t>
            </w:r>
          </w:p>
        </w:tc>
        <w:tc>
          <w:tcPr>
            <w:tcW w:w="1230" w:type="dxa"/>
            <w:tcBorders>
              <w:top w:val="nil"/>
              <w:left w:val="nil"/>
              <w:bottom w:val="single" w:sz="4" w:space="0" w:color="ACB9CA"/>
              <w:right w:val="single" w:sz="4" w:space="0" w:color="ACB9CA"/>
            </w:tcBorders>
            <w:shd w:val="clear" w:color="000000" w:fill="FFFFFF"/>
            <w:noWrap/>
            <w:vAlign w:val="center"/>
            <w:hideMark/>
          </w:tcPr>
          <w:p w14:paraId="05ACA59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479C932F"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FC4EDB6"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Get_ProjectBasicInformation</w:t>
            </w:r>
          </w:p>
        </w:tc>
        <w:tc>
          <w:tcPr>
            <w:tcW w:w="1083" w:type="dxa"/>
            <w:tcBorders>
              <w:top w:val="nil"/>
              <w:left w:val="nil"/>
              <w:bottom w:val="single" w:sz="4" w:space="0" w:color="ACB9CA"/>
              <w:right w:val="single" w:sz="4" w:space="0" w:color="ACB9CA"/>
            </w:tcBorders>
            <w:shd w:val="clear" w:color="000000" w:fill="FFFFFF"/>
            <w:noWrap/>
            <w:vAlign w:val="center"/>
            <w:hideMark/>
          </w:tcPr>
          <w:p w14:paraId="50E03D2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w:t>
            </w:r>
          </w:p>
        </w:tc>
        <w:tc>
          <w:tcPr>
            <w:tcW w:w="1366" w:type="dxa"/>
            <w:tcBorders>
              <w:top w:val="nil"/>
              <w:left w:val="nil"/>
              <w:bottom w:val="single" w:sz="4" w:space="0" w:color="ACB9CA"/>
              <w:right w:val="single" w:sz="4" w:space="0" w:color="ACB9CA"/>
            </w:tcBorders>
            <w:shd w:val="clear" w:color="000000" w:fill="FFFFFF"/>
            <w:noWrap/>
            <w:vAlign w:val="center"/>
            <w:hideMark/>
          </w:tcPr>
          <w:p w14:paraId="4596D96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549070.26</w:t>
            </w:r>
          </w:p>
        </w:tc>
        <w:tc>
          <w:tcPr>
            <w:tcW w:w="1070" w:type="dxa"/>
            <w:tcBorders>
              <w:top w:val="nil"/>
              <w:left w:val="nil"/>
              <w:bottom w:val="single" w:sz="4" w:space="0" w:color="ACB9CA"/>
              <w:right w:val="single" w:sz="4" w:space="0" w:color="ACB9CA"/>
            </w:tcBorders>
            <w:shd w:val="clear" w:color="000000" w:fill="FFFFFF"/>
            <w:noWrap/>
            <w:vAlign w:val="center"/>
            <w:hideMark/>
          </w:tcPr>
          <w:p w14:paraId="4720501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701439</w:t>
            </w:r>
          </w:p>
        </w:tc>
        <w:tc>
          <w:tcPr>
            <w:tcW w:w="1070" w:type="dxa"/>
            <w:tcBorders>
              <w:top w:val="nil"/>
              <w:left w:val="nil"/>
              <w:bottom w:val="single" w:sz="4" w:space="0" w:color="ACB9CA"/>
              <w:right w:val="single" w:sz="4" w:space="0" w:color="ACB9CA"/>
            </w:tcBorders>
            <w:shd w:val="clear" w:color="000000" w:fill="FFFFFF"/>
            <w:noWrap/>
            <w:vAlign w:val="center"/>
            <w:hideMark/>
          </w:tcPr>
          <w:p w14:paraId="3DAE4BB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727551</w:t>
            </w:r>
          </w:p>
        </w:tc>
        <w:tc>
          <w:tcPr>
            <w:tcW w:w="1070" w:type="dxa"/>
            <w:tcBorders>
              <w:top w:val="nil"/>
              <w:left w:val="nil"/>
              <w:bottom w:val="single" w:sz="4" w:space="0" w:color="ACB9CA"/>
              <w:right w:val="single" w:sz="4" w:space="0" w:color="ACB9CA"/>
            </w:tcBorders>
            <w:shd w:val="clear" w:color="000000" w:fill="FFFFFF"/>
            <w:noWrap/>
            <w:vAlign w:val="center"/>
            <w:hideMark/>
          </w:tcPr>
          <w:p w14:paraId="629C7E6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745983</w:t>
            </w:r>
          </w:p>
        </w:tc>
        <w:tc>
          <w:tcPr>
            <w:tcW w:w="1130" w:type="dxa"/>
            <w:tcBorders>
              <w:top w:val="nil"/>
              <w:left w:val="nil"/>
              <w:bottom w:val="single" w:sz="4" w:space="0" w:color="ACB9CA"/>
              <w:right w:val="single" w:sz="4" w:space="0" w:color="ACB9CA"/>
            </w:tcBorders>
            <w:shd w:val="clear" w:color="000000" w:fill="FFFFFF"/>
            <w:noWrap/>
            <w:vAlign w:val="center"/>
            <w:hideMark/>
          </w:tcPr>
          <w:p w14:paraId="28A93E9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561</w:t>
            </w:r>
          </w:p>
        </w:tc>
        <w:tc>
          <w:tcPr>
            <w:tcW w:w="1227" w:type="dxa"/>
            <w:tcBorders>
              <w:top w:val="nil"/>
              <w:left w:val="nil"/>
              <w:bottom w:val="single" w:sz="4" w:space="0" w:color="ACB9CA"/>
              <w:right w:val="single" w:sz="4" w:space="0" w:color="ACB9CA"/>
            </w:tcBorders>
            <w:shd w:val="clear" w:color="000000" w:fill="FFFFFF"/>
            <w:noWrap/>
            <w:vAlign w:val="center"/>
            <w:hideMark/>
          </w:tcPr>
          <w:p w14:paraId="7FD2B0D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753070</w:t>
            </w:r>
          </w:p>
        </w:tc>
        <w:tc>
          <w:tcPr>
            <w:tcW w:w="1230" w:type="dxa"/>
            <w:tcBorders>
              <w:top w:val="nil"/>
              <w:left w:val="nil"/>
              <w:bottom w:val="single" w:sz="4" w:space="0" w:color="ACB9CA"/>
              <w:right w:val="single" w:sz="4" w:space="0" w:color="ACB9CA"/>
            </w:tcBorders>
            <w:shd w:val="clear" w:color="000000" w:fill="FFFFFF"/>
            <w:noWrap/>
            <w:vAlign w:val="center"/>
            <w:hideMark/>
          </w:tcPr>
          <w:p w14:paraId="50D6483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3445BFF8"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5CC756ED"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Get_ProjectTaskInformation</w:t>
            </w:r>
          </w:p>
        </w:tc>
        <w:tc>
          <w:tcPr>
            <w:tcW w:w="1083" w:type="dxa"/>
            <w:tcBorders>
              <w:top w:val="nil"/>
              <w:left w:val="nil"/>
              <w:bottom w:val="single" w:sz="4" w:space="0" w:color="ACB9CA"/>
              <w:right w:val="single" w:sz="4" w:space="0" w:color="ACB9CA"/>
            </w:tcBorders>
            <w:shd w:val="clear" w:color="000000" w:fill="FFFFFF"/>
            <w:noWrap/>
            <w:vAlign w:val="center"/>
            <w:hideMark/>
          </w:tcPr>
          <w:p w14:paraId="665EAEA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333</w:t>
            </w:r>
          </w:p>
        </w:tc>
        <w:tc>
          <w:tcPr>
            <w:tcW w:w="1366" w:type="dxa"/>
            <w:tcBorders>
              <w:top w:val="nil"/>
              <w:left w:val="nil"/>
              <w:bottom w:val="single" w:sz="4" w:space="0" w:color="ACB9CA"/>
              <w:right w:val="single" w:sz="4" w:space="0" w:color="ACB9CA"/>
            </w:tcBorders>
            <w:shd w:val="clear" w:color="000000" w:fill="FFFFFF"/>
            <w:noWrap/>
            <w:vAlign w:val="center"/>
            <w:hideMark/>
          </w:tcPr>
          <w:p w14:paraId="595FB7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324841.73</w:t>
            </w:r>
          </w:p>
        </w:tc>
        <w:tc>
          <w:tcPr>
            <w:tcW w:w="1070" w:type="dxa"/>
            <w:tcBorders>
              <w:top w:val="nil"/>
              <w:left w:val="nil"/>
              <w:bottom w:val="single" w:sz="4" w:space="0" w:color="ACB9CA"/>
              <w:right w:val="single" w:sz="4" w:space="0" w:color="ACB9CA"/>
            </w:tcBorders>
            <w:shd w:val="clear" w:color="000000" w:fill="FFFFFF"/>
            <w:noWrap/>
            <w:vAlign w:val="center"/>
            <w:hideMark/>
          </w:tcPr>
          <w:p w14:paraId="481094F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620741.4</w:t>
            </w:r>
          </w:p>
        </w:tc>
        <w:tc>
          <w:tcPr>
            <w:tcW w:w="1070" w:type="dxa"/>
            <w:tcBorders>
              <w:top w:val="nil"/>
              <w:left w:val="nil"/>
              <w:bottom w:val="single" w:sz="4" w:space="0" w:color="ACB9CA"/>
              <w:right w:val="single" w:sz="4" w:space="0" w:color="ACB9CA"/>
            </w:tcBorders>
            <w:shd w:val="clear" w:color="000000" w:fill="FFFFFF"/>
            <w:noWrap/>
            <w:vAlign w:val="center"/>
            <w:hideMark/>
          </w:tcPr>
          <w:p w14:paraId="3F3019F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660583.6</w:t>
            </w:r>
          </w:p>
        </w:tc>
        <w:tc>
          <w:tcPr>
            <w:tcW w:w="1070" w:type="dxa"/>
            <w:tcBorders>
              <w:top w:val="nil"/>
              <w:left w:val="nil"/>
              <w:bottom w:val="single" w:sz="4" w:space="0" w:color="ACB9CA"/>
              <w:right w:val="single" w:sz="4" w:space="0" w:color="ACB9CA"/>
            </w:tcBorders>
            <w:shd w:val="clear" w:color="000000" w:fill="FFFFFF"/>
            <w:noWrap/>
            <w:vAlign w:val="center"/>
            <w:hideMark/>
          </w:tcPr>
          <w:p w14:paraId="33617FE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696726.4</w:t>
            </w:r>
          </w:p>
        </w:tc>
        <w:tc>
          <w:tcPr>
            <w:tcW w:w="1130" w:type="dxa"/>
            <w:tcBorders>
              <w:top w:val="nil"/>
              <w:left w:val="nil"/>
              <w:bottom w:val="single" w:sz="4" w:space="0" w:color="ACB9CA"/>
              <w:right w:val="single" w:sz="4" w:space="0" w:color="ACB9CA"/>
            </w:tcBorders>
            <w:shd w:val="clear" w:color="000000" w:fill="FFFFFF"/>
            <w:noWrap/>
            <w:vAlign w:val="center"/>
            <w:hideMark/>
          </w:tcPr>
          <w:p w14:paraId="3E73E8C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w:t>
            </w:r>
          </w:p>
        </w:tc>
        <w:tc>
          <w:tcPr>
            <w:tcW w:w="1227" w:type="dxa"/>
            <w:tcBorders>
              <w:top w:val="nil"/>
              <w:left w:val="nil"/>
              <w:bottom w:val="single" w:sz="4" w:space="0" w:color="ACB9CA"/>
              <w:right w:val="single" w:sz="4" w:space="0" w:color="ACB9CA"/>
            </w:tcBorders>
            <w:shd w:val="clear" w:color="000000" w:fill="FFFFFF"/>
            <w:noWrap/>
            <w:vAlign w:val="center"/>
            <w:hideMark/>
          </w:tcPr>
          <w:p w14:paraId="7FB6E94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760451</w:t>
            </w:r>
          </w:p>
        </w:tc>
        <w:tc>
          <w:tcPr>
            <w:tcW w:w="1230" w:type="dxa"/>
            <w:tcBorders>
              <w:top w:val="nil"/>
              <w:left w:val="nil"/>
              <w:bottom w:val="single" w:sz="4" w:space="0" w:color="ACB9CA"/>
              <w:right w:val="single" w:sz="4" w:space="0" w:color="ACB9CA"/>
            </w:tcBorders>
            <w:shd w:val="clear" w:color="000000" w:fill="FFFFFF"/>
            <w:noWrap/>
            <w:vAlign w:val="center"/>
            <w:hideMark/>
          </w:tcPr>
          <w:p w14:paraId="2720E6D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5.11%</w:t>
            </w:r>
          </w:p>
        </w:tc>
      </w:tr>
      <w:tr w:rsidR="00BD4538" w:rsidRPr="00C47FE2" w:rsidDel="00BC68F6" w14:paraId="4B7483C8" w14:textId="77777777" w:rsidTr="00BD4538">
        <w:trPr>
          <w:trHeight w:val="300"/>
          <w:del w:id="4118" w:author="khanguyen" w:date="2017-03-17T23:01:00Z"/>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2E26774" w14:textId="77777777" w:rsidR="00BD4538" w:rsidRPr="00C47FE2" w:rsidDel="00BC68F6" w:rsidRDefault="00BD4538" w:rsidP="00BD4538">
            <w:pPr>
              <w:spacing w:before="0" w:after="0" w:line="240" w:lineRule="auto"/>
              <w:rPr>
                <w:del w:id="4119" w:author="khanguyen" w:date="2017-03-17T23:01:00Z"/>
                <w:rFonts w:eastAsia="Times New Roman" w:cs="Arial"/>
                <w:color w:val="4B4B63"/>
                <w:sz w:val="20"/>
                <w:szCs w:val="20"/>
                <w:lang w:val="en-US"/>
              </w:rPr>
            </w:pPr>
            <w:del w:id="4120" w:author="khanguyen" w:date="2017-03-17T23:01:00Z">
              <w:r w:rsidRPr="00C47FE2" w:rsidDel="00BC68F6">
                <w:rPr>
                  <w:rFonts w:eastAsia="Times New Roman" w:cs="Arial"/>
                  <w:color w:val="4B4B63"/>
                  <w:sz w:val="20"/>
                  <w:szCs w:val="20"/>
                  <w:lang w:val="en-US"/>
                </w:rPr>
                <w:delText>Get_Timesheet_information</w:delText>
              </w:r>
            </w:del>
          </w:p>
        </w:tc>
        <w:tc>
          <w:tcPr>
            <w:tcW w:w="1083" w:type="dxa"/>
            <w:tcBorders>
              <w:top w:val="nil"/>
              <w:left w:val="nil"/>
              <w:bottom w:val="single" w:sz="4" w:space="0" w:color="ACB9CA"/>
              <w:right w:val="single" w:sz="4" w:space="0" w:color="ACB9CA"/>
            </w:tcBorders>
            <w:shd w:val="clear" w:color="000000" w:fill="FFFFFF"/>
            <w:noWrap/>
            <w:vAlign w:val="center"/>
            <w:hideMark/>
          </w:tcPr>
          <w:p w14:paraId="72A7CF97" w14:textId="77777777" w:rsidR="00BD4538" w:rsidRPr="00C47FE2" w:rsidDel="00BC68F6" w:rsidRDefault="00BD4538" w:rsidP="00BD4538">
            <w:pPr>
              <w:spacing w:before="0" w:after="0" w:line="240" w:lineRule="auto"/>
              <w:jc w:val="right"/>
              <w:rPr>
                <w:del w:id="4121" w:author="khanguyen" w:date="2017-03-17T23:01:00Z"/>
                <w:rFonts w:eastAsia="Times New Roman" w:cs="Arial"/>
                <w:color w:val="4B4B63"/>
                <w:sz w:val="20"/>
                <w:szCs w:val="20"/>
                <w:lang w:val="en-US"/>
              </w:rPr>
            </w:pPr>
            <w:del w:id="4122" w:author="khanguyen" w:date="2017-03-17T23:01:00Z">
              <w:r w:rsidRPr="00C47FE2" w:rsidDel="00BC68F6">
                <w:rPr>
                  <w:rFonts w:eastAsia="Times New Roman" w:cs="Arial"/>
                  <w:color w:val="4B4B63"/>
                  <w:sz w:val="20"/>
                  <w:szCs w:val="20"/>
                  <w:lang w:val="en-US"/>
                </w:rPr>
                <w:delText>676</w:delText>
              </w:r>
            </w:del>
          </w:p>
        </w:tc>
        <w:tc>
          <w:tcPr>
            <w:tcW w:w="1366" w:type="dxa"/>
            <w:tcBorders>
              <w:top w:val="nil"/>
              <w:left w:val="nil"/>
              <w:bottom w:val="single" w:sz="4" w:space="0" w:color="ACB9CA"/>
              <w:right w:val="single" w:sz="4" w:space="0" w:color="ACB9CA"/>
            </w:tcBorders>
            <w:shd w:val="clear" w:color="000000" w:fill="FFFFFF"/>
            <w:noWrap/>
            <w:vAlign w:val="center"/>
            <w:hideMark/>
          </w:tcPr>
          <w:p w14:paraId="2AD3B6D6" w14:textId="77777777" w:rsidR="00BD4538" w:rsidRPr="00C47FE2" w:rsidDel="00BC68F6" w:rsidRDefault="00BD4538" w:rsidP="00BD4538">
            <w:pPr>
              <w:spacing w:before="0" w:after="0" w:line="240" w:lineRule="auto"/>
              <w:jc w:val="right"/>
              <w:rPr>
                <w:del w:id="4123" w:author="khanguyen" w:date="2017-03-17T23:01:00Z"/>
                <w:rFonts w:eastAsia="Times New Roman" w:cs="Arial"/>
                <w:color w:val="4B4B63"/>
                <w:sz w:val="20"/>
                <w:szCs w:val="20"/>
                <w:lang w:val="en-US"/>
              </w:rPr>
            </w:pPr>
            <w:del w:id="4124" w:author="khanguyen" w:date="2017-03-17T23:01:00Z">
              <w:r w:rsidRPr="00C47FE2" w:rsidDel="00BC68F6">
                <w:rPr>
                  <w:rFonts w:eastAsia="Times New Roman" w:cs="Arial"/>
                  <w:color w:val="4B4B63"/>
                  <w:sz w:val="20"/>
                  <w:szCs w:val="20"/>
                  <w:lang w:val="en-US"/>
                </w:rPr>
                <w:delText>665901.19</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171A07A3" w14:textId="77777777" w:rsidR="00BD4538" w:rsidRPr="00C47FE2" w:rsidDel="00BC68F6" w:rsidRDefault="00BD4538" w:rsidP="00BD4538">
            <w:pPr>
              <w:spacing w:before="0" w:after="0" w:line="240" w:lineRule="auto"/>
              <w:jc w:val="right"/>
              <w:rPr>
                <w:del w:id="4125" w:author="khanguyen" w:date="2017-03-17T23:01:00Z"/>
                <w:rFonts w:eastAsia="Times New Roman" w:cs="Arial"/>
                <w:color w:val="4B4B63"/>
                <w:sz w:val="20"/>
                <w:szCs w:val="20"/>
                <w:lang w:val="en-US"/>
              </w:rPr>
            </w:pPr>
            <w:del w:id="4126" w:author="khanguyen" w:date="2017-03-17T23:01:00Z">
              <w:r w:rsidRPr="00C47FE2" w:rsidDel="00BC68F6">
                <w:rPr>
                  <w:rFonts w:eastAsia="Times New Roman" w:cs="Arial"/>
                  <w:color w:val="4B4B63"/>
                  <w:sz w:val="20"/>
                  <w:szCs w:val="20"/>
                  <w:lang w:val="en-US"/>
                </w:rPr>
                <w:delText>229533.7</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5CA3AE29" w14:textId="77777777" w:rsidR="00BD4538" w:rsidRPr="00C47FE2" w:rsidDel="00BC68F6" w:rsidRDefault="00BD4538" w:rsidP="00BD4538">
            <w:pPr>
              <w:spacing w:before="0" w:after="0" w:line="240" w:lineRule="auto"/>
              <w:jc w:val="right"/>
              <w:rPr>
                <w:del w:id="4127" w:author="khanguyen" w:date="2017-03-17T23:01:00Z"/>
                <w:rFonts w:eastAsia="Times New Roman" w:cs="Arial"/>
                <w:color w:val="4B4B63"/>
                <w:sz w:val="20"/>
                <w:szCs w:val="20"/>
                <w:lang w:val="en-US"/>
              </w:rPr>
            </w:pPr>
            <w:del w:id="4128" w:author="khanguyen" w:date="2017-03-17T23:01:00Z">
              <w:r w:rsidRPr="00C47FE2" w:rsidDel="00BC68F6">
                <w:rPr>
                  <w:rFonts w:eastAsia="Times New Roman" w:cs="Arial"/>
                  <w:color w:val="4B4B63"/>
                  <w:sz w:val="20"/>
                  <w:szCs w:val="20"/>
                  <w:lang w:val="en-US"/>
                </w:rPr>
                <w:delText>419645.5</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0E5D52B5" w14:textId="77777777" w:rsidR="00BD4538" w:rsidRPr="00C47FE2" w:rsidDel="00BC68F6" w:rsidRDefault="00BD4538" w:rsidP="00BD4538">
            <w:pPr>
              <w:spacing w:before="0" w:after="0" w:line="240" w:lineRule="auto"/>
              <w:jc w:val="right"/>
              <w:rPr>
                <w:del w:id="4129" w:author="khanguyen" w:date="2017-03-17T23:01:00Z"/>
                <w:rFonts w:eastAsia="Times New Roman" w:cs="Arial"/>
                <w:color w:val="4B4B63"/>
                <w:sz w:val="20"/>
                <w:szCs w:val="20"/>
                <w:lang w:val="en-US"/>
              </w:rPr>
            </w:pPr>
            <w:del w:id="4130" w:author="khanguyen" w:date="2017-03-17T23:01:00Z">
              <w:r w:rsidRPr="00C47FE2" w:rsidDel="00BC68F6">
                <w:rPr>
                  <w:rFonts w:eastAsia="Times New Roman" w:cs="Arial"/>
                  <w:color w:val="4B4B63"/>
                  <w:sz w:val="20"/>
                  <w:szCs w:val="20"/>
                  <w:lang w:val="en-US"/>
                </w:rPr>
                <w:delText>759507.8</w:delText>
              </w:r>
            </w:del>
          </w:p>
        </w:tc>
        <w:tc>
          <w:tcPr>
            <w:tcW w:w="1130" w:type="dxa"/>
            <w:tcBorders>
              <w:top w:val="nil"/>
              <w:left w:val="nil"/>
              <w:bottom w:val="single" w:sz="4" w:space="0" w:color="ACB9CA"/>
              <w:right w:val="single" w:sz="4" w:space="0" w:color="ACB9CA"/>
            </w:tcBorders>
            <w:shd w:val="clear" w:color="000000" w:fill="FFFFFF"/>
            <w:noWrap/>
            <w:vAlign w:val="center"/>
            <w:hideMark/>
          </w:tcPr>
          <w:p w14:paraId="2D3AAE3D" w14:textId="77777777" w:rsidR="00BD4538" w:rsidRPr="00C47FE2" w:rsidDel="00BC68F6" w:rsidRDefault="00BD4538" w:rsidP="00BD4538">
            <w:pPr>
              <w:spacing w:before="0" w:after="0" w:line="240" w:lineRule="auto"/>
              <w:jc w:val="right"/>
              <w:rPr>
                <w:del w:id="4131" w:author="khanguyen" w:date="2017-03-17T23:01:00Z"/>
                <w:rFonts w:eastAsia="Times New Roman" w:cs="Arial"/>
                <w:color w:val="4B4B63"/>
                <w:sz w:val="20"/>
                <w:szCs w:val="20"/>
                <w:lang w:val="en-US"/>
              </w:rPr>
            </w:pPr>
            <w:del w:id="4132" w:author="khanguyen" w:date="2017-03-17T23:01:00Z">
              <w:r w:rsidRPr="00C47FE2" w:rsidDel="00BC68F6">
                <w:rPr>
                  <w:rFonts w:eastAsia="Times New Roman" w:cs="Arial"/>
                  <w:color w:val="4B4B63"/>
                  <w:sz w:val="20"/>
                  <w:szCs w:val="20"/>
                  <w:lang w:val="en-US"/>
                </w:rPr>
                <w:delText>188</w:delText>
              </w:r>
            </w:del>
          </w:p>
        </w:tc>
        <w:tc>
          <w:tcPr>
            <w:tcW w:w="1227" w:type="dxa"/>
            <w:tcBorders>
              <w:top w:val="nil"/>
              <w:left w:val="nil"/>
              <w:bottom w:val="single" w:sz="4" w:space="0" w:color="ACB9CA"/>
              <w:right w:val="single" w:sz="4" w:space="0" w:color="ACB9CA"/>
            </w:tcBorders>
            <w:shd w:val="clear" w:color="000000" w:fill="FFFFFF"/>
            <w:noWrap/>
            <w:vAlign w:val="center"/>
            <w:hideMark/>
          </w:tcPr>
          <w:p w14:paraId="3F3B34C0" w14:textId="77777777" w:rsidR="00BD4538" w:rsidRPr="00C47FE2" w:rsidDel="00BC68F6" w:rsidRDefault="00BD4538" w:rsidP="00BD4538">
            <w:pPr>
              <w:spacing w:before="0" w:after="0" w:line="240" w:lineRule="auto"/>
              <w:jc w:val="right"/>
              <w:rPr>
                <w:del w:id="4133" w:author="khanguyen" w:date="2017-03-17T23:01:00Z"/>
                <w:rFonts w:eastAsia="Times New Roman" w:cs="Arial"/>
                <w:color w:val="4B4B63"/>
                <w:sz w:val="20"/>
                <w:szCs w:val="20"/>
                <w:lang w:val="en-US"/>
              </w:rPr>
            </w:pPr>
            <w:del w:id="4134" w:author="khanguyen" w:date="2017-03-17T23:01:00Z">
              <w:r w:rsidRPr="00C47FE2" w:rsidDel="00BC68F6">
                <w:rPr>
                  <w:rFonts w:eastAsia="Times New Roman" w:cs="Arial"/>
                  <w:color w:val="4B4B63"/>
                  <w:sz w:val="20"/>
                  <w:szCs w:val="20"/>
                  <w:lang w:val="en-US"/>
                </w:rPr>
                <w:delText>2482587</w:delText>
              </w:r>
            </w:del>
          </w:p>
        </w:tc>
        <w:tc>
          <w:tcPr>
            <w:tcW w:w="1230" w:type="dxa"/>
            <w:tcBorders>
              <w:top w:val="nil"/>
              <w:left w:val="nil"/>
              <w:bottom w:val="single" w:sz="4" w:space="0" w:color="ACB9CA"/>
              <w:right w:val="single" w:sz="4" w:space="0" w:color="ACB9CA"/>
            </w:tcBorders>
            <w:shd w:val="clear" w:color="000000" w:fill="FFFFFF"/>
            <w:noWrap/>
            <w:vAlign w:val="center"/>
            <w:hideMark/>
          </w:tcPr>
          <w:p w14:paraId="5D637461" w14:textId="77777777" w:rsidR="00BD4538" w:rsidRPr="00C47FE2" w:rsidDel="00BC68F6" w:rsidRDefault="00BD4538" w:rsidP="00BD4538">
            <w:pPr>
              <w:spacing w:before="0" w:after="0" w:line="240" w:lineRule="auto"/>
              <w:jc w:val="right"/>
              <w:rPr>
                <w:del w:id="4135" w:author="khanguyen" w:date="2017-03-17T23:01:00Z"/>
                <w:rFonts w:eastAsia="Times New Roman" w:cs="Arial"/>
                <w:color w:val="4B4B63"/>
                <w:sz w:val="20"/>
                <w:szCs w:val="20"/>
                <w:lang w:val="en-US"/>
              </w:rPr>
            </w:pPr>
            <w:del w:id="4136" w:author="khanguyen" w:date="2017-03-17T23:01:00Z">
              <w:r w:rsidRPr="00C47FE2" w:rsidDel="00BC68F6">
                <w:rPr>
                  <w:rFonts w:eastAsia="Times New Roman" w:cs="Arial"/>
                  <w:color w:val="4B4B63"/>
                  <w:sz w:val="20"/>
                  <w:szCs w:val="20"/>
                  <w:lang w:val="en-US"/>
                </w:rPr>
                <w:delText>53.25%</w:delText>
              </w:r>
            </w:del>
          </w:p>
        </w:tc>
      </w:tr>
      <w:tr w:rsidR="00BD4538" w:rsidRPr="00C47FE2" w14:paraId="2EB361C5"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FF061A1"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Get_userCostAmtId Default</w:t>
            </w:r>
          </w:p>
        </w:tc>
        <w:tc>
          <w:tcPr>
            <w:tcW w:w="1083" w:type="dxa"/>
            <w:tcBorders>
              <w:top w:val="nil"/>
              <w:left w:val="nil"/>
              <w:bottom w:val="single" w:sz="4" w:space="0" w:color="ACB9CA"/>
              <w:right w:val="single" w:sz="4" w:space="0" w:color="ACB9CA"/>
            </w:tcBorders>
            <w:shd w:val="clear" w:color="000000" w:fill="FFFFFF"/>
            <w:noWrap/>
            <w:vAlign w:val="center"/>
            <w:hideMark/>
          </w:tcPr>
          <w:p w14:paraId="53DE2C6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w:t>
            </w:r>
          </w:p>
        </w:tc>
        <w:tc>
          <w:tcPr>
            <w:tcW w:w="1366" w:type="dxa"/>
            <w:tcBorders>
              <w:top w:val="nil"/>
              <w:left w:val="nil"/>
              <w:bottom w:val="single" w:sz="4" w:space="0" w:color="ACB9CA"/>
              <w:right w:val="single" w:sz="4" w:space="0" w:color="ACB9CA"/>
            </w:tcBorders>
            <w:shd w:val="clear" w:color="000000" w:fill="FFFFFF"/>
            <w:noWrap/>
            <w:vAlign w:val="center"/>
            <w:hideMark/>
          </w:tcPr>
          <w:p w14:paraId="0D59B61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550043.02</w:t>
            </w:r>
          </w:p>
        </w:tc>
        <w:tc>
          <w:tcPr>
            <w:tcW w:w="1070" w:type="dxa"/>
            <w:tcBorders>
              <w:top w:val="nil"/>
              <w:left w:val="nil"/>
              <w:bottom w:val="single" w:sz="4" w:space="0" w:color="ACB9CA"/>
              <w:right w:val="single" w:sz="4" w:space="0" w:color="ACB9CA"/>
            </w:tcBorders>
            <w:shd w:val="clear" w:color="000000" w:fill="FFFFFF"/>
            <w:noWrap/>
            <w:vAlign w:val="center"/>
            <w:hideMark/>
          </w:tcPr>
          <w:p w14:paraId="45AA9DC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620543</w:t>
            </w:r>
          </w:p>
        </w:tc>
        <w:tc>
          <w:tcPr>
            <w:tcW w:w="1070" w:type="dxa"/>
            <w:tcBorders>
              <w:top w:val="nil"/>
              <w:left w:val="nil"/>
              <w:bottom w:val="single" w:sz="4" w:space="0" w:color="ACB9CA"/>
              <w:right w:val="single" w:sz="4" w:space="0" w:color="ACB9CA"/>
            </w:tcBorders>
            <w:shd w:val="clear" w:color="000000" w:fill="FFFFFF"/>
            <w:noWrap/>
            <w:vAlign w:val="center"/>
            <w:hideMark/>
          </w:tcPr>
          <w:p w14:paraId="3D7432A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621567</w:t>
            </w:r>
          </w:p>
        </w:tc>
        <w:tc>
          <w:tcPr>
            <w:tcW w:w="1070" w:type="dxa"/>
            <w:tcBorders>
              <w:top w:val="nil"/>
              <w:left w:val="nil"/>
              <w:bottom w:val="single" w:sz="4" w:space="0" w:color="ACB9CA"/>
              <w:right w:val="single" w:sz="4" w:space="0" w:color="ACB9CA"/>
            </w:tcBorders>
            <w:shd w:val="clear" w:color="000000" w:fill="FFFFFF"/>
            <w:noWrap/>
            <w:vAlign w:val="center"/>
            <w:hideMark/>
          </w:tcPr>
          <w:p w14:paraId="2DC7726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660479</w:t>
            </w:r>
          </w:p>
        </w:tc>
        <w:tc>
          <w:tcPr>
            <w:tcW w:w="1130" w:type="dxa"/>
            <w:tcBorders>
              <w:top w:val="nil"/>
              <w:left w:val="nil"/>
              <w:bottom w:val="single" w:sz="4" w:space="0" w:color="ACB9CA"/>
              <w:right w:val="single" w:sz="4" w:space="0" w:color="ACB9CA"/>
            </w:tcBorders>
            <w:shd w:val="clear" w:color="000000" w:fill="FFFFFF"/>
            <w:noWrap/>
            <w:vAlign w:val="center"/>
            <w:hideMark/>
          </w:tcPr>
          <w:p w14:paraId="577CB56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283619</w:t>
            </w:r>
          </w:p>
        </w:tc>
        <w:tc>
          <w:tcPr>
            <w:tcW w:w="1227" w:type="dxa"/>
            <w:tcBorders>
              <w:top w:val="nil"/>
              <w:left w:val="nil"/>
              <w:bottom w:val="single" w:sz="4" w:space="0" w:color="ACB9CA"/>
              <w:right w:val="single" w:sz="4" w:space="0" w:color="ACB9CA"/>
            </w:tcBorders>
            <w:shd w:val="clear" w:color="000000" w:fill="FFFFFF"/>
            <w:noWrap/>
            <w:vAlign w:val="center"/>
            <w:hideMark/>
          </w:tcPr>
          <w:p w14:paraId="664918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660424</w:t>
            </w:r>
          </w:p>
        </w:tc>
        <w:tc>
          <w:tcPr>
            <w:tcW w:w="1230" w:type="dxa"/>
            <w:tcBorders>
              <w:top w:val="nil"/>
              <w:left w:val="nil"/>
              <w:bottom w:val="single" w:sz="4" w:space="0" w:color="ACB9CA"/>
              <w:right w:val="single" w:sz="4" w:space="0" w:color="ACB9CA"/>
            </w:tcBorders>
            <w:shd w:val="clear" w:color="000000" w:fill="FFFFFF"/>
            <w:noWrap/>
            <w:vAlign w:val="center"/>
            <w:hideMark/>
          </w:tcPr>
          <w:p w14:paraId="1D4D048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4B17853"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2BA9B48"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Get_userCostCodeId Default</w:t>
            </w:r>
          </w:p>
        </w:tc>
        <w:tc>
          <w:tcPr>
            <w:tcW w:w="1083" w:type="dxa"/>
            <w:tcBorders>
              <w:top w:val="nil"/>
              <w:left w:val="nil"/>
              <w:bottom w:val="single" w:sz="4" w:space="0" w:color="ACB9CA"/>
              <w:right w:val="single" w:sz="4" w:space="0" w:color="ACB9CA"/>
            </w:tcBorders>
            <w:shd w:val="clear" w:color="000000" w:fill="FFFFFF"/>
            <w:noWrap/>
            <w:vAlign w:val="center"/>
            <w:hideMark/>
          </w:tcPr>
          <w:p w14:paraId="3BE3F5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w:t>
            </w:r>
          </w:p>
        </w:tc>
        <w:tc>
          <w:tcPr>
            <w:tcW w:w="1366" w:type="dxa"/>
            <w:tcBorders>
              <w:top w:val="nil"/>
              <w:left w:val="nil"/>
              <w:bottom w:val="single" w:sz="4" w:space="0" w:color="ACB9CA"/>
              <w:right w:val="single" w:sz="4" w:space="0" w:color="ACB9CA"/>
            </w:tcBorders>
            <w:shd w:val="clear" w:color="000000" w:fill="FFFFFF"/>
            <w:noWrap/>
            <w:vAlign w:val="center"/>
            <w:hideMark/>
          </w:tcPr>
          <w:p w14:paraId="3349EE2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530435.14</w:t>
            </w:r>
          </w:p>
        </w:tc>
        <w:tc>
          <w:tcPr>
            <w:tcW w:w="1070" w:type="dxa"/>
            <w:tcBorders>
              <w:top w:val="nil"/>
              <w:left w:val="nil"/>
              <w:bottom w:val="single" w:sz="4" w:space="0" w:color="ACB9CA"/>
              <w:right w:val="single" w:sz="4" w:space="0" w:color="ACB9CA"/>
            </w:tcBorders>
            <w:shd w:val="clear" w:color="000000" w:fill="FFFFFF"/>
            <w:noWrap/>
            <w:vAlign w:val="center"/>
            <w:hideMark/>
          </w:tcPr>
          <w:p w14:paraId="3642D69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614399</w:t>
            </w:r>
          </w:p>
        </w:tc>
        <w:tc>
          <w:tcPr>
            <w:tcW w:w="1070" w:type="dxa"/>
            <w:tcBorders>
              <w:top w:val="nil"/>
              <w:left w:val="nil"/>
              <w:bottom w:val="single" w:sz="4" w:space="0" w:color="ACB9CA"/>
              <w:right w:val="single" w:sz="4" w:space="0" w:color="ACB9CA"/>
            </w:tcBorders>
            <w:shd w:val="clear" w:color="000000" w:fill="FFFFFF"/>
            <w:noWrap/>
            <w:vAlign w:val="center"/>
            <w:hideMark/>
          </w:tcPr>
          <w:p w14:paraId="3D2F391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627199</w:t>
            </w:r>
          </w:p>
        </w:tc>
        <w:tc>
          <w:tcPr>
            <w:tcW w:w="1070" w:type="dxa"/>
            <w:tcBorders>
              <w:top w:val="nil"/>
              <w:left w:val="nil"/>
              <w:bottom w:val="single" w:sz="4" w:space="0" w:color="ACB9CA"/>
              <w:right w:val="single" w:sz="4" w:space="0" w:color="ACB9CA"/>
            </w:tcBorders>
            <w:shd w:val="clear" w:color="000000" w:fill="FFFFFF"/>
            <w:noWrap/>
            <w:vAlign w:val="center"/>
            <w:hideMark/>
          </w:tcPr>
          <w:p w14:paraId="57AD35B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662015</w:t>
            </w:r>
          </w:p>
        </w:tc>
        <w:tc>
          <w:tcPr>
            <w:tcW w:w="1130" w:type="dxa"/>
            <w:tcBorders>
              <w:top w:val="nil"/>
              <w:left w:val="nil"/>
              <w:bottom w:val="single" w:sz="4" w:space="0" w:color="ACB9CA"/>
              <w:right w:val="single" w:sz="4" w:space="0" w:color="ACB9CA"/>
            </w:tcBorders>
            <w:shd w:val="clear" w:color="000000" w:fill="FFFFFF"/>
            <w:noWrap/>
            <w:vAlign w:val="center"/>
            <w:hideMark/>
          </w:tcPr>
          <w:p w14:paraId="2AF18C1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236622</w:t>
            </w:r>
          </w:p>
        </w:tc>
        <w:tc>
          <w:tcPr>
            <w:tcW w:w="1227" w:type="dxa"/>
            <w:tcBorders>
              <w:top w:val="nil"/>
              <w:left w:val="nil"/>
              <w:bottom w:val="single" w:sz="4" w:space="0" w:color="ACB9CA"/>
              <w:right w:val="single" w:sz="4" w:space="0" w:color="ACB9CA"/>
            </w:tcBorders>
            <w:shd w:val="clear" w:color="000000" w:fill="FFFFFF"/>
            <w:noWrap/>
            <w:vAlign w:val="center"/>
            <w:hideMark/>
          </w:tcPr>
          <w:p w14:paraId="0F97F81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665994</w:t>
            </w:r>
          </w:p>
        </w:tc>
        <w:tc>
          <w:tcPr>
            <w:tcW w:w="1230" w:type="dxa"/>
            <w:tcBorders>
              <w:top w:val="nil"/>
              <w:left w:val="nil"/>
              <w:bottom w:val="single" w:sz="4" w:space="0" w:color="ACB9CA"/>
              <w:right w:val="single" w:sz="4" w:space="0" w:color="ACB9CA"/>
            </w:tcBorders>
            <w:shd w:val="clear" w:color="000000" w:fill="FFFFFF"/>
            <w:noWrap/>
            <w:vAlign w:val="center"/>
            <w:hideMark/>
          </w:tcPr>
          <w:p w14:paraId="54156AD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5894D21"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761F267"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Get_UserProfiles</w:t>
            </w:r>
          </w:p>
        </w:tc>
        <w:tc>
          <w:tcPr>
            <w:tcW w:w="1083" w:type="dxa"/>
            <w:tcBorders>
              <w:top w:val="nil"/>
              <w:left w:val="nil"/>
              <w:bottom w:val="single" w:sz="4" w:space="0" w:color="ACB9CA"/>
              <w:right w:val="single" w:sz="4" w:space="0" w:color="ACB9CA"/>
            </w:tcBorders>
            <w:shd w:val="clear" w:color="000000" w:fill="FFFFFF"/>
            <w:noWrap/>
            <w:vAlign w:val="center"/>
            <w:hideMark/>
          </w:tcPr>
          <w:p w14:paraId="439D229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2087</w:t>
            </w:r>
          </w:p>
        </w:tc>
        <w:tc>
          <w:tcPr>
            <w:tcW w:w="1366" w:type="dxa"/>
            <w:tcBorders>
              <w:top w:val="nil"/>
              <w:left w:val="nil"/>
              <w:bottom w:val="single" w:sz="4" w:space="0" w:color="ACB9CA"/>
              <w:right w:val="single" w:sz="4" w:space="0" w:color="ACB9CA"/>
            </w:tcBorders>
            <w:shd w:val="clear" w:color="000000" w:fill="FFFFFF"/>
            <w:noWrap/>
            <w:vAlign w:val="center"/>
            <w:hideMark/>
          </w:tcPr>
          <w:p w14:paraId="7E46195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384097.67</w:t>
            </w:r>
          </w:p>
        </w:tc>
        <w:tc>
          <w:tcPr>
            <w:tcW w:w="1070" w:type="dxa"/>
            <w:tcBorders>
              <w:top w:val="nil"/>
              <w:left w:val="nil"/>
              <w:bottom w:val="single" w:sz="4" w:space="0" w:color="ACB9CA"/>
              <w:right w:val="single" w:sz="4" w:space="0" w:color="ACB9CA"/>
            </w:tcBorders>
            <w:shd w:val="clear" w:color="000000" w:fill="FFFFFF"/>
            <w:noWrap/>
            <w:vAlign w:val="center"/>
            <w:hideMark/>
          </w:tcPr>
          <w:p w14:paraId="6247B1F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595839.2</w:t>
            </w:r>
          </w:p>
        </w:tc>
        <w:tc>
          <w:tcPr>
            <w:tcW w:w="1070" w:type="dxa"/>
            <w:tcBorders>
              <w:top w:val="nil"/>
              <w:left w:val="nil"/>
              <w:bottom w:val="single" w:sz="4" w:space="0" w:color="ACB9CA"/>
              <w:right w:val="single" w:sz="4" w:space="0" w:color="ACB9CA"/>
            </w:tcBorders>
            <w:shd w:val="clear" w:color="000000" w:fill="FFFFFF"/>
            <w:noWrap/>
            <w:vAlign w:val="center"/>
            <w:hideMark/>
          </w:tcPr>
          <w:p w14:paraId="73833EF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611966.1</w:t>
            </w:r>
          </w:p>
        </w:tc>
        <w:tc>
          <w:tcPr>
            <w:tcW w:w="1070" w:type="dxa"/>
            <w:tcBorders>
              <w:top w:val="nil"/>
              <w:left w:val="nil"/>
              <w:bottom w:val="single" w:sz="4" w:space="0" w:color="ACB9CA"/>
              <w:right w:val="single" w:sz="4" w:space="0" w:color="ACB9CA"/>
            </w:tcBorders>
            <w:shd w:val="clear" w:color="000000" w:fill="FFFFFF"/>
            <w:noWrap/>
            <w:vAlign w:val="center"/>
            <w:hideMark/>
          </w:tcPr>
          <w:p w14:paraId="0D12D18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642825.2</w:t>
            </w:r>
          </w:p>
        </w:tc>
        <w:tc>
          <w:tcPr>
            <w:tcW w:w="1130" w:type="dxa"/>
            <w:tcBorders>
              <w:top w:val="nil"/>
              <w:left w:val="nil"/>
              <w:bottom w:val="single" w:sz="4" w:space="0" w:color="ACB9CA"/>
              <w:right w:val="single" w:sz="4" w:space="0" w:color="ACB9CA"/>
            </w:tcBorders>
            <w:shd w:val="clear" w:color="000000" w:fill="FFFFFF"/>
            <w:noWrap/>
            <w:vAlign w:val="center"/>
            <w:hideMark/>
          </w:tcPr>
          <w:p w14:paraId="25FD45E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w:t>
            </w:r>
          </w:p>
        </w:tc>
        <w:tc>
          <w:tcPr>
            <w:tcW w:w="1227" w:type="dxa"/>
            <w:tcBorders>
              <w:top w:val="nil"/>
              <w:left w:val="nil"/>
              <w:bottom w:val="single" w:sz="4" w:space="0" w:color="ACB9CA"/>
              <w:right w:val="single" w:sz="4" w:space="0" w:color="ACB9CA"/>
            </w:tcBorders>
            <w:shd w:val="clear" w:color="000000" w:fill="FFFFFF"/>
            <w:noWrap/>
            <w:vAlign w:val="center"/>
            <w:hideMark/>
          </w:tcPr>
          <w:p w14:paraId="0070175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781023</w:t>
            </w:r>
          </w:p>
        </w:tc>
        <w:tc>
          <w:tcPr>
            <w:tcW w:w="1230" w:type="dxa"/>
            <w:tcBorders>
              <w:top w:val="nil"/>
              <w:left w:val="nil"/>
              <w:bottom w:val="single" w:sz="4" w:space="0" w:color="ACB9CA"/>
              <w:right w:val="single" w:sz="4" w:space="0" w:color="ACB9CA"/>
            </w:tcBorders>
            <w:shd w:val="clear" w:color="000000" w:fill="FFFFFF"/>
            <w:noWrap/>
            <w:vAlign w:val="center"/>
            <w:hideMark/>
          </w:tcPr>
          <w:p w14:paraId="673C760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0.58%</w:t>
            </w:r>
          </w:p>
        </w:tc>
      </w:tr>
      <w:tr w:rsidR="00BD4538" w:rsidRPr="00C47FE2" w14:paraId="5825D8E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F60B4B8"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Login_authentication</w:t>
            </w:r>
          </w:p>
        </w:tc>
        <w:tc>
          <w:tcPr>
            <w:tcW w:w="1083" w:type="dxa"/>
            <w:tcBorders>
              <w:top w:val="nil"/>
              <w:left w:val="nil"/>
              <w:bottom w:val="single" w:sz="4" w:space="0" w:color="ACB9CA"/>
              <w:right w:val="single" w:sz="4" w:space="0" w:color="ACB9CA"/>
            </w:tcBorders>
            <w:shd w:val="clear" w:color="000000" w:fill="FFFFFF"/>
            <w:noWrap/>
            <w:vAlign w:val="center"/>
            <w:hideMark/>
          </w:tcPr>
          <w:p w14:paraId="4C01C67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2630</w:t>
            </w:r>
          </w:p>
        </w:tc>
        <w:tc>
          <w:tcPr>
            <w:tcW w:w="1366" w:type="dxa"/>
            <w:tcBorders>
              <w:top w:val="nil"/>
              <w:left w:val="nil"/>
              <w:bottom w:val="single" w:sz="4" w:space="0" w:color="ACB9CA"/>
              <w:right w:val="single" w:sz="4" w:space="0" w:color="ACB9CA"/>
            </w:tcBorders>
            <w:shd w:val="clear" w:color="000000" w:fill="FFFFFF"/>
            <w:noWrap/>
            <w:vAlign w:val="center"/>
            <w:hideMark/>
          </w:tcPr>
          <w:p w14:paraId="7B28ACD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337659.63</w:t>
            </w:r>
          </w:p>
        </w:tc>
        <w:tc>
          <w:tcPr>
            <w:tcW w:w="1070" w:type="dxa"/>
            <w:tcBorders>
              <w:top w:val="nil"/>
              <w:left w:val="nil"/>
              <w:bottom w:val="single" w:sz="4" w:space="0" w:color="ACB9CA"/>
              <w:right w:val="single" w:sz="4" w:space="0" w:color="ACB9CA"/>
            </w:tcBorders>
            <w:shd w:val="clear" w:color="000000" w:fill="FFFFFF"/>
            <w:noWrap/>
            <w:vAlign w:val="center"/>
            <w:hideMark/>
          </w:tcPr>
          <w:p w14:paraId="627B582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577554.1</w:t>
            </w:r>
          </w:p>
        </w:tc>
        <w:tc>
          <w:tcPr>
            <w:tcW w:w="1070" w:type="dxa"/>
            <w:tcBorders>
              <w:top w:val="nil"/>
              <w:left w:val="nil"/>
              <w:bottom w:val="single" w:sz="4" w:space="0" w:color="ACB9CA"/>
              <w:right w:val="single" w:sz="4" w:space="0" w:color="ACB9CA"/>
            </w:tcBorders>
            <w:shd w:val="clear" w:color="000000" w:fill="FFFFFF"/>
            <w:noWrap/>
            <w:vAlign w:val="center"/>
            <w:hideMark/>
          </w:tcPr>
          <w:p w14:paraId="30F16B8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581566.6</w:t>
            </w:r>
          </w:p>
        </w:tc>
        <w:tc>
          <w:tcPr>
            <w:tcW w:w="1070" w:type="dxa"/>
            <w:tcBorders>
              <w:top w:val="nil"/>
              <w:left w:val="nil"/>
              <w:bottom w:val="single" w:sz="4" w:space="0" w:color="ACB9CA"/>
              <w:right w:val="single" w:sz="4" w:space="0" w:color="ACB9CA"/>
            </w:tcBorders>
            <w:shd w:val="clear" w:color="000000" w:fill="FFFFFF"/>
            <w:noWrap/>
            <w:vAlign w:val="center"/>
            <w:hideMark/>
          </w:tcPr>
          <w:p w14:paraId="38B68C4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630731.8</w:t>
            </w:r>
          </w:p>
        </w:tc>
        <w:tc>
          <w:tcPr>
            <w:tcW w:w="1130" w:type="dxa"/>
            <w:tcBorders>
              <w:top w:val="nil"/>
              <w:left w:val="nil"/>
              <w:bottom w:val="single" w:sz="4" w:space="0" w:color="ACB9CA"/>
              <w:right w:val="single" w:sz="4" w:space="0" w:color="ACB9CA"/>
            </w:tcBorders>
            <w:shd w:val="clear" w:color="000000" w:fill="FFFFFF"/>
            <w:noWrap/>
            <w:vAlign w:val="center"/>
            <w:hideMark/>
          </w:tcPr>
          <w:p w14:paraId="4E2F89A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w:t>
            </w:r>
          </w:p>
        </w:tc>
        <w:tc>
          <w:tcPr>
            <w:tcW w:w="1227" w:type="dxa"/>
            <w:tcBorders>
              <w:top w:val="nil"/>
              <w:left w:val="nil"/>
              <w:bottom w:val="single" w:sz="4" w:space="0" w:color="ACB9CA"/>
              <w:right w:val="single" w:sz="4" w:space="0" w:color="ACB9CA"/>
            </w:tcBorders>
            <w:shd w:val="clear" w:color="000000" w:fill="FFFFFF"/>
            <w:noWrap/>
            <w:vAlign w:val="center"/>
            <w:hideMark/>
          </w:tcPr>
          <w:p w14:paraId="10BFD48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783532</w:t>
            </w:r>
          </w:p>
        </w:tc>
        <w:tc>
          <w:tcPr>
            <w:tcW w:w="1230" w:type="dxa"/>
            <w:tcBorders>
              <w:top w:val="nil"/>
              <w:left w:val="nil"/>
              <w:bottom w:val="single" w:sz="4" w:space="0" w:color="ACB9CA"/>
              <w:right w:val="single" w:sz="4" w:space="0" w:color="ACB9CA"/>
            </w:tcBorders>
            <w:shd w:val="clear" w:color="000000" w:fill="FFFFFF"/>
            <w:noWrap/>
            <w:vAlign w:val="center"/>
            <w:hideMark/>
          </w:tcPr>
          <w:p w14:paraId="2A49469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0.91%</w:t>
            </w:r>
          </w:p>
        </w:tc>
      </w:tr>
      <w:tr w:rsidR="00BD4538" w:rsidRPr="00C47FE2" w14:paraId="145694C7"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EFE41A0"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Open_Default_Task_Detail</w:t>
            </w:r>
          </w:p>
        </w:tc>
        <w:tc>
          <w:tcPr>
            <w:tcW w:w="1083" w:type="dxa"/>
            <w:tcBorders>
              <w:top w:val="nil"/>
              <w:left w:val="nil"/>
              <w:bottom w:val="single" w:sz="4" w:space="0" w:color="ACB9CA"/>
              <w:right w:val="single" w:sz="4" w:space="0" w:color="ACB9CA"/>
            </w:tcBorders>
            <w:shd w:val="clear" w:color="000000" w:fill="FFFFFF"/>
            <w:noWrap/>
            <w:vAlign w:val="center"/>
            <w:hideMark/>
          </w:tcPr>
          <w:p w14:paraId="3B2863B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w:t>
            </w:r>
          </w:p>
        </w:tc>
        <w:tc>
          <w:tcPr>
            <w:tcW w:w="1366" w:type="dxa"/>
            <w:tcBorders>
              <w:top w:val="nil"/>
              <w:left w:val="nil"/>
              <w:bottom w:val="single" w:sz="4" w:space="0" w:color="ACB9CA"/>
              <w:right w:val="single" w:sz="4" w:space="0" w:color="ACB9CA"/>
            </w:tcBorders>
            <w:shd w:val="clear" w:color="000000" w:fill="FFFFFF"/>
            <w:noWrap/>
            <w:vAlign w:val="center"/>
            <w:hideMark/>
          </w:tcPr>
          <w:p w14:paraId="1785BC4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694.02</w:t>
            </w:r>
          </w:p>
        </w:tc>
        <w:tc>
          <w:tcPr>
            <w:tcW w:w="1070" w:type="dxa"/>
            <w:tcBorders>
              <w:top w:val="nil"/>
              <w:left w:val="nil"/>
              <w:bottom w:val="single" w:sz="4" w:space="0" w:color="ACB9CA"/>
              <w:right w:val="single" w:sz="4" w:space="0" w:color="ACB9CA"/>
            </w:tcBorders>
            <w:shd w:val="clear" w:color="000000" w:fill="FFFFFF"/>
            <w:noWrap/>
            <w:vAlign w:val="center"/>
            <w:hideMark/>
          </w:tcPr>
          <w:p w14:paraId="0095632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817</w:t>
            </w:r>
          </w:p>
        </w:tc>
        <w:tc>
          <w:tcPr>
            <w:tcW w:w="1070" w:type="dxa"/>
            <w:tcBorders>
              <w:top w:val="nil"/>
              <w:left w:val="nil"/>
              <w:bottom w:val="single" w:sz="4" w:space="0" w:color="ACB9CA"/>
              <w:right w:val="single" w:sz="4" w:space="0" w:color="ACB9CA"/>
            </w:tcBorders>
            <w:shd w:val="clear" w:color="000000" w:fill="FFFFFF"/>
            <w:noWrap/>
            <w:vAlign w:val="center"/>
            <w:hideMark/>
          </w:tcPr>
          <w:p w14:paraId="7E09F48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1438</w:t>
            </w:r>
          </w:p>
        </w:tc>
        <w:tc>
          <w:tcPr>
            <w:tcW w:w="1070" w:type="dxa"/>
            <w:tcBorders>
              <w:top w:val="nil"/>
              <w:left w:val="nil"/>
              <w:bottom w:val="single" w:sz="4" w:space="0" w:color="ACB9CA"/>
              <w:right w:val="single" w:sz="4" w:space="0" w:color="ACB9CA"/>
            </w:tcBorders>
            <w:shd w:val="clear" w:color="000000" w:fill="FFFFFF"/>
            <w:noWrap/>
            <w:vAlign w:val="center"/>
            <w:hideMark/>
          </w:tcPr>
          <w:p w14:paraId="5EF7010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6959</w:t>
            </w:r>
          </w:p>
        </w:tc>
        <w:tc>
          <w:tcPr>
            <w:tcW w:w="1130" w:type="dxa"/>
            <w:tcBorders>
              <w:top w:val="nil"/>
              <w:left w:val="nil"/>
              <w:bottom w:val="single" w:sz="4" w:space="0" w:color="ACB9CA"/>
              <w:right w:val="single" w:sz="4" w:space="0" w:color="ACB9CA"/>
            </w:tcBorders>
            <w:shd w:val="clear" w:color="000000" w:fill="FFFFFF"/>
            <w:noWrap/>
            <w:vAlign w:val="center"/>
            <w:hideMark/>
          </w:tcPr>
          <w:p w14:paraId="44EFB6C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w:t>
            </w:r>
          </w:p>
        </w:tc>
        <w:tc>
          <w:tcPr>
            <w:tcW w:w="1227" w:type="dxa"/>
            <w:tcBorders>
              <w:top w:val="nil"/>
              <w:left w:val="nil"/>
              <w:bottom w:val="single" w:sz="4" w:space="0" w:color="ACB9CA"/>
              <w:right w:val="single" w:sz="4" w:space="0" w:color="ACB9CA"/>
            </w:tcBorders>
            <w:shd w:val="clear" w:color="000000" w:fill="FFFFFF"/>
            <w:noWrap/>
            <w:vAlign w:val="center"/>
            <w:hideMark/>
          </w:tcPr>
          <w:p w14:paraId="3B43911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33014</w:t>
            </w:r>
          </w:p>
        </w:tc>
        <w:tc>
          <w:tcPr>
            <w:tcW w:w="1230" w:type="dxa"/>
            <w:tcBorders>
              <w:top w:val="nil"/>
              <w:left w:val="nil"/>
              <w:bottom w:val="single" w:sz="4" w:space="0" w:color="ACB9CA"/>
              <w:right w:val="single" w:sz="4" w:space="0" w:color="ACB9CA"/>
            </w:tcBorders>
            <w:shd w:val="clear" w:color="000000" w:fill="FFFFFF"/>
            <w:noWrap/>
            <w:vAlign w:val="center"/>
            <w:hideMark/>
          </w:tcPr>
          <w:p w14:paraId="2A22CE7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52B9EEF5"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589653F5"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Select_Default_Task</w:t>
            </w:r>
          </w:p>
        </w:tc>
        <w:tc>
          <w:tcPr>
            <w:tcW w:w="1083" w:type="dxa"/>
            <w:tcBorders>
              <w:top w:val="nil"/>
              <w:left w:val="nil"/>
              <w:bottom w:val="single" w:sz="4" w:space="0" w:color="ACB9CA"/>
              <w:right w:val="single" w:sz="4" w:space="0" w:color="ACB9CA"/>
            </w:tcBorders>
            <w:shd w:val="clear" w:color="000000" w:fill="FFFFFF"/>
            <w:noWrap/>
            <w:vAlign w:val="center"/>
            <w:hideMark/>
          </w:tcPr>
          <w:p w14:paraId="1A1FCAA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424</w:t>
            </w:r>
          </w:p>
        </w:tc>
        <w:tc>
          <w:tcPr>
            <w:tcW w:w="1366" w:type="dxa"/>
            <w:tcBorders>
              <w:top w:val="nil"/>
              <w:left w:val="nil"/>
              <w:bottom w:val="single" w:sz="4" w:space="0" w:color="ACB9CA"/>
              <w:right w:val="single" w:sz="4" w:space="0" w:color="ACB9CA"/>
            </w:tcBorders>
            <w:shd w:val="clear" w:color="000000" w:fill="FFFFFF"/>
            <w:noWrap/>
            <w:vAlign w:val="center"/>
            <w:hideMark/>
          </w:tcPr>
          <w:p w14:paraId="50AE2AA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452728.56</w:t>
            </w:r>
          </w:p>
        </w:tc>
        <w:tc>
          <w:tcPr>
            <w:tcW w:w="1070" w:type="dxa"/>
            <w:tcBorders>
              <w:top w:val="nil"/>
              <w:left w:val="nil"/>
              <w:bottom w:val="single" w:sz="4" w:space="0" w:color="ACB9CA"/>
              <w:right w:val="single" w:sz="4" w:space="0" w:color="ACB9CA"/>
            </w:tcBorders>
            <w:shd w:val="clear" w:color="000000" w:fill="FFFFFF"/>
            <w:noWrap/>
            <w:vAlign w:val="center"/>
            <w:hideMark/>
          </w:tcPr>
          <w:p w14:paraId="44A8300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628223</w:t>
            </w:r>
          </w:p>
        </w:tc>
        <w:tc>
          <w:tcPr>
            <w:tcW w:w="1070" w:type="dxa"/>
            <w:tcBorders>
              <w:top w:val="nil"/>
              <w:left w:val="nil"/>
              <w:bottom w:val="single" w:sz="4" w:space="0" w:color="ACB9CA"/>
              <w:right w:val="single" w:sz="4" w:space="0" w:color="ACB9CA"/>
            </w:tcBorders>
            <w:shd w:val="clear" w:color="000000" w:fill="FFFFFF"/>
            <w:noWrap/>
            <w:vAlign w:val="center"/>
            <w:hideMark/>
          </w:tcPr>
          <w:p w14:paraId="034735B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658943</w:t>
            </w:r>
          </w:p>
        </w:tc>
        <w:tc>
          <w:tcPr>
            <w:tcW w:w="1070" w:type="dxa"/>
            <w:tcBorders>
              <w:top w:val="nil"/>
              <w:left w:val="nil"/>
              <w:bottom w:val="single" w:sz="4" w:space="0" w:color="ACB9CA"/>
              <w:right w:val="single" w:sz="4" w:space="0" w:color="ACB9CA"/>
            </w:tcBorders>
            <w:shd w:val="clear" w:color="000000" w:fill="FFFFFF"/>
            <w:noWrap/>
            <w:vAlign w:val="center"/>
            <w:hideMark/>
          </w:tcPr>
          <w:p w14:paraId="5DE477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672767</w:t>
            </w:r>
          </w:p>
        </w:tc>
        <w:tc>
          <w:tcPr>
            <w:tcW w:w="1130" w:type="dxa"/>
            <w:tcBorders>
              <w:top w:val="nil"/>
              <w:left w:val="nil"/>
              <w:bottom w:val="single" w:sz="4" w:space="0" w:color="ACB9CA"/>
              <w:right w:val="single" w:sz="4" w:space="0" w:color="ACB9CA"/>
            </w:tcBorders>
            <w:shd w:val="clear" w:color="000000" w:fill="FFFFFF"/>
            <w:noWrap/>
            <w:vAlign w:val="center"/>
            <w:hideMark/>
          </w:tcPr>
          <w:p w14:paraId="20CF617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w:t>
            </w:r>
          </w:p>
        </w:tc>
        <w:tc>
          <w:tcPr>
            <w:tcW w:w="1227" w:type="dxa"/>
            <w:tcBorders>
              <w:top w:val="nil"/>
              <w:left w:val="nil"/>
              <w:bottom w:val="single" w:sz="4" w:space="0" w:color="ACB9CA"/>
              <w:right w:val="single" w:sz="4" w:space="0" w:color="ACB9CA"/>
            </w:tcBorders>
            <w:shd w:val="clear" w:color="000000" w:fill="FFFFFF"/>
            <w:noWrap/>
            <w:vAlign w:val="center"/>
            <w:hideMark/>
          </w:tcPr>
          <w:p w14:paraId="4EDBFA1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674718</w:t>
            </w:r>
          </w:p>
        </w:tc>
        <w:tc>
          <w:tcPr>
            <w:tcW w:w="1230" w:type="dxa"/>
            <w:tcBorders>
              <w:top w:val="nil"/>
              <w:left w:val="nil"/>
              <w:bottom w:val="single" w:sz="4" w:space="0" w:color="ACB9CA"/>
              <w:right w:val="single" w:sz="4" w:space="0" w:color="ACB9CA"/>
            </w:tcBorders>
            <w:shd w:val="clear" w:color="000000" w:fill="FFFFFF"/>
            <w:noWrap/>
            <w:vAlign w:val="center"/>
            <w:hideMark/>
          </w:tcPr>
          <w:p w14:paraId="6816EE1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3A1AD1C7"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21102B9"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1083" w:type="dxa"/>
            <w:tcBorders>
              <w:top w:val="nil"/>
              <w:left w:val="nil"/>
              <w:bottom w:val="single" w:sz="4" w:space="0" w:color="ACB9CA"/>
              <w:right w:val="single" w:sz="4" w:space="0" w:color="ACB9CA"/>
            </w:tcBorders>
            <w:shd w:val="clear" w:color="000000" w:fill="FFFFFF"/>
            <w:noWrap/>
            <w:vAlign w:val="center"/>
            <w:hideMark/>
          </w:tcPr>
          <w:p w14:paraId="21A2454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366" w:type="dxa"/>
            <w:tcBorders>
              <w:top w:val="nil"/>
              <w:left w:val="nil"/>
              <w:bottom w:val="single" w:sz="4" w:space="0" w:color="ACB9CA"/>
              <w:right w:val="single" w:sz="4" w:space="0" w:color="ACB9CA"/>
            </w:tcBorders>
            <w:shd w:val="clear" w:color="000000" w:fill="FFFFFF"/>
            <w:noWrap/>
            <w:vAlign w:val="center"/>
            <w:hideMark/>
          </w:tcPr>
          <w:p w14:paraId="6947A47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529517.52</w:t>
            </w:r>
          </w:p>
        </w:tc>
        <w:tc>
          <w:tcPr>
            <w:tcW w:w="1070" w:type="dxa"/>
            <w:tcBorders>
              <w:top w:val="nil"/>
              <w:left w:val="nil"/>
              <w:bottom w:val="single" w:sz="4" w:space="0" w:color="ACB9CA"/>
              <w:right w:val="single" w:sz="4" w:space="0" w:color="ACB9CA"/>
            </w:tcBorders>
            <w:shd w:val="clear" w:color="000000" w:fill="FFFFFF"/>
            <w:noWrap/>
            <w:vAlign w:val="center"/>
            <w:hideMark/>
          </w:tcPr>
          <w:p w14:paraId="7C7DE2A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662527</w:t>
            </w:r>
          </w:p>
        </w:tc>
        <w:tc>
          <w:tcPr>
            <w:tcW w:w="1070" w:type="dxa"/>
            <w:tcBorders>
              <w:top w:val="nil"/>
              <w:left w:val="nil"/>
              <w:bottom w:val="single" w:sz="4" w:space="0" w:color="ACB9CA"/>
              <w:right w:val="single" w:sz="4" w:space="0" w:color="ACB9CA"/>
            </w:tcBorders>
            <w:shd w:val="clear" w:color="000000" w:fill="FFFFFF"/>
            <w:noWrap/>
            <w:vAlign w:val="center"/>
            <w:hideMark/>
          </w:tcPr>
          <w:p w14:paraId="046D87C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696319</w:t>
            </w:r>
          </w:p>
        </w:tc>
        <w:tc>
          <w:tcPr>
            <w:tcW w:w="1070" w:type="dxa"/>
            <w:tcBorders>
              <w:top w:val="nil"/>
              <w:left w:val="nil"/>
              <w:bottom w:val="single" w:sz="4" w:space="0" w:color="ACB9CA"/>
              <w:right w:val="single" w:sz="4" w:space="0" w:color="ACB9CA"/>
            </w:tcBorders>
            <w:shd w:val="clear" w:color="000000" w:fill="FFFFFF"/>
            <w:noWrap/>
            <w:vAlign w:val="center"/>
            <w:hideMark/>
          </w:tcPr>
          <w:p w14:paraId="78FD8B1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716287</w:t>
            </w:r>
          </w:p>
        </w:tc>
        <w:tc>
          <w:tcPr>
            <w:tcW w:w="1130" w:type="dxa"/>
            <w:tcBorders>
              <w:top w:val="nil"/>
              <w:left w:val="nil"/>
              <w:bottom w:val="single" w:sz="4" w:space="0" w:color="ACB9CA"/>
              <w:right w:val="single" w:sz="4" w:space="0" w:color="ACB9CA"/>
            </w:tcBorders>
            <w:shd w:val="clear" w:color="000000" w:fill="FFFFFF"/>
            <w:noWrap/>
            <w:vAlign w:val="center"/>
            <w:hideMark/>
          </w:tcPr>
          <w:p w14:paraId="31CEEAD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54195</w:t>
            </w:r>
          </w:p>
        </w:tc>
        <w:tc>
          <w:tcPr>
            <w:tcW w:w="1227" w:type="dxa"/>
            <w:tcBorders>
              <w:top w:val="nil"/>
              <w:left w:val="nil"/>
              <w:bottom w:val="single" w:sz="4" w:space="0" w:color="ACB9CA"/>
              <w:right w:val="single" w:sz="4" w:space="0" w:color="ACB9CA"/>
            </w:tcBorders>
            <w:shd w:val="clear" w:color="000000" w:fill="FFFFFF"/>
            <w:noWrap/>
            <w:vAlign w:val="center"/>
            <w:hideMark/>
          </w:tcPr>
          <w:p w14:paraId="6A143E8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717131</w:t>
            </w:r>
          </w:p>
        </w:tc>
        <w:tc>
          <w:tcPr>
            <w:tcW w:w="1230" w:type="dxa"/>
            <w:tcBorders>
              <w:top w:val="nil"/>
              <w:left w:val="nil"/>
              <w:bottom w:val="single" w:sz="4" w:space="0" w:color="ACB9CA"/>
              <w:right w:val="single" w:sz="4" w:space="0" w:color="ACB9CA"/>
            </w:tcBorders>
            <w:shd w:val="clear" w:color="000000" w:fill="FFFFFF"/>
            <w:noWrap/>
            <w:vAlign w:val="center"/>
            <w:hideMark/>
          </w:tcPr>
          <w:p w14:paraId="25AEB32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053A649D"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1EEA280"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1083" w:type="dxa"/>
            <w:tcBorders>
              <w:top w:val="nil"/>
              <w:left w:val="nil"/>
              <w:bottom w:val="single" w:sz="4" w:space="0" w:color="ACB9CA"/>
              <w:right w:val="single" w:sz="4" w:space="0" w:color="ACB9CA"/>
            </w:tcBorders>
            <w:shd w:val="clear" w:color="000000" w:fill="FFFFFF"/>
            <w:noWrap/>
            <w:vAlign w:val="center"/>
            <w:hideMark/>
          </w:tcPr>
          <w:p w14:paraId="2ADCCED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w:t>
            </w:r>
          </w:p>
        </w:tc>
        <w:tc>
          <w:tcPr>
            <w:tcW w:w="1366" w:type="dxa"/>
            <w:tcBorders>
              <w:top w:val="nil"/>
              <w:left w:val="nil"/>
              <w:bottom w:val="single" w:sz="4" w:space="0" w:color="ACB9CA"/>
              <w:right w:val="single" w:sz="4" w:space="0" w:color="ACB9CA"/>
            </w:tcBorders>
            <w:shd w:val="clear" w:color="000000" w:fill="FFFFFF"/>
            <w:noWrap/>
            <w:vAlign w:val="center"/>
            <w:hideMark/>
          </w:tcPr>
          <w:p w14:paraId="73F896E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568807.29</w:t>
            </w:r>
          </w:p>
        </w:tc>
        <w:tc>
          <w:tcPr>
            <w:tcW w:w="1070" w:type="dxa"/>
            <w:tcBorders>
              <w:top w:val="nil"/>
              <w:left w:val="nil"/>
              <w:bottom w:val="single" w:sz="4" w:space="0" w:color="ACB9CA"/>
              <w:right w:val="single" w:sz="4" w:space="0" w:color="ACB9CA"/>
            </w:tcBorders>
            <w:shd w:val="clear" w:color="000000" w:fill="FFFFFF"/>
            <w:noWrap/>
            <w:vAlign w:val="center"/>
            <w:hideMark/>
          </w:tcPr>
          <w:p w14:paraId="22C1F29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595967</w:t>
            </w:r>
          </w:p>
        </w:tc>
        <w:tc>
          <w:tcPr>
            <w:tcW w:w="1070" w:type="dxa"/>
            <w:tcBorders>
              <w:top w:val="nil"/>
              <w:left w:val="nil"/>
              <w:bottom w:val="single" w:sz="4" w:space="0" w:color="ACB9CA"/>
              <w:right w:val="single" w:sz="4" w:space="0" w:color="ACB9CA"/>
            </w:tcBorders>
            <w:shd w:val="clear" w:color="000000" w:fill="FFFFFF"/>
            <w:noWrap/>
            <w:vAlign w:val="center"/>
            <w:hideMark/>
          </w:tcPr>
          <w:p w14:paraId="05852AA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600063</w:t>
            </w:r>
          </w:p>
        </w:tc>
        <w:tc>
          <w:tcPr>
            <w:tcW w:w="1070" w:type="dxa"/>
            <w:tcBorders>
              <w:top w:val="nil"/>
              <w:left w:val="nil"/>
              <w:bottom w:val="single" w:sz="4" w:space="0" w:color="ACB9CA"/>
              <w:right w:val="single" w:sz="4" w:space="0" w:color="ACB9CA"/>
            </w:tcBorders>
            <w:shd w:val="clear" w:color="000000" w:fill="FFFFFF"/>
            <w:noWrap/>
            <w:vAlign w:val="center"/>
            <w:hideMark/>
          </w:tcPr>
          <w:p w14:paraId="60C23CA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600063</w:t>
            </w:r>
          </w:p>
        </w:tc>
        <w:tc>
          <w:tcPr>
            <w:tcW w:w="1130" w:type="dxa"/>
            <w:tcBorders>
              <w:top w:val="nil"/>
              <w:left w:val="nil"/>
              <w:bottom w:val="single" w:sz="4" w:space="0" w:color="ACB9CA"/>
              <w:right w:val="single" w:sz="4" w:space="0" w:color="ACB9CA"/>
            </w:tcBorders>
            <w:shd w:val="clear" w:color="000000" w:fill="FFFFFF"/>
            <w:noWrap/>
            <w:vAlign w:val="center"/>
            <w:hideMark/>
          </w:tcPr>
          <w:p w14:paraId="169DD9C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508568</w:t>
            </w:r>
          </w:p>
        </w:tc>
        <w:tc>
          <w:tcPr>
            <w:tcW w:w="1227" w:type="dxa"/>
            <w:tcBorders>
              <w:top w:val="nil"/>
              <w:left w:val="nil"/>
              <w:bottom w:val="single" w:sz="4" w:space="0" w:color="ACB9CA"/>
              <w:right w:val="single" w:sz="4" w:space="0" w:color="ACB9CA"/>
            </w:tcBorders>
            <w:shd w:val="clear" w:color="000000" w:fill="FFFFFF"/>
            <w:noWrap/>
            <w:vAlign w:val="center"/>
            <w:hideMark/>
          </w:tcPr>
          <w:p w14:paraId="40B7FAC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599695</w:t>
            </w:r>
          </w:p>
        </w:tc>
        <w:tc>
          <w:tcPr>
            <w:tcW w:w="1230" w:type="dxa"/>
            <w:tcBorders>
              <w:top w:val="nil"/>
              <w:left w:val="nil"/>
              <w:bottom w:val="single" w:sz="4" w:space="0" w:color="ACB9CA"/>
              <w:right w:val="single" w:sz="4" w:space="0" w:color="ACB9CA"/>
            </w:tcBorders>
            <w:shd w:val="clear" w:color="000000" w:fill="FFFFFF"/>
            <w:noWrap/>
            <w:vAlign w:val="center"/>
            <w:hideMark/>
          </w:tcPr>
          <w:p w14:paraId="6D1CCEE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Del="00BC68F6" w14:paraId="66B9605A" w14:textId="77777777" w:rsidTr="00BD4538">
        <w:trPr>
          <w:trHeight w:val="300"/>
          <w:del w:id="4137" w:author="khanguyen" w:date="2017-03-17T23:01:00Z"/>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2C3295B5" w14:textId="77777777" w:rsidR="00BD4538" w:rsidRPr="00C47FE2" w:rsidDel="00BC68F6" w:rsidRDefault="00BD4538" w:rsidP="00BD4538">
            <w:pPr>
              <w:spacing w:before="0" w:after="0" w:line="240" w:lineRule="auto"/>
              <w:rPr>
                <w:del w:id="4138" w:author="khanguyen" w:date="2017-03-17T23:01:00Z"/>
                <w:rFonts w:eastAsia="Times New Roman" w:cs="Arial"/>
                <w:color w:val="4B4B63"/>
                <w:sz w:val="20"/>
                <w:szCs w:val="20"/>
                <w:lang w:val="en-US"/>
              </w:rPr>
            </w:pPr>
            <w:del w:id="4139" w:author="khanguyen" w:date="2017-03-17T23:01:00Z">
              <w:r w:rsidRPr="00C47FE2" w:rsidDel="00BC68F6">
                <w:rPr>
                  <w:rFonts w:eastAsia="Times New Roman" w:cs="Arial"/>
                  <w:color w:val="4B4B63"/>
                  <w:sz w:val="20"/>
                  <w:szCs w:val="20"/>
                  <w:lang w:val="en-US"/>
                </w:rPr>
                <w:delText>Transaction Contact</w:delText>
              </w:r>
            </w:del>
          </w:p>
        </w:tc>
        <w:tc>
          <w:tcPr>
            <w:tcW w:w="1083" w:type="dxa"/>
            <w:tcBorders>
              <w:top w:val="nil"/>
              <w:left w:val="nil"/>
              <w:bottom w:val="single" w:sz="4" w:space="0" w:color="ACB9CA"/>
              <w:right w:val="single" w:sz="4" w:space="0" w:color="ACB9CA"/>
            </w:tcBorders>
            <w:shd w:val="clear" w:color="000000" w:fill="FFFFFF"/>
            <w:noWrap/>
            <w:vAlign w:val="center"/>
            <w:hideMark/>
          </w:tcPr>
          <w:p w14:paraId="2BA5FCD9" w14:textId="77777777" w:rsidR="00BD4538" w:rsidRPr="00C47FE2" w:rsidDel="00BC68F6" w:rsidRDefault="00BD4538" w:rsidP="00BD4538">
            <w:pPr>
              <w:spacing w:before="0" w:after="0" w:line="240" w:lineRule="auto"/>
              <w:jc w:val="right"/>
              <w:rPr>
                <w:del w:id="4140" w:author="khanguyen" w:date="2017-03-17T23:01:00Z"/>
                <w:rFonts w:eastAsia="Times New Roman" w:cs="Arial"/>
                <w:color w:val="4B4B63"/>
                <w:sz w:val="20"/>
                <w:szCs w:val="20"/>
                <w:lang w:val="en-US"/>
              </w:rPr>
            </w:pPr>
            <w:del w:id="4141" w:author="khanguyen" w:date="2017-03-17T23:01:00Z">
              <w:r w:rsidRPr="00C47FE2" w:rsidDel="00BC68F6">
                <w:rPr>
                  <w:rFonts w:eastAsia="Times New Roman" w:cs="Arial"/>
                  <w:color w:val="4B4B63"/>
                  <w:sz w:val="20"/>
                  <w:szCs w:val="20"/>
                  <w:lang w:val="en-US"/>
                </w:rPr>
                <w:delText>2054</w:delText>
              </w:r>
            </w:del>
          </w:p>
        </w:tc>
        <w:tc>
          <w:tcPr>
            <w:tcW w:w="1366" w:type="dxa"/>
            <w:tcBorders>
              <w:top w:val="nil"/>
              <w:left w:val="nil"/>
              <w:bottom w:val="single" w:sz="4" w:space="0" w:color="ACB9CA"/>
              <w:right w:val="single" w:sz="4" w:space="0" w:color="ACB9CA"/>
            </w:tcBorders>
            <w:shd w:val="clear" w:color="000000" w:fill="FFFFFF"/>
            <w:noWrap/>
            <w:vAlign w:val="center"/>
            <w:hideMark/>
          </w:tcPr>
          <w:p w14:paraId="19E1DE3C" w14:textId="77777777" w:rsidR="00BD4538" w:rsidRPr="00C47FE2" w:rsidDel="00BC68F6" w:rsidRDefault="00BD4538" w:rsidP="00BD4538">
            <w:pPr>
              <w:spacing w:before="0" w:after="0" w:line="240" w:lineRule="auto"/>
              <w:jc w:val="right"/>
              <w:rPr>
                <w:del w:id="4142" w:author="khanguyen" w:date="2017-03-17T23:01:00Z"/>
                <w:rFonts w:eastAsia="Times New Roman" w:cs="Arial"/>
                <w:color w:val="4B4B63"/>
                <w:sz w:val="20"/>
                <w:szCs w:val="20"/>
                <w:lang w:val="en-US"/>
              </w:rPr>
            </w:pPr>
            <w:del w:id="4143" w:author="khanguyen" w:date="2017-03-17T23:01:00Z">
              <w:r w:rsidRPr="00C47FE2" w:rsidDel="00BC68F6">
                <w:rPr>
                  <w:rFonts w:eastAsia="Times New Roman" w:cs="Arial"/>
                  <w:color w:val="4B4B63"/>
                  <w:sz w:val="20"/>
                  <w:szCs w:val="20"/>
                  <w:lang w:val="en-US"/>
                </w:rPr>
                <w:delText>2245901.64</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09176FA1" w14:textId="77777777" w:rsidR="00BD4538" w:rsidRPr="00C47FE2" w:rsidDel="00BC68F6" w:rsidRDefault="00BD4538" w:rsidP="00BD4538">
            <w:pPr>
              <w:spacing w:before="0" w:after="0" w:line="240" w:lineRule="auto"/>
              <w:jc w:val="right"/>
              <w:rPr>
                <w:del w:id="4144" w:author="khanguyen" w:date="2017-03-17T23:01:00Z"/>
                <w:rFonts w:eastAsia="Times New Roman" w:cs="Arial"/>
                <w:color w:val="4B4B63"/>
                <w:sz w:val="20"/>
                <w:szCs w:val="20"/>
                <w:lang w:val="en-US"/>
              </w:rPr>
            </w:pPr>
            <w:del w:id="4145" w:author="khanguyen" w:date="2017-03-17T23:01:00Z">
              <w:r w:rsidRPr="00C47FE2" w:rsidDel="00BC68F6">
                <w:rPr>
                  <w:rFonts w:eastAsia="Times New Roman" w:cs="Arial"/>
                  <w:color w:val="4B4B63"/>
                  <w:sz w:val="20"/>
                  <w:szCs w:val="20"/>
                  <w:lang w:val="en-US"/>
                </w:rPr>
                <w:delText>803481.3</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63222012" w14:textId="77777777" w:rsidR="00BD4538" w:rsidRPr="00C47FE2" w:rsidDel="00BC68F6" w:rsidRDefault="00BD4538" w:rsidP="00BD4538">
            <w:pPr>
              <w:spacing w:before="0" w:after="0" w:line="240" w:lineRule="auto"/>
              <w:jc w:val="right"/>
              <w:rPr>
                <w:del w:id="4146" w:author="khanguyen" w:date="2017-03-17T23:01:00Z"/>
                <w:rFonts w:eastAsia="Times New Roman" w:cs="Arial"/>
                <w:color w:val="4B4B63"/>
                <w:sz w:val="20"/>
                <w:szCs w:val="20"/>
                <w:lang w:val="en-US"/>
              </w:rPr>
            </w:pPr>
            <w:del w:id="4147" w:author="khanguyen" w:date="2017-03-17T23:01:00Z">
              <w:r w:rsidRPr="00C47FE2" w:rsidDel="00BC68F6">
                <w:rPr>
                  <w:rFonts w:eastAsia="Times New Roman" w:cs="Arial"/>
                  <w:color w:val="4B4B63"/>
                  <w:sz w:val="20"/>
                  <w:szCs w:val="20"/>
                  <w:lang w:val="en-US"/>
                </w:rPr>
                <w:delText>915010.6</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2F352F4D" w14:textId="77777777" w:rsidR="00BD4538" w:rsidRPr="00C47FE2" w:rsidDel="00BC68F6" w:rsidRDefault="00BD4538" w:rsidP="00BD4538">
            <w:pPr>
              <w:spacing w:before="0" w:after="0" w:line="240" w:lineRule="auto"/>
              <w:jc w:val="right"/>
              <w:rPr>
                <w:del w:id="4148" w:author="khanguyen" w:date="2017-03-17T23:01:00Z"/>
                <w:rFonts w:eastAsia="Times New Roman" w:cs="Arial"/>
                <w:color w:val="4B4B63"/>
                <w:sz w:val="20"/>
                <w:szCs w:val="20"/>
                <w:lang w:val="en-US"/>
              </w:rPr>
            </w:pPr>
            <w:del w:id="4149" w:author="khanguyen" w:date="2017-03-17T23:01:00Z">
              <w:r w:rsidRPr="00C47FE2" w:rsidDel="00BC68F6">
                <w:rPr>
                  <w:rFonts w:eastAsia="Times New Roman" w:cs="Arial"/>
                  <w:color w:val="4B4B63"/>
                  <w:sz w:val="20"/>
                  <w:szCs w:val="20"/>
                  <w:lang w:val="en-US"/>
                </w:rPr>
                <w:delText>964844.6</w:delText>
              </w:r>
            </w:del>
          </w:p>
        </w:tc>
        <w:tc>
          <w:tcPr>
            <w:tcW w:w="1130" w:type="dxa"/>
            <w:tcBorders>
              <w:top w:val="nil"/>
              <w:left w:val="nil"/>
              <w:bottom w:val="single" w:sz="4" w:space="0" w:color="ACB9CA"/>
              <w:right w:val="single" w:sz="4" w:space="0" w:color="ACB9CA"/>
            </w:tcBorders>
            <w:shd w:val="clear" w:color="000000" w:fill="FFFFFF"/>
            <w:noWrap/>
            <w:vAlign w:val="center"/>
            <w:hideMark/>
          </w:tcPr>
          <w:p w14:paraId="266471DE" w14:textId="77777777" w:rsidR="00BD4538" w:rsidRPr="00C47FE2" w:rsidDel="00BC68F6" w:rsidRDefault="00BD4538" w:rsidP="00BD4538">
            <w:pPr>
              <w:spacing w:before="0" w:after="0" w:line="240" w:lineRule="auto"/>
              <w:jc w:val="right"/>
              <w:rPr>
                <w:del w:id="4150" w:author="khanguyen" w:date="2017-03-17T23:01:00Z"/>
                <w:rFonts w:eastAsia="Times New Roman" w:cs="Arial"/>
                <w:color w:val="4B4B63"/>
                <w:sz w:val="20"/>
                <w:szCs w:val="20"/>
                <w:lang w:val="en-US"/>
              </w:rPr>
            </w:pPr>
            <w:del w:id="4151" w:author="khanguyen" w:date="2017-03-17T23:01:00Z">
              <w:r w:rsidRPr="00C47FE2" w:rsidDel="00BC68F6">
                <w:rPr>
                  <w:rFonts w:eastAsia="Times New Roman" w:cs="Arial"/>
                  <w:color w:val="4B4B63"/>
                  <w:sz w:val="20"/>
                  <w:szCs w:val="20"/>
                  <w:lang w:val="en-US"/>
                </w:rPr>
                <w:delText>513</w:delText>
              </w:r>
            </w:del>
          </w:p>
        </w:tc>
        <w:tc>
          <w:tcPr>
            <w:tcW w:w="1227" w:type="dxa"/>
            <w:tcBorders>
              <w:top w:val="nil"/>
              <w:left w:val="nil"/>
              <w:bottom w:val="single" w:sz="4" w:space="0" w:color="ACB9CA"/>
              <w:right w:val="single" w:sz="4" w:space="0" w:color="ACB9CA"/>
            </w:tcBorders>
            <w:shd w:val="clear" w:color="000000" w:fill="FFFFFF"/>
            <w:noWrap/>
            <w:vAlign w:val="center"/>
            <w:hideMark/>
          </w:tcPr>
          <w:p w14:paraId="767123C4" w14:textId="77777777" w:rsidR="00BD4538" w:rsidRPr="00C47FE2" w:rsidDel="00BC68F6" w:rsidRDefault="00BD4538" w:rsidP="00BD4538">
            <w:pPr>
              <w:spacing w:before="0" w:after="0" w:line="240" w:lineRule="auto"/>
              <w:jc w:val="right"/>
              <w:rPr>
                <w:del w:id="4152" w:author="khanguyen" w:date="2017-03-17T23:01:00Z"/>
                <w:rFonts w:eastAsia="Times New Roman" w:cs="Arial"/>
                <w:color w:val="4B4B63"/>
                <w:sz w:val="20"/>
                <w:szCs w:val="20"/>
                <w:lang w:val="en-US"/>
              </w:rPr>
            </w:pPr>
            <w:del w:id="4153" w:author="khanguyen" w:date="2017-03-17T23:01:00Z">
              <w:r w:rsidRPr="00C47FE2" w:rsidDel="00BC68F6">
                <w:rPr>
                  <w:rFonts w:eastAsia="Times New Roman" w:cs="Arial"/>
                  <w:color w:val="4B4B63"/>
                  <w:sz w:val="20"/>
                  <w:szCs w:val="20"/>
                  <w:lang w:val="en-US"/>
                </w:rPr>
                <w:delText>3049436</w:delText>
              </w:r>
            </w:del>
          </w:p>
        </w:tc>
        <w:tc>
          <w:tcPr>
            <w:tcW w:w="1230" w:type="dxa"/>
            <w:tcBorders>
              <w:top w:val="nil"/>
              <w:left w:val="nil"/>
              <w:bottom w:val="single" w:sz="4" w:space="0" w:color="ACB9CA"/>
              <w:right w:val="single" w:sz="4" w:space="0" w:color="ACB9CA"/>
            </w:tcBorders>
            <w:shd w:val="clear" w:color="000000" w:fill="FFFFFF"/>
            <w:noWrap/>
            <w:vAlign w:val="center"/>
            <w:hideMark/>
          </w:tcPr>
          <w:p w14:paraId="6D761966" w14:textId="77777777" w:rsidR="00BD4538" w:rsidRPr="00C47FE2" w:rsidDel="00BC68F6" w:rsidRDefault="00BD4538" w:rsidP="00BD4538">
            <w:pPr>
              <w:spacing w:before="0" w:after="0" w:line="240" w:lineRule="auto"/>
              <w:jc w:val="right"/>
              <w:rPr>
                <w:del w:id="4154" w:author="khanguyen" w:date="2017-03-17T23:01:00Z"/>
                <w:rFonts w:eastAsia="Times New Roman" w:cs="Arial"/>
                <w:color w:val="4B4B63"/>
                <w:sz w:val="20"/>
                <w:szCs w:val="20"/>
                <w:lang w:val="en-US"/>
              </w:rPr>
            </w:pPr>
            <w:del w:id="4155" w:author="khanguyen" w:date="2017-03-17T23:01:00Z">
              <w:r w:rsidRPr="00C47FE2" w:rsidDel="00BC68F6">
                <w:rPr>
                  <w:rFonts w:eastAsia="Times New Roman" w:cs="Arial"/>
                  <w:color w:val="4B4B63"/>
                  <w:sz w:val="20"/>
                  <w:szCs w:val="20"/>
                  <w:lang w:val="en-US"/>
                </w:rPr>
                <w:delText>2.29%</w:delText>
              </w:r>
            </w:del>
          </w:p>
        </w:tc>
      </w:tr>
      <w:tr w:rsidR="00BD4538" w:rsidRPr="00C47FE2" w:rsidDel="00BC68F6" w14:paraId="1BF23C25" w14:textId="77777777" w:rsidTr="00BD4538">
        <w:trPr>
          <w:trHeight w:val="300"/>
          <w:del w:id="4156" w:author="khanguyen" w:date="2017-03-17T23:01:00Z"/>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70B25819" w14:textId="77777777" w:rsidR="00BD4538" w:rsidRPr="00C47FE2" w:rsidDel="00BC68F6" w:rsidRDefault="00BD4538" w:rsidP="00BD4538">
            <w:pPr>
              <w:spacing w:before="0" w:after="0" w:line="240" w:lineRule="auto"/>
              <w:rPr>
                <w:del w:id="4157" w:author="khanguyen" w:date="2017-03-17T23:01:00Z"/>
                <w:rFonts w:eastAsia="Times New Roman" w:cs="Arial"/>
                <w:color w:val="4B4B63"/>
                <w:sz w:val="20"/>
                <w:szCs w:val="20"/>
                <w:lang w:val="en-US"/>
              </w:rPr>
            </w:pPr>
            <w:del w:id="4158" w:author="khanguyen" w:date="2017-03-17T23:01:00Z">
              <w:r w:rsidRPr="00C47FE2" w:rsidDel="00BC68F6">
                <w:rPr>
                  <w:rFonts w:eastAsia="Times New Roman" w:cs="Arial"/>
                  <w:color w:val="4B4B63"/>
                  <w:sz w:val="20"/>
                  <w:szCs w:val="20"/>
                  <w:lang w:val="en-US"/>
                </w:rPr>
                <w:delText>Transaction Expense</w:delText>
              </w:r>
            </w:del>
          </w:p>
        </w:tc>
        <w:tc>
          <w:tcPr>
            <w:tcW w:w="1083" w:type="dxa"/>
            <w:tcBorders>
              <w:top w:val="nil"/>
              <w:left w:val="nil"/>
              <w:bottom w:val="single" w:sz="4" w:space="0" w:color="ACB9CA"/>
              <w:right w:val="single" w:sz="4" w:space="0" w:color="ACB9CA"/>
            </w:tcBorders>
            <w:shd w:val="clear" w:color="000000" w:fill="FFFFFF"/>
            <w:noWrap/>
            <w:vAlign w:val="center"/>
            <w:hideMark/>
          </w:tcPr>
          <w:p w14:paraId="04EABD82" w14:textId="77777777" w:rsidR="00BD4538" w:rsidRPr="00C47FE2" w:rsidDel="00BC68F6" w:rsidRDefault="00BD4538" w:rsidP="00BD4538">
            <w:pPr>
              <w:spacing w:before="0" w:after="0" w:line="240" w:lineRule="auto"/>
              <w:jc w:val="right"/>
              <w:rPr>
                <w:del w:id="4159" w:author="khanguyen" w:date="2017-03-17T23:01:00Z"/>
                <w:rFonts w:eastAsia="Times New Roman" w:cs="Arial"/>
                <w:color w:val="4B4B63"/>
                <w:sz w:val="20"/>
                <w:szCs w:val="20"/>
                <w:lang w:val="en-US"/>
              </w:rPr>
            </w:pPr>
            <w:del w:id="4160" w:author="khanguyen" w:date="2017-03-17T23:01:00Z">
              <w:r w:rsidRPr="00C47FE2" w:rsidDel="00BC68F6">
                <w:rPr>
                  <w:rFonts w:eastAsia="Times New Roman" w:cs="Arial"/>
                  <w:color w:val="4B4B63"/>
                  <w:sz w:val="20"/>
                  <w:szCs w:val="20"/>
                  <w:lang w:val="en-US"/>
                </w:rPr>
                <w:delText>196</w:delText>
              </w:r>
            </w:del>
          </w:p>
        </w:tc>
        <w:tc>
          <w:tcPr>
            <w:tcW w:w="1366" w:type="dxa"/>
            <w:tcBorders>
              <w:top w:val="nil"/>
              <w:left w:val="nil"/>
              <w:bottom w:val="single" w:sz="4" w:space="0" w:color="ACB9CA"/>
              <w:right w:val="single" w:sz="4" w:space="0" w:color="ACB9CA"/>
            </w:tcBorders>
            <w:shd w:val="clear" w:color="000000" w:fill="FFFFFF"/>
            <w:noWrap/>
            <w:vAlign w:val="center"/>
            <w:hideMark/>
          </w:tcPr>
          <w:p w14:paraId="3C74D29C" w14:textId="77777777" w:rsidR="00BD4538" w:rsidRPr="00C47FE2" w:rsidDel="00BC68F6" w:rsidRDefault="00BD4538" w:rsidP="00BD4538">
            <w:pPr>
              <w:spacing w:before="0" w:after="0" w:line="240" w:lineRule="auto"/>
              <w:jc w:val="right"/>
              <w:rPr>
                <w:del w:id="4161" w:author="khanguyen" w:date="2017-03-17T23:01:00Z"/>
                <w:rFonts w:eastAsia="Times New Roman" w:cs="Arial"/>
                <w:color w:val="4B4B63"/>
                <w:sz w:val="20"/>
                <w:szCs w:val="20"/>
                <w:lang w:val="en-US"/>
              </w:rPr>
            </w:pPr>
            <w:del w:id="4162" w:author="khanguyen" w:date="2017-03-17T23:01:00Z">
              <w:r w:rsidRPr="00C47FE2" w:rsidDel="00BC68F6">
                <w:rPr>
                  <w:rFonts w:eastAsia="Times New Roman" w:cs="Arial"/>
                  <w:color w:val="4B4B63"/>
                  <w:sz w:val="20"/>
                  <w:szCs w:val="20"/>
                  <w:lang w:val="en-US"/>
                </w:rPr>
                <w:delText>2916660.71</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68C06EDB" w14:textId="77777777" w:rsidR="00BD4538" w:rsidRPr="00C47FE2" w:rsidDel="00BC68F6" w:rsidRDefault="00BD4538" w:rsidP="00BD4538">
            <w:pPr>
              <w:spacing w:before="0" w:after="0" w:line="240" w:lineRule="auto"/>
              <w:jc w:val="right"/>
              <w:rPr>
                <w:del w:id="4163" w:author="khanguyen" w:date="2017-03-17T23:01:00Z"/>
                <w:rFonts w:eastAsia="Times New Roman" w:cs="Arial"/>
                <w:color w:val="4B4B63"/>
                <w:sz w:val="20"/>
                <w:szCs w:val="20"/>
                <w:lang w:val="en-US"/>
              </w:rPr>
            </w:pPr>
            <w:del w:id="4164" w:author="khanguyen" w:date="2017-03-17T23:01:00Z">
              <w:r w:rsidRPr="00C47FE2" w:rsidDel="00BC68F6">
                <w:rPr>
                  <w:rFonts w:eastAsia="Times New Roman" w:cs="Arial"/>
                  <w:color w:val="4B4B63"/>
                  <w:sz w:val="20"/>
                  <w:szCs w:val="20"/>
                  <w:lang w:val="en-US"/>
                </w:rPr>
                <w:delText>774995.9</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3969ACA3" w14:textId="77777777" w:rsidR="00BD4538" w:rsidRPr="00C47FE2" w:rsidDel="00BC68F6" w:rsidRDefault="00BD4538" w:rsidP="00BD4538">
            <w:pPr>
              <w:spacing w:before="0" w:after="0" w:line="240" w:lineRule="auto"/>
              <w:jc w:val="right"/>
              <w:rPr>
                <w:del w:id="4165" w:author="khanguyen" w:date="2017-03-17T23:01:00Z"/>
                <w:rFonts w:eastAsia="Times New Roman" w:cs="Arial"/>
                <w:color w:val="4B4B63"/>
                <w:sz w:val="20"/>
                <w:szCs w:val="20"/>
                <w:lang w:val="en-US"/>
              </w:rPr>
            </w:pPr>
            <w:del w:id="4166" w:author="khanguyen" w:date="2017-03-17T23:01:00Z">
              <w:r w:rsidRPr="00C47FE2" w:rsidDel="00BC68F6">
                <w:rPr>
                  <w:rFonts w:eastAsia="Times New Roman" w:cs="Arial"/>
                  <w:color w:val="4B4B63"/>
                  <w:sz w:val="20"/>
                  <w:szCs w:val="20"/>
                  <w:lang w:val="en-US"/>
                </w:rPr>
                <w:delText>790376.8</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2610C454" w14:textId="77777777" w:rsidR="00BD4538" w:rsidRPr="00C47FE2" w:rsidDel="00BC68F6" w:rsidRDefault="00BD4538" w:rsidP="00BD4538">
            <w:pPr>
              <w:spacing w:before="0" w:after="0" w:line="240" w:lineRule="auto"/>
              <w:jc w:val="right"/>
              <w:rPr>
                <w:del w:id="4167" w:author="khanguyen" w:date="2017-03-17T23:01:00Z"/>
                <w:rFonts w:eastAsia="Times New Roman" w:cs="Arial"/>
                <w:color w:val="4B4B63"/>
                <w:sz w:val="20"/>
                <w:szCs w:val="20"/>
                <w:lang w:val="en-US"/>
              </w:rPr>
            </w:pPr>
            <w:del w:id="4168" w:author="khanguyen" w:date="2017-03-17T23:01:00Z">
              <w:r w:rsidRPr="00C47FE2" w:rsidDel="00BC68F6">
                <w:rPr>
                  <w:rFonts w:eastAsia="Times New Roman" w:cs="Arial"/>
                  <w:color w:val="4B4B63"/>
                  <w:sz w:val="20"/>
                  <w:szCs w:val="20"/>
                  <w:lang w:val="en-US"/>
                </w:rPr>
                <w:delText>790376.8</w:delText>
              </w:r>
            </w:del>
          </w:p>
        </w:tc>
        <w:tc>
          <w:tcPr>
            <w:tcW w:w="1130" w:type="dxa"/>
            <w:tcBorders>
              <w:top w:val="nil"/>
              <w:left w:val="nil"/>
              <w:bottom w:val="single" w:sz="4" w:space="0" w:color="ACB9CA"/>
              <w:right w:val="single" w:sz="4" w:space="0" w:color="ACB9CA"/>
            </w:tcBorders>
            <w:shd w:val="clear" w:color="000000" w:fill="FFFFFF"/>
            <w:noWrap/>
            <w:vAlign w:val="center"/>
            <w:hideMark/>
          </w:tcPr>
          <w:p w14:paraId="6C489F8F" w14:textId="77777777" w:rsidR="00BD4538" w:rsidRPr="00C47FE2" w:rsidDel="00BC68F6" w:rsidRDefault="00BD4538" w:rsidP="00BD4538">
            <w:pPr>
              <w:spacing w:before="0" w:after="0" w:line="240" w:lineRule="auto"/>
              <w:jc w:val="right"/>
              <w:rPr>
                <w:del w:id="4169" w:author="khanguyen" w:date="2017-03-17T23:01:00Z"/>
                <w:rFonts w:eastAsia="Times New Roman" w:cs="Arial"/>
                <w:color w:val="4B4B63"/>
                <w:sz w:val="20"/>
                <w:szCs w:val="20"/>
                <w:lang w:val="en-US"/>
              </w:rPr>
            </w:pPr>
            <w:del w:id="4170" w:author="khanguyen" w:date="2017-03-17T23:01:00Z">
              <w:r w:rsidRPr="00C47FE2" w:rsidDel="00BC68F6">
                <w:rPr>
                  <w:rFonts w:eastAsia="Times New Roman" w:cs="Arial"/>
                  <w:color w:val="4B4B63"/>
                  <w:sz w:val="20"/>
                  <w:szCs w:val="20"/>
                  <w:lang w:val="en-US"/>
                </w:rPr>
                <w:delText>216993</w:delText>
              </w:r>
            </w:del>
          </w:p>
        </w:tc>
        <w:tc>
          <w:tcPr>
            <w:tcW w:w="1227" w:type="dxa"/>
            <w:tcBorders>
              <w:top w:val="nil"/>
              <w:left w:val="nil"/>
              <w:bottom w:val="single" w:sz="4" w:space="0" w:color="ACB9CA"/>
              <w:right w:val="single" w:sz="4" w:space="0" w:color="ACB9CA"/>
            </w:tcBorders>
            <w:shd w:val="clear" w:color="000000" w:fill="FFFFFF"/>
            <w:noWrap/>
            <w:vAlign w:val="center"/>
            <w:hideMark/>
          </w:tcPr>
          <w:p w14:paraId="391E1102" w14:textId="77777777" w:rsidR="00BD4538" w:rsidRPr="00C47FE2" w:rsidDel="00BC68F6" w:rsidRDefault="00BD4538" w:rsidP="00BD4538">
            <w:pPr>
              <w:spacing w:before="0" w:after="0" w:line="240" w:lineRule="auto"/>
              <w:jc w:val="right"/>
              <w:rPr>
                <w:del w:id="4171" w:author="khanguyen" w:date="2017-03-17T23:01:00Z"/>
                <w:rFonts w:eastAsia="Times New Roman" w:cs="Arial"/>
                <w:color w:val="4B4B63"/>
                <w:sz w:val="20"/>
                <w:szCs w:val="20"/>
                <w:lang w:val="en-US"/>
              </w:rPr>
            </w:pPr>
            <w:del w:id="4172" w:author="khanguyen" w:date="2017-03-17T23:01:00Z">
              <w:r w:rsidRPr="00C47FE2" w:rsidDel="00BC68F6">
                <w:rPr>
                  <w:rFonts w:eastAsia="Times New Roman" w:cs="Arial"/>
                  <w:color w:val="4B4B63"/>
                  <w:sz w:val="20"/>
                  <w:szCs w:val="20"/>
                  <w:lang w:val="en-US"/>
                </w:rPr>
                <w:delText>4841618</w:delText>
              </w:r>
            </w:del>
          </w:p>
        </w:tc>
        <w:tc>
          <w:tcPr>
            <w:tcW w:w="1230" w:type="dxa"/>
            <w:tcBorders>
              <w:top w:val="nil"/>
              <w:left w:val="nil"/>
              <w:bottom w:val="single" w:sz="4" w:space="0" w:color="ACB9CA"/>
              <w:right w:val="single" w:sz="4" w:space="0" w:color="ACB9CA"/>
            </w:tcBorders>
            <w:shd w:val="clear" w:color="000000" w:fill="FFFFFF"/>
            <w:noWrap/>
            <w:vAlign w:val="center"/>
            <w:hideMark/>
          </w:tcPr>
          <w:p w14:paraId="517F4E78" w14:textId="77777777" w:rsidR="00BD4538" w:rsidRPr="00C47FE2" w:rsidDel="00BC68F6" w:rsidRDefault="00BD4538" w:rsidP="00BD4538">
            <w:pPr>
              <w:spacing w:before="0" w:after="0" w:line="240" w:lineRule="auto"/>
              <w:jc w:val="right"/>
              <w:rPr>
                <w:del w:id="4173" w:author="khanguyen" w:date="2017-03-17T23:01:00Z"/>
                <w:rFonts w:eastAsia="Times New Roman" w:cs="Arial"/>
                <w:color w:val="4B4B63"/>
                <w:sz w:val="20"/>
                <w:szCs w:val="20"/>
                <w:lang w:val="en-US"/>
              </w:rPr>
            </w:pPr>
            <w:del w:id="4174" w:author="khanguyen" w:date="2017-03-17T23:01:00Z">
              <w:r w:rsidRPr="00C47FE2" w:rsidDel="00BC68F6">
                <w:rPr>
                  <w:rFonts w:eastAsia="Times New Roman" w:cs="Arial"/>
                  <w:color w:val="4B4B63"/>
                  <w:sz w:val="20"/>
                  <w:szCs w:val="20"/>
                  <w:lang w:val="en-US"/>
                </w:rPr>
                <w:delText>32.65%</w:delText>
              </w:r>
            </w:del>
          </w:p>
        </w:tc>
      </w:tr>
      <w:tr w:rsidR="00BD4538" w:rsidRPr="00C47FE2" w:rsidDel="00BC68F6" w14:paraId="0BA0868D" w14:textId="77777777" w:rsidTr="00BD4538">
        <w:trPr>
          <w:trHeight w:val="300"/>
          <w:del w:id="4175" w:author="khanguyen" w:date="2017-03-17T23:01:00Z"/>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6FA1628" w14:textId="77777777" w:rsidR="00BD4538" w:rsidRPr="00C47FE2" w:rsidDel="00BC68F6" w:rsidRDefault="00BD4538" w:rsidP="00BD4538">
            <w:pPr>
              <w:spacing w:before="0" w:after="0" w:line="240" w:lineRule="auto"/>
              <w:rPr>
                <w:del w:id="4176" w:author="khanguyen" w:date="2017-03-17T23:01:00Z"/>
                <w:rFonts w:eastAsia="Times New Roman" w:cs="Arial"/>
                <w:color w:val="4B4B63"/>
                <w:sz w:val="20"/>
                <w:szCs w:val="20"/>
                <w:lang w:val="en-US"/>
              </w:rPr>
            </w:pPr>
            <w:del w:id="4177" w:author="khanguyen" w:date="2017-03-17T23:01:00Z">
              <w:r w:rsidRPr="00C47FE2" w:rsidDel="00BC68F6">
                <w:rPr>
                  <w:rFonts w:eastAsia="Times New Roman" w:cs="Arial"/>
                  <w:color w:val="4B4B63"/>
                  <w:sz w:val="20"/>
                  <w:szCs w:val="20"/>
                  <w:lang w:val="en-US"/>
                </w:rPr>
                <w:delText>Transaction Sale Proposal</w:delText>
              </w:r>
            </w:del>
          </w:p>
        </w:tc>
        <w:tc>
          <w:tcPr>
            <w:tcW w:w="1083" w:type="dxa"/>
            <w:tcBorders>
              <w:top w:val="nil"/>
              <w:left w:val="nil"/>
              <w:bottom w:val="single" w:sz="4" w:space="0" w:color="ACB9CA"/>
              <w:right w:val="single" w:sz="4" w:space="0" w:color="ACB9CA"/>
            </w:tcBorders>
            <w:shd w:val="clear" w:color="000000" w:fill="FFFFFF"/>
            <w:noWrap/>
            <w:vAlign w:val="center"/>
            <w:hideMark/>
          </w:tcPr>
          <w:p w14:paraId="3330D7A5" w14:textId="77777777" w:rsidR="00BD4538" w:rsidRPr="00C47FE2" w:rsidDel="00BC68F6" w:rsidRDefault="00BD4538" w:rsidP="00BD4538">
            <w:pPr>
              <w:spacing w:before="0" w:after="0" w:line="240" w:lineRule="auto"/>
              <w:jc w:val="right"/>
              <w:rPr>
                <w:del w:id="4178" w:author="khanguyen" w:date="2017-03-17T23:01:00Z"/>
                <w:rFonts w:eastAsia="Times New Roman" w:cs="Arial"/>
                <w:color w:val="4B4B63"/>
                <w:sz w:val="20"/>
                <w:szCs w:val="20"/>
                <w:lang w:val="en-US"/>
              </w:rPr>
            </w:pPr>
            <w:del w:id="4179" w:author="khanguyen" w:date="2017-03-17T23:01:00Z">
              <w:r w:rsidRPr="00C47FE2" w:rsidDel="00BC68F6">
                <w:rPr>
                  <w:rFonts w:eastAsia="Times New Roman" w:cs="Arial"/>
                  <w:color w:val="4B4B63"/>
                  <w:sz w:val="20"/>
                  <w:szCs w:val="20"/>
                  <w:lang w:val="en-US"/>
                </w:rPr>
                <w:delText>1644</w:delText>
              </w:r>
            </w:del>
          </w:p>
        </w:tc>
        <w:tc>
          <w:tcPr>
            <w:tcW w:w="1366" w:type="dxa"/>
            <w:tcBorders>
              <w:top w:val="nil"/>
              <w:left w:val="nil"/>
              <w:bottom w:val="single" w:sz="4" w:space="0" w:color="ACB9CA"/>
              <w:right w:val="single" w:sz="4" w:space="0" w:color="ACB9CA"/>
            </w:tcBorders>
            <w:shd w:val="clear" w:color="000000" w:fill="FFFFFF"/>
            <w:noWrap/>
            <w:vAlign w:val="center"/>
            <w:hideMark/>
          </w:tcPr>
          <w:p w14:paraId="73CDA9FB" w14:textId="77777777" w:rsidR="00BD4538" w:rsidRPr="00C47FE2" w:rsidDel="00BC68F6" w:rsidRDefault="00BD4538" w:rsidP="00BD4538">
            <w:pPr>
              <w:spacing w:before="0" w:after="0" w:line="240" w:lineRule="auto"/>
              <w:jc w:val="right"/>
              <w:rPr>
                <w:del w:id="4180" w:author="khanguyen" w:date="2017-03-17T23:01:00Z"/>
                <w:rFonts w:eastAsia="Times New Roman" w:cs="Arial"/>
                <w:color w:val="4B4B63"/>
                <w:sz w:val="20"/>
                <w:szCs w:val="20"/>
                <w:lang w:val="en-US"/>
              </w:rPr>
            </w:pPr>
            <w:del w:id="4181" w:author="khanguyen" w:date="2017-03-17T23:01:00Z">
              <w:r w:rsidRPr="00C47FE2" w:rsidDel="00BC68F6">
                <w:rPr>
                  <w:rFonts w:eastAsia="Times New Roman" w:cs="Arial"/>
                  <w:color w:val="4B4B63"/>
                  <w:sz w:val="20"/>
                  <w:szCs w:val="20"/>
                  <w:lang w:val="en-US"/>
                </w:rPr>
                <w:delText>1379830.84</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33FF089B" w14:textId="77777777" w:rsidR="00BD4538" w:rsidRPr="00C47FE2" w:rsidDel="00BC68F6" w:rsidRDefault="00BD4538" w:rsidP="00BD4538">
            <w:pPr>
              <w:spacing w:before="0" w:after="0" w:line="240" w:lineRule="auto"/>
              <w:jc w:val="right"/>
              <w:rPr>
                <w:del w:id="4182" w:author="khanguyen" w:date="2017-03-17T23:01:00Z"/>
                <w:rFonts w:eastAsia="Times New Roman" w:cs="Arial"/>
                <w:color w:val="4B4B63"/>
                <w:sz w:val="20"/>
                <w:szCs w:val="20"/>
                <w:lang w:val="en-US"/>
              </w:rPr>
            </w:pPr>
            <w:del w:id="4183" w:author="khanguyen" w:date="2017-03-17T23:01:00Z">
              <w:r w:rsidRPr="00C47FE2" w:rsidDel="00BC68F6">
                <w:rPr>
                  <w:rFonts w:eastAsia="Times New Roman" w:cs="Arial"/>
                  <w:color w:val="4B4B63"/>
                  <w:sz w:val="20"/>
                  <w:szCs w:val="20"/>
                  <w:lang w:val="en-US"/>
                </w:rPr>
                <w:delText>712336.8</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59F9F70D" w14:textId="77777777" w:rsidR="00BD4538" w:rsidRPr="00C47FE2" w:rsidDel="00BC68F6" w:rsidRDefault="00BD4538" w:rsidP="00BD4538">
            <w:pPr>
              <w:spacing w:before="0" w:after="0" w:line="240" w:lineRule="auto"/>
              <w:jc w:val="right"/>
              <w:rPr>
                <w:del w:id="4184" w:author="khanguyen" w:date="2017-03-17T23:01:00Z"/>
                <w:rFonts w:eastAsia="Times New Roman" w:cs="Arial"/>
                <w:color w:val="4B4B63"/>
                <w:sz w:val="20"/>
                <w:szCs w:val="20"/>
                <w:lang w:val="en-US"/>
              </w:rPr>
            </w:pPr>
            <w:del w:id="4185" w:author="khanguyen" w:date="2017-03-17T23:01:00Z">
              <w:r w:rsidRPr="00C47FE2" w:rsidDel="00BC68F6">
                <w:rPr>
                  <w:rFonts w:eastAsia="Times New Roman" w:cs="Arial"/>
                  <w:color w:val="4B4B63"/>
                  <w:sz w:val="20"/>
                  <w:szCs w:val="20"/>
                  <w:lang w:val="en-US"/>
                </w:rPr>
                <w:delText>821480.9</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65879845" w14:textId="77777777" w:rsidR="00BD4538" w:rsidRPr="00C47FE2" w:rsidDel="00BC68F6" w:rsidRDefault="00BD4538" w:rsidP="00BD4538">
            <w:pPr>
              <w:spacing w:before="0" w:after="0" w:line="240" w:lineRule="auto"/>
              <w:jc w:val="right"/>
              <w:rPr>
                <w:del w:id="4186" w:author="khanguyen" w:date="2017-03-17T23:01:00Z"/>
                <w:rFonts w:eastAsia="Times New Roman" w:cs="Arial"/>
                <w:color w:val="4B4B63"/>
                <w:sz w:val="20"/>
                <w:szCs w:val="20"/>
                <w:lang w:val="en-US"/>
              </w:rPr>
            </w:pPr>
            <w:del w:id="4187" w:author="khanguyen" w:date="2017-03-17T23:01:00Z">
              <w:r w:rsidRPr="00C47FE2" w:rsidDel="00BC68F6">
                <w:rPr>
                  <w:rFonts w:eastAsia="Times New Roman" w:cs="Arial"/>
                  <w:color w:val="4B4B63"/>
                  <w:sz w:val="20"/>
                  <w:szCs w:val="20"/>
                  <w:lang w:val="en-US"/>
                </w:rPr>
                <w:delText>971365.5</w:delText>
              </w:r>
            </w:del>
          </w:p>
        </w:tc>
        <w:tc>
          <w:tcPr>
            <w:tcW w:w="1130" w:type="dxa"/>
            <w:tcBorders>
              <w:top w:val="nil"/>
              <w:left w:val="nil"/>
              <w:bottom w:val="single" w:sz="4" w:space="0" w:color="ACB9CA"/>
              <w:right w:val="single" w:sz="4" w:space="0" w:color="ACB9CA"/>
            </w:tcBorders>
            <w:shd w:val="clear" w:color="000000" w:fill="FFFFFF"/>
            <w:noWrap/>
            <w:vAlign w:val="center"/>
            <w:hideMark/>
          </w:tcPr>
          <w:p w14:paraId="1DE97426" w14:textId="77777777" w:rsidR="00BD4538" w:rsidRPr="00C47FE2" w:rsidDel="00BC68F6" w:rsidRDefault="00BD4538" w:rsidP="00BD4538">
            <w:pPr>
              <w:spacing w:before="0" w:after="0" w:line="240" w:lineRule="auto"/>
              <w:jc w:val="right"/>
              <w:rPr>
                <w:del w:id="4188" w:author="khanguyen" w:date="2017-03-17T23:01:00Z"/>
                <w:rFonts w:eastAsia="Times New Roman" w:cs="Arial"/>
                <w:color w:val="4B4B63"/>
                <w:sz w:val="20"/>
                <w:szCs w:val="20"/>
                <w:lang w:val="en-US"/>
              </w:rPr>
            </w:pPr>
            <w:del w:id="4189" w:author="khanguyen" w:date="2017-03-17T23:01:00Z">
              <w:r w:rsidRPr="00C47FE2" w:rsidDel="00BC68F6">
                <w:rPr>
                  <w:rFonts w:eastAsia="Times New Roman" w:cs="Arial"/>
                  <w:color w:val="4B4B63"/>
                  <w:sz w:val="20"/>
                  <w:szCs w:val="20"/>
                  <w:lang w:val="en-US"/>
                </w:rPr>
                <w:delText>616</w:delText>
              </w:r>
            </w:del>
          </w:p>
        </w:tc>
        <w:tc>
          <w:tcPr>
            <w:tcW w:w="1227" w:type="dxa"/>
            <w:tcBorders>
              <w:top w:val="nil"/>
              <w:left w:val="nil"/>
              <w:bottom w:val="single" w:sz="4" w:space="0" w:color="ACB9CA"/>
              <w:right w:val="single" w:sz="4" w:space="0" w:color="ACB9CA"/>
            </w:tcBorders>
            <w:shd w:val="clear" w:color="000000" w:fill="FFFFFF"/>
            <w:noWrap/>
            <w:vAlign w:val="center"/>
            <w:hideMark/>
          </w:tcPr>
          <w:p w14:paraId="20198A8E" w14:textId="77777777" w:rsidR="00BD4538" w:rsidRPr="00C47FE2" w:rsidDel="00BC68F6" w:rsidRDefault="00BD4538" w:rsidP="00BD4538">
            <w:pPr>
              <w:spacing w:before="0" w:after="0" w:line="240" w:lineRule="auto"/>
              <w:jc w:val="right"/>
              <w:rPr>
                <w:del w:id="4190" w:author="khanguyen" w:date="2017-03-17T23:01:00Z"/>
                <w:rFonts w:eastAsia="Times New Roman" w:cs="Arial"/>
                <w:color w:val="4B4B63"/>
                <w:sz w:val="20"/>
                <w:szCs w:val="20"/>
                <w:lang w:val="en-US"/>
              </w:rPr>
            </w:pPr>
            <w:del w:id="4191" w:author="khanguyen" w:date="2017-03-17T23:01:00Z">
              <w:r w:rsidRPr="00C47FE2" w:rsidDel="00BC68F6">
                <w:rPr>
                  <w:rFonts w:eastAsia="Times New Roman" w:cs="Arial"/>
                  <w:color w:val="4B4B63"/>
                  <w:sz w:val="20"/>
                  <w:szCs w:val="20"/>
                  <w:lang w:val="en-US"/>
                </w:rPr>
                <w:delText>4211256</w:delText>
              </w:r>
            </w:del>
          </w:p>
        </w:tc>
        <w:tc>
          <w:tcPr>
            <w:tcW w:w="1230" w:type="dxa"/>
            <w:tcBorders>
              <w:top w:val="nil"/>
              <w:left w:val="nil"/>
              <w:bottom w:val="single" w:sz="4" w:space="0" w:color="ACB9CA"/>
              <w:right w:val="single" w:sz="4" w:space="0" w:color="ACB9CA"/>
            </w:tcBorders>
            <w:shd w:val="clear" w:color="000000" w:fill="FFFFFF"/>
            <w:noWrap/>
            <w:vAlign w:val="center"/>
            <w:hideMark/>
          </w:tcPr>
          <w:p w14:paraId="0EE53EA2" w14:textId="77777777" w:rsidR="00BD4538" w:rsidRPr="00C47FE2" w:rsidDel="00BC68F6" w:rsidRDefault="00BD4538" w:rsidP="00BD4538">
            <w:pPr>
              <w:spacing w:before="0" w:after="0" w:line="240" w:lineRule="auto"/>
              <w:jc w:val="right"/>
              <w:rPr>
                <w:del w:id="4192" w:author="khanguyen" w:date="2017-03-17T23:01:00Z"/>
                <w:rFonts w:eastAsia="Times New Roman" w:cs="Arial"/>
                <w:color w:val="4B4B63"/>
                <w:sz w:val="20"/>
                <w:szCs w:val="20"/>
                <w:lang w:val="en-US"/>
              </w:rPr>
            </w:pPr>
            <w:del w:id="4193" w:author="khanguyen" w:date="2017-03-17T23:01:00Z">
              <w:r w:rsidRPr="00C47FE2" w:rsidDel="00BC68F6">
                <w:rPr>
                  <w:rFonts w:eastAsia="Times New Roman" w:cs="Arial"/>
                  <w:color w:val="4B4B63"/>
                  <w:sz w:val="20"/>
                  <w:szCs w:val="20"/>
                  <w:lang w:val="en-US"/>
                </w:rPr>
                <w:delText>74.15%</w:delText>
              </w:r>
            </w:del>
          </w:p>
        </w:tc>
      </w:tr>
      <w:tr w:rsidR="00BD4538" w:rsidRPr="00C47FE2" w:rsidDel="00BC68F6" w14:paraId="756E5C2A" w14:textId="77777777" w:rsidTr="00BD4538">
        <w:trPr>
          <w:trHeight w:val="300"/>
          <w:del w:id="4194" w:author="khanguyen" w:date="2017-03-17T23:01:00Z"/>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28567D75" w14:textId="77777777" w:rsidR="00BD4538" w:rsidRPr="00C47FE2" w:rsidDel="00BC68F6" w:rsidRDefault="00BD4538" w:rsidP="00BD4538">
            <w:pPr>
              <w:spacing w:before="0" w:after="0" w:line="240" w:lineRule="auto"/>
              <w:rPr>
                <w:del w:id="4195" w:author="khanguyen" w:date="2017-03-17T23:01:00Z"/>
                <w:rFonts w:eastAsia="Times New Roman" w:cs="Arial"/>
                <w:color w:val="4B4B63"/>
                <w:sz w:val="20"/>
                <w:szCs w:val="20"/>
                <w:lang w:val="en-US"/>
              </w:rPr>
            </w:pPr>
            <w:del w:id="4196" w:author="khanguyen" w:date="2017-03-17T23:01:00Z">
              <w:r w:rsidRPr="00C47FE2" w:rsidDel="00BC68F6">
                <w:rPr>
                  <w:rFonts w:eastAsia="Times New Roman" w:cs="Arial"/>
                  <w:color w:val="4B4B63"/>
                  <w:sz w:val="20"/>
                  <w:szCs w:val="20"/>
                  <w:lang w:val="en-US"/>
                </w:rPr>
                <w:delText>Transaction Timesheet</w:delText>
              </w:r>
            </w:del>
          </w:p>
        </w:tc>
        <w:tc>
          <w:tcPr>
            <w:tcW w:w="1083" w:type="dxa"/>
            <w:tcBorders>
              <w:top w:val="nil"/>
              <w:left w:val="nil"/>
              <w:bottom w:val="single" w:sz="4" w:space="0" w:color="ACB9CA"/>
              <w:right w:val="single" w:sz="4" w:space="0" w:color="ACB9CA"/>
            </w:tcBorders>
            <w:shd w:val="clear" w:color="000000" w:fill="FFFFFF"/>
            <w:noWrap/>
            <w:vAlign w:val="center"/>
            <w:hideMark/>
          </w:tcPr>
          <w:p w14:paraId="1917A7C1" w14:textId="77777777" w:rsidR="00BD4538" w:rsidRPr="00C47FE2" w:rsidDel="00BC68F6" w:rsidRDefault="00BD4538" w:rsidP="00BD4538">
            <w:pPr>
              <w:spacing w:before="0" w:after="0" w:line="240" w:lineRule="auto"/>
              <w:jc w:val="right"/>
              <w:rPr>
                <w:del w:id="4197" w:author="khanguyen" w:date="2017-03-17T23:01:00Z"/>
                <w:rFonts w:eastAsia="Times New Roman" w:cs="Arial"/>
                <w:color w:val="4B4B63"/>
                <w:sz w:val="20"/>
                <w:szCs w:val="20"/>
                <w:lang w:val="en-US"/>
              </w:rPr>
            </w:pPr>
            <w:del w:id="4198" w:author="khanguyen" w:date="2017-03-17T23:01:00Z">
              <w:r w:rsidRPr="00C47FE2" w:rsidDel="00BC68F6">
                <w:rPr>
                  <w:rFonts w:eastAsia="Times New Roman" w:cs="Arial"/>
                  <w:color w:val="4B4B63"/>
                  <w:sz w:val="20"/>
                  <w:szCs w:val="20"/>
                  <w:lang w:val="en-US"/>
                </w:rPr>
                <w:delText>629</w:delText>
              </w:r>
            </w:del>
          </w:p>
        </w:tc>
        <w:tc>
          <w:tcPr>
            <w:tcW w:w="1366" w:type="dxa"/>
            <w:tcBorders>
              <w:top w:val="nil"/>
              <w:left w:val="nil"/>
              <w:bottom w:val="single" w:sz="4" w:space="0" w:color="ACB9CA"/>
              <w:right w:val="single" w:sz="4" w:space="0" w:color="ACB9CA"/>
            </w:tcBorders>
            <w:shd w:val="clear" w:color="000000" w:fill="FFFFFF"/>
            <w:noWrap/>
            <w:vAlign w:val="center"/>
            <w:hideMark/>
          </w:tcPr>
          <w:p w14:paraId="3B8B5E12" w14:textId="77777777" w:rsidR="00BD4538" w:rsidRPr="00C47FE2" w:rsidDel="00BC68F6" w:rsidRDefault="00BD4538" w:rsidP="00BD4538">
            <w:pPr>
              <w:spacing w:before="0" w:after="0" w:line="240" w:lineRule="auto"/>
              <w:jc w:val="right"/>
              <w:rPr>
                <w:del w:id="4199" w:author="khanguyen" w:date="2017-03-17T23:01:00Z"/>
                <w:rFonts w:eastAsia="Times New Roman" w:cs="Arial"/>
                <w:color w:val="4B4B63"/>
                <w:sz w:val="20"/>
                <w:szCs w:val="20"/>
                <w:lang w:val="en-US"/>
              </w:rPr>
            </w:pPr>
            <w:del w:id="4200" w:author="khanguyen" w:date="2017-03-17T23:01:00Z">
              <w:r w:rsidRPr="00C47FE2" w:rsidDel="00BC68F6">
                <w:rPr>
                  <w:rFonts w:eastAsia="Times New Roman" w:cs="Arial"/>
                  <w:color w:val="4B4B63"/>
                  <w:sz w:val="20"/>
                  <w:szCs w:val="20"/>
                  <w:lang w:val="en-US"/>
                </w:rPr>
                <w:delText>802367.68</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6CA4B2E6" w14:textId="77777777" w:rsidR="00BD4538" w:rsidRPr="00C47FE2" w:rsidDel="00BC68F6" w:rsidRDefault="00BD4538" w:rsidP="00BD4538">
            <w:pPr>
              <w:spacing w:before="0" w:after="0" w:line="240" w:lineRule="auto"/>
              <w:jc w:val="right"/>
              <w:rPr>
                <w:del w:id="4201" w:author="khanguyen" w:date="2017-03-17T23:01:00Z"/>
                <w:rFonts w:eastAsia="Times New Roman" w:cs="Arial"/>
                <w:color w:val="4B4B63"/>
                <w:sz w:val="20"/>
                <w:szCs w:val="20"/>
                <w:lang w:val="en-US"/>
              </w:rPr>
            </w:pPr>
            <w:del w:id="4202" w:author="khanguyen" w:date="2017-03-17T23:01:00Z">
              <w:r w:rsidRPr="00C47FE2" w:rsidDel="00BC68F6">
                <w:rPr>
                  <w:rFonts w:eastAsia="Times New Roman" w:cs="Arial"/>
                  <w:color w:val="4B4B63"/>
                  <w:sz w:val="20"/>
                  <w:szCs w:val="20"/>
                  <w:lang w:val="en-US"/>
                </w:rPr>
                <w:delText>281936.8</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05702402" w14:textId="77777777" w:rsidR="00BD4538" w:rsidRPr="00C47FE2" w:rsidDel="00BC68F6" w:rsidRDefault="00BD4538" w:rsidP="00BD4538">
            <w:pPr>
              <w:spacing w:before="0" w:after="0" w:line="240" w:lineRule="auto"/>
              <w:jc w:val="right"/>
              <w:rPr>
                <w:del w:id="4203" w:author="khanguyen" w:date="2017-03-17T23:01:00Z"/>
                <w:rFonts w:eastAsia="Times New Roman" w:cs="Arial"/>
                <w:color w:val="4B4B63"/>
                <w:sz w:val="20"/>
                <w:szCs w:val="20"/>
                <w:lang w:val="en-US"/>
              </w:rPr>
            </w:pPr>
            <w:del w:id="4204" w:author="khanguyen" w:date="2017-03-17T23:01:00Z">
              <w:r w:rsidRPr="00C47FE2" w:rsidDel="00BC68F6">
                <w:rPr>
                  <w:rFonts w:eastAsia="Times New Roman" w:cs="Arial"/>
                  <w:color w:val="4B4B63"/>
                  <w:sz w:val="20"/>
                  <w:szCs w:val="20"/>
                  <w:lang w:val="en-US"/>
                </w:rPr>
                <w:delText>510376.7</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3A221D58" w14:textId="77777777" w:rsidR="00BD4538" w:rsidRPr="00C47FE2" w:rsidDel="00BC68F6" w:rsidRDefault="00BD4538" w:rsidP="00BD4538">
            <w:pPr>
              <w:spacing w:before="0" w:after="0" w:line="240" w:lineRule="auto"/>
              <w:jc w:val="right"/>
              <w:rPr>
                <w:del w:id="4205" w:author="khanguyen" w:date="2017-03-17T23:01:00Z"/>
                <w:rFonts w:eastAsia="Times New Roman" w:cs="Arial"/>
                <w:color w:val="4B4B63"/>
                <w:sz w:val="20"/>
                <w:szCs w:val="20"/>
                <w:lang w:val="en-US"/>
              </w:rPr>
            </w:pPr>
            <w:del w:id="4206" w:author="khanguyen" w:date="2017-03-17T23:01:00Z">
              <w:r w:rsidRPr="00C47FE2" w:rsidDel="00BC68F6">
                <w:rPr>
                  <w:rFonts w:eastAsia="Times New Roman" w:cs="Arial"/>
                  <w:color w:val="4B4B63"/>
                  <w:sz w:val="20"/>
                  <w:szCs w:val="20"/>
                  <w:lang w:val="en-US"/>
                </w:rPr>
                <w:delText>860342.2</w:delText>
              </w:r>
            </w:del>
          </w:p>
        </w:tc>
        <w:tc>
          <w:tcPr>
            <w:tcW w:w="1130" w:type="dxa"/>
            <w:tcBorders>
              <w:top w:val="nil"/>
              <w:left w:val="nil"/>
              <w:bottom w:val="single" w:sz="4" w:space="0" w:color="ACB9CA"/>
              <w:right w:val="single" w:sz="4" w:space="0" w:color="ACB9CA"/>
            </w:tcBorders>
            <w:shd w:val="clear" w:color="000000" w:fill="FFFFFF"/>
            <w:noWrap/>
            <w:vAlign w:val="center"/>
            <w:hideMark/>
          </w:tcPr>
          <w:p w14:paraId="49CC90C9" w14:textId="77777777" w:rsidR="00BD4538" w:rsidRPr="00C47FE2" w:rsidDel="00BC68F6" w:rsidRDefault="00BD4538" w:rsidP="00BD4538">
            <w:pPr>
              <w:spacing w:before="0" w:after="0" w:line="240" w:lineRule="auto"/>
              <w:jc w:val="right"/>
              <w:rPr>
                <w:del w:id="4207" w:author="khanguyen" w:date="2017-03-17T23:01:00Z"/>
                <w:rFonts w:eastAsia="Times New Roman" w:cs="Arial"/>
                <w:color w:val="4B4B63"/>
                <w:sz w:val="20"/>
                <w:szCs w:val="20"/>
                <w:lang w:val="en-US"/>
              </w:rPr>
            </w:pPr>
            <w:del w:id="4208" w:author="khanguyen" w:date="2017-03-17T23:01:00Z">
              <w:r w:rsidRPr="00C47FE2" w:rsidDel="00BC68F6">
                <w:rPr>
                  <w:rFonts w:eastAsia="Times New Roman" w:cs="Arial"/>
                  <w:color w:val="4B4B63"/>
                  <w:sz w:val="20"/>
                  <w:szCs w:val="20"/>
                  <w:lang w:val="en-US"/>
                </w:rPr>
                <w:delText>1409</w:delText>
              </w:r>
            </w:del>
          </w:p>
        </w:tc>
        <w:tc>
          <w:tcPr>
            <w:tcW w:w="1227" w:type="dxa"/>
            <w:tcBorders>
              <w:top w:val="nil"/>
              <w:left w:val="nil"/>
              <w:bottom w:val="single" w:sz="4" w:space="0" w:color="ACB9CA"/>
              <w:right w:val="single" w:sz="4" w:space="0" w:color="ACB9CA"/>
            </w:tcBorders>
            <w:shd w:val="clear" w:color="000000" w:fill="FFFFFF"/>
            <w:noWrap/>
            <w:vAlign w:val="center"/>
            <w:hideMark/>
          </w:tcPr>
          <w:p w14:paraId="47DB445D" w14:textId="77777777" w:rsidR="00BD4538" w:rsidRPr="00C47FE2" w:rsidDel="00BC68F6" w:rsidRDefault="00BD4538" w:rsidP="00BD4538">
            <w:pPr>
              <w:spacing w:before="0" w:after="0" w:line="240" w:lineRule="auto"/>
              <w:jc w:val="right"/>
              <w:rPr>
                <w:del w:id="4209" w:author="khanguyen" w:date="2017-03-17T23:01:00Z"/>
                <w:rFonts w:eastAsia="Times New Roman" w:cs="Arial"/>
                <w:color w:val="4B4B63"/>
                <w:sz w:val="20"/>
                <w:szCs w:val="20"/>
                <w:lang w:val="en-US"/>
              </w:rPr>
            </w:pPr>
            <w:del w:id="4210" w:author="khanguyen" w:date="2017-03-17T23:01:00Z">
              <w:r w:rsidRPr="00C47FE2" w:rsidDel="00BC68F6">
                <w:rPr>
                  <w:rFonts w:eastAsia="Times New Roman" w:cs="Arial"/>
                  <w:color w:val="4B4B63"/>
                  <w:sz w:val="20"/>
                  <w:szCs w:val="20"/>
                  <w:lang w:val="en-US"/>
                </w:rPr>
                <w:delText>3146190</w:delText>
              </w:r>
            </w:del>
          </w:p>
        </w:tc>
        <w:tc>
          <w:tcPr>
            <w:tcW w:w="1230" w:type="dxa"/>
            <w:tcBorders>
              <w:top w:val="nil"/>
              <w:left w:val="nil"/>
              <w:bottom w:val="single" w:sz="4" w:space="0" w:color="ACB9CA"/>
              <w:right w:val="single" w:sz="4" w:space="0" w:color="ACB9CA"/>
            </w:tcBorders>
            <w:shd w:val="clear" w:color="000000" w:fill="FFFFFF"/>
            <w:noWrap/>
            <w:vAlign w:val="center"/>
            <w:hideMark/>
          </w:tcPr>
          <w:p w14:paraId="41DA795A" w14:textId="77777777" w:rsidR="00BD4538" w:rsidRPr="00C47FE2" w:rsidDel="00BC68F6" w:rsidRDefault="00BD4538" w:rsidP="00BD4538">
            <w:pPr>
              <w:spacing w:before="0" w:after="0" w:line="240" w:lineRule="auto"/>
              <w:jc w:val="right"/>
              <w:rPr>
                <w:del w:id="4211" w:author="khanguyen" w:date="2017-03-17T23:01:00Z"/>
                <w:rFonts w:eastAsia="Times New Roman" w:cs="Arial"/>
                <w:color w:val="4B4B63"/>
                <w:sz w:val="20"/>
                <w:szCs w:val="20"/>
                <w:lang w:val="en-US"/>
              </w:rPr>
            </w:pPr>
            <w:del w:id="4212" w:author="khanguyen" w:date="2017-03-17T23:01:00Z">
              <w:r w:rsidRPr="00C47FE2" w:rsidDel="00BC68F6">
                <w:rPr>
                  <w:rFonts w:eastAsia="Times New Roman" w:cs="Arial"/>
                  <w:color w:val="4B4B63"/>
                  <w:sz w:val="20"/>
                  <w:szCs w:val="20"/>
                  <w:lang w:val="en-US"/>
                </w:rPr>
                <w:delText>65.18%</w:delText>
              </w:r>
            </w:del>
          </w:p>
        </w:tc>
      </w:tr>
      <w:tr w:rsidR="00BD4538" w:rsidRPr="00C47FE2" w14:paraId="02BED099"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25D2BBBC"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Visit_Contact_page</w:t>
            </w:r>
          </w:p>
        </w:tc>
        <w:tc>
          <w:tcPr>
            <w:tcW w:w="1083" w:type="dxa"/>
            <w:tcBorders>
              <w:top w:val="nil"/>
              <w:left w:val="nil"/>
              <w:bottom w:val="single" w:sz="4" w:space="0" w:color="ACB9CA"/>
              <w:right w:val="single" w:sz="4" w:space="0" w:color="ACB9CA"/>
            </w:tcBorders>
            <w:shd w:val="clear" w:color="000000" w:fill="FFFFFF"/>
            <w:noWrap/>
            <w:vAlign w:val="center"/>
            <w:hideMark/>
          </w:tcPr>
          <w:p w14:paraId="2078D42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2585</w:t>
            </w:r>
          </w:p>
        </w:tc>
        <w:tc>
          <w:tcPr>
            <w:tcW w:w="1366" w:type="dxa"/>
            <w:tcBorders>
              <w:top w:val="nil"/>
              <w:left w:val="nil"/>
              <w:bottom w:val="single" w:sz="4" w:space="0" w:color="ACB9CA"/>
              <w:right w:val="single" w:sz="4" w:space="0" w:color="ACB9CA"/>
            </w:tcBorders>
            <w:shd w:val="clear" w:color="000000" w:fill="FFFFFF"/>
            <w:noWrap/>
            <w:vAlign w:val="center"/>
            <w:hideMark/>
          </w:tcPr>
          <w:p w14:paraId="56704A4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16783.27</w:t>
            </w:r>
          </w:p>
        </w:tc>
        <w:tc>
          <w:tcPr>
            <w:tcW w:w="1070" w:type="dxa"/>
            <w:tcBorders>
              <w:top w:val="nil"/>
              <w:left w:val="nil"/>
              <w:bottom w:val="single" w:sz="4" w:space="0" w:color="ACB9CA"/>
              <w:right w:val="single" w:sz="4" w:space="0" w:color="ACB9CA"/>
            </w:tcBorders>
            <w:shd w:val="clear" w:color="000000" w:fill="FFFFFF"/>
            <w:noWrap/>
            <w:vAlign w:val="center"/>
            <w:hideMark/>
          </w:tcPr>
          <w:p w14:paraId="2CDEDC7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25836.46</w:t>
            </w:r>
          </w:p>
        </w:tc>
        <w:tc>
          <w:tcPr>
            <w:tcW w:w="1070" w:type="dxa"/>
            <w:tcBorders>
              <w:top w:val="nil"/>
              <w:left w:val="nil"/>
              <w:bottom w:val="single" w:sz="4" w:space="0" w:color="ACB9CA"/>
              <w:right w:val="single" w:sz="4" w:space="0" w:color="ACB9CA"/>
            </w:tcBorders>
            <w:shd w:val="clear" w:color="000000" w:fill="FFFFFF"/>
            <w:noWrap/>
            <w:vAlign w:val="center"/>
            <w:hideMark/>
          </w:tcPr>
          <w:p w14:paraId="7CBC841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128286</w:t>
            </w:r>
          </w:p>
        </w:tc>
        <w:tc>
          <w:tcPr>
            <w:tcW w:w="1070" w:type="dxa"/>
            <w:tcBorders>
              <w:top w:val="nil"/>
              <w:left w:val="nil"/>
              <w:bottom w:val="single" w:sz="4" w:space="0" w:color="ACB9CA"/>
              <w:right w:val="single" w:sz="4" w:space="0" w:color="ACB9CA"/>
            </w:tcBorders>
            <w:shd w:val="clear" w:color="000000" w:fill="FFFFFF"/>
            <w:noWrap/>
            <w:vAlign w:val="center"/>
            <w:hideMark/>
          </w:tcPr>
          <w:p w14:paraId="67235AE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265205.1</w:t>
            </w:r>
          </w:p>
        </w:tc>
        <w:tc>
          <w:tcPr>
            <w:tcW w:w="1130" w:type="dxa"/>
            <w:tcBorders>
              <w:top w:val="nil"/>
              <w:left w:val="nil"/>
              <w:bottom w:val="single" w:sz="4" w:space="0" w:color="ACB9CA"/>
              <w:right w:val="single" w:sz="4" w:space="0" w:color="ACB9CA"/>
            </w:tcBorders>
            <w:shd w:val="clear" w:color="000000" w:fill="FFFFFF"/>
            <w:noWrap/>
            <w:vAlign w:val="center"/>
            <w:hideMark/>
          </w:tcPr>
          <w:p w14:paraId="52639BA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w:t>
            </w:r>
          </w:p>
        </w:tc>
        <w:tc>
          <w:tcPr>
            <w:tcW w:w="1227" w:type="dxa"/>
            <w:tcBorders>
              <w:top w:val="nil"/>
              <w:left w:val="nil"/>
              <w:bottom w:val="single" w:sz="4" w:space="0" w:color="ACB9CA"/>
              <w:right w:val="single" w:sz="4" w:space="0" w:color="ACB9CA"/>
            </w:tcBorders>
            <w:shd w:val="clear" w:color="000000" w:fill="FFFFFF"/>
            <w:noWrap/>
            <w:vAlign w:val="center"/>
            <w:hideMark/>
          </w:tcPr>
          <w:p w14:paraId="52570493"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299411</w:t>
            </w:r>
          </w:p>
        </w:tc>
        <w:tc>
          <w:tcPr>
            <w:tcW w:w="1230" w:type="dxa"/>
            <w:tcBorders>
              <w:top w:val="nil"/>
              <w:left w:val="nil"/>
              <w:bottom w:val="single" w:sz="4" w:space="0" w:color="ACB9CA"/>
              <w:right w:val="single" w:sz="4" w:space="0" w:color="ACB9CA"/>
            </w:tcBorders>
            <w:shd w:val="clear" w:color="000000" w:fill="FFFFFF"/>
            <w:noWrap/>
            <w:vAlign w:val="center"/>
            <w:hideMark/>
          </w:tcPr>
          <w:p w14:paraId="6F574A0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7656662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D5534F4"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Visit_Expense_page</w:t>
            </w:r>
          </w:p>
        </w:tc>
        <w:tc>
          <w:tcPr>
            <w:tcW w:w="1083" w:type="dxa"/>
            <w:tcBorders>
              <w:top w:val="nil"/>
              <w:left w:val="nil"/>
              <w:bottom w:val="single" w:sz="4" w:space="0" w:color="ACB9CA"/>
              <w:right w:val="single" w:sz="4" w:space="0" w:color="ACB9CA"/>
            </w:tcBorders>
            <w:shd w:val="clear" w:color="000000" w:fill="FFFFFF"/>
            <w:noWrap/>
            <w:vAlign w:val="center"/>
            <w:hideMark/>
          </w:tcPr>
          <w:p w14:paraId="78DD576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648</w:t>
            </w:r>
          </w:p>
        </w:tc>
        <w:tc>
          <w:tcPr>
            <w:tcW w:w="1366" w:type="dxa"/>
            <w:tcBorders>
              <w:top w:val="nil"/>
              <w:left w:val="nil"/>
              <w:bottom w:val="single" w:sz="4" w:space="0" w:color="ACB9CA"/>
              <w:right w:val="single" w:sz="4" w:space="0" w:color="ACB9CA"/>
            </w:tcBorders>
            <w:shd w:val="clear" w:color="000000" w:fill="FFFFFF"/>
            <w:noWrap/>
            <w:vAlign w:val="center"/>
            <w:hideMark/>
          </w:tcPr>
          <w:p w14:paraId="5E6EBE0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9288.47</w:t>
            </w:r>
          </w:p>
        </w:tc>
        <w:tc>
          <w:tcPr>
            <w:tcW w:w="1070" w:type="dxa"/>
            <w:tcBorders>
              <w:top w:val="nil"/>
              <w:left w:val="nil"/>
              <w:bottom w:val="single" w:sz="4" w:space="0" w:color="ACB9CA"/>
              <w:right w:val="single" w:sz="4" w:space="0" w:color="ACB9CA"/>
            </w:tcBorders>
            <w:shd w:val="clear" w:color="000000" w:fill="FFFFFF"/>
            <w:noWrap/>
            <w:vAlign w:val="center"/>
            <w:hideMark/>
          </w:tcPr>
          <w:p w14:paraId="597D8BA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18487.63</w:t>
            </w:r>
          </w:p>
        </w:tc>
        <w:tc>
          <w:tcPr>
            <w:tcW w:w="1070" w:type="dxa"/>
            <w:tcBorders>
              <w:top w:val="nil"/>
              <w:left w:val="nil"/>
              <w:bottom w:val="single" w:sz="4" w:space="0" w:color="ACB9CA"/>
              <w:right w:val="single" w:sz="4" w:space="0" w:color="ACB9CA"/>
            </w:tcBorders>
            <w:shd w:val="clear" w:color="000000" w:fill="FFFFFF"/>
            <w:noWrap/>
            <w:vAlign w:val="center"/>
            <w:hideMark/>
          </w:tcPr>
          <w:p w14:paraId="40646A5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25320.02</w:t>
            </w:r>
          </w:p>
        </w:tc>
        <w:tc>
          <w:tcPr>
            <w:tcW w:w="1070" w:type="dxa"/>
            <w:tcBorders>
              <w:top w:val="nil"/>
              <w:left w:val="nil"/>
              <w:bottom w:val="single" w:sz="4" w:space="0" w:color="ACB9CA"/>
              <w:right w:val="single" w:sz="4" w:space="0" w:color="ACB9CA"/>
            </w:tcBorders>
            <w:shd w:val="clear" w:color="000000" w:fill="FFFFFF"/>
            <w:noWrap/>
            <w:vAlign w:val="center"/>
            <w:hideMark/>
          </w:tcPr>
          <w:p w14:paraId="674FE35E"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74037.99</w:t>
            </w:r>
          </w:p>
        </w:tc>
        <w:tc>
          <w:tcPr>
            <w:tcW w:w="1130" w:type="dxa"/>
            <w:tcBorders>
              <w:top w:val="nil"/>
              <w:left w:val="nil"/>
              <w:bottom w:val="single" w:sz="4" w:space="0" w:color="ACB9CA"/>
              <w:right w:val="single" w:sz="4" w:space="0" w:color="ACB9CA"/>
            </w:tcBorders>
            <w:shd w:val="clear" w:color="000000" w:fill="FFFFFF"/>
            <w:noWrap/>
            <w:vAlign w:val="center"/>
            <w:hideMark/>
          </w:tcPr>
          <w:p w14:paraId="7ED2789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w:t>
            </w:r>
          </w:p>
        </w:tc>
        <w:tc>
          <w:tcPr>
            <w:tcW w:w="1227" w:type="dxa"/>
            <w:tcBorders>
              <w:top w:val="nil"/>
              <w:left w:val="nil"/>
              <w:bottom w:val="single" w:sz="4" w:space="0" w:color="ACB9CA"/>
              <w:right w:val="single" w:sz="4" w:space="0" w:color="ACB9CA"/>
            </w:tcBorders>
            <w:shd w:val="clear" w:color="000000" w:fill="FFFFFF"/>
            <w:noWrap/>
            <w:vAlign w:val="center"/>
            <w:hideMark/>
          </w:tcPr>
          <w:p w14:paraId="6B694B3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213336</w:t>
            </w:r>
          </w:p>
        </w:tc>
        <w:tc>
          <w:tcPr>
            <w:tcW w:w="1230" w:type="dxa"/>
            <w:tcBorders>
              <w:top w:val="nil"/>
              <w:left w:val="nil"/>
              <w:bottom w:val="single" w:sz="4" w:space="0" w:color="ACB9CA"/>
              <w:right w:val="single" w:sz="4" w:space="0" w:color="ACB9CA"/>
            </w:tcBorders>
            <w:shd w:val="clear" w:color="000000" w:fill="FFFFFF"/>
            <w:noWrap/>
            <w:vAlign w:val="center"/>
            <w:hideMark/>
          </w:tcPr>
          <w:p w14:paraId="417666E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rsidDel="00BC68F6" w14:paraId="47C7020B" w14:textId="77777777" w:rsidTr="00BD4538">
        <w:trPr>
          <w:trHeight w:val="300"/>
          <w:del w:id="4213" w:author="khanguyen" w:date="2017-03-17T23:01:00Z"/>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6B992BB9" w14:textId="77777777" w:rsidR="00BD4538" w:rsidRPr="00C47FE2" w:rsidDel="00BC68F6" w:rsidRDefault="00BD4538" w:rsidP="00BD4538">
            <w:pPr>
              <w:spacing w:before="0" w:after="0" w:line="240" w:lineRule="auto"/>
              <w:rPr>
                <w:del w:id="4214" w:author="khanguyen" w:date="2017-03-17T23:01:00Z"/>
                <w:rFonts w:eastAsia="Times New Roman" w:cs="Arial"/>
                <w:color w:val="4B4B63"/>
                <w:sz w:val="20"/>
                <w:szCs w:val="20"/>
                <w:lang w:val="en-US"/>
              </w:rPr>
            </w:pPr>
            <w:del w:id="4215" w:author="khanguyen" w:date="2017-03-17T23:01:00Z">
              <w:r w:rsidRPr="00C47FE2" w:rsidDel="00BC68F6">
                <w:rPr>
                  <w:rFonts w:eastAsia="Times New Roman" w:cs="Arial"/>
                  <w:color w:val="4B4B63"/>
                  <w:sz w:val="20"/>
                  <w:szCs w:val="20"/>
                  <w:lang w:val="en-US"/>
                </w:rPr>
                <w:delText>Visit_Home&amp;Login_page</w:delText>
              </w:r>
            </w:del>
          </w:p>
        </w:tc>
        <w:tc>
          <w:tcPr>
            <w:tcW w:w="1083" w:type="dxa"/>
            <w:tcBorders>
              <w:top w:val="nil"/>
              <w:left w:val="nil"/>
              <w:bottom w:val="single" w:sz="4" w:space="0" w:color="ACB9CA"/>
              <w:right w:val="single" w:sz="4" w:space="0" w:color="ACB9CA"/>
            </w:tcBorders>
            <w:shd w:val="clear" w:color="000000" w:fill="FFFFFF"/>
            <w:noWrap/>
            <w:vAlign w:val="center"/>
            <w:hideMark/>
          </w:tcPr>
          <w:p w14:paraId="6E2F3E55" w14:textId="77777777" w:rsidR="00BD4538" w:rsidRPr="00C47FE2" w:rsidDel="00BC68F6" w:rsidRDefault="00BD4538" w:rsidP="00BD4538">
            <w:pPr>
              <w:spacing w:before="0" w:after="0" w:line="240" w:lineRule="auto"/>
              <w:jc w:val="right"/>
              <w:rPr>
                <w:del w:id="4216" w:author="khanguyen" w:date="2017-03-17T23:01:00Z"/>
                <w:rFonts w:eastAsia="Times New Roman" w:cs="Arial"/>
                <w:color w:val="4B4B63"/>
                <w:sz w:val="20"/>
                <w:szCs w:val="20"/>
                <w:lang w:val="en-US"/>
              </w:rPr>
            </w:pPr>
            <w:del w:id="4217" w:author="khanguyen" w:date="2017-03-17T23:01:00Z">
              <w:r w:rsidRPr="00C47FE2" w:rsidDel="00BC68F6">
                <w:rPr>
                  <w:rFonts w:eastAsia="Times New Roman" w:cs="Arial"/>
                  <w:color w:val="4B4B63"/>
                  <w:sz w:val="20"/>
                  <w:szCs w:val="20"/>
                  <w:lang w:val="en-US"/>
                </w:rPr>
                <w:delText>2775</w:delText>
              </w:r>
            </w:del>
          </w:p>
        </w:tc>
        <w:tc>
          <w:tcPr>
            <w:tcW w:w="1366" w:type="dxa"/>
            <w:tcBorders>
              <w:top w:val="nil"/>
              <w:left w:val="nil"/>
              <w:bottom w:val="single" w:sz="4" w:space="0" w:color="ACB9CA"/>
              <w:right w:val="single" w:sz="4" w:space="0" w:color="ACB9CA"/>
            </w:tcBorders>
            <w:shd w:val="clear" w:color="000000" w:fill="FFFFFF"/>
            <w:noWrap/>
            <w:vAlign w:val="center"/>
            <w:hideMark/>
          </w:tcPr>
          <w:p w14:paraId="257732E6" w14:textId="77777777" w:rsidR="00BD4538" w:rsidRPr="00C47FE2" w:rsidDel="00BC68F6" w:rsidRDefault="00BD4538" w:rsidP="00BD4538">
            <w:pPr>
              <w:spacing w:before="0" w:after="0" w:line="240" w:lineRule="auto"/>
              <w:jc w:val="right"/>
              <w:rPr>
                <w:del w:id="4218" w:author="khanguyen" w:date="2017-03-17T23:01:00Z"/>
                <w:rFonts w:eastAsia="Times New Roman" w:cs="Arial"/>
                <w:color w:val="4B4B63"/>
                <w:sz w:val="20"/>
                <w:szCs w:val="20"/>
                <w:lang w:val="en-US"/>
              </w:rPr>
            </w:pPr>
            <w:del w:id="4219" w:author="khanguyen" w:date="2017-03-17T23:01:00Z">
              <w:r w:rsidRPr="00C47FE2" w:rsidDel="00BC68F6">
                <w:rPr>
                  <w:rFonts w:eastAsia="Times New Roman" w:cs="Arial"/>
                  <w:color w:val="4B4B63"/>
                  <w:sz w:val="20"/>
                  <w:szCs w:val="20"/>
                  <w:lang w:val="en-US"/>
                </w:rPr>
                <w:delText>49281.39</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68E86A4F" w14:textId="77777777" w:rsidR="00BD4538" w:rsidRPr="00C47FE2" w:rsidDel="00BC68F6" w:rsidRDefault="00BD4538" w:rsidP="00BD4538">
            <w:pPr>
              <w:spacing w:before="0" w:after="0" w:line="240" w:lineRule="auto"/>
              <w:jc w:val="right"/>
              <w:rPr>
                <w:del w:id="4220" w:author="khanguyen" w:date="2017-03-17T23:01:00Z"/>
                <w:rFonts w:eastAsia="Times New Roman" w:cs="Arial"/>
                <w:color w:val="4B4B63"/>
                <w:sz w:val="20"/>
                <w:szCs w:val="20"/>
                <w:lang w:val="en-US"/>
              </w:rPr>
            </w:pPr>
            <w:del w:id="4221" w:author="khanguyen" w:date="2017-03-17T23:01:00Z">
              <w:r w:rsidRPr="00C47FE2" w:rsidDel="00BC68F6">
                <w:rPr>
                  <w:rFonts w:eastAsia="Times New Roman" w:cs="Arial"/>
                  <w:color w:val="4B4B63"/>
                  <w:sz w:val="20"/>
                  <w:szCs w:val="20"/>
                  <w:lang w:val="en-US"/>
                </w:rPr>
                <w:delText>216380.1</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374340DA" w14:textId="77777777" w:rsidR="00BD4538" w:rsidRPr="00C47FE2" w:rsidDel="00BC68F6" w:rsidRDefault="00BD4538" w:rsidP="00BD4538">
            <w:pPr>
              <w:spacing w:before="0" w:after="0" w:line="240" w:lineRule="auto"/>
              <w:jc w:val="right"/>
              <w:rPr>
                <w:del w:id="4222" w:author="khanguyen" w:date="2017-03-17T23:01:00Z"/>
                <w:rFonts w:eastAsia="Times New Roman" w:cs="Arial"/>
                <w:color w:val="4B4B63"/>
                <w:sz w:val="20"/>
                <w:szCs w:val="20"/>
                <w:lang w:val="en-US"/>
              </w:rPr>
            </w:pPr>
            <w:del w:id="4223" w:author="khanguyen" w:date="2017-03-17T23:01:00Z">
              <w:r w:rsidRPr="00C47FE2" w:rsidDel="00BC68F6">
                <w:rPr>
                  <w:rFonts w:eastAsia="Times New Roman" w:cs="Arial"/>
                  <w:color w:val="4B4B63"/>
                  <w:sz w:val="20"/>
                  <w:szCs w:val="20"/>
                  <w:lang w:val="en-US"/>
                </w:rPr>
                <w:delText>279130.3</w:delText>
              </w:r>
            </w:del>
          </w:p>
        </w:tc>
        <w:tc>
          <w:tcPr>
            <w:tcW w:w="1070" w:type="dxa"/>
            <w:tcBorders>
              <w:top w:val="nil"/>
              <w:left w:val="nil"/>
              <w:bottom w:val="single" w:sz="4" w:space="0" w:color="ACB9CA"/>
              <w:right w:val="single" w:sz="4" w:space="0" w:color="ACB9CA"/>
            </w:tcBorders>
            <w:shd w:val="clear" w:color="000000" w:fill="FFFFFF"/>
            <w:noWrap/>
            <w:vAlign w:val="center"/>
            <w:hideMark/>
          </w:tcPr>
          <w:p w14:paraId="2A1BB11B" w14:textId="77777777" w:rsidR="00BD4538" w:rsidRPr="00C47FE2" w:rsidDel="00BC68F6" w:rsidRDefault="00BD4538" w:rsidP="00BD4538">
            <w:pPr>
              <w:spacing w:before="0" w:after="0" w:line="240" w:lineRule="auto"/>
              <w:jc w:val="right"/>
              <w:rPr>
                <w:del w:id="4224" w:author="khanguyen" w:date="2017-03-17T23:01:00Z"/>
                <w:rFonts w:eastAsia="Times New Roman" w:cs="Arial"/>
                <w:color w:val="4B4B63"/>
                <w:sz w:val="20"/>
                <w:szCs w:val="20"/>
                <w:lang w:val="en-US"/>
              </w:rPr>
            </w:pPr>
            <w:del w:id="4225" w:author="khanguyen" w:date="2017-03-17T23:01:00Z">
              <w:r w:rsidRPr="00C47FE2" w:rsidDel="00BC68F6">
                <w:rPr>
                  <w:rFonts w:eastAsia="Times New Roman" w:cs="Arial"/>
                  <w:color w:val="4B4B63"/>
                  <w:sz w:val="20"/>
                  <w:szCs w:val="20"/>
                  <w:lang w:val="en-US"/>
                </w:rPr>
                <w:delText>316879.2</w:delText>
              </w:r>
            </w:del>
          </w:p>
        </w:tc>
        <w:tc>
          <w:tcPr>
            <w:tcW w:w="1130" w:type="dxa"/>
            <w:tcBorders>
              <w:top w:val="nil"/>
              <w:left w:val="nil"/>
              <w:bottom w:val="single" w:sz="4" w:space="0" w:color="ACB9CA"/>
              <w:right w:val="single" w:sz="4" w:space="0" w:color="ACB9CA"/>
            </w:tcBorders>
            <w:shd w:val="clear" w:color="000000" w:fill="FFFFFF"/>
            <w:noWrap/>
            <w:vAlign w:val="center"/>
            <w:hideMark/>
          </w:tcPr>
          <w:p w14:paraId="03661E59" w14:textId="77777777" w:rsidR="00BD4538" w:rsidRPr="00C47FE2" w:rsidDel="00BC68F6" w:rsidRDefault="00BD4538" w:rsidP="00BD4538">
            <w:pPr>
              <w:spacing w:before="0" w:after="0" w:line="240" w:lineRule="auto"/>
              <w:jc w:val="right"/>
              <w:rPr>
                <w:del w:id="4226" w:author="khanguyen" w:date="2017-03-17T23:01:00Z"/>
                <w:rFonts w:eastAsia="Times New Roman" w:cs="Arial"/>
                <w:color w:val="4B4B63"/>
                <w:sz w:val="20"/>
                <w:szCs w:val="20"/>
                <w:lang w:val="en-US"/>
              </w:rPr>
            </w:pPr>
            <w:del w:id="4227" w:author="khanguyen" w:date="2017-03-17T23:01:00Z">
              <w:r w:rsidRPr="00C47FE2" w:rsidDel="00BC68F6">
                <w:rPr>
                  <w:rFonts w:eastAsia="Times New Roman" w:cs="Arial"/>
                  <w:color w:val="4B4B63"/>
                  <w:sz w:val="20"/>
                  <w:szCs w:val="20"/>
                  <w:lang w:val="en-US"/>
                </w:rPr>
                <w:delText>208</w:delText>
              </w:r>
            </w:del>
          </w:p>
        </w:tc>
        <w:tc>
          <w:tcPr>
            <w:tcW w:w="1227" w:type="dxa"/>
            <w:tcBorders>
              <w:top w:val="nil"/>
              <w:left w:val="nil"/>
              <w:bottom w:val="single" w:sz="4" w:space="0" w:color="ACB9CA"/>
              <w:right w:val="single" w:sz="4" w:space="0" w:color="ACB9CA"/>
            </w:tcBorders>
            <w:shd w:val="clear" w:color="000000" w:fill="FFFFFF"/>
            <w:noWrap/>
            <w:vAlign w:val="center"/>
            <w:hideMark/>
          </w:tcPr>
          <w:p w14:paraId="7FA6DF05" w14:textId="77777777" w:rsidR="00BD4538" w:rsidRPr="00C47FE2" w:rsidDel="00BC68F6" w:rsidRDefault="00BD4538" w:rsidP="00BD4538">
            <w:pPr>
              <w:spacing w:before="0" w:after="0" w:line="240" w:lineRule="auto"/>
              <w:jc w:val="right"/>
              <w:rPr>
                <w:del w:id="4228" w:author="khanguyen" w:date="2017-03-17T23:01:00Z"/>
                <w:rFonts w:eastAsia="Times New Roman" w:cs="Arial"/>
                <w:color w:val="4B4B63"/>
                <w:sz w:val="20"/>
                <w:szCs w:val="20"/>
                <w:lang w:val="en-US"/>
              </w:rPr>
            </w:pPr>
            <w:del w:id="4229" w:author="khanguyen" w:date="2017-03-17T23:01:00Z">
              <w:r w:rsidRPr="00C47FE2" w:rsidDel="00BC68F6">
                <w:rPr>
                  <w:rFonts w:eastAsia="Times New Roman" w:cs="Arial"/>
                  <w:color w:val="4B4B63"/>
                  <w:sz w:val="20"/>
                  <w:szCs w:val="20"/>
                  <w:lang w:val="en-US"/>
                </w:rPr>
                <w:delText>341932</w:delText>
              </w:r>
            </w:del>
          </w:p>
        </w:tc>
        <w:tc>
          <w:tcPr>
            <w:tcW w:w="1230" w:type="dxa"/>
            <w:tcBorders>
              <w:top w:val="nil"/>
              <w:left w:val="nil"/>
              <w:bottom w:val="single" w:sz="4" w:space="0" w:color="ACB9CA"/>
              <w:right w:val="single" w:sz="4" w:space="0" w:color="ACB9CA"/>
            </w:tcBorders>
            <w:shd w:val="clear" w:color="000000" w:fill="FFFFFF"/>
            <w:noWrap/>
            <w:vAlign w:val="center"/>
            <w:hideMark/>
          </w:tcPr>
          <w:p w14:paraId="3FC6C6D7" w14:textId="77777777" w:rsidR="00BD4538" w:rsidRPr="00C47FE2" w:rsidDel="00BC68F6" w:rsidRDefault="00BD4538" w:rsidP="00BD4538">
            <w:pPr>
              <w:spacing w:before="0" w:after="0" w:line="240" w:lineRule="auto"/>
              <w:jc w:val="right"/>
              <w:rPr>
                <w:del w:id="4230" w:author="khanguyen" w:date="2017-03-17T23:01:00Z"/>
                <w:rFonts w:eastAsia="Times New Roman" w:cs="Arial"/>
                <w:color w:val="4B4B63"/>
                <w:sz w:val="20"/>
                <w:szCs w:val="20"/>
                <w:lang w:val="en-US"/>
              </w:rPr>
            </w:pPr>
            <w:del w:id="4231" w:author="khanguyen" w:date="2017-03-17T23:01:00Z">
              <w:r w:rsidRPr="00C47FE2" w:rsidDel="00BC68F6">
                <w:rPr>
                  <w:rFonts w:eastAsia="Times New Roman" w:cs="Arial"/>
                  <w:color w:val="4B4B63"/>
                  <w:sz w:val="20"/>
                  <w:szCs w:val="20"/>
                  <w:lang w:val="en-US"/>
                </w:rPr>
                <w:delText>0%</w:delText>
              </w:r>
            </w:del>
          </w:p>
        </w:tc>
      </w:tr>
      <w:tr w:rsidR="00BD4538" w:rsidRPr="00C47FE2" w14:paraId="7182B76A"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8A634F7"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Visit_Homepage</w:t>
            </w:r>
          </w:p>
        </w:tc>
        <w:tc>
          <w:tcPr>
            <w:tcW w:w="1083" w:type="dxa"/>
            <w:tcBorders>
              <w:top w:val="nil"/>
              <w:left w:val="nil"/>
              <w:bottom w:val="single" w:sz="4" w:space="0" w:color="ACB9CA"/>
              <w:right w:val="single" w:sz="4" w:space="0" w:color="ACB9CA"/>
            </w:tcBorders>
            <w:shd w:val="clear" w:color="000000" w:fill="FFFFFF"/>
            <w:noWrap/>
            <w:vAlign w:val="center"/>
            <w:hideMark/>
          </w:tcPr>
          <w:p w14:paraId="5B4AC0D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2276</w:t>
            </w:r>
          </w:p>
        </w:tc>
        <w:tc>
          <w:tcPr>
            <w:tcW w:w="1366" w:type="dxa"/>
            <w:tcBorders>
              <w:top w:val="nil"/>
              <w:left w:val="nil"/>
              <w:bottom w:val="single" w:sz="4" w:space="0" w:color="ACB9CA"/>
              <w:right w:val="single" w:sz="4" w:space="0" w:color="ACB9CA"/>
            </w:tcBorders>
            <w:shd w:val="clear" w:color="000000" w:fill="FFFFFF"/>
            <w:noWrap/>
            <w:vAlign w:val="center"/>
            <w:hideMark/>
          </w:tcPr>
          <w:p w14:paraId="5DD4110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36497.25</w:t>
            </w:r>
          </w:p>
        </w:tc>
        <w:tc>
          <w:tcPr>
            <w:tcW w:w="1070" w:type="dxa"/>
            <w:tcBorders>
              <w:top w:val="nil"/>
              <w:left w:val="nil"/>
              <w:bottom w:val="single" w:sz="4" w:space="0" w:color="ACB9CA"/>
              <w:right w:val="single" w:sz="4" w:space="0" w:color="ACB9CA"/>
            </w:tcBorders>
            <w:shd w:val="clear" w:color="000000" w:fill="FFFFFF"/>
            <w:noWrap/>
            <w:vAlign w:val="center"/>
            <w:hideMark/>
          </w:tcPr>
          <w:p w14:paraId="2B9D2F9A"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159308.5</w:t>
            </w:r>
          </w:p>
        </w:tc>
        <w:tc>
          <w:tcPr>
            <w:tcW w:w="1070" w:type="dxa"/>
            <w:tcBorders>
              <w:top w:val="nil"/>
              <w:left w:val="nil"/>
              <w:bottom w:val="single" w:sz="4" w:space="0" w:color="ACB9CA"/>
              <w:right w:val="single" w:sz="4" w:space="0" w:color="ACB9CA"/>
            </w:tcBorders>
            <w:shd w:val="clear" w:color="000000" w:fill="FFFFFF"/>
            <w:noWrap/>
            <w:vAlign w:val="center"/>
            <w:hideMark/>
          </w:tcPr>
          <w:p w14:paraId="4837F16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215673.4</w:t>
            </w:r>
          </w:p>
        </w:tc>
        <w:tc>
          <w:tcPr>
            <w:tcW w:w="1070" w:type="dxa"/>
            <w:tcBorders>
              <w:top w:val="nil"/>
              <w:left w:val="nil"/>
              <w:bottom w:val="single" w:sz="4" w:space="0" w:color="ACB9CA"/>
              <w:right w:val="single" w:sz="4" w:space="0" w:color="ACB9CA"/>
            </w:tcBorders>
            <w:shd w:val="clear" w:color="000000" w:fill="FFFFFF"/>
            <w:noWrap/>
            <w:vAlign w:val="center"/>
            <w:hideMark/>
          </w:tcPr>
          <w:p w14:paraId="2535AB3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268949.5</w:t>
            </w:r>
          </w:p>
        </w:tc>
        <w:tc>
          <w:tcPr>
            <w:tcW w:w="1130" w:type="dxa"/>
            <w:tcBorders>
              <w:top w:val="nil"/>
              <w:left w:val="nil"/>
              <w:bottom w:val="single" w:sz="4" w:space="0" w:color="ACB9CA"/>
              <w:right w:val="single" w:sz="4" w:space="0" w:color="ACB9CA"/>
            </w:tcBorders>
            <w:shd w:val="clear" w:color="000000" w:fill="FFFFFF"/>
            <w:noWrap/>
            <w:vAlign w:val="center"/>
            <w:hideMark/>
          </w:tcPr>
          <w:p w14:paraId="16F5C41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w:t>
            </w:r>
          </w:p>
        </w:tc>
        <w:tc>
          <w:tcPr>
            <w:tcW w:w="1227" w:type="dxa"/>
            <w:tcBorders>
              <w:top w:val="nil"/>
              <w:left w:val="nil"/>
              <w:bottom w:val="single" w:sz="4" w:space="0" w:color="ACB9CA"/>
              <w:right w:val="single" w:sz="4" w:space="0" w:color="ACB9CA"/>
            </w:tcBorders>
            <w:shd w:val="clear" w:color="000000" w:fill="FFFFFF"/>
            <w:noWrap/>
            <w:vAlign w:val="center"/>
            <w:hideMark/>
          </w:tcPr>
          <w:p w14:paraId="6D710DF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307753</w:t>
            </w:r>
          </w:p>
        </w:tc>
        <w:tc>
          <w:tcPr>
            <w:tcW w:w="1230" w:type="dxa"/>
            <w:tcBorders>
              <w:top w:val="nil"/>
              <w:left w:val="nil"/>
              <w:bottom w:val="single" w:sz="4" w:space="0" w:color="ACB9CA"/>
              <w:right w:val="single" w:sz="4" w:space="0" w:color="ACB9CA"/>
            </w:tcBorders>
            <w:shd w:val="clear" w:color="000000" w:fill="FFFFFF"/>
            <w:noWrap/>
            <w:vAlign w:val="center"/>
            <w:hideMark/>
          </w:tcPr>
          <w:p w14:paraId="25315B2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2A02F5AC"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3EC34BF4"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Visit_Login_page</w:t>
            </w:r>
          </w:p>
        </w:tc>
        <w:tc>
          <w:tcPr>
            <w:tcW w:w="1083" w:type="dxa"/>
            <w:tcBorders>
              <w:top w:val="nil"/>
              <w:left w:val="nil"/>
              <w:bottom w:val="single" w:sz="4" w:space="0" w:color="ACB9CA"/>
              <w:right w:val="single" w:sz="4" w:space="0" w:color="ACB9CA"/>
            </w:tcBorders>
            <w:shd w:val="clear" w:color="000000" w:fill="FFFFFF"/>
            <w:noWrap/>
            <w:vAlign w:val="center"/>
            <w:hideMark/>
          </w:tcPr>
          <w:p w14:paraId="65459F9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2275</w:t>
            </w:r>
          </w:p>
        </w:tc>
        <w:tc>
          <w:tcPr>
            <w:tcW w:w="1366" w:type="dxa"/>
            <w:tcBorders>
              <w:top w:val="nil"/>
              <w:left w:val="nil"/>
              <w:bottom w:val="single" w:sz="4" w:space="0" w:color="ACB9CA"/>
              <w:right w:val="single" w:sz="4" w:space="0" w:color="ACB9CA"/>
            </w:tcBorders>
            <w:shd w:val="clear" w:color="000000" w:fill="FFFFFF"/>
            <w:noWrap/>
            <w:vAlign w:val="center"/>
            <w:hideMark/>
          </w:tcPr>
          <w:p w14:paraId="3B08366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11928.86</w:t>
            </w:r>
          </w:p>
        </w:tc>
        <w:tc>
          <w:tcPr>
            <w:tcW w:w="1070" w:type="dxa"/>
            <w:tcBorders>
              <w:top w:val="nil"/>
              <w:left w:val="nil"/>
              <w:bottom w:val="single" w:sz="4" w:space="0" w:color="ACB9CA"/>
              <w:right w:val="single" w:sz="4" w:space="0" w:color="ACB9CA"/>
            </w:tcBorders>
            <w:shd w:val="clear" w:color="000000" w:fill="FFFFFF"/>
            <w:noWrap/>
            <w:vAlign w:val="center"/>
            <w:hideMark/>
          </w:tcPr>
          <w:p w14:paraId="451CD3E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15789.82</w:t>
            </w:r>
          </w:p>
        </w:tc>
        <w:tc>
          <w:tcPr>
            <w:tcW w:w="1070" w:type="dxa"/>
            <w:tcBorders>
              <w:top w:val="nil"/>
              <w:left w:val="nil"/>
              <w:bottom w:val="single" w:sz="4" w:space="0" w:color="ACB9CA"/>
              <w:right w:val="single" w:sz="4" w:space="0" w:color="ACB9CA"/>
            </w:tcBorders>
            <w:shd w:val="clear" w:color="000000" w:fill="FFFFFF"/>
            <w:noWrap/>
            <w:vAlign w:val="center"/>
            <w:hideMark/>
          </w:tcPr>
          <w:p w14:paraId="7DF9483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81250.58</w:t>
            </w:r>
          </w:p>
        </w:tc>
        <w:tc>
          <w:tcPr>
            <w:tcW w:w="1070" w:type="dxa"/>
            <w:tcBorders>
              <w:top w:val="nil"/>
              <w:left w:val="nil"/>
              <w:bottom w:val="single" w:sz="4" w:space="0" w:color="ACB9CA"/>
              <w:right w:val="single" w:sz="4" w:space="0" w:color="ACB9CA"/>
            </w:tcBorders>
            <w:shd w:val="clear" w:color="000000" w:fill="FFFFFF"/>
            <w:noWrap/>
            <w:vAlign w:val="center"/>
            <w:hideMark/>
          </w:tcPr>
          <w:p w14:paraId="5F551C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213744.5</w:t>
            </w:r>
          </w:p>
        </w:tc>
        <w:tc>
          <w:tcPr>
            <w:tcW w:w="1130" w:type="dxa"/>
            <w:tcBorders>
              <w:top w:val="nil"/>
              <w:left w:val="nil"/>
              <w:bottom w:val="single" w:sz="4" w:space="0" w:color="ACB9CA"/>
              <w:right w:val="single" w:sz="4" w:space="0" w:color="ACB9CA"/>
            </w:tcBorders>
            <w:shd w:val="clear" w:color="000000" w:fill="FFFFFF"/>
            <w:noWrap/>
            <w:vAlign w:val="center"/>
            <w:hideMark/>
          </w:tcPr>
          <w:p w14:paraId="5F2FB04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227" w:type="dxa"/>
            <w:tcBorders>
              <w:top w:val="nil"/>
              <w:left w:val="nil"/>
              <w:bottom w:val="single" w:sz="4" w:space="0" w:color="ACB9CA"/>
              <w:right w:val="single" w:sz="4" w:space="0" w:color="ACB9CA"/>
            </w:tcBorders>
            <w:shd w:val="clear" w:color="000000" w:fill="FFFFFF"/>
            <w:noWrap/>
            <w:vAlign w:val="center"/>
            <w:hideMark/>
          </w:tcPr>
          <w:p w14:paraId="438B50B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282255</w:t>
            </w:r>
          </w:p>
        </w:tc>
        <w:tc>
          <w:tcPr>
            <w:tcW w:w="1230" w:type="dxa"/>
            <w:tcBorders>
              <w:top w:val="nil"/>
              <w:left w:val="nil"/>
              <w:bottom w:val="single" w:sz="4" w:space="0" w:color="ACB9CA"/>
              <w:right w:val="single" w:sz="4" w:space="0" w:color="ACB9CA"/>
            </w:tcBorders>
            <w:shd w:val="clear" w:color="000000" w:fill="FFFFFF"/>
            <w:noWrap/>
            <w:vAlign w:val="center"/>
            <w:hideMark/>
          </w:tcPr>
          <w:p w14:paraId="52A5498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0AAD722"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4E978659"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Visit_Project_page</w:t>
            </w:r>
          </w:p>
        </w:tc>
        <w:tc>
          <w:tcPr>
            <w:tcW w:w="1083" w:type="dxa"/>
            <w:tcBorders>
              <w:top w:val="nil"/>
              <w:left w:val="nil"/>
              <w:bottom w:val="single" w:sz="4" w:space="0" w:color="ACB9CA"/>
              <w:right w:val="single" w:sz="4" w:space="0" w:color="ACB9CA"/>
            </w:tcBorders>
            <w:shd w:val="clear" w:color="000000" w:fill="FFFFFF"/>
            <w:noWrap/>
            <w:vAlign w:val="center"/>
            <w:hideMark/>
          </w:tcPr>
          <w:p w14:paraId="2609ED6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577</w:t>
            </w:r>
          </w:p>
        </w:tc>
        <w:tc>
          <w:tcPr>
            <w:tcW w:w="1366" w:type="dxa"/>
            <w:tcBorders>
              <w:top w:val="nil"/>
              <w:left w:val="nil"/>
              <w:bottom w:val="single" w:sz="4" w:space="0" w:color="ACB9CA"/>
              <w:right w:val="single" w:sz="4" w:space="0" w:color="ACB9CA"/>
            </w:tcBorders>
            <w:shd w:val="clear" w:color="000000" w:fill="FFFFFF"/>
            <w:noWrap/>
            <w:vAlign w:val="center"/>
            <w:hideMark/>
          </w:tcPr>
          <w:p w14:paraId="65E4956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4086.13</w:t>
            </w:r>
          </w:p>
        </w:tc>
        <w:tc>
          <w:tcPr>
            <w:tcW w:w="1070" w:type="dxa"/>
            <w:tcBorders>
              <w:top w:val="nil"/>
              <w:left w:val="nil"/>
              <w:bottom w:val="single" w:sz="4" w:space="0" w:color="ACB9CA"/>
              <w:right w:val="single" w:sz="4" w:space="0" w:color="ACB9CA"/>
            </w:tcBorders>
            <w:shd w:val="clear" w:color="000000" w:fill="FFFFFF"/>
            <w:noWrap/>
            <w:vAlign w:val="center"/>
            <w:hideMark/>
          </w:tcPr>
          <w:p w14:paraId="0D44713B"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4683</w:t>
            </w:r>
          </w:p>
        </w:tc>
        <w:tc>
          <w:tcPr>
            <w:tcW w:w="1070" w:type="dxa"/>
            <w:tcBorders>
              <w:top w:val="nil"/>
              <w:left w:val="nil"/>
              <w:bottom w:val="single" w:sz="4" w:space="0" w:color="ACB9CA"/>
              <w:right w:val="single" w:sz="4" w:space="0" w:color="ACB9CA"/>
            </w:tcBorders>
            <w:shd w:val="clear" w:color="000000" w:fill="FFFFFF"/>
            <w:noWrap/>
            <w:vAlign w:val="center"/>
            <w:hideMark/>
          </w:tcPr>
          <w:p w14:paraId="15B88BA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6723</w:t>
            </w:r>
          </w:p>
        </w:tc>
        <w:tc>
          <w:tcPr>
            <w:tcW w:w="1070" w:type="dxa"/>
            <w:tcBorders>
              <w:top w:val="nil"/>
              <w:left w:val="nil"/>
              <w:bottom w:val="single" w:sz="4" w:space="0" w:color="ACB9CA"/>
              <w:right w:val="single" w:sz="4" w:space="0" w:color="ACB9CA"/>
            </w:tcBorders>
            <w:shd w:val="clear" w:color="000000" w:fill="FFFFFF"/>
            <w:noWrap/>
            <w:vAlign w:val="center"/>
            <w:hideMark/>
          </w:tcPr>
          <w:p w14:paraId="63D12C8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83263</w:t>
            </w:r>
          </w:p>
        </w:tc>
        <w:tc>
          <w:tcPr>
            <w:tcW w:w="1130" w:type="dxa"/>
            <w:tcBorders>
              <w:top w:val="nil"/>
              <w:left w:val="nil"/>
              <w:bottom w:val="single" w:sz="4" w:space="0" w:color="ACB9CA"/>
              <w:right w:val="single" w:sz="4" w:space="0" w:color="ACB9CA"/>
            </w:tcBorders>
            <w:shd w:val="clear" w:color="000000" w:fill="FFFFFF"/>
            <w:noWrap/>
            <w:vAlign w:val="center"/>
            <w:hideMark/>
          </w:tcPr>
          <w:p w14:paraId="6AA601BF"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227" w:type="dxa"/>
            <w:tcBorders>
              <w:top w:val="nil"/>
              <w:left w:val="nil"/>
              <w:bottom w:val="single" w:sz="4" w:space="0" w:color="ACB9CA"/>
              <w:right w:val="single" w:sz="4" w:space="0" w:color="ACB9CA"/>
            </w:tcBorders>
            <w:shd w:val="clear" w:color="000000" w:fill="FFFFFF"/>
            <w:noWrap/>
            <w:vAlign w:val="center"/>
            <w:hideMark/>
          </w:tcPr>
          <w:p w14:paraId="7D9DD9E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265924</w:t>
            </w:r>
          </w:p>
        </w:tc>
        <w:tc>
          <w:tcPr>
            <w:tcW w:w="1230" w:type="dxa"/>
            <w:tcBorders>
              <w:top w:val="nil"/>
              <w:left w:val="nil"/>
              <w:bottom w:val="single" w:sz="4" w:space="0" w:color="ACB9CA"/>
              <w:right w:val="single" w:sz="4" w:space="0" w:color="ACB9CA"/>
            </w:tcBorders>
            <w:shd w:val="clear" w:color="000000" w:fill="FFFFFF"/>
            <w:noWrap/>
            <w:vAlign w:val="center"/>
            <w:hideMark/>
          </w:tcPr>
          <w:p w14:paraId="2BBD1A68"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16371558"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FFFFFF"/>
            <w:noWrap/>
            <w:vAlign w:val="center"/>
            <w:hideMark/>
          </w:tcPr>
          <w:p w14:paraId="050BF48B"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Visit_SaleProposal_page</w:t>
            </w:r>
          </w:p>
        </w:tc>
        <w:tc>
          <w:tcPr>
            <w:tcW w:w="1083" w:type="dxa"/>
            <w:tcBorders>
              <w:top w:val="nil"/>
              <w:left w:val="nil"/>
              <w:bottom w:val="single" w:sz="4" w:space="0" w:color="ACB9CA"/>
              <w:right w:val="single" w:sz="4" w:space="0" w:color="ACB9CA"/>
            </w:tcBorders>
            <w:shd w:val="clear" w:color="000000" w:fill="FFFFFF"/>
            <w:noWrap/>
            <w:vAlign w:val="center"/>
            <w:hideMark/>
          </w:tcPr>
          <w:p w14:paraId="36B12D0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2557</w:t>
            </w:r>
          </w:p>
        </w:tc>
        <w:tc>
          <w:tcPr>
            <w:tcW w:w="1366" w:type="dxa"/>
            <w:tcBorders>
              <w:top w:val="nil"/>
              <w:left w:val="nil"/>
              <w:bottom w:val="single" w:sz="4" w:space="0" w:color="ACB9CA"/>
              <w:right w:val="single" w:sz="4" w:space="0" w:color="ACB9CA"/>
            </w:tcBorders>
            <w:shd w:val="clear" w:color="000000" w:fill="FFFFFF"/>
            <w:noWrap/>
            <w:vAlign w:val="center"/>
            <w:hideMark/>
          </w:tcPr>
          <w:p w14:paraId="4618FF51"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5876.93</w:t>
            </w:r>
          </w:p>
        </w:tc>
        <w:tc>
          <w:tcPr>
            <w:tcW w:w="1070" w:type="dxa"/>
            <w:tcBorders>
              <w:top w:val="nil"/>
              <w:left w:val="nil"/>
              <w:bottom w:val="single" w:sz="4" w:space="0" w:color="ACB9CA"/>
              <w:right w:val="single" w:sz="4" w:space="0" w:color="ACB9CA"/>
            </w:tcBorders>
            <w:shd w:val="clear" w:color="000000" w:fill="FFFFFF"/>
            <w:noWrap/>
            <w:vAlign w:val="center"/>
            <w:hideMark/>
          </w:tcPr>
          <w:p w14:paraId="4807B2D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6731.48</w:t>
            </w:r>
          </w:p>
        </w:tc>
        <w:tc>
          <w:tcPr>
            <w:tcW w:w="1070" w:type="dxa"/>
            <w:tcBorders>
              <w:top w:val="nil"/>
              <w:left w:val="nil"/>
              <w:bottom w:val="single" w:sz="4" w:space="0" w:color="ACB9CA"/>
              <w:right w:val="single" w:sz="4" w:space="0" w:color="ACB9CA"/>
            </w:tcBorders>
            <w:shd w:val="clear" w:color="000000" w:fill="FFFFFF"/>
            <w:noWrap/>
            <w:vAlign w:val="center"/>
            <w:hideMark/>
          </w:tcPr>
          <w:p w14:paraId="6A65024D"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9470.36</w:t>
            </w:r>
          </w:p>
        </w:tc>
        <w:tc>
          <w:tcPr>
            <w:tcW w:w="1070" w:type="dxa"/>
            <w:tcBorders>
              <w:top w:val="nil"/>
              <w:left w:val="nil"/>
              <w:bottom w:val="single" w:sz="4" w:space="0" w:color="ACB9CA"/>
              <w:right w:val="single" w:sz="4" w:space="0" w:color="ACB9CA"/>
            </w:tcBorders>
            <w:shd w:val="clear" w:color="000000" w:fill="FFFFFF"/>
            <w:noWrap/>
            <w:vAlign w:val="center"/>
            <w:hideMark/>
          </w:tcPr>
          <w:p w14:paraId="40162B26"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135135</w:t>
            </w:r>
          </w:p>
        </w:tc>
        <w:tc>
          <w:tcPr>
            <w:tcW w:w="1130" w:type="dxa"/>
            <w:tcBorders>
              <w:top w:val="nil"/>
              <w:left w:val="nil"/>
              <w:bottom w:val="single" w:sz="4" w:space="0" w:color="ACB9CA"/>
              <w:right w:val="single" w:sz="4" w:space="0" w:color="ACB9CA"/>
            </w:tcBorders>
            <w:shd w:val="clear" w:color="000000" w:fill="FFFFFF"/>
            <w:noWrap/>
            <w:vAlign w:val="center"/>
            <w:hideMark/>
          </w:tcPr>
          <w:p w14:paraId="2D822F3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88</w:t>
            </w:r>
          </w:p>
        </w:tc>
        <w:tc>
          <w:tcPr>
            <w:tcW w:w="1227" w:type="dxa"/>
            <w:tcBorders>
              <w:top w:val="nil"/>
              <w:left w:val="nil"/>
              <w:bottom w:val="single" w:sz="4" w:space="0" w:color="ACB9CA"/>
              <w:right w:val="single" w:sz="4" w:space="0" w:color="ACB9CA"/>
            </w:tcBorders>
            <w:shd w:val="clear" w:color="000000" w:fill="FFFFFF"/>
            <w:noWrap/>
            <w:vAlign w:val="center"/>
            <w:hideMark/>
          </w:tcPr>
          <w:p w14:paraId="765A25B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296727</w:t>
            </w:r>
          </w:p>
        </w:tc>
        <w:tc>
          <w:tcPr>
            <w:tcW w:w="1230" w:type="dxa"/>
            <w:tcBorders>
              <w:top w:val="nil"/>
              <w:left w:val="nil"/>
              <w:bottom w:val="single" w:sz="4" w:space="0" w:color="ACB9CA"/>
              <w:right w:val="single" w:sz="4" w:space="0" w:color="ACB9CA"/>
            </w:tcBorders>
            <w:shd w:val="clear" w:color="000000" w:fill="FFFFFF"/>
            <w:noWrap/>
            <w:vAlign w:val="center"/>
            <w:hideMark/>
          </w:tcPr>
          <w:p w14:paraId="7B6614C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BD4538" w:rsidRPr="00C47FE2" w14:paraId="7D8278B0" w14:textId="77777777" w:rsidTr="00BD4538">
        <w:trPr>
          <w:trHeight w:val="300"/>
        </w:trPr>
        <w:tc>
          <w:tcPr>
            <w:tcW w:w="3585" w:type="dxa"/>
            <w:tcBorders>
              <w:top w:val="nil"/>
              <w:left w:val="single" w:sz="4" w:space="0" w:color="ACB9CA"/>
              <w:bottom w:val="single" w:sz="4" w:space="0" w:color="ACB9CA"/>
              <w:right w:val="single" w:sz="4" w:space="0" w:color="ACB9CA"/>
            </w:tcBorders>
            <w:shd w:val="clear" w:color="000000" w:fill="EDF6FF"/>
            <w:noWrap/>
            <w:vAlign w:val="center"/>
            <w:hideMark/>
          </w:tcPr>
          <w:p w14:paraId="5A3A93BB" w14:textId="77777777" w:rsidR="00BD4538" w:rsidRPr="00C47FE2" w:rsidRDefault="00BD4538"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Visit_Timesheet page</w:t>
            </w:r>
          </w:p>
        </w:tc>
        <w:tc>
          <w:tcPr>
            <w:tcW w:w="1083" w:type="dxa"/>
            <w:tcBorders>
              <w:top w:val="nil"/>
              <w:left w:val="nil"/>
              <w:bottom w:val="single" w:sz="4" w:space="0" w:color="ACB9CA"/>
              <w:right w:val="single" w:sz="4" w:space="0" w:color="ACB9CA"/>
            </w:tcBorders>
            <w:shd w:val="clear" w:color="000000" w:fill="EDF6FF"/>
            <w:noWrap/>
            <w:vAlign w:val="center"/>
            <w:hideMark/>
          </w:tcPr>
          <w:p w14:paraId="144240B5"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1501</w:t>
            </w:r>
          </w:p>
        </w:tc>
        <w:tc>
          <w:tcPr>
            <w:tcW w:w="1366" w:type="dxa"/>
            <w:tcBorders>
              <w:top w:val="nil"/>
              <w:left w:val="nil"/>
              <w:bottom w:val="single" w:sz="4" w:space="0" w:color="ACB9CA"/>
              <w:right w:val="single" w:sz="4" w:space="0" w:color="ACB9CA"/>
            </w:tcBorders>
            <w:shd w:val="clear" w:color="000000" w:fill="EDF6FF"/>
            <w:noWrap/>
            <w:vAlign w:val="center"/>
            <w:hideMark/>
          </w:tcPr>
          <w:p w14:paraId="4CB9161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9857.92</w:t>
            </w:r>
          </w:p>
        </w:tc>
        <w:tc>
          <w:tcPr>
            <w:tcW w:w="1070" w:type="dxa"/>
            <w:tcBorders>
              <w:top w:val="nil"/>
              <w:left w:val="nil"/>
              <w:bottom w:val="single" w:sz="4" w:space="0" w:color="ACB9CA"/>
              <w:right w:val="single" w:sz="4" w:space="0" w:color="ACB9CA"/>
            </w:tcBorders>
            <w:shd w:val="clear" w:color="000000" w:fill="EDF6FF"/>
            <w:noWrap/>
            <w:vAlign w:val="center"/>
            <w:hideMark/>
          </w:tcPr>
          <w:p w14:paraId="7390CB30"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25940.93</w:t>
            </w:r>
          </w:p>
        </w:tc>
        <w:tc>
          <w:tcPr>
            <w:tcW w:w="1070" w:type="dxa"/>
            <w:tcBorders>
              <w:top w:val="nil"/>
              <w:left w:val="nil"/>
              <w:bottom w:val="single" w:sz="4" w:space="0" w:color="ACB9CA"/>
              <w:right w:val="single" w:sz="4" w:space="0" w:color="ACB9CA"/>
            </w:tcBorders>
            <w:shd w:val="clear" w:color="000000" w:fill="EDF6FF"/>
            <w:noWrap/>
            <w:vAlign w:val="center"/>
            <w:hideMark/>
          </w:tcPr>
          <w:p w14:paraId="14CFED0C"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30556.04</w:t>
            </w:r>
          </w:p>
        </w:tc>
        <w:tc>
          <w:tcPr>
            <w:tcW w:w="1070" w:type="dxa"/>
            <w:tcBorders>
              <w:top w:val="nil"/>
              <w:left w:val="nil"/>
              <w:bottom w:val="single" w:sz="4" w:space="0" w:color="ACB9CA"/>
              <w:right w:val="single" w:sz="4" w:space="0" w:color="ACB9CA"/>
            </w:tcBorders>
            <w:shd w:val="clear" w:color="000000" w:fill="EDF6FF"/>
            <w:noWrap/>
            <w:vAlign w:val="center"/>
            <w:hideMark/>
          </w:tcPr>
          <w:p w14:paraId="07C59B89"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46774.49</w:t>
            </w:r>
          </w:p>
        </w:tc>
        <w:tc>
          <w:tcPr>
            <w:tcW w:w="1130" w:type="dxa"/>
            <w:tcBorders>
              <w:top w:val="nil"/>
              <w:left w:val="nil"/>
              <w:bottom w:val="single" w:sz="4" w:space="0" w:color="ACB9CA"/>
              <w:right w:val="single" w:sz="4" w:space="0" w:color="ACB9CA"/>
            </w:tcBorders>
            <w:shd w:val="clear" w:color="000000" w:fill="EDF6FF"/>
            <w:noWrap/>
            <w:vAlign w:val="center"/>
            <w:hideMark/>
          </w:tcPr>
          <w:p w14:paraId="42EC96C2"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w:t>
            </w:r>
          </w:p>
        </w:tc>
        <w:tc>
          <w:tcPr>
            <w:tcW w:w="1227" w:type="dxa"/>
            <w:tcBorders>
              <w:top w:val="nil"/>
              <w:left w:val="nil"/>
              <w:bottom w:val="single" w:sz="4" w:space="0" w:color="ACB9CA"/>
              <w:right w:val="single" w:sz="4" w:space="0" w:color="ACB9CA"/>
            </w:tcBorders>
            <w:shd w:val="clear" w:color="000000" w:fill="EDF6FF"/>
            <w:noWrap/>
            <w:vAlign w:val="center"/>
            <w:hideMark/>
          </w:tcPr>
          <w:p w14:paraId="09606EF7"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279746</w:t>
            </w:r>
          </w:p>
        </w:tc>
        <w:tc>
          <w:tcPr>
            <w:tcW w:w="1230" w:type="dxa"/>
            <w:tcBorders>
              <w:top w:val="nil"/>
              <w:left w:val="nil"/>
              <w:bottom w:val="single" w:sz="4" w:space="0" w:color="ACB9CA"/>
              <w:right w:val="single" w:sz="4" w:space="0" w:color="ACB9CA"/>
            </w:tcBorders>
            <w:shd w:val="clear" w:color="000000" w:fill="EDF6FF"/>
            <w:noWrap/>
            <w:vAlign w:val="center"/>
            <w:hideMark/>
          </w:tcPr>
          <w:p w14:paraId="538DAF14" w14:textId="77777777" w:rsidR="00BD4538" w:rsidRPr="00C47FE2" w:rsidRDefault="00BD4538" w:rsidP="00BD4538">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14:paraId="115D03C2" w14:textId="77777777" w:rsidR="001A6FC7" w:rsidRPr="00C47FE2" w:rsidRDefault="001A6FC7" w:rsidP="00C822CB">
      <w:pPr>
        <w:pStyle w:val="Heading3"/>
        <w:rPr>
          <w:rFonts w:cs="Arial"/>
        </w:rPr>
      </w:pPr>
      <w:r w:rsidRPr="00C47FE2">
        <w:rPr>
          <w:rFonts w:cs="Arial"/>
        </w:rPr>
        <w:t>Errors Report</w:t>
      </w:r>
    </w:p>
    <w:tbl>
      <w:tblPr>
        <w:tblW w:w="8012" w:type="dxa"/>
        <w:tblInd w:w="93" w:type="dxa"/>
        <w:tblLook w:val="04A0" w:firstRow="1" w:lastRow="0" w:firstColumn="1" w:lastColumn="0" w:noHBand="0" w:noVBand="1"/>
      </w:tblPr>
      <w:tblGrid>
        <w:gridCol w:w="2462"/>
        <w:gridCol w:w="2529"/>
        <w:gridCol w:w="954"/>
        <w:gridCol w:w="2067"/>
      </w:tblGrid>
      <w:tr w:rsidR="00BD4538" w:rsidRPr="00C47FE2" w14:paraId="664C4F91" w14:textId="77777777" w:rsidTr="00637CF7">
        <w:trPr>
          <w:trHeight w:val="570"/>
        </w:trPr>
        <w:tc>
          <w:tcPr>
            <w:tcW w:w="2462"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14:paraId="3865DADB"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2529" w:type="dxa"/>
            <w:tcBorders>
              <w:top w:val="single" w:sz="4" w:space="0" w:color="ACB9CA"/>
              <w:left w:val="nil"/>
              <w:bottom w:val="single" w:sz="4" w:space="0" w:color="ACB9CA"/>
              <w:right w:val="single" w:sz="4" w:space="0" w:color="ACB9CA"/>
            </w:tcBorders>
            <w:shd w:val="clear" w:color="000000" w:fill="F4F9FE"/>
            <w:vAlign w:val="bottom"/>
            <w:hideMark/>
          </w:tcPr>
          <w:p w14:paraId="3689D1EF"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954" w:type="dxa"/>
            <w:tcBorders>
              <w:top w:val="single" w:sz="4" w:space="0" w:color="ACB9CA"/>
              <w:left w:val="nil"/>
              <w:bottom w:val="single" w:sz="4" w:space="0" w:color="ACB9CA"/>
              <w:right w:val="single" w:sz="4" w:space="0" w:color="ACB9CA"/>
            </w:tcBorders>
            <w:shd w:val="clear" w:color="000000" w:fill="F4F9FE"/>
            <w:vAlign w:val="bottom"/>
            <w:hideMark/>
          </w:tcPr>
          <w:p w14:paraId="60479783" w14:textId="77777777" w:rsidR="00BD4538" w:rsidRPr="00C47FE2" w:rsidRDefault="00BD4538" w:rsidP="00BD4538">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Count</w:t>
            </w:r>
          </w:p>
        </w:tc>
        <w:tc>
          <w:tcPr>
            <w:tcW w:w="2067" w:type="dxa"/>
            <w:tcBorders>
              <w:top w:val="single" w:sz="4" w:space="0" w:color="ACB9CA"/>
              <w:left w:val="nil"/>
              <w:bottom w:val="single" w:sz="4" w:space="0" w:color="ACB9CA"/>
              <w:right w:val="single" w:sz="4" w:space="0" w:color="ACB9CA"/>
            </w:tcBorders>
            <w:shd w:val="clear" w:color="000000" w:fill="F4F9FE"/>
            <w:vAlign w:val="bottom"/>
            <w:hideMark/>
          </w:tcPr>
          <w:p w14:paraId="159ACE80" w14:textId="77777777" w:rsidR="00637CF7" w:rsidRDefault="00637CF7" w:rsidP="00637CF7">
            <w:pPr>
              <w:spacing w:before="0" w:after="0" w:line="240" w:lineRule="auto"/>
              <w:rPr>
                <w:ins w:id="4232" w:author="khanguyen" w:date="2017-03-17T23:46:00Z"/>
                <w:rFonts w:eastAsia="Times New Roman" w:cs="Arial"/>
                <w:b/>
                <w:bCs/>
                <w:color w:val="4B4B63"/>
                <w:sz w:val="18"/>
                <w:szCs w:val="18"/>
                <w:lang w:val="en-US"/>
              </w:rPr>
            </w:pPr>
            <w:ins w:id="4233" w:author="khanguyen" w:date="2017-03-17T23:46:00Z">
              <w:r w:rsidRPr="00C47FE2">
                <w:rPr>
                  <w:rFonts w:eastAsia="Times New Roman" w:cs="Arial"/>
                  <w:b/>
                  <w:bCs/>
                  <w:color w:val="4B4B63"/>
                  <w:sz w:val="18"/>
                  <w:szCs w:val="18"/>
                  <w:lang w:val="en-US"/>
                </w:rPr>
                <w:t>Percentage</w:t>
              </w:r>
              <w:r>
                <w:rPr>
                  <w:rFonts w:eastAsia="Times New Roman" w:cs="Arial"/>
                  <w:b/>
                  <w:bCs/>
                  <w:color w:val="4B4B63"/>
                  <w:sz w:val="18"/>
                  <w:szCs w:val="18"/>
                  <w:lang w:val="en-US"/>
                </w:rPr>
                <w:t xml:space="preserve"> </w:t>
              </w:r>
            </w:ins>
          </w:p>
          <w:p w14:paraId="358C66B0" w14:textId="6EF0B653" w:rsidR="00BD4538" w:rsidRPr="00C47FE2" w:rsidRDefault="00637CF7" w:rsidP="00637CF7">
            <w:pPr>
              <w:spacing w:before="0" w:after="0" w:line="240" w:lineRule="auto"/>
              <w:rPr>
                <w:rFonts w:eastAsia="Times New Roman" w:cs="Arial"/>
                <w:b/>
                <w:bCs/>
                <w:color w:val="4B4B63"/>
                <w:sz w:val="18"/>
                <w:szCs w:val="18"/>
                <w:lang w:val="en-US"/>
              </w:rPr>
            </w:pPr>
            <w:ins w:id="4234" w:author="khanguyen" w:date="2017-03-17T23:46:00Z">
              <w:r>
                <w:rPr>
                  <w:rFonts w:eastAsia="Times New Roman" w:cs="Arial"/>
                  <w:b/>
                  <w:bCs/>
                  <w:color w:val="4B4B63"/>
                  <w:sz w:val="18"/>
                  <w:szCs w:val="18"/>
                  <w:lang w:val="en-US"/>
                </w:rPr>
                <w:t>(% Errors/ Total #samples)</w:t>
              </w:r>
            </w:ins>
            <w:del w:id="4235" w:author="khanguyen" w:date="2017-03-17T23:46:00Z">
              <w:r w:rsidR="00BD4538" w:rsidRPr="00C47FE2" w:rsidDel="00637CF7">
                <w:rPr>
                  <w:rFonts w:eastAsia="Times New Roman" w:cs="Arial"/>
                  <w:b/>
                  <w:bCs/>
                  <w:color w:val="4B4B63"/>
                  <w:sz w:val="18"/>
                  <w:szCs w:val="18"/>
                  <w:lang w:val="en-US"/>
                </w:rPr>
                <w:delText>Percentage</w:delText>
              </w:r>
            </w:del>
          </w:p>
        </w:tc>
      </w:tr>
      <w:tr w:rsidR="00637CF7" w:rsidRPr="00C47FE2" w14:paraId="507DBA81" w14:textId="77777777" w:rsidTr="00637CF7">
        <w:trPr>
          <w:trHeight w:val="300"/>
        </w:trPr>
        <w:tc>
          <w:tcPr>
            <w:tcW w:w="2462" w:type="dxa"/>
            <w:tcBorders>
              <w:top w:val="nil"/>
              <w:left w:val="single" w:sz="4" w:space="0" w:color="ACB9CA"/>
              <w:bottom w:val="single" w:sz="4" w:space="0" w:color="ACB9CA"/>
              <w:right w:val="single" w:sz="4" w:space="0" w:color="ACB9CA"/>
            </w:tcBorders>
            <w:shd w:val="clear" w:color="000000" w:fill="FFFFFF"/>
            <w:noWrap/>
            <w:vAlign w:val="center"/>
            <w:hideMark/>
          </w:tcPr>
          <w:p w14:paraId="18956185"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2529" w:type="dxa"/>
            <w:tcBorders>
              <w:top w:val="nil"/>
              <w:left w:val="nil"/>
              <w:bottom w:val="single" w:sz="4" w:space="0" w:color="ACB9CA"/>
              <w:right w:val="single" w:sz="4" w:space="0" w:color="ACB9CA"/>
            </w:tcBorders>
            <w:shd w:val="clear" w:color="000000" w:fill="FFFFFF"/>
            <w:noWrap/>
            <w:vAlign w:val="center"/>
            <w:hideMark/>
          </w:tcPr>
          <w:p w14:paraId="35CAD7C0"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954" w:type="dxa"/>
            <w:tcBorders>
              <w:top w:val="nil"/>
              <w:left w:val="nil"/>
              <w:bottom w:val="single" w:sz="4" w:space="0" w:color="ACB9CA"/>
              <w:right w:val="single" w:sz="4" w:space="0" w:color="ACB9CA"/>
            </w:tcBorders>
            <w:shd w:val="clear" w:color="000000" w:fill="FFFFFF"/>
            <w:noWrap/>
            <w:vAlign w:val="center"/>
            <w:hideMark/>
          </w:tcPr>
          <w:p w14:paraId="41C3AF93"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178</w:t>
            </w:r>
          </w:p>
        </w:tc>
        <w:tc>
          <w:tcPr>
            <w:tcW w:w="2067" w:type="dxa"/>
            <w:vMerge w:val="restart"/>
            <w:tcBorders>
              <w:top w:val="nil"/>
              <w:left w:val="nil"/>
              <w:right w:val="single" w:sz="4" w:space="0" w:color="ACB9CA"/>
            </w:tcBorders>
            <w:shd w:val="clear" w:color="000000" w:fill="FFFFFF"/>
            <w:noWrap/>
            <w:vAlign w:val="center"/>
            <w:hideMark/>
          </w:tcPr>
          <w:p w14:paraId="2AFA793D" w14:textId="5544C8CB" w:rsidR="00637CF7" w:rsidRPr="00C47FE2" w:rsidDel="00637CF7" w:rsidRDefault="00637CF7" w:rsidP="00BD4538">
            <w:pPr>
              <w:spacing w:before="0" w:after="0" w:line="240" w:lineRule="auto"/>
              <w:rPr>
                <w:del w:id="4236" w:author="khanguyen" w:date="2017-03-17T23:46:00Z"/>
                <w:rFonts w:eastAsia="Times New Roman" w:cs="Arial"/>
                <w:color w:val="4B4B63"/>
                <w:sz w:val="20"/>
                <w:szCs w:val="20"/>
                <w:lang w:val="en-US"/>
              </w:rPr>
            </w:pPr>
            <w:del w:id="4237" w:author="khanguyen" w:date="2017-03-17T23:46:00Z">
              <w:r w:rsidRPr="00C47FE2" w:rsidDel="00637CF7">
                <w:rPr>
                  <w:rFonts w:eastAsia="Times New Roman" w:cs="Arial"/>
                  <w:color w:val="4B4B63"/>
                  <w:sz w:val="20"/>
                  <w:szCs w:val="20"/>
                  <w:lang w:val="en-US"/>
                </w:rPr>
                <w:delText>36.03238866</w:delText>
              </w:r>
            </w:del>
          </w:p>
          <w:p w14:paraId="6609D793" w14:textId="5C1DDE7F" w:rsidR="00637CF7" w:rsidRPr="00C47FE2" w:rsidDel="00637CF7" w:rsidRDefault="00637CF7" w:rsidP="00BD4538">
            <w:pPr>
              <w:spacing w:before="0" w:after="0" w:line="240" w:lineRule="auto"/>
              <w:rPr>
                <w:del w:id="4238" w:author="khanguyen" w:date="2017-03-17T23:46:00Z"/>
                <w:rFonts w:eastAsia="Times New Roman" w:cs="Arial"/>
                <w:color w:val="4B4B63"/>
                <w:sz w:val="20"/>
                <w:szCs w:val="20"/>
                <w:lang w:val="en-US"/>
              </w:rPr>
            </w:pPr>
            <w:del w:id="4239" w:author="khanguyen" w:date="2017-03-17T23:46:00Z">
              <w:r w:rsidRPr="00C47FE2" w:rsidDel="00637CF7">
                <w:rPr>
                  <w:rFonts w:eastAsia="Times New Roman" w:cs="Arial"/>
                  <w:color w:val="4B4B63"/>
                  <w:sz w:val="20"/>
                  <w:szCs w:val="20"/>
                  <w:lang w:val="en-US"/>
                </w:rPr>
                <w:delText>63.56275304</w:delText>
              </w:r>
            </w:del>
          </w:p>
          <w:p w14:paraId="0B33778B" w14:textId="32C5BC28" w:rsidR="00637CF7" w:rsidRPr="00C47FE2" w:rsidRDefault="00637CF7" w:rsidP="00BD4538">
            <w:pPr>
              <w:spacing w:before="0" w:after="0" w:line="240" w:lineRule="auto"/>
              <w:rPr>
                <w:rFonts w:eastAsia="Times New Roman" w:cs="Arial"/>
                <w:color w:val="4B4B63"/>
                <w:sz w:val="20"/>
                <w:szCs w:val="20"/>
                <w:lang w:val="en-US"/>
              </w:rPr>
            </w:pPr>
            <w:del w:id="4240" w:author="khanguyen" w:date="2017-03-17T23:46:00Z">
              <w:r w:rsidRPr="00C47FE2" w:rsidDel="00637CF7">
                <w:rPr>
                  <w:rFonts w:eastAsia="Times New Roman" w:cs="Arial"/>
                  <w:color w:val="4B4B63"/>
                  <w:sz w:val="20"/>
                  <w:szCs w:val="20"/>
                  <w:lang w:val="en-US"/>
                </w:rPr>
                <w:delText>0.4048583</w:delText>
              </w:r>
            </w:del>
            <w:ins w:id="4241" w:author="khanguyen" w:date="2017-03-17T23:46:00Z">
              <w:r>
                <w:rPr>
                  <w:rFonts w:eastAsia="Times New Roman" w:cs="Arial"/>
                  <w:color w:val="4B4B63"/>
                  <w:sz w:val="20"/>
                  <w:szCs w:val="20"/>
                  <w:lang w:val="en-US"/>
                </w:rPr>
                <w:t>7.66</w:t>
              </w:r>
            </w:ins>
          </w:p>
        </w:tc>
      </w:tr>
      <w:tr w:rsidR="00637CF7" w:rsidRPr="00C47FE2" w14:paraId="0984E56C" w14:textId="77777777" w:rsidTr="00637CF7">
        <w:trPr>
          <w:trHeight w:val="300"/>
        </w:trPr>
        <w:tc>
          <w:tcPr>
            <w:tcW w:w="2462" w:type="dxa"/>
            <w:tcBorders>
              <w:top w:val="nil"/>
              <w:left w:val="single" w:sz="4" w:space="0" w:color="ACB9CA"/>
              <w:bottom w:val="single" w:sz="4" w:space="0" w:color="ACB9CA"/>
              <w:right w:val="single" w:sz="4" w:space="0" w:color="ACB9CA"/>
            </w:tcBorders>
            <w:shd w:val="clear" w:color="000000" w:fill="FFFFFF"/>
            <w:noWrap/>
            <w:vAlign w:val="center"/>
            <w:hideMark/>
          </w:tcPr>
          <w:p w14:paraId="0268CABF"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503</w:t>
            </w:r>
          </w:p>
        </w:tc>
        <w:tc>
          <w:tcPr>
            <w:tcW w:w="2529" w:type="dxa"/>
            <w:tcBorders>
              <w:top w:val="nil"/>
              <w:left w:val="nil"/>
              <w:bottom w:val="single" w:sz="4" w:space="0" w:color="ACB9CA"/>
              <w:right w:val="single" w:sz="4" w:space="0" w:color="ACB9CA"/>
            </w:tcBorders>
            <w:shd w:val="clear" w:color="000000" w:fill="FFFFFF"/>
            <w:noWrap/>
            <w:vAlign w:val="center"/>
            <w:hideMark/>
          </w:tcPr>
          <w:p w14:paraId="0936B9BD"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Service Unavailable</w:t>
            </w:r>
          </w:p>
        </w:tc>
        <w:tc>
          <w:tcPr>
            <w:tcW w:w="954" w:type="dxa"/>
            <w:tcBorders>
              <w:top w:val="nil"/>
              <w:left w:val="nil"/>
              <w:bottom w:val="single" w:sz="4" w:space="0" w:color="ACB9CA"/>
              <w:right w:val="single" w:sz="4" w:space="0" w:color="ACB9CA"/>
            </w:tcBorders>
            <w:shd w:val="clear" w:color="000000" w:fill="FFFFFF"/>
            <w:noWrap/>
            <w:vAlign w:val="center"/>
            <w:hideMark/>
          </w:tcPr>
          <w:p w14:paraId="13802B8E"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314</w:t>
            </w:r>
          </w:p>
        </w:tc>
        <w:tc>
          <w:tcPr>
            <w:tcW w:w="2067" w:type="dxa"/>
            <w:vMerge/>
            <w:tcBorders>
              <w:left w:val="nil"/>
              <w:right w:val="single" w:sz="4" w:space="0" w:color="ACB9CA"/>
            </w:tcBorders>
            <w:shd w:val="clear" w:color="000000" w:fill="FFFFFF"/>
            <w:noWrap/>
            <w:vAlign w:val="center"/>
            <w:hideMark/>
          </w:tcPr>
          <w:p w14:paraId="3713B148" w14:textId="3E8FBAB5" w:rsidR="00637CF7" w:rsidRPr="00C47FE2" w:rsidRDefault="00637CF7" w:rsidP="00BD4538">
            <w:pPr>
              <w:spacing w:before="0" w:after="0" w:line="240" w:lineRule="auto"/>
              <w:rPr>
                <w:rFonts w:eastAsia="Times New Roman" w:cs="Arial"/>
                <w:color w:val="4B4B63"/>
                <w:sz w:val="20"/>
                <w:szCs w:val="20"/>
                <w:lang w:val="en-US"/>
              </w:rPr>
            </w:pPr>
          </w:p>
        </w:tc>
      </w:tr>
      <w:tr w:rsidR="00637CF7" w:rsidRPr="00C47FE2" w14:paraId="2C555FCB" w14:textId="77777777" w:rsidTr="00637CF7">
        <w:trPr>
          <w:trHeight w:val="1500"/>
        </w:trPr>
        <w:tc>
          <w:tcPr>
            <w:tcW w:w="2462" w:type="dxa"/>
            <w:tcBorders>
              <w:top w:val="nil"/>
              <w:left w:val="single" w:sz="4" w:space="0" w:color="ACB9CA"/>
              <w:bottom w:val="single" w:sz="4" w:space="0" w:color="ACB9CA"/>
              <w:right w:val="single" w:sz="4" w:space="0" w:color="ACB9CA"/>
            </w:tcBorders>
            <w:shd w:val="clear" w:color="000000" w:fill="FFFFFF"/>
            <w:vAlign w:val="center"/>
            <w:hideMark/>
          </w:tcPr>
          <w:p w14:paraId="4A621C54"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code: java.net.SocketException</w:t>
            </w:r>
          </w:p>
        </w:tc>
        <w:tc>
          <w:tcPr>
            <w:tcW w:w="2529" w:type="dxa"/>
            <w:tcBorders>
              <w:top w:val="nil"/>
              <w:left w:val="nil"/>
              <w:bottom w:val="single" w:sz="4" w:space="0" w:color="ACB9CA"/>
              <w:right w:val="single" w:sz="4" w:space="0" w:color="ACB9CA"/>
            </w:tcBorders>
            <w:shd w:val="clear" w:color="000000" w:fill="FFFFFF"/>
            <w:vAlign w:val="center"/>
            <w:hideMark/>
          </w:tcPr>
          <w:p w14:paraId="30E58FEB"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Non HTTP response message: Connection reset</w:t>
            </w:r>
          </w:p>
        </w:tc>
        <w:tc>
          <w:tcPr>
            <w:tcW w:w="954" w:type="dxa"/>
            <w:tcBorders>
              <w:top w:val="nil"/>
              <w:left w:val="nil"/>
              <w:bottom w:val="single" w:sz="4" w:space="0" w:color="ACB9CA"/>
              <w:right w:val="single" w:sz="4" w:space="0" w:color="ACB9CA"/>
            </w:tcBorders>
            <w:shd w:val="clear" w:color="000000" w:fill="FFFFFF"/>
            <w:noWrap/>
            <w:vAlign w:val="center"/>
            <w:hideMark/>
          </w:tcPr>
          <w:p w14:paraId="71CEF632" w14:textId="77777777" w:rsidR="00637CF7" w:rsidRPr="00C47FE2" w:rsidRDefault="00637CF7" w:rsidP="00BD4538">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2</w:t>
            </w:r>
          </w:p>
        </w:tc>
        <w:tc>
          <w:tcPr>
            <w:tcW w:w="2067" w:type="dxa"/>
            <w:vMerge/>
            <w:tcBorders>
              <w:left w:val="nil"/>
              <w:bottom w:val="single" w:sz="4" w:space="0" w:color="ACB9CA"/>
              <w:right w:val="single" w:sz="4" w:space="0" w:color="ACB9CA"/>
            </w:tcBorders>
            <w:shd w:val="clear" w:color="000000" w:fill="FFFFFF"/>
            <w:noWrap/>
            <w:vAlign w:val="center"/>
            <w:hideMark/>
          </w:tcPr>
          <w:p w14:paraId="2BC7D579" w14:textId="4FE99C43" w:rsidR="00637CF7" w:rsidRPr="00C47FE2" w:rsidRDefault="00637CF7" w:rsidP="00BD4538">
            <w:pPr>
              <w:spacing w:before="0" w:after="0" w:line="240" w:lineRule="auto"/>
              <w:rPr>
                <w:rFonts w:eastAsia="Times New Roman" w:cs="Arial"/>
                <w:color w:val="4B4B63"/>
                <w:sz w:val="20"/>
                <w:szCs w:val="20"/>
                <w:lang w:val="en-US"/>
              </w:rPr>
            </w:pPr>
          </w:p>
        </w:tc>
      </w:tr>
    </w:tbl>
    <w:p w14:paraId="6248CA9B" w14:textId="77777777" w:rsidR="001A6FC7" w:rsidRPr="00C47FE2" w:rsidDel="00BC68F6" w:rsidRDefault="001A6FC7" w:rsidP="00C822CB">
      <w:pPr>
        <w:pStyle w:val="Heading3"/>
        <w:rPr>
          <w:del w:id="4242" w:author="khanguyen" w:date="2017-03-17T22:59:00Z"/>
          <w:rFonts w:cs="Arial"/>
        </w:rPr>
      </w:pPr>
      <w:del w:id="4243" w:author="khanguyen" w:date="2017-03-17T22:59:00Z">
        <w:r w:rsidRPr="00C47FE2" w:rsidDel="00BC68F6">
          <w:rPr>
            <w:rFonts w:cs="Arial"/>
          </w:rPr>
          <w:delText xml:space="preserve">Analysis </w:delText>
        </w:r>
        <w:bookmarkStart w:id="4244" w:name="_Toc477557847"/>
        <w:bookmarkEnd w:id="4244"/>
      </w:del>
    </w:p>
    <w:p w14:paraId="1D9190AD" w14:textId="77777777" w:rsidR="006C6340" w:rsidRPr="00C47FE2" w:rsidDel="00BC68F6" w:rsidRDefault="006C6340" w:rsidP="00D56762">
      <w:pPr>
        <w:pStyle w:val="ListParagraph"/>
        <w:numPr>
          <w:ilvl w:val="0"/>
          <w:numId w:val="12"/>
        </w:numPr>
        <w:rPr>
          <w:del w:id="4245" w:author="khanguyen" w:date="2017-03-17T22:59:00Z"/>
          <w:rFonts w:cs="Arial"/>
        </w:rPr>
      </w:pPr>
      <w:del w:id="4246" w:author="khanguyen" w:date="2017-03-17T22:59:00Z">
        <w:r w:rsidRPr="00C47FE2" w:rsidDel="00BC68F6">
          <w:rPr>
            <w:rFonts w:cs="Arial"/>
          </w:rPr>
          <w:delText>Same with Test Run 1. All requests to access a page or post/ put data always have Slow Response Times.</w:delText>
        </w:r>
        <w:bookmarkStart w:id="4247" w:name="_Toc477557848"/>
        <w:bookmarkEnd w:id="4247"/>
      </w:del>
    </w:p>
    <w:p w14:paraId="7467F3B1" w14:textId="77777777" w:rsidR="00CC756A" w:rsidRDefault="00CC756A" w:rsidP="005C3224">
      <w:pPr>
        <w:pStyle w:val="Heading2"/>
        <w:rPr>
          <w:ins w:id="4248" w:author="khanguyen" w:date="2017-03-17T22:42:00Z"/>
          <w:rFonts w:cs="Arial"/>
        </w:rPr>
      </w:pPr>
      <w:bookmarkStart w:id="4249" w:name="_Toc477557849"/>
      <w:r w:rsidRPr="00C47FE2">
        <w:rPr>
          <w:rFonts w:cs="Arial"/>
        </w:rPr>
        <w:t>Test Run 6</w:t>
      </w:r>
      <w:r w:rsidR="005C3224" w:rsidRPr="00C47FE2">
        <w:rPr>
          <w:rFonts w:cs="Arial"/>
        </w:rPr>
        <w:t xml:space="preserve"> – Baseline Two Hour Load Test</w:t>
      </w:r>
      <w:bookmarkEnd w:id="4249"/>
    </w:p>
    <w:p w14:paraId="52FCCC01" w14:textId="77777777" w:rsidR="00875EA5" w:rsidRPr="00C47FE2" w:rsidRDefault="00875EA5" w:rsidP="00875EA5">
      <w:pPr>
        <w:numPr>
          <w:ilvl w:val="0"/>
          <w:numId w:val="15"/>
        </w:numPr>
        <w:spacing w:before="60" w:after="120" w:line="320" w:lineRule="exact"/>
        <w:jc w:val="both"/>
        <w:rPr>
          <w:ins w:id="4250" w:author="khanguyen" w:date="2017-03-17T22:42:00Z"/>
          <w:rFonts w:cs="Arial"/>
        </w:rPr>
      </w:pPr>
      <w:ins w:id="4251" w:author="khanguyen" w:date="2017-03-17T22:42:00Z">
        <w:r w:rsidRPr="00C47FE2">
          <w:rPr>
            <w:rFonts w:cs="Arial"/>
          </w:rPr>
          <w:t>Duration: 1 hour, 51 minutes</w:t>
        </w:r>
      </w:ins>
    </w:p>
    <w:p w14:paraId="472B2232" w14:textId="77777777" w:rsidR="00875EA5" w:rsidRPr="00875EA5" w:rsidDel="00875EA5" w:rsidRDefault="00875EA5" w:rsidP="00875EA5">
      <w:pPr>
        <w:rPr>
          <w:del w:id="4252" w:author="khanguyen" w:date="2017-03-17T22:42:00Z"/>
          <w:rPrChange w:id="4253" w:author="khanguyen" w:date="2017-03-17T22:42:00Z">
            <w:rPr>
              <w:del w:id="4254" w:author="khanguyen" w:date="2017-03-17T22:42:00Z"/>
              <w:rFonts w:cs="Arial"/>
            </w:rPr>
          </w:rPrChange>
        </w:rPr>
        <w:pPrChange w:id="4255" w:author="khanguyen" w:date="2017-03-17T22:42:00Z">
          <w:pPr>
            <w:pStyle w:val="Heading2"/>
          </w:pPr>
        </w:pPrChange>
      </w:pPr>
    </w:p>
    <w:p w14:paraId="5CCBBE37" w14:textId="77777777" w:rsidR="005C3224" w:rsidRPr="00C47FE2" w:rsidRDefault="005C3224" w:rsidP="005C3224">
      <w:pPr>
        <w:rPr>
          <w:rFonts w:cs="Arial"/>
          <w:b/>
        </w:rPr>
      </w:pPr>
      <w:r w:rsidRPr="00C47FE2">
        <w:rPr>
          <w:rFonts w:cs="Arial"/>
          <w:b/>
        </w:rPr>
        <w:t xml:space="preserve">Observations </w:t>
      </w:r>
    </w:p>
    <w:p w14:paraId="0F4D2CF5" w14:textId="77777777" w:rsidR="001A6FC7" w:rsidRPr="00C47FE2" w:rsidRDefault="001A6FC7" w:rsidP="005C3224">
      <w:pPr>
        <w:pStyle w:val="Heading3"/>
        <w:rPr>
          <w:rFonts w:cs="Arial"/>
        </w:rPr>
      </w:pPr>
      <w:r w:rsidRPr="00C47FE2">
        <w:rPr>
          <w:rFonts w:cs="Arial"/>
        </w:rPr>
        <w:t>Request Statistics</w:t>
      </w:r>
    </w:p>
    <w:tbl>
      <w:tblPr>
        <w:tblW w:w="12445" w:type="dxa"/>
        <w:tblInd w:w="93" w:type="dxa"/>
        <w:tblLook w:val="04A0" w:firstRow="1" w:lastRow="0" w:firstColumn="1" w:lastColumn="0" w:noHBand="0" w:noVBand="1"/>
        <w:tblPrChange w:id="4256" w:author="khanguyen" w:date="2017-03-17T22:59:00Z">
          <w:tblPr>
            <w:tblW w:w="12433" w:type="dxa"/>
            <w:tblInd w:w="93" w:type="dxa"/>
            <w:tblLook w:val="04A0" w:firstRow="1" w:lastRow="0" w:firstColumn="1" w:lastColumn="0" w:noHBand="0" w:noVBand="1"/>
          </w:tblPr>
        </w:tblPrChange>
      </w:tblPr>
      <w:tblGrid>
        <w:gridCol w:w="3586"/>
        <w:gridCol w:w="966"/>
        <w:gridCol w:w="1299"/>
        <w:gridCol w:w="1070"/>
        <w:gridCol w:w="1070"/>
        <w:gridCol w:w="1070"/>
        <w:gridCol w:w="1077"/>
        <w:gridCol w:w="1077"/>
        <w:gridCol w:w="1230"/>
        <w:tblGridChange w:id="4257">
          <w:tblGrid>
            <w:gridCol w:w="3586"/>
            <w:gridCol w:w="966"/>
            <w:gridCol w:w="1299"/>
            <w:gridCol w:w="1070"/>
            <w:gridCol w:w="1070"/>
            <w:gridCol w:w="1070"/>
            <w:gridCol w:w="1077"/>
            <w:gridCol w:w="1077"/>
            <w:gridCol w:w="1230"/>
          </w:tblGrid>
        </w:tblGridChange>
      </w:tblGrid>
      <w:tr w:rsidR="00FC3BDD" w:rsidRPr="00C47FE2" w14:paraId="17C71736" w14:textId="77777777" w:rsidTr="00BC68F6">
        <w:trPr>
          <w:trHeight w:val="855"/>
          <w:trPrChange w:id="4258" w:author="khanguyen" w:date="2017-03-17T22:59:00Z">
            <w:trPr>
              <w:trHeight w:val="855"/>
            </w:trPr>
          </w:trPrChange>
        </w:trPr>
        <w:tc>
          <w:tcPr>
            <w:tcW w:w="358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Change w:id="4259" w:author="khanguyen" w:date="2017-03-17T22:59:00Z">
              <w:tcPr>
                <w:tcW w:w="358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tcPrChange>
          </w:tcPr>
          <w:p w14:paraId="1EC278D7"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Element Label</w:t>
            </w:r>
          </w:p>
        </w:tc>
        <w:tc>
          <w:tcPr>
            <w:tcW w:w="966" w:type="dxa"/>
            <w:tcBorders>
              <w:top w:val="single" w:sz="4" w:space="0" w:color="ACB9CA"/>
              <w:left w:val="nil"/>
              <w:bottom w:val="single" w:sz="4" w:space="0" w:color="ACB9CA"/>
              <w:right w:val="single" w:sz="4" w:space="0" w:color="ACB9CA"/>
            </w:tcBorders>
            <w:shd w:val="clear" w:color="000000" w:fill="F4F9FE"/>
            <w:vAlign w:val="bottom"/>
            <w:hideMark/>
            <w:tcPrChange w:id="4260" w:author="khanguyen" w:date="2017-03-17T22:59:00Z">
              <w:tcPr>
                <w:tcW w:w="966"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25A28EAC"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 Samples</w:t>
            </w:r>
          </w:p>
        </w:tc>
        <w:tc>
          <w:tcPr>
            <w:tcW w:w="1299" w:type="dxa"/>
            <w:tcBorders>
              <w:top w:val="single" w:sz="4" w:space="0" w:color="ACB9CA"/>
              <w:left w:val="nil"/>
              <w:bottom w:val="single" w:sz="4" w:space="0" w:color="ACB9CA"/>
              <w:right w:val="single" w:sz="4" w:space="0" w:color="ACB9CA"/>
            </w:tcBorders>
            <w:shd w:val="clear" w:color="000000" w:fill="F4F9FE"/>
            <w:vAlign w:val="bottom"/>
            <w:hideMark/>
            <w:tcPrChange w:id="4261" w:author="khanguyen" w:date="2017-03-17T22:59:00Z">
              <w:tcPr>
                <w:tcW w:w="1299"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684829A9"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Avg. Response Time (ms)</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Change w:id="4262" w:author="khanguyen" w:date="2017-03-17T22:59:00Z">
              <w:tcPr>
                <w:tcW w:w="1070"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337315AE"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90% line (ms)</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Change w:id="4263" w:author="khanguyen" w:date="2017-03-17T22:59:00Z">
              <w:tcPr>
                <w:tcW w:w="1070"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61139385"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95% line (ms)</w:t>
            </w:r>
          </w:p>
        </w:tc>
        <w:tc>
          <w:tcPr>
            <w:tcW w:w="1070" w:type="dxa"/>
            <w:tcBorders>
              <w:top w:val="single" w:sz="4" w:space="0" w:color="ACB9CA"/>
              <w:left w:val="nil"/>
              <w:bottom w:val="single" w:sz="4" w:space="0" w:color="ACB9CA"/>
              <w:right w:val="single" w:sz="4" w:space="0" w:color="ACB9CA"/>
            </w:tcBorders>
            <w:shd w:val="clear" w:color="000000" w:fill="F4F9FE"/>
            <w:vAlign w:val="bottom"/>
            <w:hideMark/>
            <w:tcPrChange w:id="4264" w:author="khanguyen" w:date="2017-03-17T22:59:00Z">
              <w:tcPr>
                <w:tcW w:w="1070"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470F30F4"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99% line (ms)</w:t>
            </w:r>
          </w:p>
        </w:tc>
        <w:tc>
          <w:tcPr>
            <w:tcW w:w="1077" w:type="dxa"/>
            <w:tcBorders>
              <w:top w:val="single" w:sz="4" w:space="0" w:color="ACB9CA"/>
              <w:left w:val="nil"/>
              <w:bottom w:val="single" w:sz="4" w:space="0" w:color="ACB9CA"/>
              <w:right w:val="single" w:sz="4" w:space="0" w:color="ACB9CA"/>
            </w:tcBorders>
            <w:shd w:val="clear" w:color="000000" w:fill="F4F9FE"/>
            <w:vAlign w:val="bottom"/>
            <w:hideMark/>
            <w:tcPrChange w:id="4265" w:author="khanguyen" w:date="2017-03-17T22:59:00Z">
              <w:tcPr>
                <w:tcW w:w="1071"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2CD5E01A"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Min Response Time (ms)</w:t>
            </w:r>
          </w:p>
        </w:tc>
        <w:tc>
          <w:tcPr>
            <w:tcW w:w="1077" w:type="dxa"/>
            <w:tcBorders>
              <w:top w:val="single" w:sz="4" w:space="0" w:color="ACB9CA"/>
              <w:left w:val="nil"/>
              <w:bottom w:val="single" w:sz="4" w:space="0" w:color="ACB9CA"/>
              <w:right w:val="single" w:sz="4" w:space="0" w:color="ACB9CA"/>
            </w:tcBorders>
            <w:shd w:val="clear" w:color="000000" w:fill="F4F9FE"/>
            <w:vAlign w:val="bottom"/>
            <w:hideMark/>
            <w:tcPrChange w:id="4266" w:author="khanguyen" w:date="2017-03-17T22:59:00Z">
              <w:tcPr>
                <w:tcW w:w="1071"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240308A8"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Max Response Time (ms)</w:t>
            </w:r>
          </w:p>
        </w:tc>
        <w:tc>
          <w:tcPr>
            <w:tcW w:w="1230" w:type="dxa"/>
            <w:tcBorders>
              <w:top w:val="single" w:sz="4" w:space="0" w:color="ACB9CA"/>
              <w:left w:val="nil"/>
              <w:bottom w:val="single" w:sz="4" w:space="0" w:color="ACB9CA"/>
              <w:right w:val="single" w:sz="4" w:space="0" w:color="ACB9CA"/>
            </w:tcBorders>
            <w:shd w:val="clear" w:color="000000" w:fill="F4F9FE"/>
            <w:vAlign w:val="bottom"/>
            <w:hideMark/>
            <w:tcPrChange w:id="4267" w:author="khanguyen" w:date="2017-03-17T22:59:00Z">
              <w:tcPr>
                <w:tcW w:w="1230" w:type="dxa"/>
                <w:tcBorders>
                  <w:top w:val="single" w:sz="4" w:space="0" w:color="ACB9CA"/>
                  <w:left w:val="nil"/>
                  <w:bottom w:val="single" w:sz="4" w:space="0" w:color="ACB9CA"/>
                  <w:right w:val="single" w:sz="4" w:space="0" w:color="ACB9CA"/>
                </w:tcBorders>
                <w:shd w:val="clear" w:color="000000" w:fill="F4F9FE"/>
                <w:vAlign w:val="bottom"/>
                <w:hideMark/>
              </w:tcPr>
            </w:tcPrChange>
          </w:tcPr>
          <w:p w14:paraId="236FEC40" w14:textId="77777777" w:rsidR="00FC3BDD" w:rsidRPr="00C47FE2" w:rsidRDefault="00FC3BDD" w:rsidP="00FC3BDD">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Error Percentage</w:t>
            </w:r>
          </w:p>
        </w:tc>
      </w:tr>
      <w:tr w:rsidR="00FC3BDD" w:rsidRPr="00C47FE2" w:rsidDel="00BC68F6" w14:paraId="3A79C737" w14:textId="77777777" w:rsidTr="00BC68F6">
        <w:trPr>
          <w:trHeight w:val="300"/>
          <w:del w:id="4268" w:author="khanguyen" w:date="2017-03-17T23:00:00Z"/>
          <w:trPrChange w:id="4269"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vAlign w:val="center"/>
            <w:hideMark/>
            <w:tcPrChange w:id="4270" w:author="khanguyen" w:date="2017-03-17T22:59:00Z">
              <w:tcPr>
                <w:tcW w:w="3586" w:type="dxa"/>
                <w:tcBorders>
                  <w:top w:val="nil"/>
                  <w:left w:val="single" w:sz="4" w:space="0" w:color="ACB9CA"/>
                  <w:bottom w:val="single" w:sz="4" w:space="0" w:color="ACB9CA"/>
                  <w:right w:val="single" w:sz="4" w:space="0" w:color="ACB9CA"/>
                </w:tcBorders>
                <w:shd w:val="clear" w:color="000000" w:fill="FFFFFF"/>
                <w:vAlign w:val="center"/>
                <w:hideMark/>
              </w:tcPr>
            </w:tcPrChange>
          </w:tcPr>
          <w:p w14:paraId="4BD242CA" w14:textId="77777777" w:rsidR="00FC3BDD" w:rsidRPr="00C47FE2" w:rsidDel="00BC68F6" w:rsidRDefault="00FC3BDD" w:rsidP="00FC3BDD">
            <w:pPr>
              <w:spacing w:before="0" w:after="0" w:line="240" w:lineRule="auto"/>
              <w:rPr>
                <w:del w:id="4271" w:author="khanguyen" w:date="2017-03-17T23:00:00Z"/>
                <w:rFonts w:eastAsia="Times New Roman" w:cs="Arial"/>
                <w:color w:val="4B4B63"/>
                <w:sz w:val="20"/>
                <w:szCs w:val="20"/>
                <w:lang w:val="en-US"/>
              </w:rPr>
            </w:pPr>
            <w:del w:id="4272" w:author="khanguyen" w:date="2017-03-17T23:00:00Z">
              <w:r w:rsidRPr="00C47FE2" w:rsidDel="00BC68F6">
                <w:rPr>
                  <w:rFonts w:eastAsia="Times New Roman" w:cs="Arial"/>
                  <w:color w:val="4B4B63"/>
                  <w:sz w:val="20"/>
                  <w:szCs w:val="20"/>
                  <w:lang w:val="en-US"/>
                </w:rPr>
                <w:delText>ALL</w:delText>
              </w:r>
            </w:del>
          </w:p>
        </w:tc>
        <w:tc>
          <w:tcPr>
            <w:tcW w:w="966" w:type="dxa"/>
            <w:tcBorders>
              <w:top w:val="nil"/>
              <w:left w:val="nil"/>
              <w:bottom w:val="single" w:sz="4" w:space="0" w:color="ACB9CA"/>
              <w:right w:val="single" w:sz="4" w:space="0" w:color="ACB9CA"/>
            </w:tcBorders>
            <w:shd w:val="clear" w:color="000000" w:fill="FFFFFF"/>
            <w:noWrap/>
            <w:vAlign w:val="center"/>
            <w:hideMark/>
            <w:tcPrChange w:id="4273"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C5926DB" w14:textId="77777777" w:rsidR="00FC3BDD" w:rsidRPr="00C47FE2" w:rsidDel="00BC68F6" w:rsidRDefault="00FC3BDD" w:rsidP="00FC3BDD">
            <w:pPr>
              <w:spacing w:before="0" w:after="0" w:line="240" w:lineRule="auto"/>
              <w:jc w:val="right"/>
              <w:rPr>
                <w:del w:id="4274" w:author="khanguyen" w:date="2017-03-17T23:00:00Z"/>
                <w:rFonts w:eastAsia="Times New Roman" w:cs="Arial"/>
                <w:color w:val="4B4B63"/>
                <w:sz w:val="20"/>
                <w:szCs w:val="20"/>
                <w:lang w:val="en-US"/>
              </w:rPr>
            </w:pPr>
            <w:del w:id="4275" w:author="khanguyen" w:date="2017-03-17T23:00:00Z">
              <w:r w:rsidRPr="00C47FE2" w:rsidDel="00BC68F6">
                <w:rPr>
                  <w:rFonts w:eastAsia="Times New Roman" w:cs="Arial"/>
                  <w:color w:val="4B4B63"/>
                  <w:sz w:val="20"/>
                  <w:szCs w:val="20"/>
                  <w:lang w:val="en-US"/>
                </w:rPr>
                <w:delText>118790</w:delText>
              </w:r>
            </w:del>
          </w:p>
        </w:tc>
        <w:tc>
          <w:tcPr>
            <w:tcW w:w="1299" w:type="dxa"/>
            <w:tcBorders>
              <w:top w:val="nil"/>
              <w:left w:val="nil"/>
              <w:bottom w:val="single" w:sz="4" w:space="0" w:color="ACB9CA"/>
              <w:right w:val="single" w:sz="4" w:space="0" w:color="ACB9CA"/>
            </w:tcBorders>
            <w:shd w:val="clear" w:color="000000" w:fill="FFFFFF"/>
            <w:noWrap/>
            <w:vAlign w:val="center"/>
            <w:hideMark/>
            <w:tcPrChange w:id="4276"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33499D7" w14:textId="77777777" w:rsidR="00FC3BDD" w:rsidRPr="00C47FE2" w:rsidDel="00BC68F6" w:rsidRDefault="00FC3BDD" w:rsidP="00FC3BDD">
            <w:pPr>
              <w:spacing w:before="0" w:after="0" w:line="240" w:lineRule="auto"/>
              <w:jc w:val="right"/>
              <w:rPr>
                <w:del w:id="4277" w:author="khanguyen" w:date="2017-03-17T23:00:00Z"/>
                <w:rFonts w:eastAsia="Times New Roman" w:cs="Arial"/>
                <w:color w:val="4B4B63"/>
                <w:sz w:val="20"/>
                <w:szCs w:val="20"/>
                <w:lang w:val="en-US"/>
              </w:rPr>
            </w:pPr>
            <w:del w:id="4278" w:author="khanguyen" w:date="2017-03-17T23:00:00Z">
              <w:r w:rsidRPr="00C47FE2" w:rsidDel="00BC68F6">
                <w:rPr>
                  <w:rFonts w:eastAsia="Times New Roman" w:cs="Arial"/>
                  <w:color w:val="4B4B63"/>
                  <w:sz w:val="20"/>
                  <w:szCs w:val="20"/>
                  <w:lang w:val="en-US"/>
                </w:rPr>
                <w:delText>197866.03</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27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3FEB7BA" w14:textId="77777777" w:rsidR="00FC3BDD" w:rsidRPr="00C47FE2" w:rsidDel="00BC68F6" w:rsidRDefault="00FC3BDD" w:rsidP="00FC3BDD">
            <w:pPr>
              <w:spacing w:before="0" w:after="0" w:line="240" w:lineRule="auto"/>
              <w:jc w:val="right"/>
              <w:rPr>
                <w:del w:id="4280" w:author="khanguyen" w:date="2017-03-17T23:00:00Z"/>
                <w:rFonts w:eastAsia="Times New Roman" w:cs="Arial"/>
                <w:color w:val="4B4B63"/>
                <w:sz w:val="20"/>
                <w:szCs w:val="20"/>
                <w:lang w:val="en-US"/>
              </w:rPr>
            </w:pPr>
            <w:del w:id="4281" w:author="khanguyen" w:date="2017-03-17T23:00:00Z">
              <w:r w:rsidRPr="00C47FE2" w:rsidDel="00BC68F6">
                <w:rPr>
                  <w:rFonts w:eastAsia="Times New Roman" w:cs="Arial"/>
                  <w:color w:val="4B4B63"/>
                  <w:sz w:val="20"/>
                  <w:szCs w:val="20"/>
                  <w:lang w:val="en-US"/>
                </w:rPr>
                <w:delText>306648.9</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282"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DDB469F" w14:textId="77777777" w:rsidR="00FC3BDD" w:rsidRPr="00C47FE2" w:rsidDel="00BC68F6" w:rsidRDefault="00FC3BDD" w:rsidP="00FC3BDD">
            <w:pPr>
              <w:spacing w:before="0" w:after="0" w:line="240" w:lineRule="auto"/>
              <w:jc w:val="right"/>
              <w:rPr>
                <w:del w:id="4283" w:author="khanguyen" w:date="2017-03-17T23:00:00Z"/>
                <w:rFonts w:eastAsia="Times New Roman" w:cs="Arial"/>
                <w:color w:val="4B4B63"/>
                <w:sz w:val="20"/>
                <w:szCs w:val="20"/>
                <w:lang w:val="en-US"/>
              </w:rPr>
            </w:pPr>
            <w:del w:id="4284" w:author="khanguyen" w:date="2017-03-17T23:00:00Z">
              <w:r w:rsidRPr="00C47FE2" w:rsidDel="00BC68F6">
                <w:rPr>
                  <w:rFonts w:eastAsia="Times New Roman" w:cs="Arial"/>
                  <w:color w:val="4B4B63"/>
                  <w:sz w:val="20"/>
                  <w:szCs w:val="20"/>
                  <w:lang w:val="en-US"/>
                </w:rPr>
                <w:delText>685650</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28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030F28B" w14:textId="77777777" w:rsidR="00FC3BDD" w:rsidRPr="00C47FE2" w:rsidDel="00BC68F6" w:rsidRDefault="00FC3BDD" w:rsidP="00FC3BDD">
            <w:pPr>
              <w:spacing w:before="0" w:after="0" w:line="240" w:lineRule="auto"/>
              <w:jc w:val="right"/>
              <w:rPr>
                <w:del w:id="4286" w:author="khanguyen" w:date="2017-03-17T23:00:00Z"/>
                <w:rFonts w:eastAsia="Times New Roman" w:cs="Arial"/>
                <w:color w:val="4B4B63"/>
                <w:sz w:val="20"/>
                <w:szCs w:val="20"/>
                <w:lang w:val="en-US"/>
              </w:rPr>
            </w:pPr>
            <w:del w:id="4287" w:author="khanguyen" w:date="2017-03-17T23:00:00Z">
              <w:r w:rsidRPr="00C47FE2" w:rsidDel="00BC68F6">
                <w:rPr>
                  <w:rFonts w:eastAsia="Times New Roman" w:cs="Arial"/>
                  <w:color w:val="4B4B63"/>
                  <w:sz w:val="20"/>
                  <w:szCs w:val="20"/>
                  <w:lang w:val="en-US"/>
                </w:rPr>
                <w:delText>995945.4</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428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0D57B7C" w14:textId="77777777" w:rsidR="00FC3BDD" w:rsidRPr="00C47FE2" w:rsidDel="00BC68F6" w:rsidRDefault="00FC3BDD" w:rsidP="00FC3BDD">
            <w:pPr>
              <w:spacing w:before="0" w:after="0" w:line="240" w:lineRule="auto"/>
              <w:jc w:val="right"/>
              <w:rPr>
                <w:del w:id="4289" w:author="khanguyen" w:date="2017-03-17T23:00:00Z"/>
                <w:rFonts w:eastAsia="Times New Roman" w:cs="Arial"/>
                <w:color w:val="4B4B63"/>
                <w:sz w:val="20"/>
                <w:szCs w:val="20"/>
                <w:lang w:val="en-US"/>
              </w:rPr>
            </w:pPr>
            <w:del w:id="4290" w:author="khanguyen" w:date="2017-03-17T23:00:00Z">
              <w:r w:rsidRPr="00C47FE2" w:rsidDel="00BC68F6">
                <w:rPr>
                  <w:rFonts w:eastAsia="Times New Roman" w:cs="Arial"/>
                  <w:color w:val="4B4B63"/>
                  <w:sz w:val="20"/>
                  <w:szCs w:val="20"/>
                  <w:lang w:val="en-US"/>
                </w:rPr>
                <w:delText>0</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4291"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8EF3EB4" w14:textId="77777777" w:rsidR="00FC3BDD" w:rsidRPr="00C47FE2" w:rsidDel="00BC68F6" w:rsidRDefault="00FC3BDD" w:rsidP="00FC3BDD">
            <w:pPr>
              <w:spacing w:before="0" w:after="0" w:line="240" w:lineRule="auto"/>
              <w:jc w:val="right"/>
              <w:rPr>
                <w:del w:id="4292" w:author="khanguyen" w:date="2017-03-17T23:00:00Z"/>
                <w:rFonts w:eastAsia="Times New Roman" w:cs="Arial"/>
                <w:color w:val="4B4B63"/>
                <w:sz w:val="20"/>
                <w:szCs w:val="20"/>
                <w:lang w:val="en-US"/>
              </w:rPr>
            </w:pPr>
            <w:del w:id="4293" w:author="khanguyen" w:date="2017-03-17T23:00:00Z">
              <w:r w:rsidRPr="00C47FE2" w:rsidDel="00BC68F6">
                <w:rPr>
                  <w:rFonts w:eastAsia="Times New Roman" w:cs="Arial"/>
                  <w:color w:val="4B4B63"/>
                  <w:sz w:val="20"/>
                  <w:szCs w:val="20"/>
                  <w:lang w:val="en-US"/>
                </w:rPr>
                <w:delText>6137688</w:delText>
              </w:r>
            </w:del>
          </w:p>
        </w:tc>
        <w:tc>
          <w:tcPr>
            <w:tcW w:w="1230" w:type="dxa"/>
            <w:tcBorders>
              <w:top w:val="nil"/>
              <w:left w:val="nil"/>
              <w:bottom w:val="single" w:sz="4" w:space="0" w:color="ACB9CA"/>
              <w:right w:val="single" w:sz="4" w:space="0" w:color="ACB9CA"/>
            </w:tcBorders>
            <w:shd w:val="clear" w:color="000000" w:fill="FFFFFF"/>
            <w:noWrap/>
            <w:vAlign w:val="center"/>
            <w:hideMark/>
            <w:tcPrChange w:id="429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D45667F" w14:textId="77777777" w:rsidR="00FC3BDD" w:rsidRPr="00C47FE2" w:rsidDel="00BC68F6" w:rsidRDefault="00FC3BDD" w:rsidP="00FC3BDD">
            <w:pPr>
              <w:spacing w:before="0" w:after="0" w:line="240" w:lineRule="auto"/>
              <w:jc w:val="right"/>
              <w:rPr>
                <w:del w:id="4295" w:author="khanguyen" w:date="2017-03-17T23:00:00Z"/>
                <w:rFonts w:eastAsia="Times New Roman" w:cs="Arial"/>
                <w:color w:val="4B4B63"/>
                <w:sz w:val="20"/>
                <w:szCs w:val="20"/>
                <w:lang w:val="en-US"/>
              </w:rPr>
            </w:pPr>
            <w:del w:id="4296" w:author="khanguyen" w:date="2017-03-17T23:00:00Z">
              <w:r w:rsidRPr="00C47FE2" w:rsidDel="00BC68F6">
                <w:rPr>
                  <w:rFonts w:eastAsia="Times New Roman" w:cs="Arial"/>
                  <w:color w:val="4B4B63"/>
                  <w:sz w:val="20"/>
                  <w:szCs w:val="20"/>
                  <w:lang w:val="en-US"/>
                </w:rPr>
                <w:delText>0.89%</w:delText>
              </w:r>
            </w:del>
          </w:p>
        </w:tc>
      </w:tr>
      <w:tr w:rsidR="00FC3BDD" w:rsidRPr="00C47FE2" w:rsidDel="00BC68F6" w14:paraId="47D38FF5" w14:textId="77777777" w:rsidTr="00BC68F6">
        <w:trPr>
          <w:trHeight w:val="600"/>
          <w:del w:id="4297" w:author="khanguyen" w:date="2017-03-17T23:00:00Z"/>
          <w:trPrChange w:id="4298" w:author="khanguyen" w:date="2017-03-17T22:59:00Z">
            <w:trPr>
              <w:trHeight w:val="600"/>
            </w:trPr>
          </w:trPrChange>
        </w:trPr>
        <w:tc>
          <w:tcPr>
            <w:tcW w:w="3586" w:type="dxa"/>
            <w:tcBorders>
              <w:top w:val="nil"/>
              <w:left w:val="single" w:sz="4" w:space="0" w:color="ACB9CA"/>
              <w:bottom w:val="single" w:sz="4" w:space="0" w:color="ACB9CA"/>
              <w:right w:val="single" w:sz="4" w:space="0" w:color="ACB9CA"/>
            </w:tcBorders>
            <w:shd w:val="clear" w:color="000000" w:fill="FFFFFF"/>
            <w:vAlign w:val="center"/>
            <w:hideMark/>
            <w:tcPrChange w:id="4299" w:author="khanguyen" w:date="2017-03-17T22:59:00Z">
              <w:tcPr>
                <w:tcW w:w="3586" w:type="dxa"/>
                <w:tcBorders>
                  <w:top w:val="nil"/>
                  <w:left w:val="single" w:sz="4" w:space="0" w:color="ACB9CA"/>
                  <w:bottom w:val="single" w:sz="4" w:space="0" w:color="ACB9CA"/>
                  <w:right w:val="single" w:sz="4" w:space="0" w:color="ACB9CA"/>
                </w:tcBorders>
                <w:shd w:val="clear" w:color="000000" w:fill="FFFFFF"/>
                <w:vAlign w:val="center"/>
                <w:hideMark/>
              </w:tcPr>
            </w:tcPrChange>
          </w:tcPr>
          <w:p w14:paraId="6CDC61D8" w14:textId="77777777" w:rsidR="00FC3BDD" w:rsidRPr="00C47FE2" w:rsidDel="00BC68F6" w:rsidRDefault="00FC3BDD" w:rsidP="00FC3BDD">
            <w:pPr>
              <w:spacing w:before="0" w:after="0" w:line="240" w:lineRule="auto"/>
              <w:rPr>
                <w:del w:id="4300" w:author="khanguyen" w:date="2017-03-17T23:00:00Z"/>
                <w:rFonts w:eastAsia="Times New Roman" w:cs="Arial"/>
                <w:color w:val="4B4B63"/>
                <w:sz w:val="20"/>
                <w:szCs w:val="20"/>
                <w:lang w:val="en-US"/>
              </w:rPr>
            </w:pPr>
            <w:del w:id="4301" w:author="khanguyen" w:date="2017-03-17T23:00:00Z">
              <w:r w:rsidRPr="00C47FE2" w:rsidDel="00BC68F6">
                <w:rPr>
                  <w:rFonts w:eastAsia="Times New Roman" w:cs="Arial"/>
                  <w:color w:val="4B4B63"/>
                  <w:sz w:val="20"/>
                  <w:szCs w:val="20"/>
                  <w:lang w:val="en-US"/>
                </w:rPr>
                <w:delText>Add Invoice for Contact</w:delText>
              </w:r>
            </w:del>
          </w:p>
        </w:tc>
        <w:tc>
          <w:tcPr>
            <w:tcW w:w="966" w:type="dxa"/>
            <w:tcBorders>
              <w:top w:val="nil"/>
              <w:left w:val="nil"/>
              <w:bottom w:val="single" w:sz="4" w:space="0" w:color="ACB9CA"/>
              <w:right w:val="single" w:sz="4" w:space="0" w:color="ACB9CA"/>
            </w:tcBorders>
            <w:shd w:val="clear" w:color="000000" w:fill="FFFFFF"/>
            <w:noWrap/>
            <w:vAlign w:val="center"/>
            <w:hideMark/>
            <w:tcPrChange w:id="4302"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DA285A4" w14:textId="77777777" w:rsidR="00FC3BDD" w:rsidRPr="00C47FE2" w:rsidDel="00BC68F6" w:rsidRDefault="00FC3BDD" w:rsidP="00FC3BDD">
            <w:pPr>
              <w:spacing w:before="0" w:after="0" w:line="240" w:lineRule="auto"/>
              <w:jc w:val="right"/>
              <w:rPr>
                <w:del w:id="4303" w:author="khanguyen" w:date="2017-03-17T23:00:00Z"/>
                <w:rFonts w:eastAsia="Times New Roman" w:cs="Arial"/>
                <w:color w:val="4B4B63"/>
                <w:sz w:val="20"/>
                <w:szCs w:val="20"/>
                <w:lang w:val="en-US"/>
              </w:rPr>
            </w:pPr>
            <w:del w:id="4304" w:author="khanguyen" w:date="2017-03-17T23:00:00Z">
              <w:r w:rsidRPr="00C47FE2" w:rsidDel="00BC68F6">
                <w:rPr>
                  <w:rFonts w:eastAsia="Times New Roman" w:cs="Arial"/>
                  <w:color w:val="4B4B63"/>
                  <w:sz w:val="20"/>
                  <w:szCs w:val="20"/>
                  <w:lang w:val="en-US"/>
                </w:rPr>
                <w:delText>500</w:delText>
              </w:r>
            </w:del>
          </w:p>
        </w:tc>
        <w:tc>
          <w:tcPr>
            <w:tcW w:w="1299" w:type="dxa"/>
            <w:tcBorders>
              <w:top w:val="nil"/>
              <w:left w:val="nil"/>
              <w:bottom w:val="single" w:sz="4" w:space="0" w:color="ACB9CA"/>
              <w:right w:val="single" w:sz="4" w:space="0" w:color="ACB9CA"/>
            </w:tcBorders>
            <w:shd w:val="clear" w:color="000000" w:fill="FFFFFF"/>
            <w:noWrap/>
            <w:vAlign w:val="center"/>
            <w:hideMark/>
            <w:tcPrChange w:id="430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EEDCD41" w14:textId="77777777" w:rsidR="00FC3BDD" w:rsidRPr="00C47FE2" w:rsidDel="00BC68F6" w:rsidRDefault="00FC3BDD" w:rsidP="00FC3BDD">
            <w:pPr>
              <w:spacing w:before="0" w:after="0" w:line="240" w:lineRule="auto"/>
              <w:jc w:val="right"/>
              <w:rPr>
                <w:del w:id="4306" w:author="khanguyen" w:date="2017-03-17T23:00:00Z"/>
                <w:rFonts w:eastAsia="Times New Roman" w:cs="Arial"/>
                <w:color w:val="4B4B63"/>
                <w:sz w:val="20"/>
                <w:szCs w:val="20"/>
                <w:lang w:val="en-US"/>
              </w:rPr>
            </w:pPr>
            <w:del w:id="4307" w:author="khanguyen" w:date="2017-03-17T23:00:00Z">
              <w:r w:rsidRPr="00C47FE2" w:rsidDel="00BC68F6">
                <w:rPr>
                  <w:rFonts w:eastAsia="Times New Roman" w:cs="Arial"/>
                  <w:color w:val="4B4B63"/>
                  <w:sz w:val="20"/>
                  <w:szCs w:val="20"/>
                  <w:lang w:val="en-US"/>
                </w:rPr>
                <w:delText>166376.43</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30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3E806F0" w14:textId="77777777" w:rsidR="00FC3BDD" w:rsidRPr="00C47FE2" w:rsidDel="00BC68F6" w:rsidRDefault="00FC3BDD" w:rsidP="00FC3BDD">
            <w:pPr>
              <w:spacing w:before="0" w:after="0" w:line="240" w:lineRule="auto"/>
              <w:jc w:val="right"/>
              <w:rPr>
                <w:del w:id="4309" w:author="khanguyen" w:date="2017-03-17T23:00:00Z"/>
                <w:rFonts w:eastAsia="Times New Roman" w:cs="Arial"/>
                <w:color w:val="4B4B63"/>
                <w:sz w:val="20"/>
                <w:szCs w:val="20"/>
                <w:lang w:val="en-US"/>
              </w:rPr>
            </w:pPr>
            <w:del w:id="4310" w:author="khanguyen" w:date="2017-03-17T23:00:00Z">
              <w:r w:rsidRPr="00C47FE2" w:rsidDel="00BC68F6">
                <w:rPr>
                  <w:rFonts w:eastAsia="Times New Roman" w:cs="Arial"/>
                  <w:color w:val="4B4B63"/>
                  <w:sz w:val="20"/>
                  <w:szCs w:val="20"/>
                  <w:lang w:val="en-US"/>
                </w:rPr>
                <w:delText>290047</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31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75EF43D" w14:textId="77777777" w:rsidR="00FC3BDD" w:rsidRPr="00C47FE2" w:rsidDel="00BC68F6" w:rsidRDefault="00FC3BDD" w:rsidP="00FC3BDD">
            <w:pPr>
              <w:spacing w:before="0" w:after="0" w:line="240" w:lineRule="auto"/>
              <w:jc w:val="right"/>
              <w:rPr>
                <w:del w:id="4312" w:author="khanguyen" w:date="2017-03-17T23:00:00Z"/>
                <w:rFonts w:eastAsia="Times New Roman" w:cs="Arial"/>
                <w:color w:val="4B4B63"/>
                <w:sz w:val="20"/>
                <w:szCs w:val="20"/>
                <w:lang w:val="en-US"/>
              </w:rPr>
            </w:pPr>
            <w:del w:id="4313" w:author="khanguyen" w:date="2017-03-17T23:00:00Z">
              <w:r w:rsidRPr="00C47FE2" w:rsidDel="00BC68F6">
                <w:rPr>
                  <w:rFonts w:eastAsia="Times New Roman" w:cs="Arial"/>
                  <w:color w:val="4B4B63"/>
                  <w:sz w:val="20"/>
                  <w:szCs w:val="20"/>
                  <w:lang w:val="en-US"/>
                </w:rPr>
                <w:delText>299263</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314"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0CC93D6" w14:textId="77777777" w:rsidR="00FC3BDD" w:rsidRPr="00C47FE2" w:rsidDel="00BC68F6" w:rsidRDefault="00FC3BDD" w:rsidP="00FC3BDD">
            <w:pPr>
              <w:spacing w:before="0" w:after="0" w:line="240" w:lineRule="auto"/>
              <w:jc w:val="right"/>
              <w:rPr>
                <w:del w:id="4315" w:author="khanguyen" w:date="2017-03-17T23:00:00Z"/>
                <w:rFonts w:eastAsia="Times New Roman" w:cs="Arial"/>
                <w:color w:val="4B4B63"/>
                <w:sz w:val="20"/>
                <w:szCs w:val="20"/>
                <w:lang w:val="en-US"/>
              </w:rPr>
            </w:pPr>
            <w:del w:id="4316" w:author="khanguyen" w:date="2017-03-17T23:00:00Z">
              <w:r w:rsidRPr="00C47FE2" w:rsidDel="00BC68F6">
                <w:rPr>
                  <w:rFonts w:eastAsia="Times New Roman" w:cs="Arial"/>
                  <w:color w:val="4B4B63"/>
                  <w:sz w:val="20"/>
                  <w:szCs w:val="20"/>
                  <w:lang w:val="en-US"/>
                </w:rPr>
                <w:delText>323327</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4317"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350641D" w14:textId="77777777" w:rsidR="00FC3BDD" w:rsidRPr="00C47FE2" w:rsidDel="00BC68F6" w:rsidRDefault="00FC3BDD" w:rsidP="00FC3BDD">
            <w:pPr>
              <w:spacing w:before="0" w:after="0" w:line="240" w:lineRule="auto"/>
              <w:jc w:val="right"/>
              <w:rPr>
                <w:del w:id="4318" w:author="khanguyen" w:date="2017-03-17T23:00:00Z"/>
                <w:rFonts w:eastAsia="Times New Roman" w:cs="Arial"/>
                <w:color w:val="4B4B63"/>
                <w:sz w:val="20"/>
                <w:szCs w:val="20"/>
                <w:lang w:val="en-US"/>
              </w:rPr>
            </w:pPr>
            <w:del w:id="4319" w:author="khanguyen" w:date="2017-03-17T23:00:00Z">
              <w:r w:rsidRPr="00C47FE2" w:rsidDel="00BC68F6">
                <w:rPr>
                  <w:rFonts w:eastAsia="Times New Roman" w:cs="Arial"/>
                  <w:color w:val="4B4B63"/>
                  <w:sz w:val="20"/>
                  <w:szCs w:val="20"/>
                  <w:lang w:val="en-US"/>
                </w:rPr>
                <w:delText>273</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432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E1D918A" w14:textId="77777777" w:rsidR="00FC3BDD" w:rsidRPr="00C47FE2" w:rsidDel="00BC68F6" w:rsidRDefault="00FC3BDD" w:rsidP="00FC3BDD">
            <w:pPr>
              <w:spacing w:before="0" w:after="0" w:line="240" w:lineRule="auto"/>
              <w:jc w:val="right"/>
              <w:rPr>
                <w:del w:id="4321" w:author="khanguyen" w:date="2017-03-17T23:00:00Z"/>
                <w:rFonts w:eastAsia="Times New Roman" w:cs="Arial"/>
                <w:color w:val="4B4B63"/>
                <w:sz w:val="20"/>
                <w:szCs w:val="20"/>
                <w:lang w:val="en-US"/>
              </w:rPr>
            </w:pPr>
            <w:del w:id="4322" w:author="khanguyen" w:date="2017-03-17T23:00:00Z">
              <w:r w:rsidRPr="00C47FE2" w:rsidDel="00BC68F6">
                <w:rPr>
                  <w:rFonts w:eastAsia="Times New Roman" w:cs="Arial"/>
                  <w:color w:val="4B4B63"/>
                  <w:sz w:val="20"/>
                  <w:szCs w:val="20"/>
                  <w:lang w:val="en-US"/>
                </w:rPr>
                <w:delText>327817</w:delText>
              </w:r>
            </w:del>
          </w:p>
        </w:tc>
        <w:tc>
          <w:tcPr>
            <w:tcW w:w="1230" w:type="dxa"/>
            <w:tcBorders>
              <w:top w:val="nil"/>
              <w:left w:val="nil"/>
              <w:bottom w:val="single" w:sz="4" w:space="0" w:color="ACB9CA"/>
              <w:right w:val="single" w:sz="4" w:space="0" w:color="ACB9CA"/>
            </w:tcBorders>
            <w:shd w:val="clear" w:color="000000" w:fill="FFFFFF"/>
            <w:noWrap/>
            <w:vAlign w:val="center"/>
            <w:hideMark/>
            <w:tcPrChange w:id="4323"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F652F47" w14:textId="77777777" w:rsidR="00FC3BDD" w:rsidRPr="00C47FE2" w:rsidDel="00BC68F6" w:rsidRDefault="00FC3BDD" w:rsidP="00FC3BDD">
            <w:pPr>
              <w:spacing w:before="0" w:after="0" w:line="240" w:lineRule="auto"/>
              <w:jc w:val="right"/>
              <w:rPr>
                <w:del w:id="4324" w:author="khanguyen" w:date="2017-03-17T23:00:00Z"/>
                <w:rFonts w:eastAsia="Times New Roman" w:cs="Arial"/>
                <w:color w:val="4B4B63"/>
                <w:sz w:val="20"/>
                <w:szCs w:val="20"/>
                <w:lang w:val="en-US"/>
              </w:rPr>
            </w:pPr>
            <w:del w:id="4325" w:author="khanguyen" w:date="2017-03-17T23:00:00Z">
              <w:r w:rsidRPr="00C47FE2" w:rsidDel="00BC68F6">
                <w:rPr>
                  <w:rFonts w:eastAsia="Times New Roman" w:cs="Arial"/>
                  <w:color w:val="4B4B63"/>
                  <w:sz w:val="20"/>
                  <w:szCs w:val="20"/>
                  <w:lang w:val="en-US"/>
                </w:rPr>
                <w:delText>0%</w:delText>
              </w:r>
            </w:del>
          </w:p>
        </w:tc>
      </w:tr>
      <w:tr w:rsidR="00FC3BDD" w:rsidRPr="00C47FE2" w:rsidDel="00BC68F6" w14:paraId="605BAC1E" w14:textId="77777777" w:rsidTr="00BC68F6">
        <w:trPr>
          <w:trHeight w:val="600"/>
          <w:del w:id="4326" w:author="khanguyen" w:date="2017-03-17T23:00:00Z"/>
          <w:trPrChange w:id="4327" w:author="khanguyen" w:date="2017-03-17T22:59:00Z">
            <w:trPr>
              <w:trHeight w:val="600"/>
            </w:trPr>
          </w:trPrChange>
        </w:trPr>
        <w:tc>
          <w:tcPr>
            <w:tcW w:w="3586" w:type="dxa"/>
            <w:tcBorders>
              <w:top w:val="nil"/>
              <w:left w:val="single" w:sz="4" w:space="0" w:color="ACB9CA"/>
              <w:bottom w:val="single" w:sz="4" w:space="0" w:color="ACB9CA"/>
              <w:right w:val="single" w:sz="4" w:space="0" w:color="ACB9CA"/>
            </w:tcBorders>
            <w:shd w:val="clear" w:color="000000" w:fill="FFFFFF"/>
            <w:vAlign w:val="center"/>
            <w:hideMark/>
            <w:tcPrChange w:id="4328" w:author="khanguyen" w:date="2017-03-17T22:59:00Z">
              <w:tcPr>
                <w:tcW w:w="3586" w:type="dxa"/>
                <w:tcBorders>
                  <w:top w:val="nil"/>
                  <w:left w:val="single" w:sz="4" w:space="0" w:color="ACB9CA"/>
                  <w:bottom w:val="single" w:sz="4" w:space="0" w:color="ACB9CA"/>
                  <w:right w:val="single" w:sz="4" w:space="0" w:color="ACB9CA"/>
                </w:tcBorders>
                <w:shd w:val="clear" w:color="000000" w:fill="FFFFFF"/>
                <w:vAlign w:val="center"/>
                <w:hideMark/>
              </w:tcPr>
            </w:tcPrChange>
          </w:tcPr>
          <w:p w14:paraId="1A4689B1" w14:textId="77777777" w:rsidR="00FC3BDD" w:rsidRPr="00C47FE2" w:rsidDel="00BC68F6" w:rsidRDefault="00FC3BDD" w:rsidP="00FC3BDD">
            <w:pPr>
              <w:spacing w:before="0" w:after="0" w:line="240" w:lineRule="auto"/>
              <w:rPr>
                <w:del w:id="4329" w:author="khanguyen" w:date="2017-03-17T23:00:00Z"/>
                <w:rFonts w:eastAsia="Times New Roman" w:cs="Arial"/>
                <w:color w:val="4B4B63"/>
                <w:sz w:val="20"/>
                <w:szCs w:val="20"/>
                <w:lang w:val="en-US"/>
              </w:rPr>
            </w:pPr>
            <w:del w:id="4330" w:author="khanguyen" w:date="2017-03-17T23:00:00Z">
              <w:r w:rsidRPr="00C47FE2" w:rsidDel="00BC68F6">
                <w:rPr>
                  <w:rFonts w:eastAsia="Times New Roman" w:cs="Arial"/>
                  <w:color w:val="4B4B63"/>
                  <w:sz w:val="20"/>
                  <w:szCs w:val="20"/>
                  <w:lang w:val="en-US"/>
                </w:rPr>
                <w:delText>Add Invoice for Empty project (Project 01)</w:delText>
              </w:r>
            </w:del>
          </w:p>
        </w:tc>
        <w:tc>
          <w:tcPr>
            <w:tcW w:w="966" w:type="dxa"/>
            <w:tcBorders>
              <w:top w:val="nil"/>
              <w:left w:val="nil"/>
              <w:bottom w:val="single" w:sz="4" w:space="0" w:color="ACB9CA"/>
              <w:right w:val="single" w:sz="4" w:space="0" w:color="ACB9CA"/>
            </w:tcBorders>
            <w:shd w:val="clear" w:color="000000" w:fill="FFFFFF"/>
            <w:noWrap/>
            <w:vAlign w:val="center"/>
            <w:hideMark/>
            <w:tcPrChange w:id="4331"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F1CFD0E" w14:textId="77777777" w:rsidR="00FC3BDD" w:rsidRPr="00C47FE2" w:rsidDel="00BC68F6" w:rsidRDefault="00FC3BDD" w:rsidP="00FC3BDD">
            <w:pPr>
              <w:spacing w:before="0" w:after="0" w:line="240" w:lineRule="auto"/>
              <w:jc w:val="right"/>
              <w:rPr>
                <w:del w:id="4332" w:author="khanguyen" w:date="2017-03-17T23:00:00Z"/>
                <w:rFonts w:eastAsia="Times New Roman" w:cs="Arial"/>
                <w:color w:val="4B4B63"/>
                <w:sz w:val="20"/>
                <w:szCs w:val="20"/>
                <w:lang w:val="en-US"/>
              </w:rPr>
            </w:pPr>
            <w:del w:id="4333" w:author="khanguyen" w:date="2017-03-17T23:00:00Z">
              <w:r w:rsidRPr="00C47FE2" w:rsidDel="00BC68F6">
                <w:rPr>
                  <w:rFonts w:eastAsia="Times New Roman" w:cs="Arial"/>
                  <w:color w:val="4B4B63"/>
                  <w:sz w:val="20"/>
                  <w:szCs w:val="20"/>
                  <w:lang w:val="en-US"/>
                </w:rPr>
                <w:delText>500</w:delText>
              </w:r>
            </w:del>
          </w:p>
        </w:tc>
        <w:tc>
          <w:tcPr>
            <w:tcW w:w="1299" w:type="dxa"/>
            <w:tcBorders>
              <w:top w:val="nil"/>
              <w:left w:val="nil"/>
              <w:bottom w:val="single" w:sz="4" w:space="0" w:color="ACB9CA"/>
              <w:right w:val="single" w:sz="4" w:space="0" w:color="ACB9CA"/>
            </w:tcBorders>
            <w:shd w:val="clear" w:color="000000" w:fill="FFFFFF"/>
            <w:noWrap/>
            <w:vAlign w:val="center"/>
            <w:hideMark/>
            <w:tcPrChange w:id="4334"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624CCF1" w14:textId="77777777" w:rsidR="00FC3BDD" w:rsidRPr="00C47FE2" w:rsidDel="00BC68F6" w:rsidRDefault="00FC3BDD" w:rsidP="00FC3BDD">
            <w:pPr>
              <w:spacing w:before="0" w:after="0" w:line="240" w:lineRule="auto"/>
              <w:jc w:val="right"/>
              <w:rPr>
                <w:del w:id="4335" w:author="khanguyen" w:date="2017-03-17T23:00:00Z"/>
                <w:rFonts w:eastAsia="Times New Roman" w:cs="Arial"/>
                <w:color w:val="4B4B63"/>
                <w:sz w:val="20"/>
                <w:szCs w:val="20"/>
                <w:lang w:val="en-US"/>
              </w:rPr>
            </w:pPr>
            <w:del w:id="4336" w:author="khanguyen" w:date="2017-03-17T23:00:00Z">
              <w:r w:rsidRPr="00C47FE2" w:rsidDel="00BC68F6">
                <w:rPr>
                  <w:rFonts w:eastAsia="Times New Roman" w:cs="Arial"/>
                  <w:color w:val="4B4B63"/>
                  <w:sz w:val="20"/>
                  <w:szCs w:val="20"/>
                  <w:lang w:val="en-US"/>
                </w:rPr>
                <w:delText>1011782.17</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33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CD6FEA3" w14:textId="77777777" w:rsidR="00FC3BDD" w:rsidRPr="00C47FE2" w:rsidDel="00BC68F6" w:rsidRDefault="00FC3BDD" w:rsidP="00FC3BDD">
            <w:pPr>
              <w:spacing w:before="0" w:after="0" w:line="240" w:lineRule="auto"/>
              <w:jc w:val="right"/>
              <w:rPr>
                <w:del w:id="4338" w:author="khanguyen" w:date="2017-03-17T23:00:00Z"/>
                <w:rFonts w:eastAsia="Times New Roman" w:cs="Arial"/>
                <w:color w:val="4B4B63"/>
                <w:sz w:val="20"/>
                <w:szCs w:val="20"/>
                <w:lang w:val="en-US"/>
              </w:rPr>
            </w:pPr>
            <w:del w:id="4339" w:author="khanguyen" w:date="2017-03-17T23:00:00Z">
              <w:r w:rsidRPr="00C47FE2" w:rsidDel="00BC68F6">
                <w:rPr>
                  <w:rFonts w:eastAsia="Times New Roman" w:cs="Arial"/>
                  <w:color w:val="4B4B63"/>
                  <w:sz w:val="20"/>
                  <w:szCs w:val="20"/>
                  <w:lang w:val="en-US"/>
                </w:rPr>
                <w:delText>931327</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34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EF378D3" w14:textId="77777777" w:rsidR="00FC3BDD" w:rsidRPr="00C47FE2" w:rsidDel="00BC68F6" w:rsidRDefault="00FC3BDD" w:rsidP="00FC3BDD">
            <w:pPr>
              <w:spacing w:before="0" w:after="0" w:line="240" w:lineRule="auto"/>
              <w:jc w:val="right"/>
              <w:rPr>
                <w:del w:id="4341" w:author="khanguyen" w:date="2017-03-17T23:00:00Z"/>
                <w:rFonts w:eastAsia="Times New Roman" w:cs="Arial"/>
                <w:color w:val="4B4B63"/>
                <w:sz w:val="20"/>
                <w:szCs w:val="20"/>
                <w:lang w:val="en-US"/>
              </w:rPr>
            </w:pPr>
            <w:del w:id="4342" w:author="khanguyen" w:date="2017-03-17T23:00:00Z">
              <w:r w:rsidRPr="00C47FE2" w:rsidDel="00BC68F6">
                <w:rPr>
                  <w:rFonts w:eastAsia="Times New Roman" w:cs="Arial"/>
                  <w:color w:val="4B4B63"/>
                  <w:sz w:val="20"/>
                  <w:szCs w:val="20"/>
                  <w:lang w:val="en-US"/>
                </w:rPr>
                <w:delText>968703</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343"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D6F06AC" w14:textId="77777777" w:rsidR="00FC3BDD" w:rsidRPr="00C47FE2" w:rsidDel="00BC68F6" w:rsidRDefault="00FC3BDD" w:rsidP="00FC3BDD">
            <w:pPr>
              <w:spacing w:before="0" w:after="0" w:line="240" w:lineRule="auto"/>
              <w:jc w:val="right"/>
              <w:rPr>
                <w:del w:id="4344" w:author="khanguyen" w:date="2017-03-17T23:00:00Z"/>
                <w:rFonts w:eastAsia="Times New Roman" w:cs="Arial"/>
                <w:color w:val="4B4B63"/>
                <w:sz w:val="20"/>
                <w:szCs w:val="20"/>
                <w:lang w:val="en-US"/>
              </w:rPr>
            </w:pPr>
            <w:del w:id="4345" w:author="khanguyen" w:date="2017-03-17T23:00:00Z">
              <w:r w:rsidRPr="00C47FE2" w:rsidDel="00BC68F6">
                <w:rPr>
                  <w:rFonts w:eastAsia="Times New Roman" w:cs="Arial"/>
                  <w:color w:val="4B4B63"/>
                  <w:sz w:val="20"/>
                  <w:szCs w:val="20"/>
                  <w:lang w:val="en-US"/>
                </w:rPr>
                <w:delText>1007615</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4346"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75FF464" w14:textId="77777777" w:rsidR="00FC3BDD" w:rsidRPr="00C47FE2" w:rsidDel="00BC68F6" w:rsidRDefault="00FC3BDD" w:rsidP="00FC3BDD">
            <w:pPr>
              <w:spacing w:before="0" w:after="0" w:line="240" w:lineRule="auto"/>
              <w:jc w:val="right"/>
              <w:rPr>
                <w:del w:id="4347" w:author="khanguyen" w:date="2017-03-17T23:00:00Z"/>
                <w:rFonts w:eastAsia="Times New Roman" w:cs="Arial"/>
                <w:color w:val="4B4B63"/>
                <w:sz w:val="20"/>
                <w:szCs w:val="20"/>
                <w:lang w:val="en-US"/>
              </w:rPr>
            </w:pPr>
            <w:del w:id="4348" w:author="khanguyen" w:date="2017-03-17T23:00:00Z">
              <w:r w:rsidRPr="00C47FE2" w:rsidDel="00BC68F6">
                <w:rPr>
                  <w:rFonts w:eastAsia="Times New Roman" w:cs="Arial"/>
                  <w:color w:val="4B4B63"/>
                  <w:sz w:val="20"/>
                  <w:szCs w:val="20"/>
                  <w:lang w:val="en-US"/>
                </w:rPr>
                <w:delText>17197</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434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72F5634" w14:textId="77777777" w:rsidR="00FC3BDD" w:rsidRPr="00C47FE2" w:rsidDel="00BC68F6" w:rsidRDefault="00FC3BDD" w:rsidP="00FC3BDD">
            <w:pPr>
              <w:spacing w:before="0" w:after="0" w:line="240" w:lineRule="auto"/>
              <w:jc w:val="right"/>
              <w:rPr>
                <w:del w:id="4350" w:author="khanguyen" w:date="2017-03-17T23:00:00Z"/>
                <w:rFonts w:eastAsia="Times New Roman" w:cs="Arial"/>
                <w:color w:val="4B4B63"/>
                <w:sz w:val="20"/>
                <w:szCs w:val="20"/>
                <w:lang w:val="en-US"/>
              </w:rPr>
            </w:pPr>
            <w:del w:id="4351" w:author="khanguyen" w:date="2017-03-17T23:00:00Z">
              <w:r w:rsidRPr="00C47FE2" w:rsidDel="00BC68F6">
                <w:rPr>
                  <w:rFonts w:eastAsia="Times New Roman" w:cs="Arial"/>
                  <w:color w:val="4B4B63"/>
                  <w:sz w:val="20"/>
                  <w:szCs w:val="20"/>
                  <w:lang w:val="en-US"/>
                </w:rPr>
                <w:delText>3606159</w:delText>
              </w:r>
            </w:del>
          </w:p>
        </w:tc>
        <w:tc>
          <w:tcPr>
            <w:tcW w:w="1230" w:type="dxa"/>
            <w:tcBorders>
              <w:top w:val="nil"/>
              <w:left w:val="nil"/>
              <w:bottom w:val="single" w:sz="4" w:space="0" w:color="ACB9CA"/>
              <w:right w:val="single" w:sz="4" w:space="0" w:color="ACB9CA"/>
            </w:tcBorders>
            <w:shd w:val="clear" w:color="000000" w:fill="FFFFFF"/>
            <w:noWrap/>
            <w:vAlign w:val="center"/>
            <w:hideMark/>
            <w:tcPrChange w:id="4352"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E0AD35E" w14:textId="77777777" w:rsidR="00FC3BDD" w:rsidRPr="00C47FE2" w:rsidDel="00BC68F6" w:rsidRDefault="00FC3BDD" w:rsidP="00FC3BDD">
            <w:pPr>
              <w:spacing w:before="0" w:after="0" w:line="240" w:lineRule="auto"/>
              <w:jc w:val="right"/>
              <w:rPr>
                <w:del w:id="4353" w:author="khanguyen" w:date="2017-03-17T23:00:00Z"/>
                <w:rFonts w:eastAsia="Times New Roman" w:cs="Arial"/>
                <w:color w:val="4B4B63"/>
                <w:sz w:val="20"/>
                <w:szCs w:val="20"/>
                <w:lang w:val="en-US"/>
              </w:rPr>
            </w:pPr>
            <w:del w:id="4354" w:author="khanguyen" w:date="2017-03-17T23:00:00Z">
              <w:r w:rsidRPr="00C47FE2" w:rsidDel="00BC68F6">
                <w:rPr>
                  <w:rFonts w:eastAsia="Times New Roman" w:cs="Arial"/>
                  <w:color w:val="4B4B63"/>
                  <w:sz w:val="20"/>
                  <w:szCs w:val="20"/>
                  <w:lang w:val="en-US"/>
                </w:rPr>
                <w:delText>17.20%</w:delText>
              </w:r>
            </w:del>
          </w:p>
        </w:tc>
      </w:tr>
      <w:tr w:rsidR="00FC3BDD" w:rsidRPr="00C47FE2" w:rsidDel="00BC68F6" w14:paraId="059ABB8B" w14:textId="77777777" w:rsidTr="00BC68F6">
        <w:trPr>
          <w:trHeight w:val="900"/>
          <w:del w:id="4355" w:author="khanguyen" w:date="2017-03-17T23:00:00Z"/>
          <w:trPrChange w:id="4356" w:author="khanguyen" w:date="2017-03-17T22:59:00Z">
            <w:trPr>
              <w:trHeight w:val="900"/>
            </w:trPr>
          </w:trPrChange>
        </w:trPr>
        <w:tc>
          <w:tcPr>
            <w:tcW w:w="3586" w:type="dxa"/>
            <w:tcBorders>
              <w:top w:val="nil"/>
              <w:left w:val="single" w:sz="4" w:space="0" w:color="ACB9CA"/>
              <w:bottom w:val="single" w:sz="4" w:space="0" w:color="ACB9CA"/>
              <w:right w:val="single" w:sz="4" w:space="0" w:color="ACB9CA"/>
            </w:tcBorders>
            <w:shd w:val="clear" w:color="000000" w:fill="FFFFFF"/>
            <w:vAlign w:val="center"/>
            <w:hideMark/>
            <w:tcPrChange w:id="4357" w:author="khanguyen" w:date="2017-03-17T22:59:00Z">
              <w:tcPr>
                <w:tcW w:w="3586" w:type="dxa"/>
                <w:tcBorders>
                  <w:top w:val="nil"/>
                  <w:left w:val="single" w:sz="4" w:space="0" w:color="ACB9CA"/>
                  <w:bottom w:val="single" w:sz="4" w:space="0" w:color="ACB9CA"/>
                  <w:right w:val="single" w:sz="4" w:space="0" w:color="ACB9CA"/>
                </w:tcBorders>
                <w:shd w:val="clear" w:color="000000" w:fill="FFFFFF"/>
                <w:vAlign w:val="center"/>
                <w:hideMark/>
              </w:tcPr>
            </w:tcPrChange>
          </w:tcPr>
          <w:p w14:paraId="37E6D51D" w14:textId="77777777" w:rsidR="00FC3BDD" w:rsidRPr="00C47FE2" w:rsidDel="00BC68F6" w:rsidRDefault="00FC3BDD" w:rsidP="00FC3BDD">
            <w:pPr>
              <w:spacing w:before="0" w:after="0" w:line="240" w:lineRule="auto"/>
              <w:rPr>
                <w:del w:id="4358" w:author="khanguyen" w:date="2017-03-17T23:00:00Z"/>
                <w:rFonts w:eastAsia="Times New Roman" w:cs="Arial"/>
                <w:color w:val="4B4B63"/>
                <w:sz w:val="20"/>
                <w:szCs w:val="20"/>
                <w:lang w:val="en-US"/>
              </w:rPr>
            </w:pPr>
            <w:del w:id="4359" w:author="khanguyen" w:date="2017-03-17T23:00:00Z">
              <w:r w:rsidRPr="00C47FE2" w:rsidDel="00BC68F6">
                <w:rPr>
                  <w:rFonts w:eastAsia="Times New Roman" w:cs="Arial"/>
                  <w:color w:val="4B4B63"/>
                  <w:sz w:val="20"/>
                  <w:szCs w:val="20"/>
                  <w:lang w:val="en-US"/>
                </w:rPr>
                <w:delText>Add invoice for project has Timesheet and Expense (Project 03)</w:delText>
              </w:r>
            </w:del>
          </w:p>
        </w:tc>
        <w:tc>
          <w:tcPr>
            <w:tcW w:w="966" w:type="dxa"/>
            <w:tcBorders>
              <w:top w:val="nil"/>
              <w:left w:val="nil"/>
              <w:bottom w:val="single" w:sz="4" w:space="0" w:color="ACB9CA"/>
              <w:right w:val="single" w:sz="4" w:space="0" w:color="ACB9CA"/>
            </w:tcBorders>
            <w:shd w:val="clear" w:color="000000" w:fill="FFFFFF"/>
            <w:noWrap/>
            <w:vAlign w:val="center"/>
            <w:hideMark/>
            <w:tcPrChange w:id="4360"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D8A87B0" w14:textId="77777777" w:rsidR="00FC3BDD" w:rsidRPr="00C47FE2" w:rsidDel="00BC68F6" w:rsidRDefault="00FC3BDD" w:rsidP="00FC3BDD">
            <w:pPr>
              <w:spacing w:before="0" w:after="0" w:line="240" w:lineRule="auto"/>
              <w:jc w:val="right"/>
              <w:rPr>
                <w:del w:id="4361" w:author="khanguyen" w:date="2017-03-17T23:00:00Z"/>
                <w:rFonts w:eastAsia="Times New Roman" w:cs="Arial"/>
                <w:color w:val="4B4B63"/>
                <w:sz w:val="20"/>
                <w:szCs w:val="20"/>
                <w:lang w:val="en-US"/>
              </w:rPr>
            </w:pPr>
            <w:del w:id="4362" w:author="khanguyen" w:date="2017-03-17T23:00:00Z">
              <w:r w:rsidRPr="00C47FE2" w:rsidDel="00BC68F6">
                <w:rPr>
                  <w:rFonts w:eastAsia="Times New Roman" w:cs="Arial"/>
                  <w:color w:val="4B4B63"/>
                  <w:sz w:val="20"/>
                  <w:szCs w:val="20"/>
                  <w:lang w:val="en-US"/>
                </w:rPr>
                <w:delText>134</w:delText>
              </w:r>
            </w:del>
          </w:p>
        </w:tc>
        <w:tc>
          <w:tcPr>
            <w:tcW w:w="1299" w:type="dxa"/>
            <w:tcBorders>
              <w:top w:val="nil"/>
              <w:left w:val="nil"/>
              <w:bottom w:val="single" w:sz="4" w:space="0" w:color="ACB9CA"/>
              <w:right w:val="single" w:sz="4" w:space="0" w:color="ACB9CA"/>
            </w:tcBorders>
            <w:shd w:val="clear" w:color="000000" w:fill="FFFFFF"/>
            <w:noWrap/>
            <w:vAlign w:val="center"/>
            <w:hideMark/>
            <w:tcPrChange w:id="4363"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6842FB9" w14:textId="77777777" w:rsidR="00FC3BDD" w:rsidRPr="00C47FE2" w:rsidDel="00BC68F6" w:rsidRDefault="00FC3BDD" w:rsidP="00FC3BDD">
            <w:pPr>
              <w:spacing w:before="0" w:after="0" w:line="240" w:lineRule="auto"/>
              <w:jc w:val="right"/>
              <w:rPr>
                <w:del w:id="4364" w:author="khanguyen" w:date="2017-03-17T23:00:00Z"/>
                <w:rFonts w:eastAsia="Times New Roman" w:cs="Arial"/>
                <w:color w:val="4B4B63"/>
                <w:sz w:val="20"/>
                <w:szCs w:val="20"/>
                <w:lang w:val="en-US"/>
              </w:rPr>
            </w:pPr>
            <w:del w:id="4365" w:author="khanguyen" w:date="2017-03-17T23:00:00Z">
              <w:r w:rsidRPr="00C47FE2" w:rsidDel="00BC68F6">
                <w:rPr>
                  <w:rFonts w:eastAsia="Times New Roman" w:cs="Arial"/>
                  <w:color w:val="4B4B63"/>
                  <w:sz w:val="20"/>
                  <w:szCs w:val="20"/>
                  <w:lang w:val="en-US"/>
                </w:rPr>
                <w:delText>1639800.4</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36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8279C4F" w14:textId="77777777" w:rsidR="00FC3BDD" w:rsidRPr="00C47FE2" w:rsidDel="00BC68F6" w:rsidRDefault="00FC3BDD" w:rsidP="00FC3BDD">
            <w:pPr>
              <w:spacing w:before="0" w:after="0" w:line="240" w:lineRule="auto"/>
              <w:jc w:val="right"/>
              <w:rPr>
                <w:del w:id="4367" w:author="khanguyen" w:date="2017-03-17T23:00:00Z"/>
                <w:rFonts w:eastAsia="Times New Roman" w:cs="Arial"/>
                <w:color w:val="4B4B63"/>
                <w:sz w:val="20"/>
                <w:szCs w:val="20"/>
                <w:lang w:val="en-US"/>
              </w:rPr>
            </w:pPr>
            <w:del w:id="4368" w:author="khanguyen" w:date="2017-03-17T23:00:00Z">
              <w:r w:rsidRPr="00C47FE2" w:rsidDel="00BC68F6">
                <w:rPr>
                  <w:rFonts w:eastAsia="Times New Roman" w:cs="Arial"/>
                  <w:color w:val="4B4B63"/>
                  <w:sz w:val="20"/>
                  <w:szCs w:val="20"/>
                  <w:lang w:val="en-US"/>
                </w:rPr>
                <w:delText>983039</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36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2A43CD7" w14:textId="77777777" w:rsidR="00FC3BDD" w:rsidRPr="00C47FE2" w:rsidDel="00BC68F6" w:rsidRDefault="00FC3BDD" w:rsidP="00FC3BDD">
            <w:pPr>
              <w:spacing w:before="0" w:after="0" w:line="240" w:lineRule="auto"/>
              <w:jc w:val="right"/>
              <w:rPr>
                <w:del w:id="4370" w:author="khanguyen" w:date="2017-03-17T23:00:00Z"/>
                <w:rFonts w:eastAsia="Times New Roman" w:cs="Arial"/>
                <w:color w:val="4B4B63"/>
                <w:sz w:val="20"/>
                <w:szCs w:val="20"/>
                <w:lang w:val="en-US"/>
              </w:rPr>
            </w:pPr>
            <w:del w:id="4371" w:author="khanguyen" w:date="2017-03-17T23:00:00Z">
              <w:r w:rsidRPr="00C47FE2" w:rsidDel="00BC68F6">
                <w:rPr>
                  <w:rFonts w:eastAsia="Times New Roman" w:cs="Arial"/>
                  <w:color w:val="4B4B63"/>
                  <w:sz w:val="20"/>
                  <w:szCs w:val="20"/>
                  <w:lang w:val="en-US"/>
                </w:rPr>
                <w:delText>1037311</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372"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1BF0283" w14:textId="77777777" w:rsidR="00FC3BDD" w:rsidRPr="00C47FE2" w:rsidDel="00BC68F6" w:rsidRDefault="00FC3BDD" w:rsidP="00FC3BDD">
            <w:pPr>
              <w:spacing w:before="0" w:after="0" w:line="240" w:lineRule="auto"/>
              <w:jc w:val="right"/>
              <w:rPr>
                <w:del w:id="4373" w:author="khanguyen" w:date="2017-03-17T23:00:00Z"/>
                <w:rFonts w:eastAsia="Times New Roman" w:cs="Arial"/>
                <w:color w:val="4B4B63"/>
                <w:sz w:val="20"/>
                <w:szCs w:val="20"/>
                <w:lang w:val="en-US"/>
              </w:rPr>
            </w:pPr>
            <w:del w:id="4374" w:author="khanguyen" w:date="2017-03-17T23:00:00Z">
              <w:r w:rsidRPr="00C47FE2" w:rsidDel="00BC68F6">
                <w:rPr>
                  <w:rFonts w:eastAsia="Times New Roman" w:cs="Arial"/>
                  <w:color w:val="4B4B63"/>
                  <w:sz w:val="20"/>
                  <w:szCs w:val="20"/>
                  <w:lang w:val="en-US"/>
                </w:rPr>
                <w:delText>1045503</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4375"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7D01F8D" w14:textId="77777777" w:rsidR="00FC3BDD" w:rsidRPr="00C47FE2" w:rsidDel="00BC68F6" w:rsidRDefault="00FC3BDD" w:rsidP="00FC3BDD">
            <w:pPr>
              <w:spacing w:before="0" w:after="0" w:line="240" w:lineRule="auto"/>
              <w:jc w:val="right"/>
              <w:rPr>
                <w:del w:id="4376" w:author="khanguyen" w:date="2017-03-17T23:00:00Z"/>
                <w:rFonts w:eastAsia="Times New Roman" w:cs="Arial"/>
                <w:color w:val="4B4B63"/>
                <w:sz w:val="20"/>
                <w:szCs w:val="20"/>
                <w:lang w:val="en-US"/>
              </w:rPr>
            </w:pPr>
            <w:del w:id="4377" w:author="khanguyen" w:date="2017-03-17T23:00:00Z">
              <w:r w:rsidRPr="00C47FE2" w:rsidDel="00BC68F6">
                <w:rPr>
                  <w:rFonts w:eastAsia="Times New Roman" w:cs="Arial"/>
                  <w:color w:val="4B4B63"/>
                  <w:sz w:val="20"/>
                  <w:szCs w:val="20"/>
                  <w:lang w:val="en-US"/>
                </w:rPr>
                <w:delText>429030</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437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6573465" w14:textId="77777777" w:rsidR="00FC3BDD" w:rsidRPr="00C47FE2" w:rsidDel="00BC68F6" w:rsidRDefault="00FC3BDD" w:rsidP="00FC3BDD">
            <w:pPr>
              <w:spacing w:before="0" w:after="0" w:line="240" w:lineRule="auto"/>
              <w:jc w:val="right"/>
              <w:rPr>
                <w:del w:id="4379" w:author="khanguyen" w:date="2017-03-17T23:00:00Z"/>
                <w:rFonts w:eastAsia="Times New Roman" w:cs="Arial"/>
                <w:color w:val="4B4B63"/>
                <w:sz w:val="20"/>
                <w:szCs w:val="20"/>
                <w:lang w:val="en-US"/>
              </w:rPr>
            </w:pPr>
            <w:del w:id="4380" w:author="khanguyen" w:date="2017-03-17T23:00:00Z">
              <w:r w:rsidRPr="00C47FE2" w:rsidDel="00BC68F6">
                <w:rPr>
                  <w:rFonts w:eastAsia="Times New Roman" w:cs="Arial"/>
                  <w:color w:val="4B4B63"/>
                  <w:sz w:val="20"/>
                  <w:szCs w:val="20"/>
                  <w:lang w:val="en-US"/>
                </w:rPr>
                <w:delText>4020809</w:delText>
              </w:r>
            </w:del>
          </w:p>
        </w:tc>
        <w:tc>
          <w:tcPr>
            <w:tcW w:w="1230" w:type="dxa"/>
            <w:tcBorders>
              <w:top w:val="nil"/>
              <w:left w:val="nil"/>
              <w:bottom w:val="single" w:sz="4" w:space="0" w:color="ACB9CA"/>
              <w:right w:val="single" w:sz="4" w:space="0" w:color="ACB9CA"/>
            </w:tcBorders>
            <w:shd w:val="clear" w:color="000000" w:fill="FFFFFF"/>
            <w:noWrap/>
            <w:vAlign w:val="center"/>
            <w:hideMark/>
            <w:tcPrChange w:id="438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A81EE2C" w14:textId="77777777" w:rsidR="00FC3BDD" w:rsidRPr="00C47FE2" w:rsidDel="00BC68F6" w:rsidRDefault="00FC3BDD" w:rsidP="00FC3BDD">
            <w:pPr>
              <w:spacing w:before="0" w:after="0" w:line="240" w:lineRule="auto"/>
              <w:jc w:val="right"/>
              <w:rPr>
                <w:del w:id="4382" w:author="khanguyen" w:date="2017-03-17T23:00:00Z"/>
                <w:rFonts w:eastAsia="Times New Roman" w:cs="Arial"/>
                <w:color w:val="4B4B63"/>
                <w:sz w:val="20"/>
                <w:szCs w:val="20"/>
                <w:lang w:val="en-US"/>
              </w:rPr>
            </w:pPr>
            <w:del w:id="4383" w:author="khanguyen" w:date="2017-03-17T23:00:00Z">
              <w:r w:rsidRPr="00C47FE2" w:rsidDel="00BC68F6">
                <w:rPr>
                  <w:rFonts w:eastAsia="Times New Roman" w:cs="Arial"/>
                  <w:color w:val="4B4B63"/>
                  <w:sz w:val="20"/>
                  <w:szCs w:val="20"/>
                  <w:lang w:val="en-US"/>
                </w:rPr>
                <w:delText>2.24%</w:delText>
              </w:r>
            </w:del>
          </w:p>
        </w:tc>
      </w:tr>
      <w:tr w:rsidR="00FC3BDD" w:rsidRPr="00C47FE2" w:rsidDel="00BC68F6" w14:paraId="2DF72EC0" w14:textId="77777777" w:rsidTr="00BC68F6">
        <w:trPr>
          <w:trHeight w:val="600"/>
          <w:del w:id="4384" w:author="khanguyen" w:date="2017-03-17T23:00:00Z"/>
          <w:trPrChange w:id="4385" w:author="khanguyen" w:date="2017-03-17T22:59:00Z">
            <w:trPr>
              <w:trHeight w:val="600"/>
            </w:trPr>
          </w:trPrChange>
        </w:trPr>
        <w:tc>
          <w:tcPr>
            <w:tcW w:w="3586" w:type="dxa"/>
            <w:tcBorders>
              <w:top w:val="nil"/>
              <w:left w:val="single" w:sz="4" w:space="0" w:color="ACB9CA"/>
              <w:bottom w:val="single" w:sz="4" w:space="0" w:color="ACB9CA"/>
              <w:right w:val="single" w:sz="4" w:space="0" w:color="ACB9CA"/>
            </w:tcBorders>
            <w:shd w:val="clear" w:color="000000" w:fill="FFFFFF"/>
            <w:vAlign w:val="center"/>
            <w:hideMark/>
            <w:tcPrChange w:id="4386" w:author="khanguyen" w:date="2017-03-17T22:59:00Z">
              <w:tcPr>
                <w:tcW w:w="3586" w:type="dxa"/>
                <w:tcBorders>
                  <w:top w:val="nil"/>
                  <w:left w:val="single" w:sz="4" w:space="0" w:color="ACB9CA"/>
                  <w:bottom w:val="single" w:sz="4" w:space="0" w:color="ACB9CA"/>
                  <w:right w:val="single" w:sz="4" w:space="0" w:color="ACB9CA"/>
                </w:tcBorders>
                <w:shd w:val="clear" w:color="000000" w:fill="FFFFFF"/>
                <w:vAlign w:val="center"/>
                <w:hideMark/>
              </w:tcPr>
            </w:tcPrChange>
          </w:tcPr>
          <w:p w14:paraId="1C1987C2" w14:textId="77777777" w:rsidR="00FC3BDD" w:rsidRPr="00C47FE2" w:rsidDel="00BC68F6" w:rsidRDefault="00FC3BDD" w:rsidP="00FC3BDD">
            <w:pPr>
              <w:spacing w:before="0" w:after="0" w:line="240" w:lineRule="auto"/>
              <w:rPr>
                <w:del w:id="4387" w:author="khanguyen" w:date="2017-03-17T23:00:00Z"/>
                <w:rFonts w:eastAsia="Times New Roman" w:cs="Arial"/>
                <w:color w:val="4B4B63"/>
                <w:sz w:val="20"/>
                <w:szCs w:val="20"/>
                <w:lang w:val="en-US"/>
              </w:rPr>
            </w:pPr>
            <w:del w:id="4388" w:author="khanguyen" w:date="2017-03-17T23:00:00Z">
              <w:r w:rsidRPr="00C47FE2" w:rsidDel="00BC68F6">
                <w:rPr>
                  <w:rFonts w:eastAsia="Times New Roman" w:cs="Arial"/>
                  <w:color w:val="4B4B63"/>
                  <w:sz w:val="20"/>
                  <w:szCs w:val="20"/>
                  <w:lang w:val="en-US"/>
                </w:rPr>
                <w:delText>Add invoice for Project with task (Project 02)</w:delText>
              </w:r>
            </w:del>
          </w:p>
        </w:tc>
        <w:tc>
          <w:tcPr>
            <w:tcW w:w="966" w:type="dxa"/>
            <w:tcBorders>
              <w:top w:val="nil"/>
              <w:left w:val="nil"/>
              <w:bottom w:val="single" w:sz="4" w:space="0" w:color="ACB9CA"/>
              <w:right w:val="single" w:sz="4" w:space="0" w:color="ACB9CA"/>
            </w:tcBorders>
            <w:shd w:val="clear" w:color="000000" w:fill="FFFFFF"/>
            <w:noWrap/>
            <w:vAlign w:val="center"/>
            <w:hideMark/>
            <w:tcPrChange w:id="4389"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A79E32A" w14:textId="77777777" w:rsidR="00FC3BDD" w:rsidRPr="00C47FE2" w:rsidDel="00BC68F6" w:rsidRDefault="00FC3BDD" w:rsidP="00FC3BDD">
            <w:pPr>
              <w:spacing w:before="0" w:after="0" w:line="240" w:lineRule="auto"/>
              <w:jc w:val="right"/>
              <w:rPr>
                <w:del w:id="4390" w:author="khanguyen" w:date="2017-03-17T23:00:00Z"/>
                <w:rFonts w:eastAsia="Times New Roman" w:cs="Arial"/>
                <w:color w:val="4B4B63"/>
                <w:sz w:val="20"/>
                <w:szCs w:val="20"/>
                <w:lang w:val="en-US"/>
              </w:rPr>
            </w:pPr>
            <w:del w:id="4391" w:author="khanguyen" w:date="2017-03-17T23:00:00Z">
              <w:r w:rsidRPr="00C47FE2" w:rsidDel="00BC68F6">
                <w:rPr>
                  <w:rFonts w:eastAsia="Times New Roman" w:cs="Arial"/>
                  <w:color w:val="4B4B63"/>
                  <w:sz w:val="20"/>
                  <w:szCs w:val="20"/>
                  <w:lang w:val="en-US"/>
                </w:rPr>
                <w:delText>341</w:delText>
              </w:r>
            </w:del>
          </w:p>
        </w:tc>
        <w:tc>
          <w:tcPr>
            <w:tcW w:w="1299" w:type="dxa"/>
            <w:tcBorders>
              <w:top w:val="nil"/>
              <w:left w:val="nil"/>
              <w:bottom w:val="single" w:sz="4" w:space="0" w:color="ACB9CA"/>
              <w:right w:val="single" w:sz="4" w:space="0" w:color="ACB9CA"/>
            </w:tcBorders>
            <w:shd w:val="clear" w:color="000000" w:fill="FFFFFF"/>
            <w:noWrap/>
            <w:vAlign w:val="center"/>
            <w:hideMark/>
            <w:tcPrChange w:id="4392"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10C72E3" w14:textId="77777777" w:rsidR="00FC3BDD" w:rsidRPr="00C47FE2" w:rsidDel="00BC68F6" w:rsidRDefault="00FC3BDD" w:rsidP="00FC3BDD">
            <w:pPr>
              <w:spacing w:before="0" w:after="0" w:line="240" w:lineRule="auto"/>
              <w:jc w:val="right"/>
              <w:rPr>
                <w:del w:id="4393" w:author="khanguyen" w:date="2017-03-17T23:00:00Z"/>
                <w:rFonts w:eastAsia="Times New Roman" w:cs="Arial"/>
                <w:color w:val="4B4B63"/>
                <w:sz w:val="20"/>
                <w:szCs w:val="20"/>
                <w:lang w:val="en-US"/>
              </w:rPr>
            </w:pPr>
            <w:del w:id="4394" w:author="khanguyen" w:date="2017-03-17T23:00:00Z">
              <w:r w:rsidRPr="00C47FE2" w:rsidDel="00BC68F6">
                <w:rPr>
                  <w:rFonts w:eastAsia="Times New Roman" w:cs="Arial"/>
                  <w:color w:val="4B4B63"/>
                  <w:sz w:val="20"/>
                  <w:szCs w:val="20"/>
                  <w:lang w:val="en-US"/>
                </w:rPr>
                <w:delText>1391653.09</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39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5A043E2" w14:textId="77777777" w:rsidR="00FC3BDD" w:rsidRPr="00C47FE2" w:rsidDel="00BC68F6" w:rsidRDefault="00FC3BDD" w:rsidP="00FC3BDD">
            <w:pPr>
              <w:spacing w:before="0" w:after="0" w:line="240" w:lineRule="auto"/>
              <w:jc w:val="right"/>
              <w:rPr>
                <w:del w:id="4396" w:author="khanguyen" w:date="2017-03-17T23:00:00Z"/>
                <w:rFonts w:eastAsia="Times New Roman" w:cs="Arial"/>
                <w:color w:val="4B4B63"/>
                <w:sz w:val="20"/>
                <w:szCs w:val="20"/>
                <w:lang w:val="en-US"/>
              </w:rPr>
            </w:pPr>
            <w:del w:id="4397" w:author="khanguyen" w:date="2017-03-17T23:00:00Z">
              <w:r w:rsidRPr="00C47FE2" w:rsidDel="00BC68F6">
                <w:rPr>
                  <w:rFonts w:eastAsia="Times New Roman" w:cs="Arial"/>
                  <w:color w:val="4B4B63"/>
                  <w:sz w:val="20"/>
                  <w:szCs w:val="20"/>
                  <w:lang w:val="en-US"/>
                </w:rPr>
                <w:delText>941055</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39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05911A3" w14:textId="77777777" w:rsidR="00FC3BDD" w:rsidRPr="00C47FE2" w:rsidDel="00BC68F6" w:rsidRDefault="00FC3BDD" w:rsidP="00FC3BDD">
            <w:pPr>
              <w:spacing w:before="0" w:after="0" w:line="240" w:lineRule="auto"/>
              <w:jc w:val="right"/>
              <w:rPr>
                <w:del w:id="4399" w:author="khanguyen" w:date="2017-03-17T23:00:00Z"/>
                <w:rFonts w:eastAsia="Times New Roman" w:cs="Arial"/>
                <w:color w:val="4B4B63"/>
                <w:sz w:val="20"/>
                <w:szCs w:val="20"/>
                <w:lang w:val="en-US"/>
              </w:rPr>
            </w:pPr>
            <w:del w:id="4400" w:author="khanguyen" w:date="2017-03-17T23:00:00Z">
              <w:r w:rsidRPr="00C47FE2" w:rsidDel="00BC68F6">
                <w:rPr>
                  <w:rFonts w:eastAsia="Times New Roman" w:cs="Arial"/>
                  <w:color w:val="4B4B63"/>
                  <w:sz w:val="20"/>
                  <w:szCs w:val="20"/>
                  <w:lang w:val="en-US"/>
                </w:rPr>
                <w:delText>978431</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40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4068092" w14:textId="77777777" w:rsidR="00FC3BDD" w:rsidRPr="00C47FE2" w:rsidDel="00BC68F6" w:rsidRDefault="00FC3BDD" w:rsidP="00FC3BDD">
            <w:pPr>
              <w:spacing w:before="0" w:after="0" w:line="240" w:lineRule="auto"/>
              <w:jc w:val="right"/>
              <w:rPr>
                <w:del w:id="4402" w:author="khanguyen" w:date="2017-03-17T23:00:00Z"/>
                <w:rFonts w:eastAsia="Times New Roman" w:cs="Arial"/>
                <w:color w:val="4B4B63"/>
                <w:sz w:val="20"/>
                <w:szCs w:val="20"/>
                <w:lang w:val="en-US"/>
              </w:rPr>
            </w:pPr>
            <w:del w:id="4403" w:author="khanguyen" w:date="2017-03-17T23:00:00Z">
              <w:r w:rsidRPr="00C47FE2" w:rsidDel="00BC68F6">
                <w:rPr>
                  <w:rFonts w:eastAsia="Times New Roman" w:cs="Arial"/>
                  <w:color w:val="4B4B63"/>
                  <w:sz w:val="20"/>
                  <w:szCs w:val="20"/>
                  <w:lang w:val="en-US"/>
                </w:rPr>
                <w:delText>1040895</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4404"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87F192A" w14:textId="77777777" w:rsidR="00FC3BDD" w:rsidRPr="00C47FE2" w:rsidDel="00BC68F6" w:rsidRDefault="00FC3BDD" w:rsidP="00FC3BDD">
            <w:pPr>
              <w:spacing w:before="0" w:after="0" w:line="240" w:lineRule="auto"/>
              <w:jc w:val="right"/>
              <w:rPr>
                <w:del w:id="4405" w:author="khanguyen" w:date="2017-03-17T23:00:00Z"/>
                <w:rFonts w:eastAsia="Times New Roman" w:cs="Arial"/>
                <w:color w:val="4B4B63"/>
                <w:sz w:val="20"/>
                <w:szCs w:val="20"/>
                <w:lang w:val="en-US"/>
              </w:rPr>
            </w:pPr>
            <w:del w:id="4406" w:author="khanguyen" w:date="2017-03-17T23:00:00Z">
              <w:r w:rsidRPr="00C47FE2" w:rsidDel="00BC68F6">
                <w:rPr>
                  <w:rFonts w:eastAsia="Times New Roman" w:cs="Arial"/>
                  <w:color w:val="4B4B63"/>
                  <w:sz w:val="20"/>
                  <w:szCs w:val="20"/>
                  <w:lang w:val="en-US"/>
                </w:rPr>
                <w:delText>150878</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4407"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EF5159C" w14:textId="77777777" w:rsidR="00FC3BDD" w:rsidRPr="00C47FE2" w:rsidDel="00BC68F6" w:rsidRDefault="00FC3BDD" w:rsidP="00FC3BDD">
            <w:pPr>
              <w:spacing w:before="0" w:after="0" w:line="240" w:lineRule="auto"/>
              <w:jc w:val="right"/>
              <w:rPr>
                <w:del w:id="4408" w:author="khanguyen" w:date="2017-03-17T23:00:00Z"/>
                <w:rFonts w:eastAsia="Times New Roman" w:cs="Arial"/>
                <w:color w:val="4B4B63"/>
                <w:sz w:val="20"/>
                <w:szCs w:val="20"/>
                <w:lang w:val="en-US"/>
              </w:rPr>
            </w:pPr>
            <w:del w:id="4409" w:author="khanguyen" w:date="2017-03-17T23:00:00Z">
              <w:r w:rsidRPr="00C47FE2" w:rsidDel="00BC68F6">
                <w:rPr>
                  <w:rFonts w:eastAsia="Times New Roman" w:cs="Arial"/>
                  <w:color w:val="4B4B63"/>
                  <w:sz w:val="20"/>
                  <w:szCs w:val="20"/>
                  <w:lang w:val="en-US"/>
                </w:rPr>
                <w:delText>4316460</w:delText>
              </w:r>
            </w:del>
          </w:p>
        </w:tc>
        <w:tc>
          <w:tcPr>
            <w:tcW w:w="1230" w:type="dxa"/>
            <w:tcBorders>
              <w:top w:val="nil"/>
              <w:left w:val="nil"/>
              <w:bottom w:val="single" w:sz="4" w:space="0" w:color="ACB9CA"/>
              <w:right w:val="single" w:sz="4" w:space="0" w:color="ACB9CA"/>
            </w:tcBorders>
            <w:shd w:val="clear" w:color="000000" w:fill="FFFFFF"/>
            <w:noWrap/>
            <w:vAlign w:val="center"/>
            <w:hideMark/>
            <w:tcPrChange w:id="4410"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B4AC1BC" w14:textId="77777777" w:rsidR="00FC3BDD" w:rsidRPr="00C47FE2" w:rsidDel="00BC68F6" w:rsidRDefault="00FC3BDD" w:rsidP="00FC3BDD">
            <w:pPr>
              <w:spacing w:before="0" w:after="0" w:line="240" w:lineRule="auto"/>
              <w:jc w:val="right"/>
              <w:rPr>
                <w:del w:id="4411" w:author="khanguyen" w:date="2017-03-17T23:00:00Z"/>
                <w:rFonts w:eastAsia="Times New Roman" w:cs="Arial"/>
                <w:color w:val="4B4B63"/>
                <w:sz w:val="20"/>
                <w:szCs w:val="20"/>
                <w:lang w:val="en-US"/>
              </w:rPr>
            </w:pPr>
            <w:del w:id="4412" w:author="khanguyen" w:date="2017-03-17T23:00:00Z">
              <w:r w:rsidRPr="00C47FE2" w:rsidDel="00BC68F6">
                <w:rPr>
                  <w:rFonts w:eastAsia="Times New Roman" w:cs="Arial"/>
                  <w:color w:val="4B4B63"/>
                  <w:sz w:val="20"/>
                  <w:szCs w:val="20"/>
                  <w:lang w:val="en-US"/>
                </w:rPr>
                <w:delText>0%</w:delText>
              </w:r>
            </w:del>
          </w:p>
        </w:tc>
      </w:tr>
      <w:tr w:rsidR="00FC3BDD" w:rsidRPr="00C47FE2" w:rsidDel="00BC68F6" w14:paraId="4910C3F1" w14:textId="77777777" w:rsidTr="00BC68F6">
        <w:trPr>
          <w:trHeight w:val="600"/>
          <w:del w:id="4413" w:author="khanguyen" w:date="2017-03-17T23:00:00Z"/>
          <w:trPrChange w:id="4414" w:author="khanguyen" w:date="2017-03-17T22:59:00Z">
            <w:trPr>
              <w:trHeight w:val="600"/>
            </w:trPr>
          </w:trPrChange>
        </w:trPr>
        <w:tc>
          <w:tcPr>
            <w:tcW w:w="3586" w:type="dxa"/>
            <w:tcBorders>
              <w:top w:val="nil"/>
              <w:left w:val="single" w:sz="4" w:space="0" w:color="ACB9CA"/>
              <w:bottom w:val="single" w:sz="4" w:space="0" w:color="ACB9CA"/>
              <w:right w:val="single" w:sz="4" w:space="0" w:color="ACB9CA"/>
            </w:tcBorders>
            <w:shd w:val="clear" w:color="000000" w:fill="FFFFFF"/>
            <w:vAlign w:val="center"/>
            <w:hideMark/>
            <w:tcPrChange w:id="4415" w:author="khanguyen" w:date="2017-03-17T22:59:00Z">
              <w:tcPr>
                <w:tcW w:w="3586" w:type="dxa"/>
                <w:tcBorders>
                  <w:top w:val="nil"/>
                  <w:left w:val="single" w:sz="4" w:space="0" w:color="ACB9CA"/>
                  <w:bottom w:val="single" w:sz="4" w:space="0" w:color="ACB9CA"/>
                  <w:right w:val="single" w:sz="4" w:space="0" w:color="ACB9CA"/>
                </w:tcBorders>
                <w:shd w:val="clear" w:color="000000" w:fill="FFFFFF"/>
                <w:vAlign w:val="center"/>
                <w:hideMark/>
              </w:tcPr>
            </w:tcPrChange>
          </w:tcPr>
          <w:p w14:paraId="7EC9537D" w14:textId="77777777" w:rsidR="00FC3BDD" w:rsidRPr="00C47FE2" w:rsidDel="00BC68F6" w:rsidRDefault="00FC3BDD" w:rsidP="00FC3BDD">
            <w:pPr>
              <w:spacing w:before="0" w:after="0" w:line="240" w:lineRule="auto"/>
              <w:rPr>
                <w:del w:id="4416" w:author="khanguyen" w:date="2017-03-17T23:00:00Z"/>
                <w:rFonts w:eastAsia="Times New Roman" w:cs="Arial"/>
                <w:color w:val="4B4B63"/>
                <w:sz w:val="20"/>
                <w:szCs w:val="20"/>
                <w:lang w:val="en-US"/>
              </w:rPr>
            </w:pPr>
            <w:del w:id="4417" w:author="khanguyen" w:date="2017-03-17T23:00:00Z">
              <w:r w:rsidRPr="00C47FE2" w:rsidDel="00BC68F6">
                <w:rPr>
                  <w:rFonts w:eastAsia="Times New Roman" w:cs="Arial"/>
                  <w:color w:val="4B4B63"/>
                  <w:sz w:val="20"/>
                  <w:szCs w:val="20"/>
                  <w:lang w:val="en-US"/>
                </w:rPr>
                <w:delText>Add Invoice for Sale Proposal</w:delText>
              </w:r>
            </w:del>
          </w:p>
        </w:tc>
        <w:tc>
          <w:tcPr>
            <w:tcW w:w="966" w:type="dxa"/>
            <w:tcBorders>
              <w:top w:val="nil"/>
              <w:left w:val="nil"/>
              <w:bottom w:val="single" w:sz="4" w:space="0" w:color="ACB9CA"/>
              <w:right w:val="single" w:sz="4" w:space="0" w:color="ACB9CA"/>
            </w:tcBorders>
            <w:shd w:val="clear" w:color="000000" w:fill="FFFFFF"/>
            <w:noWrap/>
            <w:vAlign w:val="center"/>
            <w:hideMark/>
            <w:tcPrChange w:id="4418"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C94D727" w14:textId="77777777" w:rsidR="00FC3BDD" w:rsidRPr="00C47FE2" w:rsidDel="00BC68F6" w:rsidRDefault="00FC3BDD" w:rsidP="00FC3BDD">
            <w:pPr>
              <w:spacing w:before="0" w:after="0" w:line="240" w:lineRule="auto"/>
              <w:jc w:val="right"/>
              <w:rPr>
                <w:del w:id="4419" w:author="khanguyen" w:date="2017-03-17T23:00:00Z"/>
                <w:rFonts w:eastAsia="Times New Roman" w:cs="Arial"/>
                <w:color w:val="4B4B63"/>
                <w:sz w:val="20"/>
                <w:szCs w:val="20"/>
                <w:lang w:val="en-US"/>
              </w:rPr>
            </w:pPr>
            <w:del w:id="4420" w:author="khanguyen" w:date="2017-03-17T23:00:00Z">
              <w:r w:rsidRPr="00C47FE2" w:rsidDel="00BC68F6">
                <w:rPr>
                  <w:rFonts w:eastAsia="Times New Roman" w:cs="Arial"/>
                  <w:color w:val="4B4B63"/>
                  <w:sz w:val="20"/>
                  <w:szCs w:val="20"/>
                  <w:lang w:val="en-US"/>
                </w:rPr>
                <w:delText>500</w:delText>
              </w:r>
            </w:del>
          </w:p>
        </w:tc>
        <w:tc>
          <w:tcPr>
            <w:tcW w:w="1299" w:type="dxa"/>
            <w:tcBorders>
              <w:top w:val="nil"/>
              <w:left w:val="nil"/>
              <w:bottom w:val="single" w:sz="4" w:space="0" w:color="ACB9CA"/>
              <w:right w:val="single" w:sz="4" w:space="0" w:color="ACB9CA"/>
            </w:tcBorders>
            <w:shd w:val="clear" w:color="000000" w:fill="FFFFFF"/>
            <w:noWrap/>
            <w:vAlign w:val="center"/>
            <w:hideMark/>
            <w:tcPrChange w:id="4421"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450EA6A5" w14:textId="77777777" w:rsidR="00FC3BDD" w:rsidRPr="00C47FE2" w:rsidDel="00BC68F6" w:rsidRDefault="00FC3BDD" w:rsidP="00FC3BDD">
            <w:pPr>
              <w:spacing w:before="0" w:after="0" w:line="240" w:lineRule="auto"/>
              <w:jc w:val="right"/>
              <w:rPr>
                <w:del w:id="4422" w:author="khanguyen" w:date="2017-03-17T23:00:00Z"/>
                <w:rFonts w:eastAsia="Times New Roman" w:cs="Arial"/>
                <w:color w:val="4B4B63"/>
                <w:sz w:val="20"/>
                <w:szCs w:val="20"/>
                <w:lang w:val="en-US"/>
              </w:rPr>
            </w:pPr>
            <w:del w:id="4423" w:author="khanguyen" w:date="2017-03-17T23:00:00Z">
              <w:r w:rsidRPr="00C47FE2" w:rsidDel="00BC68F6">
                <w:rPr>
                  <w:rFonts w:eastAsia="Times New Roman" w:cs="Arial"/>
                  <w:color w:val="4B4B63"/>
                  <w:sz w:val="20"/>
                  <w:szCs w:val="20"/>
                  <w:lang w:val="en-US"/>
                </w:rPr>
                <w:delText>325200.31</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424"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E1BD99D" w14:textId="77777777" w:rsidR="00FC3BDD" w:rsidRPr="00C47FE2" w:rsidDel="00BC68F6" w:rsidRDefault="00FC3BDD" w:rsidP="00FC3BDD">
            <w:pPr>
              <w:spacing w:before="0" w:after="0" w:line="240" w:lineRule="auto"/>
              <w:jc w:val="right"/>
              <w:rPr>
                <w:del w:id="4425" w:author="khanguyen" w:date="2017-03-17T23:00:00Z"/>
                <w:rFonts w:eastAsia="Times New Roman" w:cs="Arial"/>
                <w:color w:val="4B4B63"/>
                <w:sz w:val="20"/>
                <w:szCs w:val="20"/>
                <w:lang w:val="en-US"/>
              </w:rPr>
            </w:pPr>
            <w:del w:id="4426" w:author="khanguyen" w:date="2017-03-17T23:00:00Z">
              <w:r w:rsidRPr="00C47FE2" w:rsidDel="00BC68F6">
                <w:rPr>
                  <w:rFonts w:eastAsia="Times New Roman" w:cs="Arial"/>
                  <w:color w:val="4B4B63"/>
                  <w:sz w:val="20"/>
                  <w:szCs w:val="20"/>
                  <w:lang w:val="en-US"/>
                </w:rPr>
                <w:delText>517119</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42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D78356C" w14:textId="77777777" w:rsidR="00FC3BDD" w:rsidRPr="00C47FE2" w:rsidDel="00BC68F6" w:rsidRDefault="00FC3BDD" w:rsidP="00FC3BDD">
            <w:pPr>
              <w:spacing w:before="0" w:after="0" w:line="240" w:lineRule="auto"/>
              <w:jc w:val="right"/>
              <w:rPr>
                <w:del w:id="4428" w:author="khanguyen" w:date="2017-03-17T23:00:00Z"/>
                <w:rFonts w:eastAsia="Times New Roman" w:cs="Arial"/>
                <w:color w:val="4B4B63"/>
                <w:sz w:val="20"/>
                <w:szCs w:val="20"/>
                <w:lang w:val="en-US"/>
              </w:rPr>
            </w:pPr>
            <w:del w:id="4429" w:author="khanguyen" w:date="2017-03-17T23:00:00Z">
              <w:r w:rsidRPr="00C47FE2" w:rsidDel="00BC68F6">
                <w:rPr>
                  <w:rFonts w:eastAsia="Times New Roman" w:cs="Arial"/>
                  <w:color w:val="4B4B63"/>
                  <w:sz w:val="20"/>
                  <w:szCs w:val="20"/>
                  <w:lang w:val="en-US"/>
                </w:rPr>
                <w:delText>527359</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443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7A664D3" w14:textId="77777777" w:rsidR="00FC3BDD" w:rsidRPr="00C47FE2" w:rsidDel="00BC68F6" w:rsidRDefault="00FC3BDD" w:rsidP="00FC3BDD">
            <w:pPr>
              <w:spacing w:before="0" w:after="0" w:line="240" w:lineRule="auto"/>
              <w:jc w:val="right"/>
              <w:rPr>
                <w:del w:id="4431" w:author="khanguyen" w:date="2017-03-17T23:00:00Z"/>
                <w:rFonts w:eastAsia="Times New Roman" w:cs="Arial"/>
                <w:color w:val="4B4B63"/>
                <w:sz w:val="20"/>
                <w:szCs w:val="20"/>
                <w:lang w:val="en-US"/>
              </w:rPr>
            </w:pPr>
            <w:del w:id="4432" w:author="khanguyen" w:date="2017-03-17T23:00:00Z">
              <w:r w:rsidRPr="00C47FE2" w:rsidDel="00BC68F6">
                <w:rPr>
                  <w:rFonts w:eastAsia="Times New Roman" w:cs="Arial"/>
                  <w:color w:val="4B4B63"/>
                  <w:sz w:val="20"/>
                  <w:szCs w:val="20"/>
                  <w:lang w:val="en-US"/>
                </w:rPr>
                <w:delText>580607</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443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576BE69" w14:textId="77777777" w:rsidR="00FC3BDD" w:rsidRPr="00C47FE2" w:rsidDel="00BC68F6" w:rsidRDefault="00FC3BDD" w:rsidP="00FC3BDD">
            <w:pPr>
              <w:spacing w:before="0" w:after="0" w:line="240" w:lineRule="auto"/>
              <w:jc w:val="right"/>
              <w:rPr>
                <w:del w:id="4434" w:author="khanguyen" w:date="2017-03-17T23:00:00Z"/>
                <w:rFonts w:eastAsia="Times New Roman" w:cs="Arial"/>
                <w:color w:val="4B4B63"/>
                <w:sz w:val="20"/>
                <w:szCs w:val="20"/>
                <w:lang w:val="en-US"/>
              </w:rPr>
            </w:pPr>
            <w:del w:id="4435" w:author="khanguyen" w:date="2017-03-17T23:00:00Z">
              <w:r w:rsidRPr="00C47FE2" w:rsidDel="00BC68F6">
                <w:rPr>
                  <w:rFonts w:eastAsia="Times New Roman" w:cs="Arial"/>
                  <w:color w:val="4B4B63"/>
                  <w:sz w:val="20"/>
                  <w:szCs w:val="20"/>
                  <w:lang w:val="en-US"/>
                </w:rPr>
                <w:delText>394</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4436"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77367C2" w14:textId="77777777" w:rsidR="00FC3BDD" w:rsidRPr="00C47FE2" w:rsidDel="00BC68F6" w:rsidRDefault="00FC3BDD" w:rsidP="00FC3BDD">
            <w:pPr>
              <w:spacing w:before="0" w:after="0" w:line="240" w:lineRule="auto"/>
              <w:jc w:val="right"/>
              <w:rPr>
                <w:del w:id="4437" w:author="khanguyen" w:date="2017-03-17T23:00:00Z"/>
                <w:rFonts w:eastAsia="Times New Roman" w:cs="Arial"/>
                <w:color w:val="4B4B63"/>
                <w:sz w:val="20"/>
                <w:szCs w:val="20"/>
                <w:lang w:val="en-US"/>
              </w:rPr>
            </w:pPr>
            <w:del w:id="4438" w:author="khanguyen" w:date="2017-03-17T23:00:00Z">
              <w:r w:rsidRPr="00C47FE2" w:rsidDel="00BC68F6">
                <w:rPr>
                  <w:rFonts w:eastAsia="Times New Roman" w:cs="Arial"/>
                  <w:color w:val="4B4B63"/>
                  <w:sz w:val="20"/>
                  <w:szCs w:val="20"/>
                  <w:lang w:val="en-US"/>
                </w:rPr>
                <w:delText>597470</w:delText>
              </w:r>
            </w:del>
          </w:p>
        </w:tc>
        <w:tc>
          <w:tcPr>
            <w:tcW w:w="1230" w:type="dxa"/>
            <w:tcBorders>
              <w:top w:val="nil"/>
              <w:left w:val="nil"/>
              <w:bottom w:val="single" w:sz="4" w:space="0" w:color="ACB9CA"/>
              <w:right w:val="single" w:sz="4" w:space="0" w:color="ACB9CA"/>
            </w:tcBorders>
            <w:shd w:val="clear" w:color="000000" w:fill="FFFFFF"/>
            <w:noWrap/>
            <w:vAlign w:val="center"/>
            <w:hideMark/>
            <w:tcPrChange w:id="4439"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1605E5B" w14:textId="77777777" w:rsidR="00FC3BDD" w:rsidRPr="00C47FE2" w:rsidDel="00BC68F6" w:rsidRDefault="00FC3BDD" w:rsidP="00FC3BDD">
            <w:pPr>
              <w:spacing w:before="0" w:after="0" w:line="240" w:lineRule="auto"/>
              <w:jc w:val="right"/>
              <w:rPr>
                <w:del w:id="4440" w:author="khanguyen" w:date="2017-03-17T23:00:00Z"/>
                <w:rFonts w:eastAsia="Times New Roman" w:cs="Arial"/>
                <w:color w:val="4B4B63"/>
                <w:sz w:val="20"/>
                <w:szCs w:val="20"/>
                <w:lang w:val="en-US"/>
              </w:rPr>
            </w:pPr>
            <w:del w:id="4441" w:author="khanguyen" w:date="2017-03-17T23:00:00Z">
              <w:r w:rsidRPr="00C47FE2" w:rsidDel="00BC68F6">
                <w:rPr>
                  <w:rFonts w:eastAsia="Times New Roman" w:cs="Arial"/>
                  <w:color w:val="4B4B63"/>
                  <w:sz w:val="20"/>
                  <w:szCs w:val="20"/>
                  <w:lang w:val="en-US"/>
                </w:rPr>
                <w:delText>1.20%</w:delText>
              </w:r>
            </w:del>
          </w:p>
        </w:tc>
      </w:tr>
      <w:tr w:rsidR="00FC3BDD" w:rsidRPr="00C47FE2" w14:paraId="0C95DAF3" w14:textId="77777777" w:rsidTr="00BC68F6">
        <w:trPr>
          <w:trHeight w:val="300"/>
          <w:trPrChange w:id="444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44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339CA32"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Back_to_Project</w:t>
            </w:r>
          </w:p>
        </w:tc>
        <w:tc>
          <w:tcPr>
            <w:tcW w:w="966" w:type="dxa"/>
            <w:tcBorders>
              <w:top w:val="nil"/>
              <w:left w:val="nil"/>
              <w:bottom w:val="single" w:sz="4" w:space="0" w:color="ACB9CA"/>
              <w:right w:val="single" w:sz="4" w:space="0" w:color="ACB9CA"/>
            </w:tcBorders>
            <w:shd w:val="clear" w:color="000000" w:fill="FFFFFF"/>
            <w:noWrap/>
            <w:vAlign w:val="center"/>
            <w:hideMark/>
            <w:tcPrChange w:id="444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B0EAB3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1012</w:t>
            </w:r>
          </w:p>
        </w:tc>
        <w:tc>
          <w:tcPr>
            <w:tcW w:w="1299" w:type="dxa"/>
            <w:tcBorders>
              <w:top w:val="nil"/>
              <w:left w:val="nil"/>
              <w:bottom w:val="single" w:sz="4" w:space="0" w:color="ACB9CA"/>
              <w:right w:val="single" w:sz="4" w:space="0" w:color="ACB9CA"/>
            </w:tcBorders>
            <w:shd w:val="clear" w:color="000000" w:fill="FFFFFF"/>
            <w:noWrap/>
            <w:vAlign w:val="center"/>
            <w:hideMark/>
            <w:tcPrChange w:id="444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7CCC438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258.75</w:t>
            </w:r>
          </w:p>
        </w:tc>
        <w:tc>
          <w:tcPr>
            <w:tcW w:w="1070" w:type="dxa"/>
            <w:tcBorders>
              <w:top w:val="nil"/>
              <w:left w:val="nil"/>
              <w:bottom w:val="single" w:sz="4" w:space="0" w:color="ACB9CA"/>
              <w:right w:val="single" w:sz="4" w:space="0" w:color="ACB9CA"/>
            </w:tcBorders>
            <w:shd w:val="clear" w:color="000000" w:fill="FFFFFF"/>
            <w:noWrap/>
            <w:vAlign w:val="center"/>
            <w:hideMark/>
            <w:tcPrChange w:id="444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346D84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555</w:t>
            </w:r>
          </w:p>
        </w:tc>
        <w:tc>
          <w:tcPr>
            <w:tcW w:w="1070" w:type="dxa"/>
            <w:tcBorders>
              <w:top w:val="nil"/>
              <w:left w:val="nil"/>
              <w:bottom w:val="single" w:sz="4" w:space="0" w:color="ACB9CA"/>
              <w:right w:val="single" w:sz="4" w:space="0" w:color="ACB9CA"/>
            </w:tcBorders>
            <w:shd w:val="clear" w:color="000000" w:fill="FFFFFF"/>
            <w:noWrap/>
            <w:vAlign w:val="center"/>
            <w:hideMark/>
            <w:tcPrChange w:id="444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FE3CDA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968</w:t>
            </w:r>
          </w:p>
        </w:tc>
        <w:tc>
          <w:tcPr>
            <w:tcW w:w="1070" w:type="dxa"/>
            <w:tcBorders>
              <w:top w:val="nil"/>
              <w:left w:val="nil"/>
              <w:bottom w:val="single" w:sz="4" w:space="0" w:color="ACB9CA"/>
              <w:right w:val="single" w:sz="4" w:space="0" w:color="ACB9CA"/>
            </w:tcBorders>
            <w:shd w:val="clear" w:color="000000" w:fill="FFFFFF"/>
            <w:noWrap/>
            <w:vAlign w:val="center"/>
            <w:hideMark/>
            <w:tcPrChange w:id="444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1541E9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2151</w:t>
            </w:r>
          </w:p>
        </w:tc>
        <w:tc>
          <w:tcPr>
            <w:tcW w:w="1077" w:type="dxa"/>
            <w:tcBorders>
              <w:top w:val="nil"/>
              <w:left w:val="nil"/>
              <w:bottom w:val="single" w:sz="4" w:space="0" w:color="ACB9CA"/>
              <w:right w:val="single" w:sz="4" w:space="0" w:color="ACB9CA"/>
            </w:tcBorders>
            <w:shd w:val="clear" w:color="000000" w:fill="FFFFFF"/>
            <w:noWrap/>
            <w:vAlign w:val="center"/>
            <w:hideMark/>
            <w:tcPrChange w:id="444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326217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445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8DE4B7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5401</w:t>
            </w:r>
          </w:p>
        </w:tc>
        <w:tc>
          <w:tcPr>
            <w:tcW w:w="1230" w:type="dxa"/>
            <w:tcBorders>
              <w:top w:val="nil"/>
              <w:left w:val="nil"/>
              <w:bottom w:val="single" w:sz="4" w:space="0" w:color="ACB9CA"/>
              <w:right w:val="single" w:sz="4" w:space="0" w:color="ACB9CA"/>
            </w:tcBorders>
            <w:shd w:val="clear" w:color="000000" w:fill="FFFFFF"/>
            <w:noWrap/>
            <w:vAlign w:val="center"/>
            <w:hideMark/>
            <w:tcPrChange w:id="445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3302C6E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32896017" w14:textId="77777777" w:rsidTr="00BC68F6">
        <w:trPr>
          <w:trHeight w:val="300"/>
          <w:trPrChange w:id="445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45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BFD4AE1"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Click_Add_Contact</w:t>
            </w:r>
          </w:p>
        </w:tc>
        <w:tc>
          <w:tcPr>
            <w:tcW w:w="966" w:type="dxa"/>
            <w:tcBorders>
              <w:top w:val="nil"/>
              <w:left w:val="nil"/>
              <w:bottom w:val="single" w:sz="4" w:space="0" w:color="ACB9CA"/>
              <w:right w:val="single" w:sz="4" w:space="0" w:color="ACB9CA"/>
            </w:tcBorders>
            <w:shd w:val="clear" w:color="000000" w:fill="FFFFFF"/>
            <w:noWrap/>
            <w:vAlign w:val="center"/>
            <w:hideMark/>
            <w:tcPrChange w:id="445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F2E993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2829</w:t>
            </w:r>
          </w:p>
        </w:tc>
        <w:tc>
          <w:tcPr>
            <w:tcW w:w="1299" w:type="dxa"/>
            <w:tcBorders>
              <w:top w:val="nil"/>
              <w:left w:val="nil"/>
              <w:bottom w:val="single" w:sz="4" w:space="0" w:color="ACB9CA"/>
              <w:right w:val="single" w:sz="4" w:space="0" w:color="ACB9CA"/>
            </w:tcBorders>
            <w:shd w:val="clear" w:color="000000" w:fill="FFFFFF"/>
            <w:noWrap/>
            <w:vAlign w:val="center"/>
            <w:hideMark/>
            <w:tcPrChange w:id="445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9B7C59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184.5</w:t>
            </w:r>
          </w:p>
        </w:tc>
        <w:tc>
          <w:tcPr>
            <w:tcW w:w="1070" w:type="dxa"/>
            <w:tcBorders>
              <w:top w:val="nil"/>
              <w:left w:val="nil"/>
              <w:bottom w:val="single" w:sz="4" w:space="0" w:color="ACB9CA"/>
              <w:right w:val="single" w:sz="4" w:space="0" w:color="ACB9CA"/>
            </w:tcBorders>
            <w:shd w:val="clear" w:color="000000" w:fill="FFFFFF"/>
            <w:noWrap/>
            <w:vAlign w:val="center"/>
            <w:hideMark/>
            <w:tcPrChange w:id="445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A24152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434.7</w:t>
            </w:r>
          </w:p>
        </w:tc>
        <w:tc>
          <w:tcPr>
            <w:tcW w:w="1070" w:type="dxa"/>
            <w:tcBorders>
              <w:top w:val="nil"/>
              <w:left w:val="nil"/>
              <w:bottom w:val="single" w:sz="4" w:space="0" w:color="ACB9CA"/>
              <w:right w:val="single" w:sz="4" w:space="0" w:color="ACB9CA"/>
            </w:tcBorders>
            <w:shd w:val="clear" w:color="000000" w:fill="FFFFFF"/>
            <w:noWrap/>
            <w:vAlign w:val="center"/>
            <w:hideMark/>
            <w:tcPrChange w:id="445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54BAD0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611.69</w:t>
            </w:r>
          </w:p>
        </w:tc>
        <w:tc>
          <w:tcPr>
            <w:tcW w:w="1070" w:type="dxa"/>
            <w:tcBorders>
              <w:top w:val="nil"/>
              <w:left w:val="nil"/>
              <w:bottom w:val="single" w:sz="4" w:space="0" w:color="ACB9CA"/>
              <w:right w:val="single" w:sz="4" w:space="0" w:color="ACB9CA"/>
            </w:tcBorders>
            <w:shd w:val="clear" w:color="000000" w:fill="FFFFFF"/>
            <w:noWrap/>
            <w:vAlign w:val="center"/>
            <w:hideMark/>
            <w:tcPrChange w:id="445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33A43D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1716.12</w:t>
            </w:r>
          </w:p>
        </w:tc>
        <w:tc>
          <w:tcPr>
            <w:tcW w:w="1077" w:type="dxa"/>
            <w:tcBorders>
              <w:top w:val="nil"/>
              <w:left w:val="nil"/>
              <w:bottom w:val="single" w:sz="4" w:space="0" w:color="ACB9CA"/>
              <w:right w:val="single" w:sz="4" w:space="0" w:color="ACB9CA"/>
            </w:tcBorders>
            <w:shd w:val="clear" w:color="000000" w:fill="FFFFFF"/>
            <w:noWrap/>
            <w:vAlign w:val="center"/>
            <w:hideMark/>
            <w:tcPrChange w:id="445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D49FFA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446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AE0798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5101</w:t>
            </w:r>
          </w:p>
        </w:tc>
        <w:tc>
          <w:tcPr>
            <w:tcW w:w="1230" w:type="dxa"/>
            <w:tcBorders>
              <w:top w:val="nil"/>
              <w:left w:val="nil"/>
              <w:bottom w:val="single" w:sz="4" w:space="0" w:color="ACB9CA"/>
              <w:right w:val="single" w:sz="4" w:space="0" w:color="ACB9CA"/>
            </w:tcBorders>
            <w:shd w:val="clear" w:color="000000" w:fill="FFFFFF"/>
            <w:noWrap/>
            <w:vAlign w:val="center"/>
            <w:hideMark/>
            <w:tcPrChange w:id="446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0A26F0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79242F5" w14:textId="77777777" w:rsidTr="00BC68F6">
        <w:trPr>
          <w:trHeight w:val="300"/>
          <w:trPrChange w:id="446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46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B382D51"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Click_Add_Expense</w:t>
            </w:r>
          </w:p>
        </w:tc>
        <w:tc>
          <w:tcPr>
            <w:tcW w:w="966" w:type="dxa"/>
            <w:tcBorders>
              <w:top w:val="nil"/>
              <w:left w:val="nil"/>
              <w:bottom w:val="single" w:sz="4" w:space="0" w:color="ACB9CA"/>
              <w:right w:val="single" w:sz="4" w:space="0" w:color="ACB9CA"/>
            </w:tcBorders>
            <w:shd w:val="clear" w:color="000000" w:fill="FFFFFF"/>
            <w:noWrap/>
            <w:vAlign w:val="center"/>
            <w:hideMark/>
            <w:tcPrChange w:id="446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52F69E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1306</w:t>
            </w:r>
          </w:p>
        </w:tc>
        <w:tc>
          <w:tcPr>
            <w:tcW w:w="1299" w:type="dxa"/>
            <w:tcBorders>
              <w:top w:val="nil"/>
              <w:left w:val="nil"/>
              <w:bottom w:val="single" w:sz="4" w:space="0" w:color="ACB9CA"/>
              <w:right w:val="single" w:sz="4" w:space="0" w:color="ACB9CA"/>
            </w:tcBorders>
            <w:shd w:val="clear" w:color="000000" w:fill="FFFFFF"/>
            <w:noWrap/>
            <w:vAlign w:val="center"/>
            <w:hideMark/>
            <w:tcPrChange w:id="446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6FE5E7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123.42</w:t>
            </w:r>
          </w:p>
        </w:tc>
        <w:tc>
          <w:tcPr>
            <w:tcW w:w="1070" w:type="dxa"/>
            <w:tcBorders>
              <w:top w:val="nil"/>
              <w:left w:val="nil"/>
              <w:bottom w:val="single" w:sz="4" w:space="0" w:color="ACB9CA"/>
              <w:right w:val="single" w:sz="4" w:space="0" w:color="ACB9CA"/>
            </w:tcBorders>
            <w:shd w:val="clear" w:color="000000" w:fill="FFFFFF"/>
            <w:noWrap/>
            <w:vAlign w:val="center"/>
            <w:hideMark/>
            <w:tcPrChange w:id="446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77BDB9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304.03</w:t>
            </w:r>
          </w:p>
        </w:tc>
        <w:tc>
          <w:tcPr>
            <w:tcW w:w="1070" w:type="dxa"/>
            <w:tcBorders>
              <w:top w:val="nil"/>
              <w:left w:val="nil"/>
              <w:bottom w:val="single" w:sz="4" w:space="0" w:color="ACB9CA"/>
              <w:right w:val="single" w:sz="4" w:space="0" w:color="ACB9CA"/>
            </w:tcBorders>
            <w:shd w:val="clear" w:color="000000" w:fill="FFFFFF"/>
            <w:noWrap/>
            <w:vAlign w:val="center"/>
            <w:hideMark/>
            <w:tcPrChange w:id="446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5A5200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560.62</w:t>
            </w:r>
          </w:p>
        </w:tc>
        <w:tc>
          <w:tcPr>
            <w:tcW w:w="1070" w:type="dxa"/>
            <w:tcBorders>
              <w:top w:val="nil"/>
              <w:left w:val="nil"/>
              <w:bottom w:val="single" w:sz="4" w:space="0" w:color="ACB9CA"/>
              <w:right w:val="single" w:sz="4" w:space="0" w:color="ACB9CA"/>
            </w:tcBorders>
            <w:shd w:val="clear" w:color="000000" w:fill="FFFFFF"/>
            <w:noWrap/>
            <w:vAlign w:val="center"/>
            <w:hideMark/>
            <w:tcPrChange w:id="446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ACB830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1140.31</w:t>
            </w:r>
          </w:p>
        </w:tc>
        <w:tc>
          <w:tcPr>
            <w:tcW w:w="1077" w:type="dxa"/>
            <w:tcBorders>
              <w:top w:val="nil"/>
              <w:left w:val="nil"/>
              <w:bottom w:val="single" w:sz="4" w:space="0" w:color="ACB9CA"/>
              <w:right w:val="single" w:sz="4" w:space="0" w:color="ACB9CA"/>
            </w:tcBorders>
            <w:shd w:val="clear" w:color="000000" w:fill="FFFFFF"/>
            <w:noWrap/>
            <w:vAlign w:val="center"/>
            <w:hideMark/>
            <w:tcPrChange w:id="446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C6EFB3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7" w:type="dxa"/>
            <w:tcBorders>
              <w:top w:val="nil"/>
              <w:left w:val="nil"/>
              <w:bottom w:val="single" w:sz="4" w:space="0" w:color="ACB9CA"/>
              <w:right w:val="single" w:sz="4" w:space="0" w:color="ACB9CA"/>
            </w:tcBorders>
            <w:shd w:val="clear" w:color="000000" w:fill="FFFFFF"/>
            <w:noWrap/>
            <w:vAlign w:val="center"/>
            <w:hideMark/>
            <w:tcPrChange w:id="447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8A7312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4801</w:t>
            </w:r>
          </w:p>
        </w:tc>
        <w:tc>
          <w:tcPr>
            <w:tcW w:w="1230" w:type="dxa"/>
            <w:tcBorders>
              <w:top w:val="nil"/>
              <w:left w:val="nil"/>
              <w:bottom w:val="single" w:sz="4" w:space="0" w:color="ACB9CA"/>
              <w:right w:val="single" w:sz="4" w:space="0" w:color="ACB9CA"/>
            </w:tcBorders>
            <w:shd w:val="clear" w:color="000000" w:fill="FFFFFF"/>
            <w:noWrap/>
            <w:vAlign w:val="center"/>
            <w:hideMark/>
            <w:tcPrChange w:id="447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114D73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8ACEC32" w14:textId="77777777" w:rsidTr="00BC68F6">
        <w:trPr>
          <w:trHeight w:val="300"/>
          <w:trPrChange w:id="447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47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11F9E3F"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Click_Add_Invoice</w:t>
            </w:r>
          </w:p>
        </w:tc>
        <w:tc>
          <w:tcPr>
            <w:tcW w:w="966" w:type="dxa"/>
            <w:tcBorders>
              <w:top w:val="nil"/>
              <w:left w:val="nil"/>
              <w:bottom w:val="single" w:sz="4" w:space="0" w:color="ACB9CA"/>
              <w:right w:val="single" w:sz="4" w:space="0" w:color="ACB9CA"/>
            </w:tcBorders>
            <w:shd w:val="clear" w:color="000000" w:fill="FFFFFF"/>
            <w:noWrap/>
            <w:vAlign w:val="center"/>
            <w:hideMark/>
            <w:tcPrChange w:id="447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506D0A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1954</w:t>
            </w:r>
          </w:p>
        </w:tc>
        <w:tc>
          <w:tcPr>
            <w:tcW w:w="1299" w:type="dxa"/>
            <w:tcBorders>
              <w:top w:val="nil"/>
              <w:left w:val="nil"/>
              <w:bottom w:val="single" w:sz="4" w:space="0" w:color="ACB9CA"/>
              <w:right w:val="single" w:sz="4" w:space="0" w:color="ACB9CA"/>
            </w:tcBorders>
            <w:shd w:val="clear" w:color="000000" w:fill="FFFFFF"/>
            <w:noWrap/>
            <w:vAlign w:val="center"/>
            <w:hideMark/>
            <w:tcPrChange w:id="447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17F2A3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279.91</w:t>
            </w:r>
          </w:p>
        </w:tc>
        <w:tc>
          <w:tcPr>
            <w:tcW w:w="1070" w:type="dxa"/>
            <w:tcBorders>
              <w:top w:val="nil"/>
              <w:left w:val="nil"/>
              <w:bottom w:val="single" w:sz="4" w:space="0" w:color="ACB9CA"/>
              <w:right w:val="single" w:sz="4" w:space="0" w:color="ACB9CA"/>
            </w:tcBorders>
            <w:shd w:val="clear" w:color="000000" w:fill="FFFFFF"/>
            <w:noWrap/>
            <w:vAlign w:val="center"/>
            <w:hideMark/>
            <w:tcPrChange w:id="447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683B63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618</w:t>
            </w:r>
          </w:p>
        </w:tc>
        <w:tc>
          <w:tcPr>
            <w:tcW w:w="1070" w:type="dxa"/>
            <w:tcBorders>
              <w:top w:val="nil"/>
              <w:left w:val="nil"/>
              <w:bottom w:val="single" w:sz="4" w:space="0" w:color="ACB9CA"/>
              <w:right w:val="single" w:sz="4" w:space="0" w:color="ACB9CA"/>
            </w:tcBorders>
            <w:shd w:val="clear" w:color="000000" w:fill="FFFFFF"/>
            <w:noWrap/>
            <w:vAlign w:val="center"/>
            <w:hideMark/>
            <w:tcPrChange w:id="447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5F1DF8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1107</w:t>
            </w:r>
          </w:p>
        </w:tc>
        <w:tc>
          <w:tcPr>
            <w:tcW w:w="1070" w:type="dxa"/>
            <w:tcBorders>
              <w:top w:val="nil"/>
              <w:left w:val="nil"/>
              <w:bottom w:val="single" w:sz="4" w:space="0" w:color="ACB9CA"/>
              <w:right w:val="single" w:sz="4" w:space="0" w:color="ACB9CA"/>
            </w:tcBorders>
            <w:shd w:val="clear" w:color="000000" w:fill="FFFFFF"/>
            <w:noWrap/>
            <w:vAlign w:val="center"/>
            <w:hideMark/>
            <w:tcPrChange w:id="447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B181FF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2711</w:t>
            </w:r>
          </w:p>
        </w:tc>
        <w:tc>
          <w:tcPr>
            <w:tcW w:w="1077" w:type="dxa"/>
            <w:tcBorders>
              <w:top w:val="nil"/>
              <w:left w:val="nil"/>
              <w:bottom w:val="single" w:sz="4" w:space="0" w:color="ACB9CA"/>
              <w:right w:val="single" w:sz="4" w:space="0" w:color="ACB9CA"/>
            </w:tcBorders>
            <w:shd w:val="clear" w:color="000000" w:fill="FFFFFF"/>
            <w:noWrap/>
            <w:vAlign w:val="center"/>
            <w:hideMark/>
            <w:tcPrChange w:id="447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78E56B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448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AA16F1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6249</w:t>
            </w:r>
          </w:p>
        </w:tc>
        <w:tc>
          <w:tcPr>
            <w:tcW w:w="1230" w:type="dxa"/>
            <w:tcBorders>
              <w:top w:val="nil"/>
              <w:left w:val="nil"/>
              <w:bottom w:val="single" w:sz="4" w:space="0" w:color="ACB9CA"/>
              <w:right w:val="single" w:sz="4" w:space="0" w:color="ACB9CA"/>
            </w:tcBorders>
            <w:shd w:val="clear" w:color="000000" w:fill="FFFFFF"/>
            <w:noWrap/>
            <w:vAlign w:val="center"/>
            <w:hideMark/>
            <w:tcPrChange w:id="448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3E30941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2B7E674" w14:textId="77777777" w:rsidTr="00BC68F6">
        <w:trPr>
          <w:trHeight w:val="300"/>
          <w:trPrChange w:id="448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48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CEE37D1"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Click_Add_Note</w:t>
            </w:r>
          </w:p>
        </w:tc>
        <w:tc>
          <w:tcPr>
            <w:tcW w:w="966" w:type="dxa"/>
            <w:tcBorders>
              <w:top w:val="nil"/>
              <w:left w:val="nil"/>
              <w:bottom w:val="single" w:sz="4" w:space="0" w:color="ACB9CA"/>
              <w:right w:val="single" w:sz="4" w:space="0" w:color="ACB9CA"/>
            </w:tcBorders>
            <w:shd w:val="clear" w:color="000000" w:fill="FFFFFF"/>
            <w:noWrap/>
            <w:vAlign w:val="center"/>
            <w:hideMark/>
            <w:tcPrChange w:id="448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9E03E3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5149</w:t>
            </w:r>
          </w:p>
        </w:tc>
        <w:tc>
          <w:tcPr>
            <w:tcW w:w="1299" w:type="dxa"/>
            <w:tcBorders>
              <w:top w:val="nil"/>
              <w:left w:val="nil"/>
              <w:bottom w:val="single" w:sz="4" w:space="0" w:color="ACB9CA"/>
              <w:right w:val="single" w:sz="4" w:space="0" w:color="ACB9CA"/>
            </w:tcBorders>
            <w:shd w:val="clear" w:color="000000" w:fill="FFFFFF"/>
            <w:noWrap/>
            <w:vAlign w:val="center"/>
            <w:hideMark/>
            <w:tcPrChange w:id="448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ABFB66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168.63</w:t>
            </w:r>
          </w:p>
        </w:tc>
        <w:tc>
          <w:tcPr>
            <w:tcW w:w="1070" w:type="dxa"/>
            <w:tcBorders>
              <w:top w:val="nil"/>
              <w:left w:val="nil"/>
              <w:bottom w:val="single" w:sz="4" w:space="0" w:color="ACB9CA"/>
              <w:right w:val="single" w:sz="4" w:space="0" w:color="ACB9CA"/>
            </w:tcBorders>
            <w:shd w:val="clear" w:color="000000" w:fill="FFFFFF"/>
            <w:noWrap/>
            <w:vAlign w:val="center"/>
            <w:hideMark/>
            <w:tcPrChange w:id="448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7C5288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383.32</w:t>
            </w:r>
          </w:p>
        </w:tc>
        <w:tc>
          <w:tcPr>
            <w:tcW w:w="1070" w:type="dxa"/>
            <w:tcBorders>
              <w:top w:val="nil"/>
              <w:left w:val="nil"/>
              <w:bottom w:val="single" w:sz="4" w:space="0" w:color="ACB9CA"/>
              <w:right w:val="single" w:sz="4" w:space="0" w:color="ACB9CA"/>
            </w:tcBorders>
            <w:shd w:val="clear" w:color="000000" w:fill="FFFFFF"/>
            <w:noWrap/>
            <w:vAlign w:val="center"/>
            <w:hideMark/>
            <w:tcPrChange w:id="448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1B12CE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537.22</w:t>
            </w:r>
          </w:p>
        </w:tc>
        <w:tc>
          <w:tcPr>
            <w:tcW w:w="1070" w:type="dxa"/>
            <w:tcBorders>
              <w:top w:val="nil"/>
              <w:left w:val="nil"/>
              <w:bottom w:val="single" w:sz="4" w:space="0" w:color="ACB9CA"/>
              <w:right w:val="single" w:sz="4" w:space="0" w:color="ACB9CA"/>
            </w:tcBorders>
            <w:shd w:val="clear" w:color="000000" w:fill="FFFFFF"/>
            <w:noWrap/>
            <w:vAlign w:val="center"/>
            <w:hideMark/>
            <w:tcPrChange w:id="448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514233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1502.88</w:t>
            </w:r>
          </w:p>
        </w:tc>
        <w:tc>
          <w:tcPr>
            <w:tcW w:w="1077" w:type="dxa"/>
            <w:tcBorders>
              <w:top w:val="nil"/>
              <w:left w:val="nil"/>
              <w:bottom w:val="single" w:sz="4" w:space="0" w:color="ACB9CA"/>
              <w:right w:val="single" w:sz="4" w:space="0" w:color="ACB9CA"/>
            </w:tcBorders>
            <w:shd w:val="clear" w:color="000000" w:fill="FFFFFF"/>
            <w:noWrap/>
            <w:vAlign w:val="center"/>
            <w:hideMark/>
            <w:tcPrChange w:id="448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097962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449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26901C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5404</w:t>
            </w:r>
          </w:p>
        </w:tc>
        <w:tc>
          <w:tcPr>
            <w:tcW w:w="1230" w:type="dxa"/>
            <w:tcBorders>
              <w:top w:val="nil"/>
              <w:left w:val="nil"/>
              <w:bottom w:val="single" w:sz="4" w:space="0" w:color="ACB9CA"/>
              <w:right w:val="single" w:sz="4" w:space="0" w:color="ACB9CA"/>
            </w:tcBorders>
            <w:shd w:val="clear" w:color="000000" w:fill="FFFFFF"/>
            <w:noWrap/>
            <w:vAlign w:val="center"/>
            <w:hideMark/>
            <w:tcPrChange w:id="449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177244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6685F3B" w14:textId="77777777" w:rsidTr="00BC68F6">
        <w:trPr>
          <w:trHeight w:val="300"/>
          <w:trPrChange w:id="449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49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410B321"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Click_Add_Project</w:t>
            </w:r>
          </w:p>
        </w:tc>
        <w:tc>
          <w:tcPr>
            <w:tcW w:w="966" w:type="dxa"/>
            <w:tcBorders>
              <w:top w:val="nil"/>
              <w:left w:val="nil"/>
              <w:bottom w:val="single" w:sz="4" w:space="0" w:color="ACB9CA"/>
              <w:right w:val="single" w:sz="4" w:space="0" w:color="ACB9CA"/>
            </w:tcBorders>
            <w:shd w:val="clear" w:color="000000" w:fill="FFFFFF"/>
            <w:noWrap/>
            <w:vAlign w:val="center"/>
            <w:hideMark/>
            <w:tcPrChange w:id="449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FB4BB4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1230</w:t>
            </w:r>
          </w:p>
        </w:tc>
        <w:tc>
          <w:tcPr>
            <w:tcW w:w="1299" w:type="dxa"/>
            <w:tcBorders>
              <w:top w:val="nil"/>
              <w:left w:val="nil"/>
              <w:bottom w:val="single" w:sz="4" w:space="0" w:color="ACB9CA"/>
              <w:right w:val="single" w:sz="4" w:space="0" w:color="ACB9CA"/>
            </w:tcBorders>
            <w:shd w:val="clear" w:color="000000" w:fill="FFFFFF"/>
            <w:noWrap/>
            <w:vAlign w:val="center"/>
            <w:hideMark/>
            <w:tcPrChange w:id="449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382494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297.55</w:t>
            </w:r>
          </w:p>
        </w:tc>
        <w:tc>
          <w:tcPr>
            <w:tcW w:w="1070" w:type="dxa"/>
            <w:tcBorders>
              <w:top w:val="nil"/>
              <w:left w:val="nil"/>
              <w:bottom w:val="single" w:sz="4" w:space="0" w:color="ACB9CA"/>
              <w:right w:val="single" w:sz="4" w:space="0" w:color="ACB9CA"/>
            </w:tcBorders>
            <w:shd w:val="clear" w:color="000000" w:fill="FFFFFF"/>
            <w:noWrap/>
            <w:vAlign w:val="center"/>
            <w:hideMark/>
            <w:tcPrChange w:id="449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842B7A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655</w:t>
            </w:r>
          </w:p>
        </w:tc>
        <w:tc>
          <w:tcPr>
            <w:tcW w:w="1070" w:type="dxa"/>
            <w:tcBorders>
              <w:top w:val="nil"/>
              <w:left w:val="nil"/>
              <w:bottom w:val="single" w:sz="4" w:space="0" w:color="ACB9CA"/>
              <w:right w:val="single" w:sz="4" w:space="0" w:color="ACB9CA"/>
            </w:tcBorders>
            <w:shd w:val="clear" w:color="000000" w:fill="FFFFFF"/>
            <w:noWrap/>
            <w:vAlign w:val="center"/>
            <w:hideMark/>
            <w:tcPrChange w:id="449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28C9A1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1198</w:t>
            </w:r>
          </w:p>
        </w:tc>
        <w:tc>
          <w:tcPr>
            <w:tcW w:w="1070" w:type="dxa"/>
            <w:tcBorders>
              <w:top w:val="nil"/>
              <w:left w:val="nil"/>
              <w:bottom w:val="single" w:sz="4" w:space="0" w:color="ACB9CA"/>
              <w:right w:val="single" w:sz="4" w:space="0" w:color="ACB9CA"/>
            </w:tcBorders>
            <w:shd w:val="clear" w:color="000000" w:fill="FFFFFF"/>
            <w:noWrap/>
            <w:vAlign w:val="center"/>
            <w:hideMark/>
            <w:tcPrChange w:id="449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6FF8FE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2967</w:t>
            </w:r>
          </w:p>
        </w:tc>
        <w:tc>
          <w:tcPr>
            <w:tcW w:w="1077" w:type="dxa"/>
            <w:tcBorders>
              <w:top w:val="nil"/>
              <w:left w:val="nil"/>
              <w:bottom w:val="single" w:sz="4" w:space="0" w:color="ACB9CA"/>
              <w:right w:val="single" w:sz="4" w:space="0" w:color="ACB9CA"/>
            </w:tcBorders>
            <w:shd w:val="clear" w:color="000000" w:fill="FFFFFF"/>
            <w:noWrap/>
            <w:vAlign w:val="center"/>
            <w:hideMark/>
            <w:tcPrChange w:id="449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540C2A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450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0782E7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6766</w:t>
            </w:r>
          </w:p>
        </w:tc>
        <w:tc>
          <w:tcPr>
            <w:tcW w:w="1230" w:type="dxa"/>
            <w:tcBorders>
              <w:top w:val="nil"/>
              <w:left w:val="nil"/>
              <w:bottom w:val="single" w:sz="4" w:space="0" w:color="ACB9CA"/>
              <w:right w:val="single" w:sz="4" w:space="0" w:color="ACB9CA"/>
            </w:tcBorders>
            <w:shd w:val="clear" w:color="000000" w:fill="FFFFFF"/>
            <w:noWrap/>
            <w:vAlign w:val="center"/>
            <w:hideMark/>
            <w:tcPrChange w:id="450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D9ACAF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5CBA32E" w14:textId="77777777" w:rsidTr="00BC68F6">
        <w:trPr>
          <w:trHeight w:val="300"/>
          <w:trPrChange w:id="450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50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D1A58FD"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Click_Add_Reminder</w:t>
            </w:r>
          </w:p>
        </w:tc>
        <w:tc>
          <w:tcPr>
            <w:tcW w:w="966" w:type="dxa"/>
            <w:tcBorders>
              <w:top w:val="nil"/>
              <w:left w:val="nil"/>
              <w:bottom w:val="single" w:sz="4" w:space="0" w:color="ACB9CA"/>
              <w:right w:val="single" w:sz="4" w:space="0" w:color="ACB9CA"/>
            </w:tcBorders>
            <w:shd w:val="clear" w:color="000000" w:fill="FFFFFF"/>
            <w:noWrap/>
            <w:vAlign w:val="center"/>
            <w:hideMark/>
            <w:tcPrChange w:id="450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6D4B3B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5034</w:t>
            </w:r>
          </w:p>
        </w:tc>
        <w:tc>
          <w:tcPr>
            <w:tcW w:w="1299" w:type="dxa"/>
            <w:tcBorders>
              <w:top w:val="nil"/>
              <w:left w:val="nil"/>
              <w:bottom w:val="single" w:sz="4" w:space="0" w:color="ACB9CA"/>
              <w:right w:val="single" w:sz="4" w:space="0" w:color="ACB9CA"/>
            </w:tcBorders>
            <w:shd w:val="clear" w:color="000000" w:fill="FFFFFF"/>
            <w:noWrap/>
            <w:vAlign w:val="center"/>
            <w:hideMark/>
            <w:tcPrChange w:id="450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8FFF44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186.32</w:t>
            </w:r>
          </w:p>
        </w:tc>
        <w:tc>
          <w:tcPr>
            <w:tcW w:w="1070" w:type="dxa"/>
            <w:tcBorders>
              <w:top w:val="nil"/>
              <w:left w:val="nil"/>
              <w:bottom w:val="single" w:sz="4" w:space="0" w:color="ACB9CA"/>
              <w:right w:val="single" w:sz="4" w:space="0" w:color="ACB9CA"/>
            </w:tcBorders>
            <w:shd w:val="clear" w:color="000000" w:fill="FFFFFF"/>
            <w:noWrap/>
            <w:vAlign w:val="center"/>
            <w:hideMark/>
            <w:tcPrChange w:id="450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E4A745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433.29</w:t>
            </w:r>
          </w:p>
        </w:tc>
        <w:tc>
          <w:tcPr>
            <w:tcW w:w="1070" w:type="dxa"/>
            <w:tcBorders>
              <w:top w:val="nil"/>
              <w:left w:val="nil"/>
              <w:bottom w:val="single" w:sz="4" w:space="0" w:color="ACB9CA"/>
              <w:right w:val="single" w:sz="4" w:space="0" w:color="ACB9CA"/>
            </w:tcBorders>
            <w:shd w:val="clear" w:color="000000" w:fill="FFFFFF"/>
            <w:noWrap/>
            <w:vAlign w:val="center"/>
            <w:hideMark/>
            <w:tcPrChange w:id="450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95D60A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619.66</w:t>
            </w:r>
          </w:p>
        </w:tc>
        <w:tc>
          <w:tcPr>
            <w:tcW w:w="1070" w:type="dxa"/>
            <w:tcBorders>
              <w:top w:val="nil"/>
              <w:left w:val="nil"/>
              <w:bottom w:val="single" w:sz="4" w:space="0" w:color="ACB9CA"/>
              <w:right w:val="single" w:sz="4" w:space="0" w:color="ACB9CA"/>
            </w:tcBorders>
            <w:shd w:val="clear" w:color="000000" w:fill="FFFFFF"/>
            <w:noWrap/>
            <w:vAlign w:val="center"/>
            <w:hideMark/>
            <w:tcPrChange w:id="450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E51D20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1468.54</w:t>
            </w:r>
          </w:p>
        </w:tc>
        <w:tc>
          <w:tcPr>
            <w:tcW w:w="1077" w:type="dxa"/>
            <w:tcBorders>
              <w:top w:val="nil"/>
              <w:left w:val="nil"/>
              <w:bottom w:val="single" w:sz="4" w:space="0" w:color="ACB9CA"/>
              <w:right w:val="single" w:sz="4" w:space="0" w:color="ACB9CA"/>
            </w:tcBorders>
            <w:shd w:val="clear" w:color="000000" w:fill="FFFFFF"/>
            <w:noWrap/>
            <w:vAlign w:val="center"/>
            <w:hideMark/>
            <w:tcPrChange w:id="450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3F3AEA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451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67F775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5157</w:t>
            </w:r>
          </w:p>
        </w:tc>
        <w:tc>
          <w:tcPr>
            <w:tcW w:w="1230" w:type="dxa"/>
            <w:tcBorders>
              <w:top w:val="nil"/>
              <w:left w:val="nil"/>
              <w:bottom w:val="single" w:sz="4" w:space="0" w:color="ACB9CA"/>
              <w:right w:val="single" w:sz="4" w:space="0" w:color="ACB9CA"/>
            </w:tcBorders>
            <w:shd w:val="clear" w:color="000000" w:fill="FFFFFF"/>
            <w:noWrap/>
            <w:vAlign w:val="center"/>
            <w:hideMark/>
            <w:tcPrChange w:id="451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312DD9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2B3D2707" w14:textId="77777777" w:rsidTr="00BC68F6">
        <w:trPr>
          <w:trHeight w:val="300"/>
          <w:trPrChange w:id="451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51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03FCD77"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Click_Add_Sale</w:t>
            </w:r>
          </w:p>
        </w:tc>
        <w:tc>
          <w:tcPr>
            <w:tcW w:w="966" w:type="dxa"/>
            <w:tcBorders>
              <w:top w:val="nil"/>
              <w:left w:val="nil"/>
              <w:bottom w:val="single" w:sz="4" w:space="0" w:color="ACB9CA"/>
              <w:right w:val="single" w:sz="4" w:space="0" w:color="ACB9CA"/>
            </w:tcBorders>
            <w:shd w:val="clear" w:color="000000" w:fill="FFFFFF"/>
            <w:noWrap/>
            <w:vAlign w:val="center"/>
            <w:hideMark/>
            <w:tcPrChange w:id="451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ABA19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2730</w:t>
            </w:r>
          </w:p>
        </w:tc>
        <w:tc>
          <w:tcPr>
            <w:tcW w:w="1299" w:type="dxa"/>
            <w:tcBorders>
              <w:top w:val="nil"/>
              <w:left w:val="nil"/>
              <w:bottom w:val="single" w:sz="4" w:space="0" w:color="ACB9CA"/>
              <w:right w:val="single" w:sz="4" w:space="0" w:color="ACB9CA"/>
            </w:tcBorders>
            <w:shd w:val="clear" w:color="000000" w:fill="FFFFFF"/>
            <w:noWrap/>
            <w:vAlign w:val="center"/>
            <w:hideMark/>
            <w:tcPrChange w:id="451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06126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51.9</w:t>
            </w:r>
          </w:p>
        </w:tc>
        <w:tc>
          <w:tcPr>
            <w:tcW w:w="1070" w:type="dxa"/>
            <w:tcBorders>
              <w:top w:val="nil"/>
              <w:left w:val="nil"/>
              <w:bottom w:val="single" w:sz="4" w:space="0" w:color="ACB9CA"/>
              <w:right w:val="single" w:sz="4" w:space="0" w:color="ACB9CA"/>
            </w:tcBorders>
            <w:shd w:val="clear" w:color="000000" w:fill="FFFFFF"/>
            <w:noWrap/>
            <w:vAlign w:val="center"/>
            <w:hideMark/>
            <w:tcPrChange w:id="451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9FE92E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154.54</w:t>
            </w:r>
          </w:p>
        </w:tc>
        <w:tc>
          <w:tcPr>
            <w:tcW w:w="1070" w:type="dxa"/>
            <w:tcBorders>
              <w:top w:val="nil"/>
              <w:left w:val="nil"/>
              <w:bottom w:val="single" w:sz="4" w:space="0" w:color="ACB9CA"/>
              <w:right w:val="single" w:sz="4" w:space="0" w:color="ACB9CA"/>
            </w:tcBorders>
            <w:shd w:val="clear" w:color="000000" w:fill="FFFFFF"/>
            <w:noWrap/>
            <w:vAlign w:val="center"/>
            <w:hideMark/>
            <w:tcPrChange w:id="451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6556B6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264.33</w:t>
            </w:r>
          </w:p>
        </w:tc>
        <w:tc>
          <w:tcPr>
            <w:tcW w:w="1070" w:type="dxa"/>
            <w:tcBorders>
              <w:top w:val="nil"/>
              <w:left w:val="nil"/>
              <w:bottom w:val="single" w:sz="4" w:space="0" w:color="ACB9CA"/>
              <w:right w:val="single" w:sz="4" w:space="0" w:color="ACB9CA"/>
            </w:tcBorders>
            <w:shd w:val="clear" w:color="000000" w:fill="FFFFFF"/>
            <w:noWrap/>
            <w:vAlign w:val="center"/>
            <w:hideMark/>
            <w:tcPrChange w:id="451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6060FF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500.64</w:t>
            </w:r>
          </w:p>
        </w:tc>
        <w:tc>
          <w:tcPr>
            <w:tcW w:w="1077" w:type="dxa"/>
            <w:tcBorders>
              <w:top w:val="nil"/>
              <w:left w:val="nil"/>
              <w:bottom w:val="single" w:sz="4" w:space="0" w:color="ACB9CA"/>
              <w:right w:val="single" w:sz="4" w:space="0" w:color="ACB9CA"/>
            </w:tcBorders>
            <w:shd w:val="clear" w:color="000000" w:fill="FFFFFF"/>
            <w:noWrap/>
            <w:vAlign w:val="center"/>
            <w:hideMark/>
            <w:tcPrChange w:id="451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19FE78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7" w:type="dxa"/>
            <w:tcBorders>
              <w:top w:val="nil"/>
              <w:left w:val="nil"/>
              <w:bottom w:val="single" w:sz="4" w:space="0" w:color="ACB9CA"/>
              <w:right w:val="single" w:sz="4" w:space="0" w:color="ACB9CA"/>
            </w:tcBorders>
            <w:shd w:val="clear" w:color="000000" w:fill="FFFFFF"/>
            <w:noWrap/>
            <w:vAlign w:val="center"/>
            <w:hideMark/>
            <w:tcPrChange w:id="452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E82DE1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2669</w:t>
            </w:r>
          </w:p>
        </w:tc>
        <w:tc>
          <w:tcPr>
            <w:tcW w:w="1230" w:type="dxa"/>
            <w:tcBorders>
              <w:top w:val="nil"/>
              <w:left w:val="nil"/>
              <w:bottom w:val="single" w:sz="4" w:space="0" w:color="ACB9CA"/>
              <w:right w:val="single" w:sz="4" w:space="0" w:color="ACB9CA"/>
            </w:tcBorders>
            <w:shd w:val="clear" w:color="000000" w:fill="FFFFFF"/>
            <w:noWrap/>
            <w:vAlign w:val="center"/>
            <w:hideMark/>
            <w:tcPrChange w:id="452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D90133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5E45237C" w14:textId="77777777" w:rsidTr="00BC68F6">
        <w:trPr>
          <w:trHeight w:val="300"/>
          <w:trPrChange w:id="452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52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40F046B"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Click_Add_Task</w:t>
            </w:r>
          </w:p>
        </w:tc>
        <w:tc>
          <w:tcPr>
            <w:tcW w:w="966" w:type="dxa"/>
            <w:tcBorders>
              <w:top w:val="nil"/>
              <w:left w:val="nil"/>
              <w:bottom w:val="single" w:sz="4" w:space="0" w:color="ACB9CA"/>
              <w:right w:val="single" w:sz="4" w:space="0" w:color="ACB9CA"/>
            </w:tcBorders>
            <w:shd w:val="clear" w:color="000000" w:fill="FFFFFF"/>
            <w:noWrap/>
            <w:vAlign w:val="center"/>
            <w:hideMark/>
            <w:tcPrChange w:id="452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F2964A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417</w:t>
            </w:r>
          </w:p>
        </w:tc>
        <w:tc>
          <w:tcPr>
            <w:tcW w:w="1299" w:type="dxa"/>
            <w:tcBorders>
              <w:top w:val="nil"/>
              <w:left w:val="nil"/>
              <w:bottom w:val="single" w:sz="4" w:space="0" w:color="ACB9CA"/>
              <w:right w:val="single" w:sz="4" w:space="0" w:color="ACB9CA"/>
            </w:tcBorders>
            <w:shd w:val="clear" w:color="000000" w:fill="FFFFFF"/>
            <w:noWrap/>
            <w:vAlign w:val="center"/>
            <w:hideMark/>
            <w:tcPrChange w:id="452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206FDB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303.85</w:t>
            </w:r>
          </w:p>
        </w:tc>
        <w:tc>
          <w:tcPr>
            <w:tcW w:w="1070" w:type="dxa"/>
            <w:tcBorders>
              <w:top w:val="nil"/>
              <w:left w:val="nil"/>
              <w:bottom w:val="single" w:sz="4" w:space="0" w:color="ACB9CA"/>
              <w:right w:val="single" w:sz="4" w:space="0" w:color="ACB9CA"/>
            </w:tcBorders>
            <w:shd w:val="clear" w:color="000000" w:fill="FFFFFF"/>
            <w:noWrap/>
            <w:vAlign w:val="center"/>
            <w:hideMark/>
            <w:tcPrChange w:id="452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140EF7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683</w:t>
            </w:r>
          </w:p>
        </w:tc>
        <w:tc>
          <w:tcPr>
            <w:tcW w:w="1070" w:type="dxa"/>
            <w:tcBorders>
              <w:top w:val="nil"/>
              <w:left w:val="nil"/>
              <w:bottom w:val="single" w:sz="4" w:space="0" w:color="ACB9CA"/>
              <w:right w:val="single" w:sz="4" w:space="0" w:color="ACB9CA"/>
            </w:tcBorders>
            <w:shd w:val="clear" w:color="000000" w:fill="FFFFFF"/>
            <w:noWrap/>
            <w:vAlign w:val="center"/>
            <w:hideMark/>
            <w:tcPrChange w:id="452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32E62D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1197</w:t>
            </w:r>
          </w:p>
        </w:tc>
        <w:tc>
          <w:tcPr>
            <w:tcW w:w="1070" w:type="dxa"/>
            <w:tcBorders>
              <w:top w:val="nil"/>
              <w:left w:val="nil"/>
              <w:bottom w:val="single" w:sz="4" w:space="0" w:color="ACB9CA"/>
              <w:right w:val="single" w:sz="4" w:space="0" w:color="ACB9CA"/>
            </w:tcBorders>
            <w:shd w:val="clear" w:color="000000" w:fill="FFFFFF"/>
            <w:noWrap/>
            <w:vAlign w:val="center"/>
            <w:hideMark/>
            <w:tcPrChange w:id="452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593CDE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2629</w:t>
            </w:r>
          </w:p>
        </w:tc>
        <w:tc>
          <w:tcPr>
            <w:tcW w:w="1077" w:type="dxa"/>
            <w:tcBorders>
              <w:top w:val="nil"/>
              <w:left w:val="nil"/>
              <w:bottom w:val="single" w:sz="4" w:space="0" w:color="ACB9CA"/>
              <w:right w:val="single" w:sz="4" w:space="0" w:color="ACB9CA"/>
            </w:tcBorders>
            <w:shd w:val="clear" w:color="000000" w:fill="FFFFFF"/>
            <w:noWrap/>
            <w:vAlign w:val="center"/>
            <w:hideMark/>
            <w:tcPrChange w:id="452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24F802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453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EF4DC9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5175</w:t>
            </w:r>
          </w:p>
        </w:tc>
        <w:tc>
          <w:tcPr>
            <w:tcW w:w="1230" w:type="dxa"/>
            <w:tcBorders>
              <w:top w:val="nil"/>
              <w:left w:val="nil"/>
              <w:bottom w:val="single" w:sz="4" w:space="0" w:color="ACB9CA"/>
              <w:right w:val="single" w:sz="4" w:space="0" w:color="ACB9CA"/>
            </w:tcBorders>
            <w:shd w:val="clear" w:color="000000" w:fill="FFFFFF"/>
            <w:noWrap/>
            <w:vAlign w:val="center"/>
            <w:hideMark/>
            <w:tcPrChange w:id="453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2C081E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4DB09E2" w14:textId="77777777" w:rsidTr="00BC68F6">
        <w:trPr>
          <w:trHeight w:val="300"/>
          <w:trPrChange w:id="453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53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D6F237E"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Click_Add_Timesheet</w:t>
            </w:r>
          </w:p>
        </w:tc>
        <w:tc>
          <w:tcPr>
            <w:tcW w:w="966" w:type="dxa"/>
            <w:tcBorders>
              <w:top w:val="nil"/>
              <w:left w:val="nil"/>
              <w:bottom w:val="single" w:sz="4" w:space="0" w:color="ACB9CA"/>
              <w:right w:val="single" w:sz="4" w:space="0" w:color="ACB9CA"/>
            </w:tcBorders>
            <w:shd w:val="clear" w:color="000000" w:fill="FFFFFF"/>
            <w:noWrap/>
            <w:vAlign w:val="center"/>
            <w:hideMark/>
            <w:tcPrChange w:id="453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4BB14B4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2007</w:t>
            </w:r>
          </w:p>
        </w:tc>
        <w:tc>
          <w:tcPr>
            <w:tcW w:w="1299" w:type="dxa"/>
            <w:tcBorders>
              <w:top w:val="nil"/>
              <w:left w:val="nil"/>
              <w:bottom w:val="single" w:sz="4" w:space="0" w:color="ACB9CA"/>
              <w:right w:val="single" w:sz="4" w:space="0" w:color="ACB9CA"/>
            </w:tcBorders>
            <w:shd w:val="clear" w:color="000000" w:fill="FFFFFF"/>
            <w:noWrap/>
            <w:vAlign w:val="center"/>
            <w:hideMark/>
            <w:tcPrChange w:id="453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BA1A69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97.99</w:t>
            </w:r>
          </w:p>
        </w:tc>
        <w:tc>
          <w:tcPr>
            <w:tcW w:w="1070" w:type="dxa"/>
            <w:tcBorders>
              <w:top w:val="nil"/>
              <w:left w:val="nil"/>
              <w:bottom w:val="single" w:sz="4" w:space="0" w:color="ACB9CA"/>
              <w:right w:val="single" w:sz="4" w:space="0" w:color="ACB9CA"/>
            </w:tcBorders>
            <w:shd w:val="clear" w:color="000000" w:fill="FFFFFF"/>
            <w:noWrap/>
            <w:vAlign w:val="center"/>
            <w:hideMark/>
            <w:tcPrChange w:id="453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3814A8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244.75</w:t>
            </w:r>
          </w:p>
        </w:tc>
        <w:tc>
          <w:tcPr>
            <w:tcW w:w="1070" w:type="dxa"/>
            <w:tcBorders>
              <w:top w:val="nil"/>
              <w:left w:val="nil"/>
              <w:bottom w:val="single" w:sz="4" w:space="0" w:color="ACB9CA"/>
              <w:right w:val="single" w:sz="4" w:space="0" w:color="ACB9CA"/>
            </w:tcBorders>
            <w:shd w:val="clear" w:color="000000" w:fill="FFFFFF"/>
            <w:noWrap/>
            <w:vAlign w:val="center"/>
            <w:hideMark/>
            <w:tcPrChange w:id="453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215A63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397.14</w:t>
            </w:r>
          </w:p>
        </w:tc>
        <w:tc>
          <w:tcPr>
            <w:tcW w:w="1070" w:type="dxa"/>
            <w:tcBorders>
              <w:top w:val="nil"/>
              <w:left w:val="nil"/>
              <w:bottom w:val="single" w:sz="4" w:space="0" w:color="ACB9CA"/>
              <w:right w:val="single" w:sz="4" w:space="0" w:color="ACB9CA"/>
            </w:tcBorders>
            <w:shd w:val="clear" w:color="000000" w:fill="FFFFFF"/>
            <w:noWrap/>
            <w:vAlign w:val="center"/>
            <w:hideMark/>
            <w:tcPrChange w:id="453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3965F2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929.41</w:t>
            </w:r>
          </w:p>
        </w:tc>
        <w:tc>
          <w:tcPr>
            <w:tcW w:w="1077" w:type="dxa"/>
            <w:tcBorders>
              <w:top w:val="nil"/>
              <w:left w:val="nil"/>
              <w:bottom w:val="single" w:sz="4" w:space="0" w:color="ACB9CA"/>
              <w:right w:val="single" w:sz="4" w:space="0" w:color="ACB9CA"/>
            </w:tcBorders>
            <w:shd w:val="clear" w:color="000000" w:fill="FFFFFF"/>
            <w:noWrap/>
            <w:vAlign w:val="center"/>
            <w:hideMark/>
            <w:tcPrChange w:id="453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ACD267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7" w:type="dxa"/>
            <w:tcBorders>
              <w:top w:val="nil"/>
              <w:left w:val="nil"/>
              <w:bottom w:val="single" w:sz="4" w:space="0" w:color="ACB9CA"/>
              <w:right w:val="single" w:sz="4" w:space="0" w:color="ACB9CA"/>
            </w:tcBorders>
            <w:shd w:val="clear" w:color="000000" w:fill="FFFFFF"/>
            <w:noWrap/>
            <w:vAlign w:val="center"/>
            <w:hideMark/>
            <w:tcPrChange w:id="454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B49CF7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4248</w:t>
            </w:r>
          </w:p>
        </w:tc>
        <w:tc>
          <w:tcPr>
            <w:tcW w:w="1230" w:type="dxa"/>
            <w:tcBorders>
              <w:top w:val="nil"/>
              <w:left w:val="nil"/>
              <w:bottom w:val="single" w:sz="4" w:space="0" w:color="ACB9CA"/>
              <w:right w:val="single" w:sz="4" w:space="0" w:color="ACB9CA"/>
            </w:tcBorders>
            <w:shd w:val="clear" w:color="000000" w:fill="FFFFFF"/>
            <w:noWrap/>
            <w:vAlign w:val="center"/>
            <w:hideMark/>
            <w:tcPrChange w:id="454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9A9DEF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78335E5" w14:textId="77777777" w:rsidTr="00BC68F6">
        <w:trPr>
          <w:trHeight w:val="300"/>
          <w:trPrChange w:id="454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54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2171BBC"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Click_Delete_button</w:t>
            </w:r>
          </w:p>
        </w:tc>
        <w:tc>
          <w:tcPr>
            <w:tcW w:w="966" w:type="dxa"/>
            <w:tcBorders>
              <w:top w:val="nil"/>
              <w:left w:val="nil"/>
              <w:bottom w:val="single" w:sz="4" w:space="0" w:color="ACB9CA"/>
              <w:right w:val="single" w:sz="4" w:space="0" w:color="ACB9CA"/>
            </w:tcBorders>
            <w:shd w:val="clear" w:color="000000" w:fill="FFFFFF"/>
            <w:noWrap/>
            <w:vAlign w:val="center"/>
            <w:hideMark/>
            <w:tcPrChange w:id="454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B8FE61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Change w:id="454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A7A142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230034.66</w:t>
            </w:r>
          </w:p>
        </w:tc>
        <w:tc>
          <w:tcPr>
            <w:tcW w:w="1070" w:type="dxa"/>
            <w:tcBorders>
              <w:top w:val="nil"/>
              <w:left w:val="nil"/>
              <w:bottom w:val="single" w:sz="4" w:space="0" w:color="ACB9CA"/>
              <w:right w:val="single" w:sz="4" w:space="0" w:color="ACB9CA"/>
            </w:tcBorders>
            <w:shd w:val="clear" w:color="000000" w:fill="FFFFFF"/>
            <w:noWrap/>
            <w:vAlign w:val="center"/>
            <w:hideMark/>
            <w:tcPrChange w:id="454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86437A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328703</w:t>
            </w:r>
          </w:p>
        </w:tc>
        <w:tc>
          <w:tcPr>
            <w:tcW w:w="1070" w:type="dxa"/>
            <w:tcBorders>
              <w:top w:val="nil"/>
              <w:left w:val="nil"/>
              <w:bottom w:val="single" w:sz="4" w:space="0" w:color="ACB9CA"/>
              <w:right w:val="single" w:sz="4" w:space="0" w:color="ACB9CA"/>
            </w:tcBorders>
            <w:shd w:val="clear" w:color="000000" w:fill="FFFFFF"/>
            <w:noWrap/>
            <w:vAlign w:val="center"/>
            <w:hideMark/>
            <w:tcPrChange w:id="454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7B78B1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472831</w:t>
            </w:r>
          </w:p>
        </w:tc>
        <w:tc>
          <w:tcPr>
            <w:tcW w:w="1070" w:type="dxa"/>
            <w:tcBorders>
              <w:top w:val="nil"/>
              <w:left w:val="nil"/>
              <w:bottom w:val="single" w:sz="4" w:space="0" w:color="ACB9CA"/>
              <w:right w:val="single" w:sz="4" w:space="0" w:color="ACB9CA"/>
            </w:tcBorders>
            <w:shd w:val="clear" w:color="000000" w:fill="FFFFFF"/>
            <w:noWrap/>
            <w:vAlign w:val="center"/>
            <w:hideMark/>
            <w:tcPrChange w:id="454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76086A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908799</w:t>
            </w:r>
          </w:p>
        </w:tc>
        <w:tc>
          <w:tcPr>
            <w:tcW w:w="1077" w:type="dxa"/>
            <w:tcBorders>
              <w:top w:val="nil"/>
              <w:left w:val="nil"/>
              <w:bottom w:val="single" w:sz="4" w:space="0" w:color="ACB9CA"/>
              <w:right w:val="single" w:sz="4" w:space="0" w:color="ACB9CA"/>
            </w:tcBorders>
            <w:shd w:val="clear" w:color="000000" w:fill="FFFFFF"/>
            <w:noWrap/>
            <w:vAlign w:val="center"/>
            <w:hideMark/>
            <w:tcPrChange w:id="454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D1B0B4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1180</w:t>
            </w:r>
          </w:p>
        </w:tc>
        <w:tc>
          <w:tcPr>
            <w:tcW w:w="1077" w:type="dxa"/>
            <w:tcBorders>
              <w:top w:val="nil"/>
              <w:left w:val="nil"/>
              <w:bottom w:val="single" w:sz="4" w:space="0" w:color="ACB9CA"/>
              <w:right w:val="single" w:sz="4" w:space="0" w:color="ACB9CA"/>
            </w:tcBorders>
            <w:shd w:val="clear" w:color="000000" w:fill="FFFFFF"/>
            <w:noWrap/>
            <w:vAlign w:val="center"/>
            <w:hideMark/>
            <w:tcPrChange w:id="455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18BEB9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1233584</w:t>
            </w:r>
          </w:p>
        </w:tc>
        <w:tc>
          <w:tcPr>
            <w:tcW w:w="1230" w:type="dxa"/>
            <w:tcBorders>
              <w:top w:val="nil"/>
              <w:left w:val="nil"/>
              <w:bottom w:val="single" w:sz="4" w:space="0" w:color="ACB9CA"/>
              <w:right w:val="single" w:sz="4" w:space="0" w:color="ACB9CA"/>
            </w:tcBorders>
            <w:shd w:val="clear" w:color="000000" w:fill="FFFFFF"/>
            <w:noWrap/>
            <w:vAlign w:val="center"/>
            <w:hideMark/>
            <w:tcPrChange w:id="455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FD91EE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29E5F2EA" w14:textId="77777777" w:rsidTr="00BC68F6">
        <w:trPr>
          <w:trHeight w:val="300"/>
          <w:trPrChange w:id="455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55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FB771F3"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Click_Edit_Task</w:t>
            </w:r>
          </w:p>
        </w:tc>
        <w:tc>
          <w:tcPr>
            <w:tcW w:w="966" w:type="dxa"/>
            <w:tcBorders>
              <w:top w:val="nil"/>
              <w:left w:val="nil"/>
              <w:bottom w:val="single" w:sz="4" w:space="0" w:color="ACB9CA"/>
              <w:right w:val="single" w:sz="4" w:space="0" w:color="ACB9CA"/>
            </w:tcBorders>
            <w:shd w:val="clear" w:color="000000" w:fill="FFFFFF"/>
            <w:noWrap/>
            <w:vAlign w:val="center"/>
            <w:hideMark/>
            <w:tcPrChange w:id="455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B9B565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Change w:id="455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14CF48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214.47</w:t>
            </w:r>
          </w:p>
        </w:tc>
        <w:tc>
          <w:tcPr>
            <w:tcW w:w="1070" w:type="dxa"/>
            <w:tcBorders>
              <w:top w:val="nil"/>
              <w:left w:val="nil"/>
              <w:bottom w:val="single" w:sz="4" w:space="0" w:color="ACB9CA"/>
              <w:right w:val="single" w:sz="4" w:space="0" w:color="ACB9CA"/>
            </w:tcBorders>
            <w:shd w:val="clear" w:color="000000" w:fill="FFFFFF"/>
            <w:noWrap/>
            <w:vAlign w:val="center"/>
            <w:hideMark/>
            <w:tcPrChange w:id="455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04D57C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428</w:t>
            </w:r>
          </w:p>
        </w:tc>
        <w:tc>
          <w:tcPr>
            <w:tcW w:w="1070" w:type="dxa"/>
            <w:tcBorders>
              <w:top w:val="nil"/>
              <w:left w:val="nil"/>
              <w:bottom w:val="single" w:sz="4" w:space="0" w:color="ACB9CA"/>
              <w:right w:val="single" w:sz="4" w:space="0" w:color="ACB9CA"/>
            </w:tcBorders>
            <w:shd w:val="clear" w:color="000000" w:fill="FFFFFF"/>
            <w:noWrap/>
            <w:vAlign w:val="center"/>
            <w:hideMark/>
            <w:tcPrChange w:id="455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22D2F6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635</w:t>
            </w:r>
          </w:p>
        </w:tc>
        <w:tc>
          <w:tcPr>
            <w:tcW w:w="1070" w:type="dxa"/>
            <w:tcBorders>
              <w:top w:val="nil"/>
              <w:left w:val="nil"/>
              <w:bottom w:val="single" w:sz="4" w:space="0" w:color="ACB9CA"/>
              <w:right w:val="single" w:sz="4" w:space="0" w:color="ACB9CA"/>
            </w:tcBorders>
            <w:shd w:val="clear" w:color="000000" w:fill="FFFFFF"/>
            <w:noWrap/>
            <w:vAlign w:val="center"/>
            <w:hideMark/>
            <w:tcPrChange w:id="455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A7F898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1700</w:t>
            </w:r>
          </w:p>
        </w:tc>
        <w:tc>
          <w:tcPr>
            <w:tcW w:w="1077" w:type="dxa"/>
            <w:tcBorders>
              <w:top w:val="nil"/>
              <w:left w:val="nil"/>
              <w:bottom w:val="single" w:sz="4" w:space="0" w:color="ACB9CA"/>
              <w:right w:val="single" w:sz="4" w:space="0" w:color="ACB9CA"/>
            </w:tcBorders>
            <w:shd w:val="clear" w:color="000000" w:fill="FFFFFF"/>
            <w:noWrap/>
            <w:vAlign w:val="center"/>
            <w:hideMark/>
            <w:tcPrChange w:id="455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9CB894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456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05D8FE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6441</w:t>
            </w:r>
          </w:p>
        </w:tc>
        <w:tc>
          <w:tcPr>
            <w:tcW w:w="1230" w:type="dxa"/>
            <w:tcBorders>
              <w:top w:val="nil"/>
              <w:left w:val="nil"/>
              <w:bottom w:val="single" w:sz="4" w:space="0" w:color="ACB9CA"/>
              <w:right w:val="single" w:sz="4" w:space="0" w:color="ACB9CA"/>
            </w:tcBorders>
            <w:shd w:val="clear" w:color="000000" w:fill="FFFFFF"/>
            <w:noWrap/>
            <w:vAlign w:val="center"/>
            <w:hideMark/>
            <w:tcPrChange w:id="456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06766F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23AA949" w14:textId="77777777" w:rsidTr="00BC68F6">
        <w:trPr>
          <w:trHeight w:val="300"/>
          <w:trPrChange w:id="456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56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5A4C509"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Click_Invoice_icon</w:t>
            </w:r>
          </w:p>
        </w:tc>
        <w:tc>
          <w:tcPr>
            <w:tcW w:w="966" w:type="dxa"/>
            <w:tcBorders>
              <w:top w:val="nil"/>
              <w:left w:val="nil"/>
              <w:bottom w:val="single" w:sz="4" w:space="0" w:color="ACB9CA"/>
              <w:right w:val="single" w:sz="4" w:space="0" w:color="ACB9CA"/>
            </w:tcBorders>
            <w:shd w:val="clear" w:color="000000" w:fill="FFFFFF"/>
            <w:noWrap/>
            <w:vAlign w:val="center"/>
            <w:hideMark/>
            <w:tcPrChange w:id="456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4D27D5C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1954</w:t>
            </w:r>
          </w:p>
        </w:tc>
        <w:tc>
          <w:tcPr>
            <w:tcW w:w="1299" w:type="dxa"/>
            <w:tcBorders>
              <w:top w:val="nil"/>
              <w:left w:val="nil"/>
              <w:bottom w:val="single" w:sz="4" w:space="0" w:color="ACB9CA"/>
              <w:right w:val="single" w:sz="4" w:space="0" w:color="ACB9CA"/>
            </w:tcBorders>
            <w:shd w:val="clear" w:color="000000" w:fill="FFFFFF"/>
            <w:noWrap/>
            <w:vAlign w:val="center"/>
            <w:hideMark/>
            <w:tcPrChange w:id="456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C41996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379.78</w:t>
            </w:r>
          </w:p>
        </w:tc>
        <w:tc>
          <w:tcPr>
            <w:tcW w:w="1070" w:type="dxa"/>
            <w:tcBorders>
              <w:top w:val="nil"/>
              <w:left w:val="nil"/>
              <w:bottom w:val="single" w:sz="4" w:space="0" w:color="ACB9CA"/>
              <w:right w:val="single" w:sz="4" w:space="0" w:color="ACB9CA"/>
            </w:tcBorders>
            <w:shd w:val="clear" w:color="000000" w:fill="FFFFFF"/>
            <w:noWrap/>
            <w:vAlign w:val="center"/>
            <w:hideMark/>
            <w:tcPrChange w:id="456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BA6B0E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900</w:t>
            </w:r>
          </w:p>
        </w:tc>
        <w:tc>
          <w:tcPr>
            <w:tcW w:w="1070" w:type="dxa"/>
            <w:tcBorders>
              <w:top w:val="nil"/>
              <w:left w:val="nil"/>
              <w:bottom w:val="single" w:sz="4" w:space="0" w:color="ACB9CA"/>
              <w:right w:val="single" w:sz="4" w:space="0" w:color="ACB9CA"/>
            </w:tcBorders>
            <w:shd w:val="clear" w:color="000000" w:fill="FFFFFF"/>
            <w:noWrap/>
            <w:vAlign w:val="center"/>
            <w:hideMark/>
            <w:tcPrChange w:id="456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4DE49E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1357</w:t>
            </w:r>
          </w:p>
        </w:tc>
        <w:tc>
          <w:tcPr>
            <w:tcW w:w="1070" w:type="dxa"/>
            <w:tcBorders>
              <w:top w:val="nil"/>
              <w:left w:val="nil"/>
              <w:bottom w:val="single" w:sz="4" w:space="0" w:color="ACB9CA"/>
              <w:right w:val="single" w:sz="4" w:space="0" w:color="ACB9CA"/>
            </w:tcBorders>
            <w:shd w:val="clear" w:color="000000" w:fill="FFFFFF"/>
            <w:noWrap/>
            <w:vAlign w:val="center"/>
            <w:hideMark/>
            <w:tcPrChange w:id="456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EC588D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2615</w:t>
            </w:r>
          </w:p>
        </w:tc>
        <w:tc>
          <w:tcPr>
            <w:tcW w:w="1077" w:type="dxa"/>
            <w:tcBorders>
              <w:top w:val="nil"/>
              <w:left w:val="nil"/>
              <w:bottom w:val="single" w:sz="4" w:space="0" w:color="ACB9CA"/>
              <w:right w:val="single" w:sz="4" w:space="0" w:color="ACB9CA"/>
            </w:tcBorders>
            <w:shd w:val="clear" w:color="000000" w:fill="FFFFFF"/>
            <w:noWrap/>
            <w:vAlign w:val="center"/>
            <w:hideMark/>
            <w:tcPrChange w:id="456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B1F983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7" w:type="dxa"/>
            <w:tcBorders>
              <w:top w:val="nil"/>
              <w:left w:val="nil"/>
              <w:bottom w:val="single" w:sz="4" w:space="0" w:color="ACB9CA"/>
              <w:right w:val="single" w:sz="4" w:space="0" w:color="ACB9CA"/>
            </w:tcBorders>
            <w:shd w:val="clear" w:color="000000" w:fill="FFFFFF"/>
            <w:noWrap/>
            <w:vAlign w:val="center"/>
            <w:hideMark/>
            <w:tcPrChange w:id="457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61F566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5924</w:t>
            </w:r>
          </w:p>
        </w:tc>
        <w:tc>
          <w:tcPr>
            <w:tcW w:w="1230" w:type="dxa"/>
            <w:tcBorders>
              <w:top w:val="nil"/>
              <w:left w:val="nil"/>
              <w:bottom w:val="single" w:sz="4" w:space="0" w:color="ACB9CA"/>
              <w:right w:val="single" w:sz="4" w:space="0" w:color="ACB9CA"/>
            </w:tcBorders>
            <w:shd w:val="clear" w:color="000000" w:fill="FFFFFF"/>
            <w:noWrap/>
            <w:vAlign w:val="center"/>
            <w:hideMark/>
            <w:tcPrChange w:id="457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B42F19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E1D551A" w14:textId="77777777" w:rsidTr="00BC68F6">
        <w:trPr>
          <w:trHeight w:val="300"/>
          <w:trPrChange w:id="457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57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F7D2C49"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Click_Login</w:t>
            </w:r>
          </w:p>
        </w:tc>
        <w:tc>
          <w:tcPr>
            <w:tcW w:w="966" w:type="dxa"/>
            <w:tcBorders>
              <w:top w:val="nil"/>
              <w:left w:val="nil"/>
              <w:bottom w:val="single" w:sz="4" w:space="0" w:color="ACB9CA"/>
              <w:right w:val="single" w:sz="4" w:space="0" w:color="ACB9CA"/>
            </w:tcBorders>
            <w:shd w:val="clear" w:color="000000" w:fill="FFFFFF"/>
            <w:noWrap/>
            <w:vAlign w:val="center"/>
            <w:hideMark/>
            <w:tcPrChange w:id="457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018D36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2970</w:t>
            </w:r>
          </w:p>
        </w:tc>
        <w:tc>
          <w:tcPr>
            <w:tcW w:w="1299" w:type="dxa"/>
            <w:tcBorders>
              <w:top w:val="nil"/>
              <w:left w:val="nil"/>
              <w:bottom w:val="single" w:sz="4" w:space="0" w:color="ACB9CA"/>
              <w:right w:val="single" w:sz="4" w:space="0" w:color="ACB9CA"/>
            </w:tcBorders>
            <w:shd w:val="clear" w:color="000000" w:fill="FFFFFF"/>
            <w:noWrap/>
            <w:vAlign w:val="center"/>
            <w:hideMark/>
            <w:tcPrChange w:id="457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372B29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117327.03</w:t>
            </w:r>
          </w:p>
        </w:tc>
        <w:tc>
          <w:tcPr>
            <w:tcW w:w="1070" w:type="dxa"/>
            <w:tcBorders>
              <w:top w:val="nil"/>
              <w:left w:val="nil"/>
              <w:bottom w:val="single" w:sz="4" w:space="0" w:color="ACB9CA"/>
              <w:right w:val="single" w:sz="4" w:space="0" w:color="ACB9CA"/>
            </w:tcBorders>
            <w:shd w:val="clear" w:color="000000" w:fill="FFFFFF"/>
            <w:noWrap/>
            <w:vAlign w:val="center"/>
            <w:hideMark/>
            <w:tcPrChange w:id="457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23A30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142127.2</w:t>
            </w:r>
          </w:p>
        </w:tc>
        <w:tc>
          <w:tcPr>
            <w:tcW w:w="1070" w:type="dxa"/>
            <w:tcBorders>
              <w:top w:val="nil"/>
              <w:left w:val="nil"/>
              <w:bottom w:val="single" w:sz="4" w:space="0" w:color="ACB9CA"/>
              <w:right w:val="single" w:sz="4" w:space="0" w:color="ACB9CA"/>
            </w:tcBorders>
            <w:shd w:val="clear" w:color="000000" w:fill="FFFFFF"/>
            <w:noWrap/>
            <w:vAlign w:val="center"/>
            <w:hideMark/>
            <w:tcPrChange w:id="457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D537EA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374484.9</w:t>
            </w:r>
          </w:p>
        </w:tc>
        <w:tc>
          <w:tcPr>
            <w:tcW w:w="1070" w:type="dxa"/>
            <w:tcBorders>
              <w:top w:val="nil"/>
              <w:left w:val="nil"/>
              <w:bottom w:val="single" w:sz="4" w:space="0" w:color="ACB9CA"/>
              <w:right w:val="single" w:sz="4" w:space="0" w:color="ACB9CA"/>
            </w:tcBorders>
            <w:shd w:val="clear" w:color="000000" w:fill="FFFFFF"/>
            <w:noWrap/>
            <w:vAlign w:val="center"/>
            <w:hideMark/>
            <w:tcPrChange w:id="457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72FA60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830714.5</w:t>
            </w:r>
          </w:p>
        </w:tc>
        <w:tc>
          <w:tcPr>
            <w:tcW w:w="1077" w:type="dxa"/>
            <w:tcBorders>
              <w:top w:val="nil"/>
              <w:left w:val="nil"/>
              <w:bottom w:val="single" w:sz="4" w:space="0" w:color="ACB9CA"/>
              <w:right w:val="single" w:sz="4" w:space="0" w:color="ACB9CA"/>
            </w:tcBorders>
            <w:shd w:val="clear" w:color="000000" w:fill="FFFFFF"/>
            <w:noWrap/>
            <w:vAlign w:val="center"/>
            <w:hideMark/>
            <w:tcPrChange w:id="457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A00A1E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w:t>
            </w:r>
          </w:p>
        </w:tc>
        <w:tc>
          <w:tcPr>
            <w:tcW w:w="1077" w:type="dxa"/>
            <w:tcBorders>
              <w:top w:val="nil"/>
              <w:left w:val="nil"/>
              <w:bottom w:val="single" w:sz="4" w:space="0" w:color="ACB9CA"/>
              <w:right w:val="single" w:sz="4" w:space="0" w:color="ACB9CA"/>
            </w:tcBorders>
            <w:shd w:val="clear" w:color="000000" w:fill="FFFFFF"/>
            <w:noWrap/>
            <w:vAlign w:val="center"/>
            <w:hideMark/>
            <w:tcPrChange w:id="458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54FC21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1231834</w:t>
            </w:r>
          </w:p>
        </w:tc>
        <w:tc>
          <w:tcPr>
            <w:tcW w:w="1230" w:type="dxa"/>
            <w:tcBorders>
              <w:top w:val="nil"/>
              <w:left w:val="nil"/>
              <w:bottom w:val="single" w:sz="4" w:space="0" w:color="ACB9CA"/>
              <w:right w:val="single" w:sz="4" w:space="0" w:color="ACB9CA"/>
            </w:tcBorders>
            <w:shd w:val="clear" w:color="000000" w:fill="FFFFFF"/>
            <w:noWrap/>
            <w:vAlign w:val="center"/>
            <w:hideMark/>
            <w:tcPrChange w:id="458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FD65F9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B487441" w14:textId="77777777" w:rsidTr="00BC68F6">
        <w:trPr>
          <w:trHeight w:val="300"/>
          <w:trPrChange w:id="458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58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656CA51"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Click_Note_icon</w:t>
            </w:r>
          </w:p>
        </w:tc>
        <w:tc>
          <w:tcPr>
            <w:tcW w:w="966" w:type="dxa"/>
            <w:tcBorders>
              <w:top w:val="nil"/>
              <w:left w:val="nil"/>
              <w:bottom w:val="single" w:sz="4" w:space="0" w:color="ACB9CA"/>
              <w:right w:val="single" w:sz="4" w:space="0" w:color="ACB9CA"/>
            </w:tcBorders>
            <w:shd w:val="clear" w:color="000000" w:fill="FFFFFF"/>
            <w:noWrap/>
            <w:vAlign w:val="center"/>
            <w:hideMark/>
            <w:tcPrChange w:id="458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A9C79A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5149</w:t>
            </w:r>
          </w:p>
        </w:tc>
        <w:tc>
          <w:tcPr>
            <w:tcW w:w="1299" w:type="dxa"/>
            <w:tcBorders>
              <w:top w:val="nil"/>
              <w:left w:val="nil"/>
              <w:bottom w:val="single" w:sz="4" w:space="0" w:color="ACB9CA"/>
              <w:right w:val="single" w:sz="4" w:space="0" w:color="ACB9CA"/>
            </w:tcBorders>
            <w:shd w:val="clear" w:color="000000" w:fill="FFFFFF"/>
            <w:noWrap/>
            <w:vAlign w:val="center"/>
            <w:hideMark/>
            <w:tcPrChange w:id="458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FF357E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169.78</w:t>
            </w:r>
          </w:p>
        </w:tc>
        <w:tc>
          <w:tcPr>
            <w:tcW w:w="1070" w:type="dxa"/>
            <w:tcBorders>
              <w:top w:val="nil"/>
              <w:left w:val="nil"/>
              <w:bottom w:val="single" w:sz="4" w:space="0" w:color="ACB9CA"/>
              <w:right w:val="single" w:sz="4" w:space="0" w:color="ACB9CA"/>
            </w:tcBorders>
            <w:shd w:val="clear" w:color="000000" w:fill="FFFFFF"/>
            <w:noWrap/>
            <w:vAlign w:val="center"/>
            <w:hideMark/>
            <w:tcPrChange w:id="458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58106B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385.84</w:t>
            </w:r>
          </w:p>
        </w:tc>
        <w:tc>
          <w:tcPr>
            <w:tcW w:w="1070" w:type="dxa"/>
            <w:tcBorders>
              <w:top w:val="nil"/>
              <w:left w:val="nil"/>
              <w:bottom w:val="single" w:sz="4" w:space="0" w:color="ACB9CA"/>
              <w:right w:val="single" w:sz="4" w:space="0" w:color="ACB9CA"/>
            </w:tcBorders>
            <w:shd w:val="clear" w:color="000000" w:fill="FFFFFF"/>
            <w:noWrap/>
            <w:vAlign w:val="center"/>
            <w:hideMark/>
            <w:tcPrChange w:id="458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1EBC91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582.79</w:t>
            </w:r>
          </w:p>
        </w:tc>
        <w:tc>
          <w:tcPr>
            <w:tcW w:w="1070" w:type="dxa"/>
            <w:tcBorders>
              <w:top w:val="nil"/>
              <w:left w:val="nil"/>
              <w:bottom w:val="single" w:sz="4" w:space="0" w:color="ACB9CA"/>
              <w:right w:val="single" w:sz="4" w:space="0" w:color="ACB9CA"/>
            </w:tcBorders>
            <w:shd w:val="clear" w:color="000000" w:fill="FFFFFF"/>
            <w:noWrap/>
            <w:vAlign w:val="center"/>
            <w:hideMark/>
            <w:tcPrChange w:id="458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D8D4D3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1370.8</w:t>
            </w:r>
          </w:p>
        </w:tc>
        <w:tc>
          <w:tcPr>
            <w:tcW w:w="1077" w:type="dxa"/>
            <w:tcBorders>
              <w:top w:val="nil"/>
              <w:left w:val="nil"/>
              <w:bottom w:val="single" w:sz="4" w:space="0" w:color="ACB9CA"/>
              <w:right w:val="single" w:sz="4" w:space="0" w:color="ACB9CA"/>
            </w:tcBorders>
            <w:shd w:val="clear" w:color="000000" w:fill="FFFFFF"/>
            <w:noWrap/>
            <w:vAlign w:val="center"/>
            <w:hideMark/>
            <w:tcPrChange w:id="458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0D73D9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7" w:type="dxa"/>
            <w:tcBorders>
              <w:top w:val="nil"/>
              <w:left w:val="nil"/>
              <w:bottom w:val="single" w:sz="4" w:space="0" w:color="ACB9CA"/>
              <w:right w:val="single" w:sz="4" w:space="0" w:color="ACB9CA"/>
            </w:tcBorders>
            <w:shd w:val="clear" w:color="000000" w:fill="FFFFFF"/>
            <w:noWrap/>
            <w:vAlign w:val="center"/>
            <w:hideMark/>
            <w:tcPrChange w:id="459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C62E68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5155</w:t>
            </w:r>
          </w:p>
        </w:tc>
        <w:tc>
          <w:tcPr>
            <w:tcW w:w="1230" w:type="dxa"/>
            <w:tcBorders>
              <w:top w:val="nil"/>
              <w:left w:val="nil"/>
              <w:bottom w:val="single" w:sz="4" w:space="0" w:color="ACB9CA"/>
              <w:right w:val="single" w:sz="4" w:space="0" w:color="ACB9CA"/>
            </w:tcBorders>
            <w:shd w:val="clear" w:color="000000" w:fill="FFFFFF"/>
            <w:noWrap/>
            <w:vAlign w:val="center"/>
            <w:hideMark/>
            <w:tcPrChange w:id="459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932C1F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326E48B2" w14:textId="77777777" w:rsidTr="00BC68F6">
        <w:trPr>
          <w:trHeight w:val="300"/>
          <w:trPrChange w:id="459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59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5A0B2B0"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Click_Reminder_icon</w:t>
            </w:r>
          </w:p>
        </w:tc>
        <w:tc>
          <w:tcPr>
            <w:tcW w:w="966" w:type="dxa"/>
            <w:tcBorders>
              <w:top w:val="nil"/>
              <w:left w:val="nil"/>
              <w:bottom w:val="single" w:sz="4" w:space="0" w:color="ACB9CA"/>
              <w:right w:val="single" w:sz="4" w:space="0" w:color="ACB9CA"/>
            </w:tcBorders>
            <w:shd w:val="clear" w:color="000000" w:fill="FFFFFF"/>
            <w:noWrap/>
            <w:vAlign w:val="center"/>
            <w:hideMark/>
            <w:tcPrChange w:id="459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40F3D1F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5034</w:t>
            </w:r>
          </w:p>
        </w:tc>
        <w:tc>
          <w:tcPr>
            <w:tcW w:w="1299" w:type="dxa"/>
            <w:tcBorders>
              <w:top w:val="nil"/>
              <w:left w:val="nil"/>
              <w:bottom w:val="single" w:sz="4" w:space="0" w:color="ACB9CA"/>
              <w:right w:val="single" w:sz="4" w:space="0" w:color="ACB9CA"/>
            </w:tcBorders>
            <w:shd w:val="clear" w:color="000000" w:fill="FFFFFF"/>
            <w:noWrap/>
            <w:vAlign w:val="center"/>
            <w:hideMark/>
            <w:tcPrChange w:id="459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4C9F9B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188.28</w:t>
            </w:r>
          </w:p>
        </w:tc>
        <w:tc>
          <w:tcPr>
            <w:tcW w:w="1070" w:type="dxa"/>
            <w:tcBorders>
              <w:top w:val="nil"/>
              <w:left w:val="nil"/>
              <w:bottom w:val="single" w:sz="4" w:space="0" w:color="ACB9CA"/>
              <w:right w:val="single" w:sz="4" w:space="0" w:color="ACB9CA"/>
            </w:tcBorders>
            <w:shd w:val="clear" w:color="000000" w:fill="FFFFFF"/>
            <w:noWrap/>
            <w:vAlign w:val="center"/>
            <w:hideMark/>
            <w:tcPrChange w:id="459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37EDD2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420.31</w:t>
            </w:r>
          </w:p>
        </w:tc>
        <w:tc>
          <w:tcPr>
            <w:tcW w:w="1070" w:type="dxa"/>
            <w:tcBorders>
              <w:top w:val="nil"/>
              <w:left w:val="nil"/>
              <w:bottom w:val="single" w:sz="4" w:space="0" w:color="ACB9CA"/>
              <w:right w:val="single" w:sz="4" w:space="0" w:color="ACB9CA"/>
            </w:tcBorders>
            <w:shd w:val="clear" w:color="000000" w:fill="FFFFFF"/>
            <w:noWrap/>
            <w:vAlign w:val="center"/>
            <w:hideMark/>
            <w:tcPrChange w:id="459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4F6963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664.59</w:t>
            </w:r>
          </w:p>
        </w:tc>
        <w:tc>
          <w:tcPr>
            <w:tcW w:w="1070" w:type="dxa"/>
            <w:tcBorders>
              <w:top w:val="nil"/>
              <w:left w:val="nil"/>
              <w:bottom w:val="single" w:sz="4" w:space="0" w:color="ACB9CA"/>
              <w:right w:val="single" w:sz="4" w:space="0" w:color="ACB9CA"/>
            </w:tcBorders>
            <w:shd w:val="clear" w:color="000000" w:fill="FFFFFF"/>
            <w:noWrap/>
            <w:vAlign w:val="center"/>
            <w:hideMark/>
            <w:tcPrChange w:id="459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2EE1B5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1687.56</w:t>
            </w:r>
          </w:p>
        </w:tc>
        <w:tc>
          <w:tcPr>
            <w:tcW w:w="1077" w:type="dxa"/>
            <w:tcBorders>
              <w:top w:val="nil"/>
              <w:left w:val="nil"/>
              <w:bottom w:val="single" w:sz="4" w:space="0" w:color="ACB9CA"/>
              <w:right w:val="single" w:sz="4" w:space="0" w:color="ACB9CA"/>
            </w:tcBorders>
            <w:shd w:val="clear" w:color="000000" w:fill="FFFFFF"/>
            <w:noWrap/>
            <w:vAlign w:val="center"/>
            <w:hideMark/>
            <w:tcPrChange w:id="459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39BC48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077" w:type="dxa"/>
            <w:tcBorders>
              <w:top w:val="nil"/>
              <w:left w:val="nil"/>
              <w:bottom w:val="single" w:sz="4" w:space="0" w:color="ACB9CA"/>
              <w:right w:val="single" w:sz="4" w:space="0" w:color="ACB9CA"/>
            </w:tcBorders>
            <w:shd w:val="clear" w:color="000000" w:fill="FFFFFF"/>
            <w:noWrap/>
            <w:vAlign w:val="center"/>
            <w:hideMark/>
            <w:tcPrChange w:id="460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9CE51E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7075</w:t>
            </w:r>
          </w:p>
        </w:tc>
        <w:tc>
          <w:tcPr>
            <w:tcW w:w="1230" w:type="dxa"/>
            <w:tcBorders>
              <w:top w:val="nil"/>
              <w:left w:val="nil"/>
              <w:bottom w:val="single" w:sz="4" w:space="0" w:color="ACB9CA"/>
              <w:right w:val="single" w:sz="4" w:space="0" w:color="ACB9CA"/>
            </w:tcBorders>
            <w:shd w:val="clear" w:color="000000" w:fill="FFFFFF"/>
            <w:noWrap/>
            <w:vAlign w:val="center"/>
            <w:hideMark/>
            <w:tcPrChange w:id="460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B29820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5775933F" w14:textId="77777777" w:rsidTr="00BC68F6">
        <w:trPr>
          <w:trHeight w:val="300"/>
          <w:trPrChange w:id="460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60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BE79BC5"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Click_Save_Contact</w:t>
            </w:r>
          </w:p>
        </w:tc>
        <w:tc>
          <w:tcPr>
            <w:tcW w:w="966" w:type="dxa"/>
            <w:tcBorders>
              <w:top w:val="nil"/>
              <w:left w:val="nil"/>
              <w:bottom w:val="single" w:sz="4" w:space="0" w:color="ACB9CA"/>
              <w:right w:val="single" w:sz="4" w:space="0" w:color="ACB9CA"/>
            </w:tcBorders>
            <w:shd w:val="clear" w:color="000000" w:fill="FFFFFF"/>
            <w:noWrap/>
            <w:vAlign w:val="center"/>
            <w:hideMark/>
            <w:tcPrChange w:id="460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F4FBCD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2828</w:t>
            </w:r>
          </w:p>
        </w:tc>
        <w:tc>
          <w:tcPr>
            <w:tcW w:w="1299" w:type="dxa"/>
            <w:tcBorders>
              <w:top w:val="nil"/>
              <w:left w:val="nil"/>
              <w:bottom w:val="single" w:sz="4" w:space="0" w:color="ACB9CA"/>
              <w:right w:val="single" w:sz="4" w:space="0" w:color="ACB9CA"/>
            </w:tcBorders>
            <w:shd w:val="clear" w:color="000000" w:fill="FFFFFF"/>
            <w:noWrap/>
            <w:vAlign w:val="center"/>
            <w:hideMark/>
            <w:tcPrChange w:id="460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10D647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111054.26</w:t>
            </w:r>
          </w:p>
        </w:tc>
        <w:tc>
          <w:tcPr>
            <w:tcW w:w="1070" w:type="dxa"/>
            <w:tcBorders>
              <w:top w:val="nil"/>
              <w:left w:val="nil"/>
              <w:bottom w:val="single" w:sz="4" w:space="0" w:color="ACB9CA"/>
              <w:right w:val="single" w:sz="4" w:space="0" w:color="ACB9CA"/>
            </w:tcBorders>
            <w:shd w:val="clear" w:color="000000" w:fill="FFFFFF"/>
            <w:noWrap/>
            <w:vAlign w:val="center"/>
            <w:hideMark/>
            <w:tcPrChange w:id="460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9D5196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150213.4</w:t>
            </w:r>
          </w:p>
        </w:tc>
        <w:tc>
          <w:tcPr>
            <w:tcW w:w="1070" w:type="dxa"/>
            <w:tcBorders>
              <w:top w:val="nil"/>
              <w:left w:val="nil"/>
              <w:bottom w:val="single" w:sz="4" w:space="0" w:color="ACB9CA"/>
              <w:right w:val="single" w:sz="4" w:space="0" w:color="ACB9CA"/>
            </w:tcBorders>
            <w:shd w:val="clear" w:color="000000" w:fill="FFFFFF"/>
            <w:noWrap/>
            <w:vAlign w:val="center"/>
            <w:hideMark/>
            <w:tcPrChange w:id="460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F3D5AC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179360.7</w:t>
            </w:r>
          </w:p>
        </w:tc>
        <w:tc>
          <w:tcPr>
            <w:tcW w:w="1070" w:type="dxa"/>
            <w:tcBorders>
              <w:top w:val="nil"/>
              <w:left w:val="nil"/>
              <w:bottom w:val="single" w:sz="4" w:space="0" w:color="ACB9CA"/>
              <w:right w:val="single" w:sz="4" w:space="0" w:color="ACB9CA"/>
            </w:tcBorders>
            <w:shd w:val="clear" w:color="000000" w:fill="FFFFFF"/>
            <w:noWrap/>
            <w:vAlign w:val="center"/>
            <w:hideMark/>
            <w:tcPrChange w:id="460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FCFF36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801563.8</w:t>
            </w:r>
          </w:p>
        </w:tc>
        <w:tc>
          <w:tcPr>
            <w:tcW w:w="1077" w:type="dxa"/>
            <w:tcBorders>
              <w:top w:val="nil"/>
              <w:left w:val="nil"/>
              <w:bottom w:val="single" w:sz="4" w:space="0" w:color="ACB9CA"/>
              <w:right w:val="single" w:sz="4" w:space="0" w:color="ACB9CA"/>
            </w:tcBorders>
            <w:shd w:val="clear" w:color="000000" w:fill="FFFFFF"/>
            <w:noWrap/>
            <w:vAlign w:val="center"/>
            <w:hideMark/>
            <w:tcPrChange w:id="460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7BAC84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w:t>
            </w:r>
          </w:p>
        </w:tc>
        <w:tc>
          <w:tcPr>
            <w:tcW w:w="1077" w:type="dxa"/>
            <w:tcBorders>
              <w:top w:val="nil"/>
              <w:left w:val="nil"/>
              <w:bottom w:val="single" w:sz="4" w:space="0" w:color="ACB9CA"/>
              <w:right w:val="single" w:sz="4" w:space="0" w:color="ACB9CA"/>
            </w:tcBorders>
            <w:shd w:val="clear" w:color="000000" w:fill="FFFFFF"/>
            <w:noWrap/>
            <w:vAlign w:val="center"/>
            <w:hideMark/>
            <w:tcPrChange w:id="461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3A16B3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1227495</w:t>
            </w:r>
          </w:p>
        </w:tc>
        <w:tc>
          <w:tcPr>
            <w:tcW w:w="1230" w:type="dxa"/>
            <w:tcBorders>
              <w:top w:val="nil"/>
              <w:left w:val="nil"/>
              <w:bottom w:val="single" w:sz="4" w:space="0" w:color="ACB9CA"/>
              <w:right w:val="single" w:sz="4" w:space="0" w:color="ACB9CA"/>
            </w:tcBorders>
            <w:shd w:val="clear" w:color="000000" w:fill="FFFFFF"/>
            <w:noWrap/>
            <w:vAlign w:val="center"/>
            <w:hideMark/>
            <w:tcPrChange w:id="461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29ACB4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5654DA61" w14:textId="77777777" w:rsidTr="00BC68F6">
        <w:trPr>
          <w:trHeight w:val="300"/>
          <w:trPrChange w:id="461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61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49ECF06"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Click_Save_Expense</w:t>
            </w:r>
          </w:p>
        </w:tc>
        <w:tc>
          <w:tcPr>
            <w:tcW w:w="966" w:type="dxa"/>
            <w:tcBorders>
              <w:top w:val="nil"/>
              <w:left w:val="nil"/>
              <w:bottom w:val="single" w:sz="4" w:space="0" w:color="ACB9CA"/>
              <w:right w:val="single" w:sz="4" w:space="0" w:color="ACB9CA"/>
            </w:tcBorders>
            <w:shd w:val="clear" w:color="000000" w:fill="FFFFFF"/>
            <w:noWrap/>
            <w:vAlign w:val="center"/>
            <w:hideMark/>
            <w:tcPrChange w:id="461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B78EBA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918</w:t>
            </w:r>
          </w:p>
        </w:tc>
        <w:tc>
          <w:tcPr>
            <w:tcW w:w="1299" w:type="dxa"/>
            <w:tcBorders>
              <w:top w:val="nil"/>
              <w:left w:val="nil"/>
              <w:bottom w:val="single" w:sz="4" w:space="0" w:color="ACB9CA"/>
              <w:right w:val="single" w:sz="4" w:space="0" w:color="ACB9CA"/>
            </w:tcBorders>
            <w:shd w:val="clear" w:color="000000" w:fill="FFFFFF"/>
            <w:noWrap/>
            <w:vAlign w:val="center"/>
            <w:hideMark/>
            <w:tcPrChange w:id="461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18F6252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496383.65</w:t>
            </w:r>
          </w:p>
        </w:tc>
        <w:tc>
          <w:tcPr>
            <w:tcW w:w="1070" w:type="dxa"/>
            <w:tcBorders>
              <w:top w:val="nil"/>
              <w:left w:val="nil"/>
              <w:bottom w:val="single" w:sz="4" w:space="0" w:color="ACB9CA"/>
              <w:right w:val="single" w:sz="4" w:space="0" w:color="ACB9CA"/>
            </w:tcBorders>
            <w:shd w:val="clear" w:color="000000" w:fill="FFFFFF"/>
            <w:noWrap/>
            <w:vAlign w:val="center"/>
            <w:hideMark/>
            <w:tcPrChange w:id="461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5FC838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910863.2</w:t>
            </w:r>
          </w:p>
        </w:tc>
        <w:tc>
          <w:tcPr>
            <w:tcW w:w="1070" w:type="dxa"/>
            <w:tcBorders>
              <w:top w:val="nil"/>
              <w:left w:val="nil"/>
              <w:bottom w:val="single" w:sz="4" w:space="0" w:color="ACB9CA"/>
              <w:right w:val="single" w:sz="4" w:space="0" w:color="ACB9CA"/>
            </w:tcBorders>
            <w:shd w:val="clear" w:color="000000" w:fill="FFFFFF"/>
            <w:noWrap/>
            <w:vAlign w:val="center"/>
            <w:hideMark/>
            <w:tcPrChange w:id="461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34E2ED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986348</w:t>
            </w:r>
          </w:p>
        </w:tc>
        <w:tc>
          <w:tcPr>
            <w:tcW w:w="1070" w:type="dxa"/>
            <w:tcBorders>
              <w:top w:val="nil"/>
              <w:left w:val="nil"/>
              <w:bottom w:val="single" w:sz="4" w:space="0" w:color="ACB9CA"/>
              <w:right w:val="single" w:sz="4" w:space="0" w:color="ACB9CA"/>
            </w:tcBorders>
            <w:shd w:val="clear" w:color="000000" w:fill="FFFFFF"/>
            <w:noWrap/>
            <w:vAlign w:val="center"/>
            <w:hideMark/>
            <w:tcPrChange w:id="461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967469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1037786</w:t>
            </w:r>
          </w:p>
        </w:tc>
        <w:tc>
          <w:tcPr>
            <w:tcW w:w="1077" w:type="dxa"/>
            <w:tcBorders>
              <w:top w:val="nil"/>
              <w:left w:val="nil"/>
              <w:bottom w:val="single" w:sz="4" w:space="0" w:color="ACB9CA"/>
              <w:right w:val="single" w:sz="4" w:space="0" w:color="ACB9CA"/>
            </w:tcBorders>
            <w:shd w:val="clear" w:color="000000" w:fill="FFFFFF"/>
            <w:noWrap/>
            <w:vAlign w:val="center"/>
            <w:hideMark/>
            <w:tcPrChange w:id="461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A0CFFC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25281</w:t>
            </w:r>
          </w:p>
        </w:tc>
        <w:tc>
          <w:tcPr>
            <w:tcW w:w="1077" w:type="dxa"/>
            <w:tcBorders>
              <w:top w:val="nil"/>
              <w:left w:val="nil"/>
              <w:bottom w:val="single" w:sz="4" w:space="0" w:color="ACB9CA"/>
              <w:right w:val="single" w:sz="4" w:space="0" w:color="ACB9CA"/>
            </w:tcBorders>
            <w:shd w:val="clear" w:color="000000" w:fill="FFFFFF"/>
            <w:noWrap/>
            <w:vAlign w:val="center"/>
            <w:hideMark/>
            <w:tcPrChange w:id="462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FBE449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1451742</w:t>
            </w:r>
          </w:p>
        </w:tc>
        <w:tc>
          <w:tcPr>
            <w:tcW w:w="1230" w:type="dxa"/>
            <w:tcBorders>
              <w:top w:val="nil"/>
              <w:left w:val="nil"/>
              <w:bottom w:val="single" w:sz="4" w:space="0" w:color="ACB9CA"/>
              <w:right w:val="single" w:sz="4" w:space="0" w:color="ACB9CA"/>
            </w:tcBorders>
            <w:shd w:val="clear" w:color="000000" w:fill="FFFFFF"/>
            <w:noWrap/>
            <w:vAlign w:val="center"/>
            <w:hideMark/>
            <w:tcPrChange w:id="462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15A755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22.66%</w:t>
            </w:r>
          </w:p>
        </w:tc>
      </w:tr>
      <w:tr w:rsidR="00FC3BDD" w:rsidRPr="00C47FE2" w14:paraId="648DA6FD" w14:textId="77777777" w:rsidTr="00BC68F6">
        <w:trPr>
          <w:trHeight w:val="300"/>
          <w:trPrChange w:id="462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62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04AAF88"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Click_Save_expense</w:t>
            </w:r>
          </w:p>
        </w:tc>
        <w:tc>
          <w:tcPr>
            <w:tcW w:w="966" w:type="dxa"/>
            <w:tcBorders>
              <w:top w:val="nil"/>
              <w:left w:val="nil"/>
              <w:bottom w:val="single" w:sz="4" w:space="0" w:color="ACB9CA"/>
              <w:right w:val="single" w:sz="4" w:space="0" w:color="ACB9CA"/>
            </w:tcBorders>
            <w:shd w:val="clear" w:color="000000" w:fill="FFFFFF"/>
            <w:noWrap/>
            <w:vAlign w:val="center"/>
            <w:hideMark/>
            <w:tcPrChange w:id="462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C3CA44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134</w:t>
            </w:r>
          </w:p>
        </w:tc>
        <w:tc>
          <w:tcPr>
            <w:tcW w:w="1299" w:type="dxa"/>
            <w:tcBorders>
              <w:top w:val="nil"/>
              <w:left w:val="nil"/>
              <w:bottom w:val="single" w:sz="4" w:space="0" w:color="ACB9CA"/>
              <w:right w:val="single" w:sz="4" w:space="0" w:color="ACB9CA"/>
            </w:tcBorders>
            <w:shd w:val="clear" w:color="000000" w:fill="FFFFFF"/>
            <w:noWrap/>
            <w:vAlign w:val="center"/>
            <w:hideMark/>
            <w:tcPrChange w:id="462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D7760F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486417.26</w:t>
            </w:r>
          </w:p>
        </w:tc>
        <w:tc>
          <w:tcPr>
            <w:tcW w:w="1070" w:type="dxa"/>
            <w:tcBorders>
              <w:top w:val="nil"/>
              <w:left w:val="nil"/>
              <w:bottom w:val="single" w:sz="4" w:space="0" w:color="ACB9CA"/>
              <w:right w:val="single" w:sz="4" w:space="0" w:color="ACB9CA"/>
            </w:tcBorders>
            <w:shd w:val="clear" w:color="000000" w:fill="FFFFFF"/>
            <w:noWrap/>
            <w:vAlign w:val="center"/>
            <w:hideMark/>
            <w:tcPrChange w:id="462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7D05C9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620543</w:t>
            </w:r>
          </w:p>
        </w:tc>
        <w:tc>
          <w:tcPr>
            <w:tcW w:w="1070" w:type="dxa"/>
            <w:tcBorders>
              <w:top w:val="nil"/>
              <w:left w:val="nil"/>
              <w:bottom w:val="single" w:sz="4" w:space="0" w:color="ACB9CA"/>
              <w:right w:val="single" w:sz="4" w:space="0" w:color="ACB9CA"/>
            </w:tcBorders>
            <w:shd w:val="clear" w:color="000000" w:fill="FFFFFF"/>
            <w:noWrap/>
            <w:vAlign w:val="center"/>
            <w:hideMark/>
            <w:tcPrChange w:id="462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F7C094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935935</w:t>
            </w:r>
          </w:p>
        </w:tc>
        <w:tc>
          <w:tcPr>
            <w:tcW w:w="1070" w:type="dxa"/>
            <w:tcBorders>
              <w:top w:val="nil"/>
              <w:left w:val="nil"/>
              <w:bottom w:val="single" w:sz="4" w:space="0" w:color="ACB9CA"/>
              <w:right w:val="single" w:sz="4" w:space="0" w:color="ACB9CA"/>
            </w:tcBorders>
            <w:shd w:val="clear" w:color="000000" w:fill="FFFFFF"/>
            <w:noWrap/>
            <w:vAlign w:val="center"/>
            <w:hideMark/>
            <w:tcPrChange w:id="462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47CEA7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1040895</w:t>
            </w:r>
          </w:p>
        </w:tc>
        <w:tc>
          <w:tcPr>
            <w:tcW w:w="1077" w:type="dxa"/>
            <w:tcBorders>
              <w:top w:val="nil"/>
              <w:left w:val="nil"/>
              <w:bottom w:val="single" w:sz="4" w:space="0" w:color="ACB9CA"/>
              <w:right w:val="single" w:sz="4" w:space="0" w:color="ACB9CA"/>
            </w:tcBorders>
            <w:shd w:val="clear" w:color="000000" w:fill="FFFFFF"/>
            <w:noWrap/>
            <w:vAlign w:val="center"/>
            <w:hideMark/>
            <w:tcPrChange w:id="462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73CCDB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92388</w:t>
            </w:r>
          </w:p>
        </w:tc>
        <w:tc>
          <w:tcPr>
            <w:tcW w:w="1077" w:type="dxa"/>
            <w:tcBorders>
              <w:top w:val="nil"/>
              <w:left w:val="nil"/>
              <w:bottom w:val="single" w:sz="4" w:space="0" w:color="ACB9CA"/>
              <w:right w:val="single" w:sz="4" w:space="0" w:color="ACB9CA"/>
            </w:tcBorders>
            <w:shd w:val="clear" w:color="000000" w:fill="FFFFFF"/>
            <w:noWrap/>
            <w:vAlign w:val="center"/>
            <w:hideMark/>
            <w:tcPrChange w:id="463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2AD060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1449777</w:t>
            </w:r>
          </w:p>
        </w:tc>
        <w:tc>
          <w:tcPr>
            <w:tcW w:w="1230" w:type="dxa"/>
            <w:tcBorders>
              <w:top w:val="nil"/>
              <w:left w:val="nil"/>
              <w:bottom w:val="single" w:sz="4" w:space="0" w:color="ACB9CA"/>
              <w:right w:val="single" w:sz="4" w:space="0" w:color="ACB9CA"/>
            </w:tcBorders>
            <w:shd w:val="clear" w:color="000000" w:fill="FFFFFF"/>
            <w:noWrap/>
            <w:vAlign w:val="center"/>
            <w:hideMark/>
            <w:tcPrChange w:id="463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2CE047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w:t>
            </w:r>
          </w:p>
        </w:tc>
      </w:tr>
      <w:tr w:rsidR="00FC3BDD" w:rsidRPr="00C47FE2" w14:paraId="4D366DEE" w14:textId="77777777" w:rsidTr="00BC68F6">
        <w:trPr>
          <w:trHeight w:val="300"/>
          <w:trPrChange w:id="463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63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94C1174"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w:t>
            </w:r>
          </w:p>
        </w:tc>
        <w:tc>
          <w:tcPr>
            <w:tcW w:w="966" w:type="dxa"/>
            <w:tcBorders>
              <w:top w:val="nil"/>
              <w:left w:val="nil"/>
              <w:bottom w:val="single" w:sz="4" w:space="0" w:color="ACB9CA"/>
              <w:right w:val="single" w:sz="4" w:space="0" w:color="ACB9CA"/>
            </w:tcBorders>
            <w:shd w:val="clear" w:color="000000" w:fill="FFFFFF"/>
            <w:noWrap/>
            <w:vAlign w:val="center"/>
            <w:hideMark/>
            <w:tcPrChange w:id="463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64644F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1000</w:t>
            </w:r>
          </w:p>
        </w:tc>
        <w:tc>
          <w:tcPr>
            <w:tcW w:w="1299" w:type="dxa"/>
            <w:tcBorders>
              <w:top w:val="nil"/>
              <w:left w:val="nil"/>
              <w:bottom w:val="single" w:sz="4" w:space="0" w:color="ACB9CA"/>
              <w:right w:val="single" w:sz="4" w:space="0" w:color="ACB9CA"/>
            </w:tcBorders>
            <w:shd w:val="clear" w:color="000000" w:fill="FFFFFF"/>
            <w:noWrap/>
            <w:vAlign w:val="center"/>
            <w:hideMark/>
            <w:tcPrChange w:id="463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0CF951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105200.13</w:t>
            </w:r>
          </w:p>
        </w:tc>
        <w:tc>
          <w:tcPr>
            <w:tcW w:w="1070" w:type="dxa"/>
            <w:tcBorders>
              <w:top w:val="nil"/>
              <w:left w:val="nil"/>
              <w:bottom w:val="single" w:sz="4" w:space="0" w:color="ACB9CA"/>
              <w:right w:val="single" w:sz="4" w:space="0" w:color="ACB9CA"/>
            </w:tcBorders>
            <w:shd w:val="clear" w:color="000000" w:fill="FFFFFF"/>
            <w:noWrap/>
            <w:vAlign w:val="center"/>
            <w:hideMark/>
            <w:tcPrChange w:id="463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696538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168063</w:t>
            </w:r>
          </w:p>
        </w:tc>
        <w:tc>
          <w:tcPr>
            <w:tcW w:w="1070" w:type="dxa"/>
            <w:tcBorders>
              <w:top w:val="nil"/>
              <w:left w:val="nil"/>
              <w:bottom w:val="single" w:sz="4" w:space="0" w:color="ACB9CA"/>
              <w:right w:val="single" w:sz="4" w:space="0" w:color="ACB9CA"/>
            </w:tcBorders>
            <w:shd w:val="clear" w:color="000000" w:fill="FFFFFF"/>
            <w:noWrap/>
            <w:vAlign w:val="center"/>
            <w:hideMark/>
            <w:tcPrChange w:id="463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00FAEF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199167</w:t>
            </w:r>
          </w:p>
        </w:tc>
        <w:tc>
          <w:tcPr>
            <w:tcW w:w="1070" w:type="dxa"/>
            <w:tcBorders>
              <w:top w:val="nil"/>
              <w:left w:val="nil"/>
              <w:bottom w:val="single" w:sz="4" w:space="0" w:color="ACB9CA"/>
              <w:right w:val="single" w:sz="4" w:space="0" w:color="ACB9CA"/>
            </w:tcBorders>
            <w:shd w:val="clear" w:color="000000" w:fill="FFFFFF"/>
            <w:noWrap/>
            <w:vAlign w:val="center"/>
            <w:hideMark/>
            <w:tcPrChange w:id="463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4B8582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212735</w:t>
            </w:r>
          </w:p>
        </w:tc>
        <w:tc>
          <w:tcPr>
            <w:tcW w:w="1077" w:type="dxa"/>
            <w:tcBorders>
              <w:top w:val="nil"/>
              <w:left w:val="nil"/>
              <w:bottom w:val="single" w:sz="4" w:space="0" w:color="ACB9CA"/>
              <w:right w:val="single" w:sz="4" w:space="0" w:color="ACB9CA"/>
            </w:tcBorders>
            <w:shd w:val="clear" w:color="000000" w:fill="FFFFFF"/>
            <w:noWrap/>
            <w:vAlign w:val="center"/>
            <w:hideMark/>
            <w:tcPrChange w:id="463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F19C38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w:t>
            </w:r>
          </w:p>
        </w:tc>
        <w:tc>
          <w:tcPr>
            <w:tcW w:w="1077" w:type="dxa"/>
            <w:tcBorders>
              <w:top w:val="nil"/>
              <w:left w:val="nil"/>
              <w:bottom w:val="single" w:sz="4" w:space="0" w:color="ACB9CA"/>
              <w:right w:val="single" w:sz="4" w:space="0" w:color="ACB9CA"/>
            </w:tcBorders>
            <w:shd w:val="clear" w:color="000000" w:fill="FFFFFF"/>
            <w:noWrap/>
            <w:vAlign w:val="center"/>
            <w:hideMark/>
            <w:tcPrChange w:id="464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A6EEE3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247132</w:t>
            </w:r>
          </w:p>
        </w:tc>
        <w:tc>
          <w:tcPr>
            <w:tcW w:w="1230" w:type="dxa"/>
            <w:tcBorders>
              <w:top w:val="nil"/>
              <w:left w:val="nil"/>
              <w:bottom w:val="single" w:sz="4" w:space="0" w:color="ACB9CA"/>
              <w:right w:val="single" w:sz="4" w:space="0" w:color="ACB9CA"/>
            </w:tcBorders>
            <w:shd w:val="clear" w:color="000000" w:fill="FFFFFF"/>
            <w:noWrap/>
            <w:vAlign w:val="center"/>
            <w:hideMark/>
            <w:tcPrChange w:id="464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CB52AC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0.60%</w:t>
            </w:r>
          </w:p>
        </w:tc>
      </w:tr>
      <w:tr w:rsidR="00FC3BDD" w:rsidRPr="00C47FE2" w14:paraId="64D91283" w14:textId="77777777" w:rsidTr="00BC68F6">
        <w:trPr>
          <w:trHeight w:val="300"/>
          <w:trPrChange w:id="464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64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C241D4D"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Click_Save_Invoice01</w:t>
            </w:r>
          </w:p>
        </w:tc>
        <w:tc>
          <w:tcPr>
            <w:tcW w:w="966" w:type="dxa"/>
            <w:tcBorders>
              <w:top w:val="nil"/>
              <w:left w:val="nil"/>
              <w:bottom w:val="single" w:sz="4" w:space="0" w:color="ACB9CA"/>
              <w:right w:val="single" w:sz="4" w:space="0" w:color="ACB9CA"/>
            </w:tcBorders>
            <w:shd w:val="clear" w:color="000000" w:fill="FFFFFF"/>
            <w:noWrap/>
            <w:vAlign w:val="center"/>
            <w:hideMark/>
            <w:tcPrChange w:id="464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084E4A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Change w:id="464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1544675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343620.03</w:t>
            </w:r>
          </w:p>
        </w:tc>
        <w:tc>
          <w:tcPr>
            <w:tcW w:w="1070" w:type="dxa"/>
            <w:tcBorders>
              <w:top w:val="nil"/>
              <w:left w:val="nil"/>
              <w:bottom w:val="single" w:sz="4" w:space="0" w:color="ACB9CA"/>
              <w:right w:val="single" w:sz="4" w:space="0" w:color="ACB9CA"/>
            </w:tcBorders>
            <w:shd w:val="clear" w:color="000000" w:fill="FFFFFF"/>
            <w:noWrap/>
            <w:vAlign w:val="center"/>
            <w:hideMark/>
            <w:tcPrChange w:id="464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C3CF61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452863</w:t>
            </w:r>
          </w:p>
        </w:tc>
        <w:tc>
          <w:tcPr>
            <w:tcW w:w="1070" w:type="dxa"/>
            <w:tcBorders>
              <w:top w:val="nil"/>
              <w:left w:val="nil"/>
              <w:bottom w:val="single" w:sz="4" w:space="0" w:color="ACB9CA"/>
              <w:right w:val="single" w:sz="4" w:space="0" w:color="ACB9CA"/>
            </w:tcBorders>
            <w:shd w:val="clear" w:color="000000" w:fill="FFFFFF"/>
            <w:noWrap/>
            <w:vAlign w:val="center"/>
            <w:hideMark/>
            <w:tcPrChange w:id="464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9BA359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961023</w:t>
            </w:r>
          </w:p>
        </w:tc>
        <w:tc>
          <w:tcPr>
            <w:tcW w:w="1070" w:type="dxa"/>
            <w:tcBorders>
              <w:top w:val="nil"/>
              <w:left w:val="nil"/>
              <w:bottom w:val="single" w:sz="4" w:space="0" w:color="ACB9CA"/>
              <w:right w:val="single" w:sz="4" w:space="0" w:color="ACB9CA"/>
            </w:tcBorders>
            <w:shd w:val="clear" w:color="000000" w:fill="FFFFFF"/>
            <w:noWrap/>
            <w:vAlign w:val="center"/>
            <w:hideMark/>
            <w:tcPrChange w:id="464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7A5A15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1037311</w:t>
            </w:r>
          </w:p>
        </w:tc>
        <w:tc>
          <w:tcPr>
            <w:tcW w:w="1077" w:type="dxa"/>
            <w:tcBorders>
              <w:top w:val="nil"/>
              <w:left w:val="nil"/>
              <w:bottom w:val="single" w:sz="4" w:space="0" w:color="ACB9CA"/>
              <w:right w:val="single" w:sz="4" w:space="0" w:color="ACB9CA"/>
            </w:tcBorders>
            <w:shd w:val="clear" w:color="000000" w:fill="FFFFFF"/>
            <w:noWrap/>
            <w:vAlign w:val="center"/>
            <w:hideMark/>
            <w:tcPrChange w:id="464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82C54A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14882</w:t>
            </w:r>
          </w:p>
        </w:tc>
        <w:tc>
          <w:tcPr>
            <w:tcW w:w="1077" w:type="dxa"/>
            <w:tcBorders>
              <w:top w:val="nil"/>
              <w:left w:val="nil"/>
              <w:bottom w:val="single" w:sz="4" w:space="0" w:color="ACB9CA"/>
              <w:right w:val="single" w:sz="4" w:space="0" w:color="ACB9CA"/>
            </w:tcBorders>
            <w:shd w:val="clear" w:color="000000" w:fill="FFFFFF"/>
            <w:noWrap/>
            <w:vAlign w:val="center"/>
            <w:hideMark/>
            <w:tcPrChange w:id="465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7B7C19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1295607</w:t>
            </w:r>
          </w:p>
        </w:tc>
        <w:tc>
          <w:tcPr>
            <w:tcW w:w="1230" w:type="dxa"/>
            <w:tcBorders>
              <w:top w:val="nil"/>
              <w:left w:val="nil"/>
              <w:bottom w:val="single" w:sz="4" w:space="0" w:color="ACB9CA"/>
              <w:right w:val="single" w:sz="4" w:space="0" w:color="ACB9CA"/>
            </w:tcBorders>
            <w:shd w:val="clear" w:color="000000" w:fill="FFFFFF"/>
            <w:noWrap/>
            <w:vAlign w:val="center"/>
            <w:hideMark/>
            <w:tcPrChange w:id="465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3F8B7A2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1.20%</w:t>
            </w:r>
          </w:p>
        </w:tc>
      </w:tr>
      <w:tr w:rsidR="00FC3BDD" w:rsidRPr="00C47FE2" w14:paraId="1065531C" w14:textId="77777777" w:rsidTr="00BC68F6">
        <w:trPr>
          <w:trHeight w:val="300"/>
          <w:trPrChange w:id="465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65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6A81336"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Click_Save_Invoice02</w:t>
            </w:r>
          </w:p>
        </w:tc>
        <w:tc>
          <w:tcPr>
            <w:tcW w:w="966" w:type="dxa"/>
            <w:tcBorders>
              <w:top w:val="nil"/>
              <w:left w:val="nil"/>
              <w:bottom w:val="single" w:sz="4" w:space="0" w:color="ACB9CA"/>
              <w:right w:val="single" w:sz="4" w:space="0" w:color="ACB9CA"/>
            </w:tcBorders>
            <w:shd w:val="clear" w:color="000000" w:fill="FFFFFF"/>
            <w:noWrap/>
            <w:vAlign w:val="center"/>
            <w:hideMark/>
            <w:tcPrChange w:id="465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8F606D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341</w:t>
            </w:r>
          </w:p>
        </w:tc>
        <w:tc>
          <w:tcPr>
            <w:tcW w:w="1299" w:type="dxa"/>
            <w:tcBorders>
              <w:top w:val="nil"/>
              <w:left w:val="nil"/>
              <w:bottom w:val="single" w:sz="4" w:space="0" w:color="ACB9CA"/>
              <w:right w:val="single" w:sz="4" w:space="0" w:color="ACB9CA"/>
            </w:tcBorders>
            <w:shd w:val="clear" w:color="000000" w:fill="FFFFFF"/>
            <w:noWrap/>
            <w:vAlign w:val="center"/>
            <w:hideMark/>
            <w:tcPrChange w:id="465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171224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423994.65</w:t>
            </w:r>
          </w:p>
        </w:tc>
        <w:tc>
          <w:tcPr>
            <w:tcW w:w="1070" w:type="dxa"/>
            <w:tcBorders>
              <w:top w:val="nil"/>
              <w:left w:val="nil"/>
              <w:bottom w:val="single" w:sz="4" w:space="0" w:color="ACB9CA"/>
              <w:right w:val="single" w:sz="4" w:space="0" w:color="ACB9CA"/>
            </w:tcBorders>
            <w:shd w:val="clear" w:color="000000" w:fill="FFFFFF"/>
            <w:noWrap/>
            <w:vAlign w:val="center"/>
            <w:hideMark/>
            <w:tcPrChange w:id="465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C3CABC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995327</w:t>
            </w:r>
          </w:p>
        </w:tc>
        <w:tc>
          <w:tcPr>
            <w:tcW w:w="1070" w:type="dxa"/>
            <w:tcBorders>
              <w:top w:val="nil"/>
              <w:left w:val="nil"/>
              <w:bottom w:val="single" w:sz="4" w:space="0" w:color="ACB9CA"/>
              <w:right w:val="single" w:sz="4" w:space="0" w:color="ACB9CA"/>
            </w:tcBorders>
            <w:shd w:val="clear" w:color="000000" w:fill="FFFFFF"/>
            <w:noWrap/>
            <w:vAlign w:val="center"/>
            <w:hideMark/>
            <w:tcPrChange w:id="465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E979F2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1023487</w:t>
            </w:r>
          </w:p>
        </w:tc>
        <w:tc>
          <w:tcPr>
            <w:tcW w:w="1070" w:type="dxa"/>
            <w:tcBorders>
              <w:top w:val="nil"/>
              <w:left w:val="nil"/>
              <w:bottom w:val="single" w:sz="4" w:space="0" w:color="ACB9CA"/>
              <w:right w:val="single" w:sz="4" w:space="0" w:color="ACB9CA"/>
            </w:tcBorders>
            <w:shd w:val="clear" w:color="000000" w:fill="FFFFFF"/>
            <w:noWrap/>
            <w:vAlign w:val="center"/>
            <w:hideMark/>
            <w:tcPrChange w:id="465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9C286A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1039359</w:t>
            </w:r>
          </w:p>
        </w:tc>
        <w:tc>
          <w:tcPr>
            <w:tcW w:w="1077" w:type="dxa"/>
            <w:tcBorders>
              <w:top w:val="nil"/>
              <w:left w:val="nil"/>
              <w:bottom w:val="single" w:sz="4" w:space="0" w:color="ACB9CA"/>
              <w:right w:val="single" w:sz="4" w:space="0" w:color="ACB9CA"/>
            </w:tcBorders>
            <w:shd w:val="clear" w:color="000000" w:fill="FFFFFF"/>
            <w:noWrap/>
            <w:vAlign w:val="center"/>
            <w:hideMark/>
            <w:tcPrChange w:id="465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6B4472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34336</w:t>
            </w:r>
          </w:p>
        </w:tc>
        <w:tc>
          <w:tcPr>
            <w:tcW w:w="1077" w:type="dxa"/>
            <w:tcBorders>
              <w:top w:val="nil"/>
              <w:left w:val="nil"/>
              <w:bottom w:val="single" w:sz="4" w:space="0" w:color="ACB9CA"/>
              <w:right w:val="single" w:sz="4" w:space="0" w:color="ACB9CA"/>
            </w:tcBorders>
            <w:shd w:val="clear" w:color="000000" w:fill="FFFFFF"/>
            <w:noWrap/>
            <w:vAlign w:val="center"/>
            <w:hideMark/>
            <w:tcPrChange w:id="466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D1B5E0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1272892</w:t>
            </w:r>
          </w:p>
        </w:tc>
        <w:tc>
          <w:tcPr>
            <w:tcW w:w="1230" w:type="dxa"/>
            <w:tcBorders>
              <w:top w:val="nil"/>
              <w:left w:val="nil"/>
              <w:bottom w:val="single" w:sz="4" w:space="0" w:color="ACB9CA"/>
              <w:right w:val="single" w:sz="4" w:space="0" w:color="ACB9CA"/>
            </w:tcBorders>
            <w:shd w:val="clear" w:color="000000" w:fill="FFFFFF"/>
            <w:noWrap/>
            <w:vAlign w:val="center"/>
            <w:hideMark/>
            <w:tcPrChange w:id="466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DF2A30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60B6420" w14:textId="77777777" w:rsidTr="00BC68F6">
        <w:trPr>
          <w:trHeight w:val="300"/>
          <w:trPrChange w:id="466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66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A320D8D"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Click_Save_Invoice03</w:t>
            </w:r>
          </w:p>
        </w:tc>
        <w:tc>
          <w:tcPr>
            <w:tcW w:w="966" w:type="dxa"/>
            <w:tcBorders>
              <w:top w:val="nil"/>
              <w:left w:val="nil"/>
              <w:bottom w:val="single" w:sz="4" w:space="0" w:color="ACB9CA"/>
              <w:right w:val="single" w:sz="4" w:space="0" w:color="ACB9CA"/>
            </w:tcBorders>
            <w:shd w:val="clear" w:color="000000" w:fill="FFFFFF"/>
            <w:noWrap/>
            <w:vAlign w:val="center"/>
            <w:hideMark/>
            <w:tcPrChange w:id="466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D3E8C6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w:t>
            </w:r>
          </w:p>
        </w:tc>
        <w:tc>
          <w:tcPr>
            <w:tcW w:w="1299" w:type="dxa"/>
            <w:tcBorders>
              <w:top w:val="nil"/>
              <w:left w:val="nil"/>
              <w:bottom w:val="single" w:sz="4" w:space="0" w:color="ACB9CA"/>
              <w:right w:val="single" w:sz="4" w:space="0" w:color="ACB9CA"/>
            </w:tcBorders>
            <w:shd w:val="clear" w:color="000000" w:fill="FFFFFF"/>
            <w:noWrap/>
            <w:vAlign w:val="center"/>
            <w:hideMark/>
            <w:tcPrChange w:id="466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39DFFE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481111.7</w:t>
            </w:r>
          </w:p>
        </w:tc>
        <w:tc>
          <w:tcPr>
            <w:tcW w:w="1070" w:type="dxa"/>
            <w:tcBorders>
              <w:top w:val="nil"/>
              <w:left w:val="nil"/>
              <w:bottom w:val="single" w:sz="4" w:space="0" w:color="ACB9CA"/>
              <w:right w:val="single" w:sz="4" w:space="0" w:color="ACB9CA"/>
            </w:tcBorders>
            <w:shd w:val="clear" w:color="000000" w:fill="FFFFFF"/>
            <w:noWrap/>
            <w:vAlign w:val="center"/>
            <w:hideMark/>
            <w:tcPrChange w:id="466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F6EED4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1004031</w:t>
            </w:r>
          </w:p>
        </w:tc>
        <w:tc>
          <w:tcPr>
            <w:tcW w:w="1070" w:type="dxa"/>
            <w:tcBorders>
              <w:top w:val="nil"/>
              <w:left w:val="nil"/>
              <w:bottom w:val="single" w:sz="4" w:space="0" w:color="ACB9CA"/>
              <w:right w:val="single" w:sz="4" w:space="0" w:color="ACB9CA"/>
            </w:tcBorders>
            <w:shd w:val="clear" w:color="000000" w:fill="FFFFFF"/>
            <w:noWrap/>
            <w:vAlign w:val="center"/>
            <w:hideMark/>
            <w:tcPrChange w:id="466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D9184A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1014783</w:t>
            </w:r>
          </w:p>
        </w:tc>
        <w:tc>
          <w:tcPr>
            <w:tcW w:w="1070" w:type="dxa"/>
            <w:tcBorders>
              <w:top w:val="nil"/>
              <w:left w:val="nil"/>
              <w:bottom w:val="single" w:sz="4" w:space="0" w:color="ACB9CA"/>
              <w:right w:val="single" w:sz="4" w:space="0" w:color="ACB9CA"/>
            </w:tcBorders>
            <w:shd w:val="clear" w:color="000000" w:fill="FFFFFF"/>
            <w:noWrap/>
            <w:vAlign w:val="center"/>
            <w:hideMark/>
            <w:tcPrChange w:id="466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29AB59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1026047</w:t>
            </w:r>
          </w:p>
        </w:tc>
        <w:tc>
          <w:tcPr>
            <w:tcW w:w="1077" w:type="dxa"/>
            <w:tcBorders>
              <w:top w:val="nil"/>
              <w:left w:val="nil"/>
              <w:bottom w:val="single" w:sz="4" w:space="0" w:color="ACB9CA"/>
              <w:right w:val="single" w:sz="4" w:space="0" w:color="ACB9CA"/>
            </w:tcBorders>
            <w:shd w:val="clear" w:color="000000" w:fill="FFFFFF"/>
            <w:noWrap/>
            <w:vAlign w:val="center"/>
            <w:hideMark/>
            <w:tcPrChange w:id="466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434267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110148</w:t>
            </w:r>
          </w:p>
        </w:tc>
        <w:tc>
          <w:tcPr>
            <w:tcW w:w="1077" w:type="dxa"/>
            <w:tcBorders>
              <w:top w:val="nil"/>
              <w:left w:val="nil"/>
              <w:bottom w:val="single" w:sz="4" w:space="0" w:color="ACB9CA"/>
              <w:right w:val="single" w:sz="4" w:space="0" w:color="ACB9CA"/>
            </w:tcBorders>
            <w:shd w:val="clear" w:color="000000" w:fill="FFFFFF"/>
            <w:noWrap/>
            <w:vAlign w:val="center"/>
            <w:hideMark/>
            <w:tcPrChange w:id="467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FB44BD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1258850</w:t>
            </w:r>
          </w:p>
        </w:tc>
        <w:tc>
          <w:tcPr>
            <w:tcW w:w="1230" w:type="dxa"/>
            <w:tcBorders>
              <w:top w:val="nil"/>
              <w:left w:val="nil"/>
              <w:bottom w:val="single" w:sz="4" w:space="0" w:color="ACB9CA"/>
              <w:right w:val="single" w:sz="4" w:space="0" w:color="ACB9CA"/>
            </w:tcBorders>
            <w:shd w:val="clear" w:color="000000" w:fill="FFFFFF"/>
            <w:noWrap/>
            <w:vAlign w:val="center"/>
            <w:hideMark/>
            <w:tcPrChange w:id="467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2CE792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C468C5C" w14:textId="77777777" w:rsidTr="00BC68F6">
        <w:trPr>
          <w:trHeight w:val="300"/>
          <w:trPrChange w:id="467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67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E0D02FA"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Click_Save_Note</w:t>
            </w:r>
          </w:p>
        </w:tc>
        <w:tc>
          <w:tcPr>
            <w:tcW w:w="966" w:type="dxa"/>
            <w:tcBorders>
              <w:top w:val="nil"/>
              <w:left w:val="nil"/>
              <w:bottom w:val="single" w:sz="4" w:space="0" w:color="ACB9CA"/>
              <w:right w:val="single" w:sz="4" w:space="0" w:color="ACB9CA"/>
            </w:tcBorders>
            <w:shd w:val="clear" w:color="000000" w:fill="FFFFFF"/>
            <w:noWrap/>
            <w:vAlign w:val="center"/>
            <w:hideMark/>
            <w:tcPrChange w:id="467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34382B7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5148</w:t>
            </w:r>
          </w:p>
        </w:tc>
        <w:tc>
          <w:tcPr>
            <w:tcW w:w="1299" w:type="dxa"/>
            <w:tcBorders>
              <w:top w:val="nil"/>
              <w:left w:val="nil"/>
              <w:bottom w:val="single" w:sz="4" w:space="0" w:color="ACB9CA"/>
              <w:right w:val="single" w:sz="4" w:space="0" w:color="ACB9CA"/>
            </w:tcBorders>
            <w:shd w:val="clear" w:color="000000" w:fill="FFFFFF"/>
            <w:noWrap/>
            <w:vAlign w:val="center"/>
            <w:hideMark/>
            <w:tcPrChange w:id="467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9E8CE6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182217.66</w:t>
            </w:r>
          </w:p>
        </w:tc>
        <w:tc>
          <w:tcPr>
            <w:tcW w:w="1070" w:type="dxa"/>
            <w:tcBorders>
              <w:top w:val="nil"/>
              <w:left w:val="nil"/>
              <w:bottom w:val="single" w:sz="4" w:space="0" w:color="ACB9CA"/>
              <w:right w:val="single" w:sz="4" w:space="0" w:color="ACB9CA"/>
            </w:tcBorders>
            <w:shd w:val="clear" w:color="000000" w:fill="FFFFFF"/>
            <w:noWrap/>
            <w:vAlign w:val="center"/>
            <w:hideMark/>
            <w:tcPrChange w:id="467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343DCA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302730.9</w:t>
            </w:r>
          </w:p>
        </w:tc>
        <w:tc>
          <w:tcPr>
            <w:tcW w:w="1070" w:type="dxa"/>
            <w:tcBorders>
              <w:top w:val="nil"/>
              <w:left w:val="nil"/>
              <w:bottom w:val="single" w:sz="4" w:space="0" w:color="ACB9CA"/>
              <w:right w:val="single" w:sz="4" w:space="0" w:color="ACB9CA"/>
            </w:tcBorders>
            <w:shd w:val="clear" w:color="000000" w:fill="FFFFFF"/>
            <w:noWrap/>
            <w:vAlign w:val="center"/>
            <w:hideMark/>
            <w:tcPrChange w:id="467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D75B1B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536761.9</w:t>
            </w:r>
          </w:p>
        </w:tc>
        <w:tc>
          <w:tcPr>
            <w:tcW w:w="1070" w:type="dxa"/>
            <w:tcBorders>
              <w:top w:val="nil"/>
              <w:left w:val="nil"/>
              <w:bottom w:val="single" w:sz="4" w:space="0" w:color="ACB9CA"/>
              <w:right w:val="single" w:sz="4" w:space="0" w:color="ACB9CA"/>
            </w:tcBorders>
            <w:shd w:val="clear" w:color="000000" w:fill="FFFFFF"/>
            <w:noWrap/>
            <w:vAlign w:val="center"/>
            <w:hideMark/>
            <w:tcPrChange w:id="467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72F7D4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978085.5</w:t>
            </w:r>
          </w:p>
        </w:tc>
        <w:tc>
          <w:tcPr>
            <w:tcW w:w="1077" w:type="dxa"/>
            <w:tcBorders>
              <w:top w:val="nil"/>
              <w:left w:val="nil"/>
              <w:bottom w:val="single" w:sz="4" w:space="0" w:color="ACB9CA"/>
              <w:right w:val="single" w:sz="4" w:space="0" w:color="ACB9CA"/>
            </w:tcBorders>
            <w:shd w:val="clear" w:color="000000" w:fill="FFFFFF"/>
            <w:noWrap/>
            <w:vAlign w:val="center"/>
            <w:hideMark/>
            <w:tcPrChange w:id="467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3E6688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49</w:t>
            </w:r>
          </w:p>
        </w:tc>
        <w:tc>
          <w:tcPr>
            <w:tcW w:w="1077" w:type="dxa"/>
            <w:tcBorders>
              <w:top w:val="nil"/>
              <w:left w:val="nil"/>
              <w:bottom w:val="single" w:sz="4" w:space="0" w:color="ACB9CA"/>
              <w:right w:val="single" w:sz="4" w:space="0" w:color="ACB9CA"/>
            </w:tcBorders>
            <w:shd w:val="clear" w:color="000000" w:fill="FFFFFF"/>
            <w:noWrap/>
            <w:vAlign w:val="center"/>
            <w:hideMark/>
            <w:tcPrChange w:id="468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946064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1238849</w:t>
            </w:r>
          </w:p>
        </w:tc>
        <w:tc>
          <w:tcPr>
            <w:tcW w:w="1230" w:type="dxa"/>
            <w:tcBorders>
              <w:top w:val="nil"/>
              <w:left w:val="nil"/>
              <w:bottom w:val="single" w:sz="4" w:space="0" w:color="ACB9CA"/>
              <w:right w:val="single" w:sz="4" w:space="0" w:color="ACB9CA"/>
            </w:tcBorders>
            <w:shd w:val="clear" w:color="000000" w:fill="FFFFFF"/>
            <w:noWrap/>
            <w:vAlign w:val="center"/>
            <w:hideMark/>
            <w:tcPrChange w:id="468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E6B7A7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0.04%</w:t>
            </w:r>
          </w:p>
        </w:tc>
      </w:tr>
      <w:tr w:rsidR="00FC3BDD" w:rsidRPr="00C47FE2" w14:paraId="7B4A0D6E" w14:textId="77777777" w:rsidTr="00BC68F6">
        <w:trPr>
          <w:trHeight w:val="300"/>
          <w:trPrChange w:id="468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68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98390CB"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Click_Save_Project</w:t>
            </w:r>
          </w:p>
        </w:tc>
        <w:tc>
          <w:tcPr>
            <w:tcW w:w="966" w:type="dxa"/>
            <w:tcBorders>
              <w:top w:val="nil"/>
              <w:left w:val="nil"/>
              <w:bottom w:val="single" w:sz="4" w:space="0" w:color="ACB9CA"/>
              <w:right w:val="single" w:sz="4" w:space="0" w:color="ACB9CA"/>
            </w:tcBorders>
            <w:shd w:val="clear" w:color="000000" w:fill="FFFFFF"/>
            <w:noWrap/>
            <w:vAlign w:val="center"/>
            <w:hideMark/>
            <w:tcPrChange w:id="468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756A0D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597</w:t>
            </w:r>
          </w:p>
        </w:tc>
        <w:tc>
          <w:tcPr>
            <w:tcW w:w="1299" w:type="dxa"/>
            <w:tcBorders>
              <w:top w:val="nil"/>
              <w:left w:val="nil"/>
              <w:bottom w:val="single" w:sz="4" w:space="0" w:color="ACB9CA"/>
              <w:right w:val="single" w:sz="4" w:space="0" w:color="ACB9CA"/>
            </w:tcBorders>
            <w:shd w:val="clear" w:color="000000" w:fill="FFFFFF"/>
            <w:noWrap/>
            <w:vAlign w:val="center"/>
            <w:hideMark/>
            <w:tcPrChange w:id="468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16499C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652342</w:t>
            </w:r>
          </w:p>
        </w:tc>
        <w:tc>
          <w:tcPr>
            <w:tcW w:w="1070" w:type="dxa"/>
            <w:tcBorders>
              <w:top w:val="nil"/>
              <w:left w:val="nil"/>
              <w:bottom w:val="single" w:sz="4" w:space="0" w:color="ACB9CA"/>
              <w:right w:val="single" w:sz="4" w:space="0" w:color="ACB9CA"/>
            </w:tcBorders>
            <w:shd w:val="clear" w:color="000000" w:fill="FFFFFF"/>
            <w:noWrap/>
            <w:vAlign w:val="center"/>
            <w:hideMark/>
            <w:tcPrChange w:id="468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B6BC94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539135</w:t>
            </w:r>
          </w:p>
        </w:tc>
        <w:tc>
          <w:tcPr>
            <w:tcW w:w="1070" w:type="dxa"/>
            <w:tcBorders>
              <w:top w:val="nil"/>
              <w:left w:val="nil"/>
              <w:bottom w:val="single" w:sz="4" w:space="0" w:color="ACB9CA"/>
              <w:right w:val="single" w:sz="4" w:space="0" w:color="ACB9CA"/>
            </w:tcBorders>
            <w:shd w:val="clear" w:color="000000" w:fill="FFFFFF"/>
            <w:noWrap/>
            <w:vAlign w:val="center"/>
            <w:hideMark/>
            <w:tcPrChange w:id="468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11455F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663039</w:t>
            </w:r>
          </w:p>
        </w:tc>
        <w:tc>
          <w:tcPr>
            <w:tcW w:w="1070" w:type="dxa"/>
            <w:tcBorders>
              <w:top w:val="nil"/>
              <w:left w:val="nil"/>
              <w:bottom w:val="single" w:sz="4" w:space="0" w:color="ACB9CA"/>
              <w:right w:val="single" w:sz="4" w:space="0" w:color="ACB9CA"/>
            </w:tcBorders>
            <w:shd w:val="clear" w:color="000000" w:fill="FFFFFF"/>
            <w:noWrap/>
            <w:vAlign w:val="center"/>
            <w:hideMark/>
            <w:tcPrChange w:id="468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431F98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927231</w:t>
            </w:r>
          </w:p>
        </w:tc>
        <w:tc>
          <w:tcPr>
            <w:tcW w:w="1077" w:type="dxa"/>
            <w:tcBorders>
              <w:top w:val="nil"/>
              <w:left w:val="nil"/>
              <w:bottom w:val="single" w:sz="4" w:space="0" w:color="ACB9CA"/>
              <w:right w:val="single" w:sz="4" w:space="0" w:color="ACB9CA"/>
            </w:tcBorders>
            <w:shd w:val="clear" w:color="000000" w:fill="FFFFFF"/>
            <w:noWrap/>
            <w:vAlign w:val="center"/>
            <w:hideMark/>
            <w:tcPrChange w:id="468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C3DCCD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27624</w:t>
            </w:r>
          </w:p>
        </w:tc>
        <w:tc>
          <w:tcPr>
            <w:tcW w:w="1077" w:type="dxa"/>
            <w:tcBorders>
              <w:top w:val="nil"/>
              <w:left w:val="nil"/>
              <w:bottom w:val="single" w:sz="4" w:space="0" w:color="ACB9CA"/>
              <w:right w:val="single" w:sz="4" w:space="0" w:color="ACB9CA"/>
            </w:tcBorders>
            <w:shd w:val="clear" w:color="000000" w:fill="FFFFFF"/>
            <w:noWrap/>
            <w:vAlign w:val="center"/>
            <w:hideMark/>
            <w:tcPrChange w:id="469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9E81B1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2247613</w:t>
            </w:r>
          </w:p>
        </w:tc>
        <w:tc>
          <w:tcPr>
            <w:tcW w:w="1230" w:type="dxa"/>
            <w:tcBorders>
              <w:top w:val="nil"/>
              <w:left w:val="nil"/>
              <w:bottom w:val="single" w:sz="4" w:space="0" w:color="ACB9CA"/>
              <w:right w:val="single" w:sz="4" w:space="0" w:color="ACB9CA"/>
            </w:tcBorders>
            <w:shd w:val="clear" w:color="000000" w:fill="FFFFFF"/>
            <w:noWrap/>
            <w:vAlign w:val="center"/>
            <w:hideMark/>
            <w:tcPrChange w:id="469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8630F2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5C71C10" w14:textId="77777777" w:rsidTr="00BC68F6">
        <w:trPr>
          <w:trHeight w:val="300"/>
          <w:trPrChange w:id="469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69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2F23E3A"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Click_Save_Project01</w:t>
            </w:r>
          </w:p>
        </w:tc>
        <w:tc>
          <w:tcPr>
            <w:tcW w:w="966" w:type="dxa"/>
            <w:tcBorders>
              <w:top w:val="nil"/>
              <w:left w:val="nil"/>
              <w:bottom w:val="single" w:sz="4" w:space="0" w:color="ACB9CA"/>
              <w:right w:val="single" w:sz="4" w:space="0" w:color="ACB9CA"/>
            </w:tcBorders>
            <w:shd w:val="clear" w:color="000000" w:fill="FFFFFF"/>
            <w:noWrap/>
            <w:vAlign w:val="center"/>
            <w:hideMark/>
            <w:tcPrChange w:id="469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24A2E4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Change w:id="469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72DE599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144605.6</w:t>
            </w:r>
          </w:p>
        </w:tc>
        <w:tc>
          <w:tcPr>
            <w:tcW w:w="1070" w:type="dxa"/>
            <w:tcBorders>
              <w:top w:val="nil"/>
              <w:left w:val="nil"/>
              <w:bottom w:val="single" w:sz="4" w:space="0" w:color="ACB9CA"/>
              <w:right w:val="single" w:sz="4" w:space="0" w:color="ACB9CA"/>
            </w:tcBorders>
            <w:shd w:val="clear" w:color="000000" w:fill="FFFFFF"/>
            <w:noWrap/>
            <w:vAlign w:val="center"/>
            <w:hideMark/>
            <w:tcPrChange w:id="469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720FDF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230015</w:t>
            </w:r>
          </w:p>
        </w:tc>
        <w:tc>
          <w:tcPr>
            <w:tcW w:w="1070" w:type="dxa"/>
            <w:tcBorders>
              <w:top w:val="nil"/>
              <w:left w:val="nil"/>
              <w:bottom w:val="single" w:sz="4" w:space="0" w:color="ACB9CA"/>
              <w:right w:val="single" w:sz="4" w:space="0" w:color="ACB9CA"/>
            </w:tcBorders>
            <w:shd w:val="clear" w:color="000000" w:fill="FFFFFF"/>
            <w:noWrap/>
            <w:vAlign w:val="center"/>
            <w:hideMark/>
            <w:tcPrChange w:id="469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7BB7EA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238847</w:t>
            </w:r>
          </w:p>
        </w:tc>
        <w:tc>
          <w:tcPr>
            <w:tcW w:w="1070" w:type="dxa"/>
            <w:tcBorders>
              <w:top w:val="nil"/>
              <w:left w:val="nil"/>
              <w:bottom w:val="single" w:sz="4" w:space="0" w:color="ACB9CA"/>
              <w:right w:val="single" w:sz="4" w:space="0" w:color="ACB9CA"/>
            </w:tcBorders>
            <w:shd w:val="clear" w:color="000000" w:fill="FFFFFF"/>
            <w:noWrap/>
            <w:vAlign w:val="center"/>
            <w:hideMark/>
            <w:tcPrChange w:id="469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EF61CD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338431</w:t>
            </w:r>
          </w:p>
        </w:tc>
        <w:tc>
          <w:tcPr>
            <w:tcW w:w="1077" w:type="dxa"/>
            <w:tcBorders>
              <w:top w:val="nil"/>
              <w:left w:val="nil"/>
              <w:bottom w:val="single" w:sz="4" w:space="0" w:color="ACB9CA"/>
              <w:right w:val="single" w:sz="4" w:space="0" w:color="ACB9CA"/>
            </w:tcBorders>
            <w:shd w:val="clear" w:color="000000" w:fill="FFFFFF"/>
            <w:noWrap/>
            <w:vAlign w:val="center"/>
            <w:hideMark/>
            <w:tcPrChange w:id="469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2BE287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143</w:t>
            </w:r>
          </w:p>
        </w:tc>
        <w:tc>
          <w:tcPr>
            <w:tcW w:w="1077" w:type="dxa"/>
            <w:tcBorders>
              <w:top w:val="nil"/>
              <w:left w:val="nil"/>
              <w:bottom w:val="single" w:sz="4" w:space="0" w:color="ACB9CA"/>
              <w:right w:val="single" w:sz="4" w:space="0" w:color="ACB9CA"/>
            </w:tcBorders>
            <w:shd w:val="clear" w:color="000000" w:fill="FFFFFF"/>
            <w:noWrap/>
            <w:vAlign w:val="center"/>
            <w:hideMark/>
            <w:tcPrChange w:id="470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42369C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350506</w:t>
            </w:r>
          </w:p>
        </w:tc>
        <w:tc>
          <w:tcPr>
            <w:tcW w:w="1230" w:type="dxa"/>
            <w:tcBorders>
              <w:top w:val="nil"/>
              <w:left w:val="nil"/>
              <w:bottom w:val="single" w:sz="4" w:space="0" w:color="ACB9CA"/>
              <w:right w:val="single" w:sz="4" w:space="0" w:color="ACB9CA"/>
            </w:tcBorders>
            <w:shd w:val="clear" w:color="000000" w:fill="FFFFFF"/>
            <w:noWrap/>
            <w:vAlign w:val="center"/>
            <w:hideMark/>
            <w:tcPrChange w:id="470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D9E87A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D3BE558" w14:textId="77777777" w:rsidTr="00BC68F6">
        <w:trPr>
          <w:trHeight w:val="300"/>
          <w:trPrChange w:id="470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70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28C5819"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Click_Save_Reminder</w:t>
            </w:r>
          </w:p>
        </w:tc>
        <w:tc>
          <w:tcPr>
            <w:tcW w:w="966" w:type="dxa"/>
            <w:tcBorders>
              <w:top w:val="nil"/>
              <w:left w:val="nil"/>
              <w:bottom w:val="single" w:sz="4" w:space="0" w:color="ACB9CA"/>
              <w:right w:val="single" w:sz="4" w:space="0" w:color="ACB9CA"/>
            </w:tcBorders>
            <w:shd w:val="clear" w:color="000000" w:fill="FFFFFF"/>
            <w:noWrap/>
            <w:vAlign w:val="center"/>
            <w:hideMark/>
            <w:tcPrChange w:id="470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D1C791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5033</w:t>
            </w:r>
          </w:p>
        </w:tc>
        <w:tc>
          <w:tcPr>
            <w:tcW w:w="1299" w:type="dxa"/>
            <w:tcBorders>
              <w:top w:val="nil"/>
              <w:left w:val="nil"/>
              <w:bottom w:val="single" w:sz="4" w:space="0" w:color="ACB9CA"/>
              <w:right w:val="single" w:sz="4" w:space="0" w:color="ACB9CA"/>
            </w:tcBorders>
            <w:shd w:val="clear" w:color="000000" w:fill="FFFFFF"/>
            <w:noWrap/>
            <w:vAlign w:val="center"/>
            <w:hideMark/>
            <w:tcPrChange w:id="470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85E688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218000.71</w:t>
            </w:r>
          </w:p>
        </w:tc>
        <w:tc>
          <w:tcPr>
            <w:tcW w:w="1070" w:type="dxa"/>
            <w:tcBorders>
              <w:top w:val="nil"/>
              <w:left w:val="nil"/>
              <w:bottom w:val="single" w:sz="4" w:space="0" w:color="ACB9CA"/>
              <w:right w:val="single" w:sz="4" w:space="0" w:color="ACB9CA"/>
            </w:tcBorders>
            <w:shd w:val="clear" w:color="000000" w:fill="FFFFFF"/>
            <w:noWrap/>
            <w:vAlign w:val="center"/>
            <w:hideMark/>
            <w:tcPrChange w:id="470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8DD08F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307170.8</w:t>
            </w:r>
          </w:p>
        </w:tc>
        <w:tc>
          <w:tcPr>
            <w:tcW w:w="1070" w:type="dxa"/>
            <w:tcBorders>
              <w:top w:val="nil"/>
              <w:left w:val="nil"/>
              <w:bottom w:val="single" w:sz="4" w:space="0" w:color="ACB9CA"/>
              <w:right w:val="single" w:sz="4" w:space="0" w:color="ACB9CA"/>
            </w:tcBorders>
            <w:shd w:val="clear" w:color="000000" w:fill="FFFFFF"/>
            <w:noWrap/>
            <w:vAlign w:val="center"/>
            <w:hideMark/>
            <w:tcPrChange w:id="470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2ACCFB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592747.1</w:t>
            </w:r>
          </w:p>
        </w:tc>
        <w:tc>
          <w:tcPr>
            <w:tcW w:w="1070" w:type="dxa"/>
            <w:tcBorders>
              <w:top w:val="nil"/>
              <w:left w:val="nil"/>
              <w:bottom w:val="single" w:sz="4" w:space="0" w:color="ACB9CA"/>
              <w:right w:val="single" w:sz="4" w:space="0" w:color="ACB9CA"/>
            </w:tcBorders>
            <w:shd w:val="clear" w:color="000000" w:fill="FFFFFF"/>
            <w:noWrap/>
            <w:vAlign w:val="center"/>
            <w:hideMark/>
            <w:tcPrChange w:id="470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AAA0C0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999997.9</w:t>
            </w:r>
          </w:p>
        </w:tc>
        <w:tc>
          <w:tcPr>
            <w:tcW w:w="1077" w:type="dxa"/>
            <w:tcBorders>
              <w:top w:val="nil"/>
              <w:left w:val="nil"/>
              <w:bottom w:val="single" w:sz="4" w:space="0" w:color="ACB9CA"/>
              <w:right w:val="single" w:sz="4" w:space="0" w:color="ACB9CA"/>
            </w:tcBorders>
            <w:shd w:val="clear" w:color="000000" w:fill="FFFFFF"/>
            <w:noWrap/>
            <w:vAlign w:val="center"/>
            <w:hideMark/>
            <w:tcPrChange w:id="470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89C535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7" w:type="dxa"/>
            <w:tcBorders>
              <w:top w:val="nil"/>
              <w:left w:val="nil"/>
              <w:bottom w:val="single" w:sz="4" w:space="0" w:color="ACB9CA"/>
              <w:right w:val="single" w:sz="4" w:space="0" w:color="ACB9CA"/>
            </w:tcBorders>
            <w:shd w:val="clear" w:color="000000" w:fill="FFFFFF"/>
            <w:noWrap/>
            <w:vAlign w:val="center"/>
            <w:hideMark/>
            <w:tcPrChange w:id="471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0351E0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1244042</w:t>
            </w:r>
          </w:p>
        </w:tc>
        <w:tc>
          <w:tcPr>
            <w:tcW w:w="1230" w:type="dxa"/>
            <w:tcBorders>
              <w:top w:val="nil"/>
              <w:left w:val="nil"/>
              <w:bottom w:val="single" w:sz="4" w:space="0" w:color="ACB9CA"/>
              <w:right w:val="single" w:sz="4" w:space="0" w:color="ACB9CA"/>
            </w:tcBorders>
            <w:shd w:val="clear" w:color="000000" w:fill="FFFFFF"/>
            <w:noWrap/>
            <w:vAlign w:val="center"/>
            <w:hideMark/>
            <w:tcPrChange w:id="471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0CE811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3657ACC4" w14:textId="77777777" w:rsidTr="00BC68F6">
        <w:trPr>
          <w:trHeight w:val="300"/>
          <w:trPrChange w:id="471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71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DDA101A"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Click_Save_Sale</w:t>
            </w:r>
          </w:p>
        </w:tc>
        <w:tc>
          <w:tcPr>
            <w:tcW w:w="966" w:type="dxa"/>
            <w:tcBorders>
              <w:top w:val="nil"/>
              <w:left w:val="nil"/>
              <w:bottom w:val="single" w:sz="4" w:space="0" w:color="ACB9CA"/>
              <w:right w:val="single" w:sz="4" w:space="0" w:color="ACB9CA"/>
            </w:tcBorders>
            <w:shd w:val="clear" w:color="000000" w:fill="FFFFFF"/>
            <w:noWrap/>
            <w:vAlign w:val="center"/>
            <w:hideMark/>
            <w:tcPrChange w:id="471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1A8729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Change w:id="471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4640C6B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105291.71</w:t>
            </w:r>
          </w:p>
        </w:tc>
        <w:tc>
          <w:tcPr>
            <w:tcW w:w="1070" w:type="dxa"/>
            <w:tcBorders>
              <w:top w:val="nil"/>
              <w:left w:val="nil"/>
              <w:bottom w:val="single" w:sz="4" w:space="0" w:color="ACB9CA"/>
              <w:right w:val="single" w:sz="4" w:space="0" w:color="ACB9CA"/>
            </w:tcBorders>
            <w:shd w:val="clear" w:color="000000" w:fill="FFFFFF"/>
            <w:noWrap/>
            <w:vAlign w:val="center"/>
            <w:hideMark/>
            <w:tcPrChange w:id="471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E14861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164095</w:t>
            </w:r>
          </w:p>
        </w:tc>
        <w:tc>
          <w:tcPr>
            <w:tcW w:w="1070" w:type="dxa"/>
            <w:tcBorders>
              <w:top w:val="nil"/>
              <w:left w:val="nil"/>
              <w:bottom w:val="single" w:sz="4" w:space="0" w:color="ACB9CA"/>
              <w:right w:val="single" w:sz="4" w:space="0" w:color="ACB9CA"/>
            </w:tcBorders>
            <w:shd w:val="clear" w:color="000000" w:fill="FFFFFF"/>
            <w:noWrap/>
            <w:vAlign w:val="center"/>
            <w:hideMark/>
            <w:tcPrChange w:id="471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468125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171775</w:t>
            </w:r>
          </w:p>
        </w:tc>
        <w:tc>
          <w:tcPr>
            <w:tcW w:w="1070" w:type="dxa"/>
            <w:tcBorders>
              <w:top w:val="nil"/>
              <w:left w:val="nil"/>
              <w:bottom w:val="single" w:sz="4" w:space="0" w:color="ACB9CA"/>
              <w:right w:val="single" w:sz="4" w:space="0" w:color="ACB9CA"/>
            </w:tcBorders>
            <w:shd w:val="clear" w:color="000000" w:fill="FFFFFF"/>
            <w:noWrap/>
            <w:vAlign w:val="center"/>
            <w:hideMark/>
            <w:tcPrChange w:id="471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79571F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205695</w:t>
            </w:r>
          </w:p>
        </w:tc>
        <w:tc>
          <w:tcPr>
            <w:tcW w:w="1077" w:type="dxa"/>
            <w:tcBorders>
              <w:top w:val="nil"/>
              <w:left w:val="nil"/>
              <w:bottom w:val="single" w:sz="4" w:space="0" w:color="ACB9CA"/>
              <w:right w:val="single" w:sz="4" w:space="0" w:color="ACB9CA"/>
            </w:tcBorders>
            <w:shd w:val="clear" w:color="000000" w:fill="FFFFFF"/>
            <w:noWrap/>
            <w:vAlign w:val="center"/>
            <w:hideMark/>
            <w:tcPrChange w:id="471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B421E6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w:t>
            </w:r>
          </w:p>
        </w:tc>
        <w:tc>
          <w:tcPr>
            <w:tcW w:w="1077" w:type="dxa"/>
            <w:tcBorders>
              <w:top w:val="nil"/>
              <w:left w:val="nil"/>
              <w:bottom w:val="single" w:sz="4" w:space="0" w:color="ACB9CA"/>
              <w:right w:val="single" w:sz="4" w:space="0" w:color="ACB9CA"/>
            </w:tcBorders>
            <w:shd w:val="clear" w:color="000000" w:fill="FFFFFF"/>
            <w:noWrap/>
            <w:vAlign w:val="center"/>
            <w:hideMark/>
            <w:tcPrChange w:id="472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295DB3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216204</w:t>
            </w:r>
          </w:p>
        </w:tc>
        <w:tc>
          <w:tcPr>
            <w:tcW w:w="1230" w:type="dxa"/>
            <w:tcBorders>
              <w:top w:val="nil"/>
              <w:left w:val="nil"/>
              <w:bottom w:val="single" w:sz="4" w:space="0" w:color="ACB9CA"/>
              <w:right w:val="single" w:sz="4" w:space="0" w:color="ACB9CA"/>
            </w:tcBorders>
            <w:shd w:val="clear" w:color="000000" w:fill="FFFFFF"/>
            <w:noWrap/>
            <w:vAlign w:val="center"/>
            <w:hideMark/>
            <w:tcPrChange w:id="472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A07BFD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27B99DB2" w14:textId="77777777" w:rsidTr="00BC68F6">
        <w:trPr>
          <w:trHeight w:val="300"/>
          <w:trPrChange w:id="472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72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C8BB93D"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Click_Save_SaleProposal</w:t>
            </w:r>
          </w:p>
        </w:tc>
        <w:tc>
          <w:tcPr>
            <w:tcW w:w="966" w:type="dxa"/>
            <w:tcBorders>
              <w:top w:val="nil"/>
              <w:left w:val="nil"/>
              <w:bottom w:val="single" w:sz="4" w:space="0" w:color="ACB9CA"/>
              <w:right w:val="single" w:sz="4" w:space="0" w:color="ACB9CA"/>
            </w:tcBorders>
            <w:shd w:val="clear" w:color="000000" w:fill="FFFFFF"/>
            <w:noWrap/>
            <w:vAlign w:val="center"/>
            <w:hideMark/>
            <w:tcPrChange w:id="472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74E316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2206</w:t>
            </w:r>
          </w:p>
        </w:tc>
        <w:tc>
          <w:tcPr>
            <w:tcW w:w="1299" w:type="dxa"/>
            <w:tcBorders>
              <w:top w:val="nil"/>
              <w:left w:val="nil"/>
              <w:bottom w:val="single" w:sz="4" w:space="0" w:color="ACB9CA"/>
              <w:right w:val="single" w:sz="4" w:space="0" w:color="ACB9CA"/>
            </w:tcBorders>
            <w:shd w:val="clear" w:color="000000" w:fill="FFFFFF"/>
            <w:noWrap/>
            <w:vAlign w:val="center"/>
            <w:hideMark/>
            <w:tcPrChange w:id="472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DCAFB6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164377.27</w:t>
            </w:r>
          </w:p>
        </w:tc>
        <w:tc>
          <w:tcPr>
            <w:tcW w:w="1070" w:type="dxa"/>
            <w:tcBorders>
              <w:top w:val="nil"/>
              <w:left w:val="nil"/>
              <w:bottom w:val="single" w:sz="4" w:space="0" w:color="ACB9CA"/>
              <w:right w:val="single" w:sz="4" w:space="0" w:color="ACB9CA"/>
            </w:tcBorders>
            <w:shd w:val="clear" w:color="000000" w:fill="FFFFFF"/>
            <w:noWrap/>
            <w:vAlign w:val="center"/>
            <w:hideMark/>
            <w:tcPrChange w:id="472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F1AE83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235262.4</w:t>
            </w:r>
          </w:p>
        </w:tc>
        <w:tc>
          <w:tcPr>
            <w:tcW w:w="1070" w:type="dxa"/>
            <w:tcBorders>
              <w:top w:val="nil"/>
              <w:left w:val="nil"/>
              <w:bottom w:val="single" w:sz="4" w:space="0" w:color="ACB9CA"/>
              <w:right w:val="single" w:sz="4" w:space="0" w:color="ACB9CA"/>
            </w:tcBorders>
            <w:shd w:val="clear" w:color="000000" w:fill="FFFFFF"/>
            <w:noWrap/>
            <w:vAlign w:val="center"/>
            <w:hideMark/>
            <w:tcPrChange w:id="472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64C863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276606.9</w:t>
            </w:r>
          </w:p>
        </w:tc>
        <w:tc>
          <w:tcPr>
            <w:tcW w:w="1070" w:type="dxa"/>
            <w:tcBorders>
              <w:top w:val="nil"/>
              <w:left w:val="nil"/>
              <w:bottom w:val="single" w:sz="4" w:space="0" w:color="ACB9CA"/>
              <w:right w:val="single" w:sz="4" w:space="0" w:color="ACB9CA"/>
            </w:tcBorders>
            <w:shd w:val="clear" w:color="000000" w:fill="FFFFFF"/>
            <w:noWrap/>
            <w:vAlign w:val="center"/>
            <w:hideMark/>
            <w:tcPrChange w:id="472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0C5B0D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953833</w:t>
            </w:r>
          </w:p>
        </w:tc>
        <w:tc>
          <w:tcPr>
            <w:tcW w:w="1077" w:type="dxa"/>
            <w:tcBorders>
              <w:top w:val="nil"/>
              <w:left w:val="nil"/>
              <w:bottom w:val="single" w:sz="4" w:space="0" w:color="ACB9CA"/>
              <w:right w:val="single" w:sz="4" w:space="0" w:color="ACB9CA"/>
            </w:tcBorders>
            <w:shd w:val="clear" w:color="000000" w:fill="FFFFFF"/>
            <w:noWrap/>
            <w:vAlign w:val="center"/>
            <w:hideMark/>
            <w:tcPrChange w:id="472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B1DFF2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w:t>
            </w:r>
          </w:p>
        </w:tc>
        <w:tc>
          <w:tcPr>
            <w:tcW w:w="1077" w:type="dxa"/>
            <w:tcBorders>
              <w:top w:val="nil"/>
              <w:left w:val="nil"/>
              <w:bottom w:val="single" w:sz="4" w:space="0" w:color="ACB9CA"/>
              <w:right w:val="single" w:sz="4" w:space="0" w:color="ACB9CA"/>
            </w:tcBorders>
            <w:shd w:val="clear" w:color="000000" w:fill="FFFFFF"/>
            <w:noWrap/>
            <w:vAlign w:val="center"/>
            <w:hideMark/>
            <w:tcPrChange w:id="473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8D3175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1242292</w:t>
            </w:r>
          </w:p>
        </w:tc>
        <w:tc>
          <w:tcPr>
            <w:tcW w:w="1230" w:type="dxa"/>
            <w:tcBorders>
              <w:top w:val="nil"/>
              <w:left w:val="nil"/>
              <w:bottom w:val="single" w:sz="4" w:space="0" w:color="ACB9CA"/>
              <w:right w:val="single" w:sz="4" w:space="0" w:color="ACB9CA"/>
            </w:tcBorders>
            <w:shd w:val="clear" w:color="000000" w:fill="FFFFFF"/>
            <w:noWrap/>
            <w:vAlign w:val="center"/>
            <w:hideMark/>
            <w:tcPrChange w:id="473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534700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2630BA5" w14:textId="77777777" w:rsidTr="00BC68F6">
        <w:trPr>
          <w:trHeight w:val="300"/>
          <w:trPrChange w:id="473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73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6E38C82"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Click_Save_Task</w:t>
            </w:r>
          </w:p>
        </w:tc>
        <w:tc>
          <w:tcPr>
            <w:tcW w:w="966" w:type="dxa"/>
            <w:tcBorders>
              <w:top w:val="nil"/>
              <w:left w:val="nil"/>
              <w:bottom w:val="single" w:sz="4" w:space="0" w:color="ACB9CA"/>
              <w:right w:val="single" w:sz="4" w:space="0" w:color="ACB9CA"/>
            </w:tcBorders>
            <w:shd w:val="clear" w:color="000000" w:fill="FFFFFF"/>
            <w:noWrap/>
            <w:vAlign w:val="center"/>
            <w:hideMark/>
            <w:tcPrChange w:id="473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32921EB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416</w:t>
            </w:r>
          </w:p>
        </w:tc>
        <w:tc>
          <w:tcPr>
            <w:tcW w:w="1299" w:type="dxa"/>
            <w:tcBorders>
              <w:top w:val="nil"/>
              <w:left w:val="nil"/>
              <w:bottom w:val="single" w:sz="4" w:space="0" w:color="ACB9CA"/>
              <w:right w:val="single" w:sz="4" w:space="0" w:color="ACB9CA"/>
            </w:tcBorders>
            <w:shd w:val="clear" w:color="000000" w:fill="FFFFFF"/>
            <w:noWrap/>
            <w:vAlign w:val="center"/>
            <w:hideMark/>
            <w:tcPrChange w:id="473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AB0EA8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410528.72</w:t>
            </w:r>
          </w:p>
        </w:tc>
        <w:tc>
          <w:tcPr>
            <w:tcW w:w="1070" w:type="dxa"/>
            <w:tcBorders>
              <w:top w:val="nil"/>
              <w:left w:val="nil"/>
              <w:bottom w:val="single" w:sz="4" w:space="0" w:color="ACB9CA"/>
              <w:right w:val="single" w:sz="4" w:space="0" w:color="ACB9CA"/>
            </w:tcBorders>
            <w:shd w:val="clear" w:color="000000" w:fill="FFFFFF"/>
            <w:noWrap/>
            <w:vAlign w:val="center"/>
            <w:hideMark/>
            <w:tcPrChange w:id="473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022490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970239</w:t>
            </w:r>
          </w:p>
        </w:tc>
        <w:tc>
          <w:tcPr>
            <w:tcW w:w="1070" w:type="dxa"/>
            <w:tcBorders>
              <w:top w:val="nil"/>
              <w:left w:val="nil"/>
              <w:bottom w:val="single" w:sz="4" w:space="0" w:color="ACB9CA"/>
              <w:right w:val="single" w:sz="4" w:space="0" w:color="ACB9CA"/>
            </w:tcBorders>
            <w:shd w:val="clear" w:color="000000" w:fill="FFFFFF"/>
            <w:noWrap/>
            <w:vAlign w:val="center"/>
            <w:hideMark/>
            <w:tcPrChange w:id="473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E57B74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1016319</w:t>
            </w:r>
          </w:p>
        </w:tc>
        <w:tc>
          <w:tcPr>
            <w:tcW w:w="1070" w:type="dxa"/>
            <w:tcBorders>
              <w:top w:val="nil"/>
              <w:left w:val="nil"/>
              <w:bottom w:val="single" w:sz="4" w:space="0" w:color="ACB9CA"/>
              <w:right w:val="single" w:sz="4" w:space="0" w:color="ACB9CA"/>
            </w:tcBorders>
            <w:shd w:val="clear" w:color="000000" w:fill="FFFFFF"/>
            <w:noWrap/>
            <w:vAlign w:val="center"/>
            <w:hideMark/>
            <w:tcPrChange w:id="473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61E172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1036799</w:t>
            </w:r>
          </w:p>
        </w:tc>
        <w:tc>
          <w:tcPr>
            <w:tcW w:w="1077" w:type="dxa"/>
            <w:tcBorders>
              <w:top w:val="nil"/>
              <w:left w:val="nil"/>
              <w:bottom w:val="single" w:sz="4" w:space="0" w:color="ACB9CA"/>
              <w:right w:val="single" w:sz="4" w:space="0" w:color="ACB9CA"/>
            </w:tcBorders>
            <w:shd w:val="clear" w:color="000000" w:fill="FFFFFF"/>
            <w:noWrap/>
            <w:vAlign w:val="center"/>
            <w:hideMark/>
            <w:tcPrChange w:id="473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B6BD5A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34356</w:t>
            </w:r>
          </w:p>
        </w:tc>
        <w:tc>
          <w:tcPr>
            <w:tcW w:w="1077" w:type="dxa"/>
            <w:tcBorders>
              <w:top w:val="nil"/>
              <w:left w:val="nil"/>
              <w:bottom w:val="single" w:sz="4" w:space="0" w:color="ACB9CA"/>
              <w:right w:val="single" w:sz="4" w:space="0" w:color="ACB9CA"/>
            </w:tcBorders>
            <w:shd w:val="clear" w:color="000000" w:fill="FFFFFF"/>
            <w:noWrap/>
            <w:vAlign w:val="center"/>
            <w:hideMark/>
            <w:tcPrChange w:id="474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2F0BD1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1296559</w:t>
            </w:r>
          </w:p>
        </w:tc>
        <w:tc>
          <w:tcPr>
            <w:tcW w:w="1230" w:type="dxa"/>
            <w:tcBorders>
              <w:top w:val="nil"/>
              <w:left w:val="nil"/>
              <w:bottom w:val="single" w:sz="4" w:space="0" w:color="ACB9CA"/>
              <w:right w:val="single" w:sz="4" w:space="0" w:color="ACB9CA"/>
            </w:tcBorders>
            <w:shd w:val="clear" w:color="000000" w:fill="FFFFFF"/>
            <w:noWrap/>
            <w:vAlign w:val="center"/>
            <w:hideMark/>
            <w:tcPrChange w:id="474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891F4A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AE43B40" w14:textId="77777777" w:rsidTr="00BC68F6">
        <w:trPr>
          <w:trHeight w:val="300"/>
          <w:trPrChange w:id="474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74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CC2B181"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Click_Save_Timesheet</w:t>
            </w:r>
          </w:p>
        </w:tc>
        <w:tc>
          <w:tcPr>
            <w:tcW w:w="966" w:type="dxa"/>
            <w:tcBorders>
              <w:top w:val="nil"/>
              <w:left w:val="nil"/>
              <w:bottom w:val="single" w:sz="4" w:space="0" w:color="ACB9CA"/>
              <w:right w:val="single" w:sz="4" w:space="0" w:color="ACB9CA"/>
            </w:tcBorders>
            <w:shd w:val="clear" w:color="000000" w:fill="FFFFFF"/>
            <w:noWrap/>
            <w:vAlign w:val="center"/>
            <w:hideMark/>
            <w:tcPrChange w:id="474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4205F4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177</w:t>
            </w:r>
          </w:p>
        </w:tc>
        <w:tc>
          <w:tcPr>
            <w:tcW w:w="1299" w:type="dxa"/>
            <w:tcBorders>
              <w:top w:val="nil"/>
              <w:left w:val="nil"/>
              <w:bottom w:val="single" w:sz="4" w:space="0" w:color="ACB9CA"/>
              <w:right w:val="single" w:sz="4" w:space="0" w:color="ACB9CA"/>
            </w:tcBorders>
            <w:shd w:val="clear" w:color="000000" w:fill="FFFFFF"/>
            <w:noWrap/>
            <w:vAlign w:val="center"/>
            <w:hideMark/>
            <w:tcPrChange w:id="474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8F50B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548467.85</w:t>
            </w:r>
          </w:p>
        </w:tc>
        <w:tc>
          <w:tcPr>
            <w:tcW w:w="1070" w:type="dxa"/>
            <w:tcBorders>
              <w:top w:val="nil"/>
              <w:left w:val="nil"/>
              <w:bottom w:val="single" w:sz="4" w:space="0" w:color="ACB9CA"/>
              <w:right w:val="single" w:sz="4" w:space="0" w:color="ACB9CA"/>
            </w:tcBorders>
            <w:shd w:val="clear" w:color="000000" w:fill="FFFFFF"/>
            <w:noWrap/>
            <w:vAlign w:val="center"/>
            <w:hideMark/>
            <w:tcPrChange w:id="474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BB6CCA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969727</w:t>
            </w:r>
          </w:p>
        </w:tc>
        <w:tc>
          <w:tcPr>
            <w:tcW w:w="1070" w:type="dxa"/>
            <w:tcBorders>
              <w:top w:val="nil"/>
              <w:left w:val="nil"/>
              <w:bottom w:val="single" w:sz="4" w:space="0" w:color="ACB9CA"/>
              <w:right w:val="single" w:sz="4" w:space="0" w:color="ACB9CA"/>
            </w:tcBorders>
            <w:shd w:val="clear" w:color="000000" w:fill="FFFFFF"/>
            <w:noWrap/>
            <w:vAlign w:val="center"/>
            <w:hideMark/>
            <w:tcPrChange w:id="474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ED5894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1011199</w:t>
            </w:r>
          </w:p>
        </w:tc>
        <w:tc>
          <w:tcPr>
            <w:tcW w:w="1070" w:type="dxa"/>
            <w:tcBorders>
              <w:top w:val="nil"/>
              <w:left w:val="nil"/>
              <w:bottom w:val="single" w:sz="4" w:space="0" w:color="ACB9CA"/>
              <w:right w:val="single" w:sz="4" w:space="0" w:color="ACB9CA"/>
            </w:tcBorders>
            <w:shd w:val="clear" w:color="000000" w:fill="FFFFFF"/>
            <w:noWrap/>
            <w:vAlign w:val="center"/>
            <w:hideMark/>
            <w:tcPrChange w:id="474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0FFDFC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1047551</w:t>
            </w:r>
          </w:p>
        </w:tc>
        <w:tc>
          <w:tcPr>
            <w:tcW w:w="1077" w:type="dxa"/>
            <w:tcBorders>
              <w:top w:val="nil"/>
              <w:left w:val="nil"/>
              <w:bottom w:val="single" w:sz="4" w:space="0" w:color="ACB9CA"/>
              <w:right w:val="single" w:sz="4" w:space="0" w:color="ACB9CA"/>
            </w:tcBorders>
            <w:shd w:val="clear" w:color="000000" w:fill="FFFFFF"/>
            <w:noWrap/>
            <w:vAlign w:val="center"/>
            <w:hideMark/>
            <w:tcPrChange w:id="474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3399D1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79546</w:t>
            </w:r>
          </w:p>
        </w:tc>
        <w:tc>
          <w:tcPr>
            <w:tcW w:w="1077" w:type="dxa"/>
            <w:tcBorders>
              <w:top w:val="nil"/>
              <w:left w:val="nil"/>
              <w:bottom w:val="single" w:sz="4" w:space="0" w:color="ACB9CA"/>
              <w:right w:val="single" w:sz="4" w:space="0" w:color="ACB9CA"/>
            </w:tcBorders>
            <w:shd w:val="clear" w:color="000000" w:fill="FFFFFF"/>
            <w:noWrap/>
            <w:vAlign w:val="center"/>
            <w:hideMark/>
            <w:tcPrChange w:id="475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44CE24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1324402</w:t>
            </w:r>
          </w:p>
        </w:tc>
        <w:tc>
          <w:tcPr>
            <w:tcW w:w="1230" w:type="dxa"/>
            <w:tcBorders>
              <w:top w:val="nil"/>
              <w:left w:val="nil"/>
              <w:bottom w:val="single" w:sz="4" w:space="0" w:color="ACB9CA"/>
              <w:right w:val="single" w:sz="4" w:space="0" w:color="ACB9CA"/>
            </w:tcBorders>
            <w:shd w:val="clear" w:color="000000" w:fill="FFFFFF"/>
            <w:noWrap/>
            <w:vAlign w:val="center"/>
            <w:hideMark/>
            <w:tcPrChange w:id="475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491DD5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0320F6B8" w14:textId="77777777" w:rsidTr="00BC68F6">
        <w:trPr>
          <w:trHeight w:val="300"/>
          <w:trPrChange w:id="475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75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0C1E363"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Click_Save_TimeSheet</w:t>
            </w:r>
          </w:p>
        </w:tc>
        <w:tc>
          <w:tcPr>
            <w:tcW w:w="966" w:type="dxa"/>
            <w:tcBorders>
              <w:top w:val="nil"/>
              <w:left w:val="nil"/>
              <w:bottom w:val="single" w:sz="4" w:space="0" w:color="ACB9CA"/>
              <w:right w:val="single" w:sz="4" w:space="0" w:color="ACB9CA"/>
            </w:tcBorders>
            <w:shd w:val="clear" w:color="000000" w:fill="FFFFFF"/>
            <w:noWrap/>
            <w:vAlign w:val="center"/>
            <w:hideMark/>
            <w:tcPrChange w:id="475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93D1E5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1257</w:t>
            </w:r>
          </w:p>
        </w:tc>
        <w:tc>
          <w:tcPr>
            <w:tcW w:w="1299" w:type="dxa"/>
            <w:tcBorders>
              <w:top w:val="nil"/>
              <w:left w:val="nil"/>
              <w:bottom w:val="single" w:sz="4" w:space="0" w:color="ACB9CA"/>
              <w:right w:val="single" w:sz="4" w:space="0" w:color="ACB9CA"/>
            </w:tcBorders>
            <w:shd w:val="clear" w:color="000000" w:fill="FFFFFF"/>
            <w:noWrap/>
            <w:vAlign w:val="center"/>
            <w:hideMark/>
            <w:tcPrChange w:id="475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8C1AD1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439906.56</w:t>
            </w:r>
          </w:p>
        </w:tc>
        <w:tc>
          <w:tcPr>
            <w:tcW w:w="1070" w:type="dxa"/>
            <w:tcBorders>
              <w:top w:val="nil"/>
              <w:left w:val="nil"/>
              <w:bottom w:val="single" w:sz="4" w:space="0" w:color="ACB9CA"/>
              <w:right w:val="single" w:sz="4" w:space="0" w:color="ACB9CA"/>
            </w:tcBorders>
            <w:shd w:val="clear" w:color="000000" w:fill="FFFFFF"/>
            <w:noWrap/>
            <w:vAlign w:val="center"/>
            <w:hideMark/>
            <w:tcPrChange w:id="475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91B5CF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990971.1</w:t>
            </w:r>
          </w:p>
        </w:tc>
        <w:tc>
          <w:tcPr>
            <w:tcW w:w="1070" w:type="dxa"/>
            <w:tcBorders>
              <w:top w:val="nil"/>
              <w:left w:val="nil"/>
              <w:bottom w:val="single" w:sz="4" w:space="0" w:color="ACB9CA"/>
              <w:right w:val="single" w:sz="4" w:space="0" w:color="ACB9CA"/>
            </w:tcBorders>
            <w:shd w:val="clear" w:color="000000" w:fill="FFFFFF"/>
            <w:noWrap/>
            <w:vAlign w:val="center"/>
            <w:hideMark/>
            <w:tcPrChange w:id="475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9CA86B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1029520</w:t>
            </w:r>
          </w:p>
        </w:tc>
        <w:tc>
          <w:tcPr>
            <w:tcW w:w="1070" w:type="dxa"/>
            <w:tcBorders>
              <w:top w:val="nil"/>
              <w:left w:val="nil"/>
              <w:bottom w:val="single" w:sz="4" w:space="0" w:color="ACB9CA"/>
              <w:right w:val="single" w:sz="4" w:space="0" w:color="ACB9CA"/>
            </w:tcBorders>
            <w:shd w:val="clear" w:color="000000" w:fill="FFFFFF"/>
            <w:noWrap/>
            <w:vAlign w:val="center"/>
            <w:hideMark/>
            <w:tcPrChange w:id="475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99ECE2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1044993</w:t>
            </w:r>
          </w:p>
        </w:tc>
        <w:tc>
          <w:tcPr>
            <w:tcW w:w="1077" w:type="dxa"/>
            <w:tcBorders>
              <w:top w:val="nil"/>
              <w:left w:val="nil"/>
              <w:bottom w:val="single" w:sz="4" w:space="0" w:color="ACB9CA"/>
              <w:right w:val="single" w:sz="4" w:space="0" w:color="ACB9CA"/>
            </w:tcBorders>
            <w:shd w:val="clear" w:color="000000" w:fill="FFFFFF"/>
            <w:noWrap/>
            <w:vAlign w:val="center"/>
            <w:hideMark/>
            <w:tcPrChange w:id="475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C58A14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2636</w:t>
            </w:r>
          </w:p>
        </w:tc>
        <w:tc>
          <w:tcPr>
            <w:tcW w:w="1077" w:type="dxa"/>
            <w:tcBorders>
              <w:top w:val="nil"/>
              <w:left w:val="nil"/>
              <w:bottom w:val="single" w:sz="4" w:space="0" w:color="ACB9CA"/>
              <w:right w:val="single" w:sz="4" w:space="0" w:color="ACB9CA"/>
            </w:tcBorders>
            <w:shd w:val="clear" w:color="000000" w:fill="FFFFFF"/>
            <w:noWrap/>
            <w:vAlign w:val="center"/>
            <w:hideMark/>
            <w:tcPrChange w:id="476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F3060F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1380108</w:t>
            </w:r>
          </w:p>
        </w:tc>
        <w:tc>
          <w:tcPr>
            <w:tcW w:w="1230" w:type="dxa"/>
            <w:tcBorders>
              <w:top w:val="nil"/>
              <w:left w:val="nil"/>
              <w:bottom w:val="single" w:sz="4" w:space="0" w:color="ACB9CA"/>
              <w:right w:val="single" w:sz="4" w:space="0" w:color="ACB9CA"/>
            </w:tcBorders>
            <w:shd w:val="clear" w:color="000000" w:fill="FFFFFF"/>
            <w:noWrap/>
            <w:vAlign w:val="center"/>
            <w:hideMark/>
            <w:tcPrChange w:id="476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E0579D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11.14%</w:t>
            </w:r>
          </w:p>
        </w:tc>
      </w:tr>
      <w:tr w:rsidR="00FC3BDD" w:rsidRPr="00C47FE2" w14:paraId="35568475" w14:textId="77777777" w:rsidTr="00BC68F6">
        <w:trPr>
          <w:trHeight w:val="300"/>
          <w:trPrChange w:id="476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76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2A5A5BF"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Click_Tasks_button</w:t>
            </w:r>
          </w:p>
        </w:tc>
        <w:tc>
          <w:tcPr>
            <w:tcW w:w="966" w:type="dxa"/>
            <w:tcBorders>
              <w:top w:val="nil"/>
              <w:left w:val="nil"/>
              <w:bottom w:val="single" w:sz="4" w:space="0" w:color="ACB9CA"/>
              <w:right w:val="single" w:sz="4" w:space="0" w:color="ACB9CA"/>
            </w:tcBorders>
            <w:shd w:val="clear" w:color="000000" w:fill="FFFFFF"/>
            <w:noWrap/>
            <w:vAlign w:val="center"/>
            <w:hideMark/>
            <w:tcPrChange w:id="476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47D44D0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917</w:t>
            </w:r>
          </w:p>
        </w:tc>
        <w:tc>
          <w:tcPr>
            <w:tcW w:w="1299" w:type="dxa"/>
            <w:tcBorders>
              <w:top w:val="nil"/>
              <w:left w:val="nil"/>
              <w:bottom w:val="single" w:sz="4" w:space="0" w:color="ACB9CA"/>
              <w:right w:val="single" w:sz="4" w:space="0" w:color="ACB9CA"/>
            </w:tcBorders>
            <w:shd w:val="clear" w:color="000000" w:fill="FFFFFF"/>
            <w:noWrap/>
            <w:vAlign w:val="center"/>
            <w:hideMark/>
            <w:tcPrChange w:id="476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69B0E2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255.27</w:t>
            </w:r>
          </w:p>
        </w:tc>
        <w:tc>
          <w:tcPr>
            <w:tcW w:w="1070" w:type="dxa"/>
            <w:tcBorders>
              <w:top w:val="nil"/>
              <w:left w:val="nil"/>
              <w:bottom w:val="single" w:sz="4" w:space="0" w:color="ACB9CA"/>
              <w:right w:val="single" w:sz="4" w:space="0" w:color="ACB9CA"/>
            </w:tcBorders>
            <w:shd w:val="clear" w:color="000000" w:fill="FFFFFF"/>
            <w:noWrap/>
            <w:vAlign w:val="center"/>
            <w:hideMark/>
            <w:tcPrChange w:id="476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57BED5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556</w:t>
            </w:r>
          </w:p>
        </w:tc>
        <w:tc>
          <w:tcPr>
            <w:tcW w:w="1070" w:type="dxa"/>
            <w:tcBorders>
              <w:top w:val="nil"/>
              <w:left w:val="nil"/>
              <w:bottom w:val="single" w:sz="4" w:space="0" w:color="ACB9CA"/>
              <w:right w:val="single" w:sz="4" w:space="0" w:color="ACB9CA"/>
            </w:tcBorders>
            <w:shd w:val="clear" w:color="000000" w:fill="FFFFFF"/>
            <w:noWrap/>
            <w:vAlign w:val="center"/>
            <w:hideMark/>
            <w:tcPrChange w:id="476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E4D6C1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1014</w:t>
            </w:r>
          </w:p>
        </w:tc>
        <w:tc>
          <w:tcPr>
            <w:tcW w:w="1070" w:type="dxa"/>
            <w:tcBorders>
              <w:top w:val="nil"/>
              <w:left w:val="nil"/>
              <w:bottom w:val="single" w:sz="4" w:space="0" w:color="ACB9CA"/>
              <w:right w:val="single" w:sz="4" w:space="0" w:color="ACB9CA"/>
            </w:tcBorders>
            <w:shd w:val="clear" w:color="000000" w:fill="FFFFFF"/>
            <w:noWrap/>
            <w:vAlign w:val="center"/>
            <w:hideMark/>
            <w:tcPrChange w:id="476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B38727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2347</w:t>
            </w:r>
          </w:p>
        </w:tc>
        <w:tc>
          <w:tcPr>
            <w:tcW w:w="1077" w:type="dxa"/>
            <w:tcBorders>
              <w:top w:val="nil"/>
              <w:left w:val="nil"/>
              <w:bottom w:val="single" w:sz="4" w:space="0" w:color="ACB9CA"/>
              <w:right w:val="single" w:sz="4" w:space="0" w:color="ACB9CA"/>
            </w:tcBorders>
            <w:shd w:val="clear" w:color="000000" w:fill="FFFFFF"/>
            <w:noWrap/>
            <w:vAlign w:val="center"/>
            <w:hideMark/>
            <w:tcPrChange w:id="476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F8C1D5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077" w:type="dxa"/>
            <w:tcBorders>
              <w:top w:val="nil"/>
              <w:left w:val="nil"/>
              <w:bottom w:val="single" w:sz="4" w:space="0" w:color="ACB9CA"/>
              <w:right w:val="single" w:sz="4" w:space="0" w:color="ACB9CA"/>
            </w:tcBorders>
            <w:shd w:val="clear" w:color="000000" w:fill="FFFFFF"/>
            <w:noWrap/>
            <w:vAlign w:val="center"/>
            <w:hideMark/>
            <w:tcPrChange w:id="477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D4E71D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5854</w:t>
            </w:r>
          </w:p>
        </w:tc>
        <w:tc>
          <w:tcPr>
            <w:tcW w:w="1230" w:type="dxa"/>
            <w:tcBorders>
              <w:top w:val="nil"/>
              <w:left w:val="nil"/>
              <w:bottom w:val="single" w:sz="4" w:space="0" w:color="ACB9CA"/>
              <w:right w:val="single" w:sz="4" w:space="0" w:color="ACB9CA"/>
            </w:tcBorders>
            <w:shd w:val="clear" w:color="000000" w:fill="FFFFFF"/>
            <w:noWrap/>
            <w:vAlign w:val="center"/>
            <w:hideMark/>
            <w:tcPrChange w:id="477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57219D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5FCEAE3C" w14:textId="77777777" w:rsidTr="00BC68F6">
        <w:trPr>
          <w:trHeight w:val="300"/>
          <w:trPrChange w:id="477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77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3244243"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Debug Sampler</w:t>
            </w:r>
          </w:p>
        </w:tc>
        <w:tc>
          <w:tcPr>
            <w:tcW w:w="966" w:type="dxa"/>
            <w:tcBorders>
              <w:top w:val="nil"/>
              <w:left w:val="nil"/>
              <w:bottom w:val="single" w:sz="4" w:space="0" w:color="ACB9CA"/>
              <w:right w:val="single" w:sz="4" w:space="0" w:color="ACB9CA"/>
            </w:tcBorders>
            <w:shd w:val="clear" w:color="000000" w:fill="FFFFFF"/>
            <w:noWrap/>
            <w:vAlign w:val="center"/>
            <w:hideMark/>
            <w:tcPrChange w:id="477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310EE24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470</w:t>
            </w:r>
          </w:p>
        </w:tc>
        <w:tc>
          <w:tcPr>
            <w:tcW w:w="1299" w:type="dxa"/>
            <w:tcBorders>
              <w:top w:val="nil"/>
              <w:left w:val="nil"/>
              <w:bottom w:val="single" w:sz="4" w:space="0" w:color="ACB9CA"/>
              <w:right w:val="single" w:sz="4" w:space="0" w:color="ACB9CA"/>
            </w:tcBorders>
            <w:shd w:val="clear" w:color="000000" w:fill="FFFFFF"/>
            <w:noWrap/>
            <w:vAlign w:val="center"/>
            <w:hideMark/>
            <w:tcPrChange w:id="477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30C754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2.69</w:t>
            </w:r>
          </w:p>
        </w:tc>
        <w:tc>
          <w:tcPr>
            <w:tcW w:w="1070" w:type="dxa"/>
            <w:tcBorders>
              <w:top w:val="nil"/>
              <w:left w:val="nil"/>
              <w:bottom w:val="single" w:sz="4" w:space="0" w:color="ACB9CA"/>
              <w:right w:val="single" w:sz="4" w:space="0" w:color="ACB9CA"/>
            </w:tcBorders>
            <w:shd w:val="clear" w:color="000000" w:fill="FFFFFF"/>
            <w:noWrap/>
            <w:vAlign w:val="center"/>
            <w:hideMark/>
            <w:tcPrChange w:id="477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FFBB4F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7.6</w:t>
            </w:r>
          </w:p>
        </w:tc>
        <w:tc>
          <w:tcPr>
            <w:tcW w:w="1070" w:type="dxa"/>
            <w:tcBorders>
              <w:top w:val="nil"/>
              <w:left w:val="nil"/>
              <w:bottom w:val="single" w:sz="4" w:space="0" w:color="ACB9CA"/>
              <w:right w:val="single" w:sz="4" w:space="0" w:color="ACB9CA"/>
            </w:tcBorders>
            <w:shd w:val="clear" w:color="000000" w:fill="FFFFFF"/>
            <w:noWrap/>
            <w:vAlign w:val="center"/>
            <w:hideMark/>
            <w:tcPrChange w:id="477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65ABDA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10.91</w:t>
            </w:r>
          </w:p>
        </w:tc>
        <w:tc>
          <w:tcPr>
            <w:tcW w:w="1070" w:type="dxa"/>
            <w:tcBorders>
              <w:top w:val="nil"/>
              <w:left w:val="nil"/>
              <w:bottom w:val="single" w:sz="4" w:space="0" w:color="ACB9CA"/>
              <w:right w:val="single" w:sz="4" w:space="0" w:color="ACB9CA"/>
            </w:tcBorders>
            <w:shd w:val="clear" w:color="000000" w:fill="FFFFFF"/>
            <w:noWrap/>
            <w:vAlign w:val="center"/>
            <w:hideMark/>
            <w:tcPrChange w:id="477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22A798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26.27</w:t>
            </w:r>
          </w:p>
        </w:tc>
        <w:tc>
          <w:tcPr>
            <w:tcW w:w="1077" w:type="dxa"/>
            <w:tcBorders>
              <w:top w:val="nil"/>
              <w:left w:val="nil"/>
              <w:bottom w:val="single" w:sz="4" w:space="0" w:color="ACB9CA"/>
              <w:right w:val="single" w:sz="4" w:space="0" w:color="ACB9CA"/>
            </w:tcBorders>
            <w:shd w:val="clear" w:color="000000" w:fill="FFFFFF"/>
            <w:noWrap/>
            <w:vAlign w:val="center"/>
            <w:hideMark/>
            <w:tcPrChange w:id="477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285CD7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7" w:type="dxa"/>
            <w:tcBorders>
              <w:top w:val="nil"/>
              <w:left w:val="nil"/>
              <w:bottom w:val="single" w:sz="4" w:space="0" w:color="ACB9CA"/>
              <w:right w:val="single" w:sz="4" w:space="0" w:color="ACB9CA"/>
            </w:tcBorders>
            <w:shd w:val="clear" w:color="000000" w:fill="FFFFFF"/>
            <w:noWrap/>
            <w:vAlign w:val="center"/>
            <w:hideMark/>
            <w:tcPrChange w:id="478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227633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w:t>
            </w:r>
          </w:p>
        </w:tc>
        <w:tc>
          <w:tcPr>
            <w:tcW w:w="1230" w:type="dxa"/>
            <w:tcBorders>
              <w:top w:val="nil"/>
              <w:left w:val="nil"/>
              <w:bottom w:val="single" w:sz="4" w:space="0" w:color="ACB9CA"/>
              <w:right w:val="single" w:sz="4" w:space="0" w:color="ACB9CA"/>
            </w:tcBorders>
            <w:shd w:val="clear" w:color="000000" w:fill="FFFFFF"/>
            <w:noWrap/>
            <w:vAlign w:val="center"/>
            <w:hideMark/>
            <w:tcPrChange w:id="478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C16BFF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08E557BA" w14:textId="77777777" w:rsidTr="00BC68F6">
        <w:trPr>
          <w:trHeight w:val="300"/>
          <w:trPrChange w:id="478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78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6FF0F4A"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Default Project Task 02</w:t>
            </w:r>
          </w:p>
        </w:tc>
        <w:tc>
          <w:tcPr>
            <w:tcW w:w="966" w:type="dxa"/>
            <w:tcBorders>
              <w:top w:val="nil"/>
              <w:left w:val="nil"/>
              <w:bottom w:val="single" w:sz="4" w:space="0" w:color="ACB9CA"/>
              <w:right w:val="single" w:sz="4" w:space="0" w:color="ACB9CA"/>
            </w:tcBorders>
            <w:shd w:val="clear" w:color="000000" w:fill="FFFFFF"/>
            <w:noWrap/>
            <w:vAlign w:val="center"/>
            <w:hideMark/>
            <w:tcPrChange w:id="478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1FA350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w:t>
            </w:r>
          </w:p>
        </w:tc>
        <w:tc>
          <w:tcPr>
            <w:tcW w:w="1299" w:type="dxa"/>
            <w:tcBorders>
              <w:top w:val="nil"/>
              <w:left w:val="nil"/>
              <w:bottom w:val="single" w:sz="4" w:space="0" w:color="ACB9CA"/>
              <w:right w:val="single" w:sz="4" w:space="0" w:color="ACB9CA"/>
            </w:tcBorders>
            <w:shd w:val="clear" w:color="000000" w:fill="FFFFFF"/>
            <w:noWrap/>
            <w:vAlign w:val="center"/>
            <w:hideMark/>
            <w:tcPrChange w:id="478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6D1B27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722147.14</w:t>
            </w:r>
          </w:p>
        </w:tc>
        <w:tc>
          <w:tcPr>
            <w:tcW w:w="1070" w:type="dxa"/>
            <w:tcBorders>
              <w:top w:val="nil"/>
              <w:left w:val="nil"/>
              <w:bottom w:val="single" w:sz="4" w:space="0" w:color="ACB9CA"/>
              <w:right w:val="single" w:sz="4" w:space="0" w:color="ACB9CA"/>
            </w:tcBorders>
            <w:shd w:val="clear" w:color="000000" w:fill="FFFFFF"/>
            <w:noWrap/>
            <w:vAlign w:val="center"/>
            <w:hideMark/>
            <w:tcPrChange w:id="478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5B7BC3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985599</w:t>
            </w:r>
          </w:p>
        </w:tc>
        <w:tc>
          <w:tcPr>
            <w:tcW w:w="1070" w:type="dxa"/>
            <w:tcBorders>
              <w:top w:val="nil"/>
              <w:left w:val="nil"/>
              <w:bottom w:val="single" w:sz="4" w:space="0" w:color="ACB9CA"/>
              <w:right w:val="single" w:sz="4" w:space="0" w:color="ACB9CA"/>
            </w:tcBorders>
            <w:shd w:val="clear" w:color="000000" w:fill="FFFFFF"/>
            <w:noWrap/>
            <w:vAlign w:val="center"/>
            <w:hideMark/>
            <w:tcPrChange w:id="478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4BD87E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1002495</w:t>
            </w:r>
          </w:p>
        </w:tc>
        <w:tc>
          <w:tcPr>
            <w:tcW w:w="1070" w:type="dxa"/>
            <w:tcBorders>
              <w:top w:val="nil"/>
              <w:left w:val="nil"/>
              <w:bottom w:val="single" w:sz="4" w:space="0" w:color="ACB9CA"/>
              <w:right w:val="single" w:sz="4" w:space="0" w:color="ACB9CA"/>
            </w:tcBorders>
            <w:shd w:val="clear" w:color="000000" w:fill="FFFFFF"/>
            <w:noWrap/>
            <w:vAlign w:val="center"/>
            <w:hideMark/>
            <w:tcPrChange w:id="478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61308D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1019903</w:t>
            </w:r>
          </w:p>
        </w:tc>
        <w:tc>
          <w:tcPr>
            <w:tcW w:w="1077" w:type="dxa"/>
            <w:tcBorders>
              <w:top w:val="nil"/>
              <w:left w:val="nil"/>
              <w:bottom w:val="single" w:sz="4" w:space="0" w:color="ACB9CA"/>
              <w:right w:val="single" w:sz="4" w:space="0" w:color="ACB9CA"/>
            </w:tcBorders>
            <w:shd w:val="clear" w:color="000000" w:fill="FFFFFF"/>
            <w:noWrap/>
            <w:vAlign w:val="center"/>
            <w:hideMark/>
            <w:tcPrChange w:id="478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347509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184770</w:t>
            </w:r>
          </w:p>
        </w:tc>
        <w:tc>
          <w:tcPr>
            <w:tcW w:w="1077" w:type="dxa"/>
            <w:tcBorders>
              <w:top w:val="nil"/>
              <w:left w:val="nil"/>
              <w:bottom w:val="single" w:sz="4" w:space="0" w:color="ACB9CA"/>
              <w:right w:val="single" w:sz="4" w:space="0" w:color="ACB9CA"/>
            </w:tcBorders>
            <w:shd w:val="clear" w:color="000000" w:fill="FFFFFF"/>
            <w:noWrap/>
            <w:vAlign w:val="center"/>
            <w:hideMark/>
            <w:tcPrChange w:id="479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1EA751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1229202</w:t>
            </w:r>
          </w:p>
        </w:tc>
        <w:tc>
          <w:tcPr>
            <w:tcW w:w="1230" w:type="dxa"/>
            <w:tcBorders>
              <w:top w:val="nil"/>
              <w:left w:val="nil"/>
              <w:bottom w:val="single" w:sz="4" w:space="0" w:color="ACB9CA"/>
              <w:right w:val="single" w:sz="4" w:space="0" w:color="ACB9CA"/>
            </w:tcBorders>
            <w:shd w:val="clear" w:color="000000" w:fill="FFFFFF"/>
            <w:noWrap/>
            <w:vAlign w:val="center"/>
            <w:hideMark/>
            <w:tcPrChange w:id="479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A9A9F7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911CE0B" w14:textId="77777777" w:rsidTr="00BC68F6">
        <w:trPr>
          <w:trHeight w:val="300"/>
          <w:trPrChange w:id="479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79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16341D3"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Default Project Task 03</w:t>
            </w:r>
          </w:p>
        </w:tc>
        <w:tc>
          <w:tcPr>
            <w:tcW w:w="966" w:type="dxa"/>
            <w:tcBorders>
              <w:top w:val="nil"/>
              <w:left w:val="nil"/>
              <w:bottom w:val="single" w:sz="4" w:space="0" w:color="ACB9CA"/>
              <w:right w:val="single" w:sz="4" w:space="0" w:color="ACB9CA"/>
            </w:tcBorders>
            <w:shd w:val="clear" w:color="000000" w:fill="FFFFFF"/>
            <w:noWrap/>
            <w:vAlign w:val="center"/>
            <w:hideMark/>
            <w:tcPrChange w:id="479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37E131E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w:t>
            </w:r>
          </w:p>
        </w:tc>
        <w:tc>
          <w:tcPr>
            <w:tcW w:w="1299" w:type="dxa"/>
            <w:tcBorders>
              <w:top w:val="nil"/>
              <w:left w:val="nil"/>
              <w:bottom w:val="single" w:sz="4" w:space="0" w:color="ACB9CA"/>
              <w:right w:val="single" w:sz="4" w:space="0" w:color="ACB9CA"/>
            </w:tcBorders>
            <w:shd w:val="clear" w:color="000000" w:fill="FFFFFF"/>
            <w:noWrap/>
            <w:vAlign w:val="center"/>
            <w:hideMark/>
            <w:tcPrChange w:id="479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543C36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986210.83</w:t>
            </w:r>
          </w:p>
        </w:tc>
        <w:tc>
          <w:tcPr>
            <w:tcW w:w="1070" w:type="dxa"/>
            <w:tcBorders>
              <w:top w:val="nil"/>
              <w:left w:val="nil"/>
              <w:bottom w:val="single" w:sz="4" w:space="0" w:color="ACB9CA"/>
              <w:right w:val="single" w:sz="4" w:space="0" w:color="ACB9CA"/>
            </w:tcBorders>
            <w:shd w:val="clear" w:color="000000" w:fill="FFFFFF"/>
            <w:noWrap/>
            <w:vAlign w:val="center"/>
            <w:hideMark/>
            <w:tcPrChange w:id="479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3AD375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1020927</w:t>
            </w:r>
          </w:p>
        </w:tc>
        <w:tc>
          <w:tcPr>
            <w:tcW w:w="1070" w:type="dxa"/>
            <w:tcBorders>
              <w:top w:val="nil"/>
              <w:left w:val="nil"/>
              <w:bottom w:val="single" w:sz="4" w:space="0" w:color="ACB9CA"/>
              <w:right w:val="single" w:sz="4" w:space="0" w:color="ACB9CA"/>
            </w:tcBorders>
            <w:shd w:val="clear" w:color="000000" w:fill="FFFFFF"/>
            <w:noWrap/>
            <w:vAlign w:val="center"/>
            <w:hideMark/>
            <w:tcPrChange w:id="479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731D3E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1020927</w:t>
            </w:r>
          </w:p>
        </w:tc>
        <w:tc>
          <w:tcPr>
            <w:tcW w:w="1070" w:type="dxa"/>
            <w:tcBorders>
              <w:top w:val="nil"/>
              <w:left w:val="nil"/>
              <w:bottom w:val="single" w:sz="4" w:space="0" w:color="ACB9CA"/>
              <w:right w:val="single" w:sz="4" w:space="0" w:color="ACB9CA"/>
            </w:tcBorders>
            <w:shd w:val="clear" w:color="000000" w:fill="FFFFFF"/>
            <w:noWrap/>
            <w:vAlign w:val="center"/>
            <w:hideMark/>
            <w:tcPrChange w:id="479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D9B656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1020927</w:t>
            </w:r>
          </w:p>
        </w:tc>
        <w:tc>
          <w:tcPr>
            <w:tcW w:w="1077" w:type="dxa"/>
            <w:tcBorders>
              <w:top w:val="nil"/>
              <w:left w:val="nil"/>
              <w:bottom w:val="single" w:sz="4" w:space="0" w:color="ACB9CA"/>
              <w:right w:val="single" w:sz="4" w:space="0" w:color="ACB9CA"/>
            </w:tcBorders>
            <w:shd w:val="clear" w:color="000000" w:fill="FFFFFF"/>
            <w:noWrap/>
            <w:vAlign w:val="center"/>
            <w:hideMark/>
            <w:tcPrChange w:id="479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D8E703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936292</w:t>
            </w:r>
          </w:p>
        </w:tc>
        <w:tc>
          <w:tcPr>
            <w:tcW w:w="1077" w:type="dxa"/>
            <w:tcBorders>
              <w:top w:val="nil"/>
              <w:left w:val="nil"/>
              <w:bottom w:val="single" w:sz="4" w:space="0" w:color="ACB9CA"/>
              <w:right w:val="single" w:sz="4" w:space="0" w:color="ACB9CA"/>
            </w:tcBorders>
            <w:shd w:val="clear" w:color="000000" w:fill="FFFFFF"/>
            <w:noWrap/>
            <w:vAlign w:val="center"/>
            <w:hideMark/>
            <w:tcPrChange w:id="480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C72FC1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1085359</w:t>
            </w:r>
          </w:p>
        </w:tc>
        <w:tc>
          <w:tcPr>
            <w:tcW w:w="1230" w:type="dxa"/>
            <w:tcBorders>
              <w:top w:val="nil"/>
              <w:left w:val="nil"/>
              <w:bottom w:val="single" w:sz="4" w:space="0" w:color="ACB9CA"/>
              <w:right w:val="single" w:sz="4" w:space="0" w:color="ACB9CA"/>
            </w:tcBorders>
            <w:shd w:val="clear" w:color="000000" w:fill="FFFFFF"/>
            <w:noWrap/>
            <w:vAlign w:val="center"/>
            <w:hideMark/>
            <w:tcPrChange w:id="480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23DD49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58E4024C" w14:textId="77777777" w:rsidTr="00BC68F6">
        <w:trPr>
          <w:trHeight w:val="300"/>
          <w:trPrChange w:id="480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80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B1A5B88"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Empty project</w:t>
            </w:r>
          </w:p>
        </w:tc>
        <w:tc>
          <w:tcPr>
            <w:tcW w:w="966" w:type="dxa"/>
            <w:tcBorders>
              <w:top w:val="nil"/>
              <w:left w:val="nil"/>
              <w:bottom w:val="single" w:sz="4" w:space="0" w:color="ACB9CA"/>
              <w:right w:val="single" w:sz="4" w:space="0" w:color="ACB9CA"/>
            </w:tcBorders>
            <w:shd w:val="clear" w:color="000000" w:fill="FFFFFF"/>
            <w:noWrap/>
            <w:vAlign w:val="center"/>
            <w:hideMark/>
            <w:tcPrChange w:id="480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4D363A9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w:t>
            </w:r>
          </w:p>
        </w:tc>
        <w:tc>
          <w:tcPr>
            <w:tcW w:w="1299" w:type="dxa"/>
            <w:tcBorders>
              <w:top w:val="nil"/>
              <w:left w:val="nil"/>
              <w:bottom w:val="single" w:sz="4" w:space="0" w:color="ACB9CA"/>
              <w:right w:val="single" w:sz="4" w:space="0" w:color="ACB9CA"/>
            </w:tcBorders>
            <w:shd w:val="clear" w:color="000000" w:fill="FFFFFF"/>
            <w:noWrap/>
            <w:vAlign w:val="center"/>
            <w:hideMark/>
            <w:tcPrChange w:id="480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4725F9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578274.19</w:t>
            </w:r>
          </w:p>
        </w:tc>
        <w:tc>
          <w:tcPr>
            <w:tcW w:w="1070" w:type="dxa"/>
            <w:tcBorders>
              <w:top w:val="nil"/>
              <w:left w:val="nil"/>
              <w:bottom w:val="single" w:sz="4" w:space="0" w:color="ACB9CA"/>
              <w:right w:val="single" w:sz="4" w:space="0" w:color="ACB9CA"/>
            </w:tcBorders>
            <w:shd w:val="clear" w:color="000000" w:fill="FFFFFF"/>
            <w:noWrap/>
            <w:vAlign w:val="center"/>
            <w:hideMark/>
            <w:tcPrChange w:id="480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2C9E83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971263</w:t>
            </w:r>
          </w:p>
        </w:tc>
        <w:tc>
          <w:tcPr>
            <w:tcW w:w="1070" w:type="dxa"/>
            <w:tcBorders>
              <w:top w:val="nil"/>
              <w:left w:val="nil"/>
              <w:bottom w:val="single" w:sz="4" w:space="0" w:color="ACB9CA"/>
              <w:right w:val="single" w:sz="4" w:space="0" w:color="ACB9CA"/>
            </w:tcBorders>
            <w:shd w:val="clear" w:color="000000" w:fill="FFFFFF"/>
            <w:noWrap/>
            <w:vAlign w:val="center"/>
            <w:hideMark/>
            <w:tcPrChange w:id="480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6DD6C7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994815</w:t>
            </w:r>
          </w:p>
        </w:tc>
        <w:tc>
          <w:tcPr>
            <w:tcW w:w="1070" w:type="dxa"/>
            <w:tcBorders>
              <w:top w:val="nil"/>
              <w:left w:val="nil"/>
              <w:bottom w:val="single" w:sz="4" w:space="0" w:color="ACB9CA"/>
              <w:right w:val="single" w:sz="4" w:space="0" w:color="ACB9CA"/>
            </w:tcBorders>
            <w:shd w:val="clear" w:color="000000" w:fill="FFFFFF"/>
            <w:noWrap/>
            <w:vAlign w:val="center"/>
            <w:hideMark/>
            <w:tcPrChange w:id="480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796710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1042431</w:t>
            </w:r>
          </w:p>
        </w:tc>
        <w:tc>
          <w:tcPr>
            <w:tcW w:w="1077" w:type="dxa"/>
            <w:tcBorders>
              <w:top w:val="nil"/>
              <w:left w:val="nil"/>
              <w:bottom w:val="single" w:sz="4" w:space="0" w:color="ACB9CA"/>
              <w:right w:val="single" w:sz="4" w:space="0" w:color="ACB9CA"/>
            </w:tcBorders>
            <w:shd w:val="clear" w:color="000000" w:fill="FFFFFF"/>
            <w:noWrap/>
            <w:vAlign w:val="center"/>
            <w:hideMark/>
            <w:tcPrChange w:id="480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17A55E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136711</w:t>
            </w:r>
          </w:p>
        </w:tc>
        <w:tc>
          <w:tcPr>
            <w:tcW w:w="1077" w:type="dxa"/>
            <w:tcBorders>
              <w:top w:val="nil"/>
              <w:left w:val="nil"/>
              <w:bottom w:val="single" w:sz="4" w:space="0" w:color="ACB9CA"/>
              <w:right w:val="single" w:sz="4" w:space="0" w:color="ACB9CA"/>
            </w:tcBorders>
            <w:shd w:val="clear" w:color="000000" w:fill="FFFFFF"/>
            <w:noWrap/>
            <w:vAlign w:val="center"/>
            <w:hideMark/>
            <w:tcPrChange w:id="481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D3D981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1230066</w:t>
            </w:r>
          </w:p>
        </w:tc>
        <w:tc>
          <w:tcPr>
            <w:tcW w:w="1230" w:type="dxa"/>
            <w:tcBorders>
              <w:top w:val="nil"/>
              <w:left w:val="nil"/>
              <w:bottom w:val="single" w:sz="4" w:space="0" w:color="ACB9CA"/>
              <w:right w:val="single" w:sz="4" w:space="0" w:color="ACB9CA"/>
            </w:tcBorders>
            <w:shd w:val="clear" w:color="000000" w:fill="FFFFFF"/>
            <w:noWrap/>
            <w:vAlign w:val="center"/>
            <w:hideMark/>
            <w:tcPrChange w:id="481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F0188A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035D6726" w14:textId="77777777" w:rsidTr="00BC68F6">
        <w:trPr>
          <w:trHeight w:val="300"/>
          <w:trPrChange w:id="481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81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E390E14"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Project 02</w:t>
            </w:r>
          </w:p>
        </w:tc>
        <w:tc>
          <w:tcPr>
            <w:tcW w:w="966" w:type="dxa"/>
            <w:tcBorders>
              <w:top w:val="nil"/>
              <w:left w:val="nil"/>
              <w:bottom w:val="single" w:sz="4" w:space="0" w:color="ACB9CA"/>
              <w:right w:val="single" w:sz="4" w:space="0" w:color="ACB9CA"/>
            </w:tcBorders>
            <w:shd w:val="clear" w:color="000000" w:fill="FFFFFF"/>
            <w:noWrap/>
            <w:vAlign w:val="center"/>
            <w:hideMark/>
            <w:tcPrChange w:id="481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DDDE16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w:t>
            </w:r>
          </w:p>
        </w:tc>
        <w:tc>
          <w:tcPr>
            <w:tcW w:w="1299" w:type="dxa"/>
            <w:tcBorders>
              <w:top w:val="nil"/>
              <w:left w:val="nil"/>
              <w:bottom w:val="single" w:sz="4" w:space="0" w:color="ACB9CA"/>
              <w:right w:val="single" w:sz="4" w:space="0" w:color="ACB9CA"/>
            </w:tcBorders>
            <w:shd w:val="clear" w:color="000000" w:fill="FFFFFF"/>
            <w:noWrap/>
            <w:vAlign w:val="center"/>
            <w:hideMark/>
            <w:tcPrChange w:id="481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41CA82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787833.84</w:t>
            </w:r>
          </w:p>
        </w:tc>
        <w:tc>
          <w:tcPr>
            <w:tcW w:w="1070" w:type="dxa"/>
            <w:tcBorders>
              <w:top w:val="nil"/>
              <w:left w:val="nil"/>
              <w:bottom w:val="single" w:sz="4" w:space="0" w:color="ACB9CA"/>
              <w:right w:val="single" w:sz="4" w:space="0" w:color="ACB9CA"/>
            </w:tcBorders>
            <w:shd w:val="clear" w:color="000000" w:fill="FFFFFF"/>
            <w:noWrap/>
            <w:vAlign w:val="center"/>
            <w:hideMark/>
            <w:tcPrChange w:id="481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A6B86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1019391</w:t>
            </w:r>
          </w:p>
        </w:tc>
        <w:tc>
          <w:tcPr>
            <w:tcW w:w="1070" w:type="dxa"/>
            <w:tcBorders>
              <w:top w:val="nil"/>
              <w:left w:val="nil"/>
              <w:bottom w:val="single" w:sz="4" w:space="0" w:color="ACB9CA"/>
              <w:right w:val="single" w:sz="4" w:space="0" w:color="ACB9CA"/>
            </w:tcBorders>
            <w:shd w:val="clear" w:color="000000" w:fill="FFFFFF"/>
            <w:noWrap/>
            <w:vAlign w:val="center"/>
            <w:hideMark/>
            <w:tcPrChange w:id="481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A03AA0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1033215</w:t>
            </w:r>
          </w:p>
        </w:tc>
        <w:tc>
          <w:tcPr>
            <w:tcW w:w="1070" w:type="dxa"/>
            <w:tcBorders>
              <w:top w:val="nil"/>
              <w:left w:val="nil"/>
              <w:bottom w:val="single" w:sz="4" w:space="0" w:color="ACB9CA"/>
              <w:right w:val="single" w:sz="4" w:space="0" w:color="ACB9CA"/>
            </w:tcBorders>
            <w:shd w:val="clear" w:color="000000" w:fill="FFFFFF"/>
            <w:noWrap/>
            <w:vAlign w:val="center"/>
            <w:hideMark/>
            <w:tcPrChange w:id="481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99E6C3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1037311</w:t>
            </w:r>
          </w:p>
        </w:tc>
        <w:tc>
          <w:tcPr>
            <w:tcW w:w="1077" w:type="dxa"/>
            <w:tcBorders>
              <w:top w:val="nil"/>
              <w:left w:val="nil"/>
              <w:bottom w:val="single" w:sz="4" w:space="0" w:color="ACB9CA"/>
              <w:right w:val="single" w:sz="4" w:space="0" w:color="ACB9CA"/>
            </w:tcBorders>
            <w:shd w:val="clear" w:color="000000" w:fill="FFFFFF"/>
            <w:noWrap/>
            <w:vAlign w:val="center"/>
            <w:hideMark/>
            <w:tcPrChange w:id="481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DAA511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219588</w:t>
            </w:r>
          </w:p>
        </w:tc>
        <w:tc>
          <w:tcPr>
            <w:tcW w:w="1077" w:type="dxa"/>
            <w:tcBorders>
              <w:top w:val="nil"/>
              <w:left w:val="nil"/>
              <w:bottom w:val="single" w:sz="4" w:space="0" w:color="ACB9CA"/>
              <w:right w:val="single" w:sz="4" w:space="0" w:color="ACB9CA"/>
            </w:tcBorders>
            <w:shd w:val="clear" w:color="000000" w:fill="FFFFFF"/>
            <w:noWrap/>
            <w:vAlign w:val="center"/>
            <w:hideMark/>
            <w:tcPrChange w:id="482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9F6F59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1214574</w:t>
            </w:r>
          </w:p>
        </w:tc>
        <w:tc>
          <w:tcPr>
            <w:tcW w:w="1230" w:type="dxa"/>
            <w:tcBorders>
              <w:top w:val="nil"/>
              <w:left w:val="nil"/>
              <w:bottom w:val="single" w:sz="4" w:space="0" w:color="ACB9CA"/>
              <w:right w:val="single" w:sz="4" w:space="0" w:color="ACB9CA"/>
            </w:tcBorders>
            <w:shd w:val="clear" w:color="000000" w:fill="FFFFFF"/>
            <w:noWrap/>
            <w:vAlign w:val="center"/>
            <w:hideMark/>
            <w:tcPrChange w:id="482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23982D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7F1E33D7" w14:textId="77777777" w:rsidTr="00BC68F6">
        <w:trPr>
          <w:trHeight w:val="300"/>
          <w:trPrChange w:id="482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82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14AC5A4"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Project 03</w:t>
            </w:r>
          </w:p>
        </w:tc>
        <w:tc>
          <w:tcPr>
            <w:tcW w:w="966" w:type="dxa"/>
            <w:tcBorders>
              <w:top w:val="nil"/>
              <w:left w:val="nil"/>
              <w:bottom w:val="single" w:sz="4" w:space="0" w:color="ACB9CA"/>
              <w:right w:val="single" w:sz="4" w:space="0" w:color="ACB9CA"/>
            </w:tcBorders>
            <w:shd w:val="clear" w:color="000000" w:fill="FFFFFF"/>
            <w:noWrap/>
            <w:vAlign w:val="center"/>
            <w:hideMark/>
            <w:tcPrChange w:id="482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C8CFE3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w:t>
            </w:r>
          </w:p>
        </w:tc>
        <w:tc>
          <w:tcPr>
            <w:tcW w:w="1299" w:type="dxa"/>
            <w:tcBorders>
              <w:top w:val="nil"/>
              <w:left w:val="nil"/>
              <w:bottom w:val="single" w:sz="4" w:space="0" w:color="ACB9CA"/>
              <w:right w:val="single" w:sz="4" w:space="0" w:color="ACB9CA"/>
            </w:tcBorders>
            <w:shd w:val="clear" w:color="000000" w:fill="FFFFFF"/>
            <w:noWrap/>
            <w:vAlign w:val="center"/>
            <w:hideMark/>
            <w:tcPrChange w:id="482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80080E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1024162.5</w:t>
            </w:r>
          </w:p>
        </w:tc>
        <w:tc>
          <w:tcPr>
            <w:tcW w:w="1070" w:type="dxa"/>
            <w:tcBorders>
              <w:top w:val="nil"/>
              <w:left w:val="nil"/>
              <w:bottom w:val="single" w:sz="4" w:space="0" w:color="ACB9CA"/>
              <w:right w:val="single" w:sz="4" w:space="0" w:color="ACB9CA"/>
            </w:tcBorders>
            <w:shd w:val="clear" w:color="000000" w:fill="FFFFFF"/>
            <w:noWrap/>
            <w:vAlign w:val="center"/>
            <w:hideMark/>
            <w:tcPrChange w:id="482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65F103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970751</w:t>
            </w:r>
          </w:p>
        </w:tc>
        <w:tc>
          <w:tcPr>
            <w:tcW w:w="1070" w:type="dxa"/>
            <w:tcBorders>
              <w:top w:val="nil"/>
              <w:left w:val="nil"/>
              <w:bottom w:val="single" w:sz="4" w:space="0" w:color="ACB9CA"/>
              <w:right w:val="single" w:sz="4" w:space="0" w:color="ACB9CA"/>
            </w:tcBorders>
            <w:shd w:val="clear" w:color="000000" w:fill="FFFFFF"/>
            <w:noWrap/>
            <w:vAlign w:val="center"/>
            <w:hideMark/>
            <w:tcPrChange w:id="482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7FDDB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970751</w:t>
            </w:r>
          </w:p>
        </w:tc>
        <w:tc>
          <w:tcPr>
            <w:tcW w:w="1070" w:type="dxa"/>
            <w:tcBorders>
              <w:top w:val="nil"/>
              <w:left w:val="nil"/>
              <w:bottom w:val="single" w:sz="4" w:space="0" w:color="ACB9CA"/>
              <w:right w:val="single" w:sz="4" w:space="0" w:color="ACB9CA"/>
            </w:tcBorders>
            <w:shd w:val="clear" w:color="000000" w:fill="FFFFFF"/>
            <w:noWrap/>
            <w:vAlign w:val="center"/>
            <w:hideMark/>
            <w:tcPrChange w:id="482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0CA8B0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970751</w:t>
            </w:r>
          </w:p>
        </w:tc>
        <w:tc>
          <w:tcPr>
            <w:tcW w:w="1077" w:type="dxa"/>
            <w:tcBorders>
              <w:top w:val="nil"/>
              <w:left w:val="nil"/>
              <w:bottom w:val="single" w:sz="4" w:space="0" w:color="ACB9CA"/>
              <w:right w:val="single" w:sz="4" w:space="0" w:color="ACB9CA"/>
            </w:tcBorders>
            <w:shd w:val="clear" w:color="000000" w:fill="FFFFFF"/>
            <w:noWrap/>
            <w:vAlign w:val="center"/>
            <w:hideMark/>
            <w:tcPrChange w:id="482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544293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970355</w:t>
            </w:r>
          </w:p>
        </w:tc>
        <w:tc>
          <w:tcPr>
            <w:tcW w:w="1077" w:type="dxa"/>
            <w:tcBorders>
              <w:top w:val="nil"/>
              <w:left w:val="nil"/>
              <w:bottom w:val="single" w:sz="4" w:space="0" w:color="ACB9CA"/>
              <w:right w:val="single" w:sz="4" w:space="0" w:color="ACB9CA"/>
            </w:tcBorders>
            <w:shd w:val="clear" w:color="000000" w:fill="FFFFFF"/>
            <w:noWrap/>
            <w:vAlign w:val="center"/>
            <w:hideMark/>
            <w:tcPrChange w:id="483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2EDFA1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1077970</w:t>
            </w:r>
          </w:p>
        </w:tc>
        <w:tc>
          <w:tcPr>
            <w:tcW w:w="1230" w:type="dxa"/>
            <w:tcBorders>
              <w:top w:val="nil"/>
              <w:left w:val="nil"/>
              <w:bottom w:val="single" w:sz="4" w:space="0" w:color="ACB9CA"/>
              <w:right w:val="single" w:sz="4" w:space="0" w:color="ACB9CA"/>
            </w:tcBorders>
            <w:shd w:val="clear" w:color="000000" w:fill="FFFFFF"/>
            <w:noWrap/>
            <w:vAlign w:val="center"/>
            <w:hideMark/>
            <w:tcPrChange w:id="483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EA15A9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E6E22A9" w14:textId="77777777" w:rsidTr="00BC68F6">
        <w:trPr>
          <w:trHeight w:val="300"/>
          <w:trPrChange w:id="483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83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4B7B425"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 Project Task 02</w:t>
            </w:r>
          </w:p>
        </w:tc>
        <w:tc>
          <w:tcPr>
            <w:tcW w:w="966" w:type="dxa"/>
            <w:tcBorders>
              <w:top w:val="nil"/>
              <w:left w:val="nil"/>
              <w:bottom w:val="single" w:sz="4" w:space="0" w:color="ACB9CA"/>
              <w:right w:val="single" w:sz="4" w:space="0" w:color="ACB9CA"/>
            </w:tcBorders>
            <w:shd w:val="clear" w:color="000000" w:fill="FFFFFF"/>
            <w:noWrap/>
            <w:vAlign w:val="center"/>
            <w:hideMark/>
            <w:tcPrChange w:id="483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686BEC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w:t>
            </w:r>
          </w:p>
        </w:tc>
        <w:tc>
          <w:tcPr>
            <w:tcW w:w="1299" w:type="dxa"/>
            <w:tcBorders>
              <w:top w:val="nil"/>
              <w:left w:val="nil"/>
              <w:bottom w:val="single" w:sz="4" w:space="0" w:color="ACB9CA"/>
              <w:right w:val="single" w:sz="4" w:space="0" w:color="ACB9CA"/>
            </w:tcBorders>
            <w:shd w:val="clear" w:color="000000" w:fill="FFFFFF"/>
            <w:noWrap/>
            <w:vAlign w:val="center"/>
            <w:hideMark/>
            <w:tcPrChange w:id="483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A5232F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713049.3</w:t>
            </w:r>
          </w:p>
        </w:tc>
        <w:tc>
          <w:tcPr>
            <w:tcW w:w="1070" w:type="dxa"/>
            <w:tcBorders>
              <w:top w:val="nil"/>
              <w:left w:val="nil"/>
              <w:bottom w:val="single" w:sz="4" w:space="0" w:color="ACB9CA"/>
              <w:right w:val="single" w:sz="4" w:space="0" w:color="ACB9CA"/>
            </w:tcBorders>
            <w:shd w:val="clear" w:color="000000" w:fill="FFFFFF"/>
            <w:noWrap/>
            <w:vAlign w:val="center"/>
            <w:hideMark/>
            <w:tcPrChange w:id="483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E78D5B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Change w:id="483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CAB8D9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985087</w:t>
            </w:r>
          </w:p>
        </w:tc>
        <w:tc>
          <w:tcPr>
            <w:tcW w:w="1070" w:type="dxa"/>
            <w:tcBorders>
              <w:top w:val="nil"/>
              <w:left w:val="nil"/>
              <w:bottom w:val="single" w:sz="4" w:space="0" w:color="ACB9CA"/>
              <w:right w:val="single" w:sz="4" w:space="0" w:color="ACB9CA"/>
            </w:tcBorders>
            <w:shd w:val="clear" w:color="000000" w:fill="FFFFFF"/>
            <w:noWrap/>
            <w:vAlign w:val="center"/>
            <w:hideMark/>
            <w:tcPrChange w:id="483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C64D2D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985087</w:t>
            </w:r>
          </w:p>
        </w:tc>
        <w:tc>
          <w:tcPr>
            <w:tcW w:w="1077" w:type="dxa"/>
            <w:tcBorders>
              <w:top w:val="nil"/>
              <w:left w:val="nil"/>
              <w:bottom w:val="single" w:sz="4" w:space="0" w:color="ACB9CA"/>
              <w:right w:val="single" w:sz="4" w:space="0" w:color="ACB9CA"/>
            </w:tcBorders>
            <w:shd w:val="clear" w:color="000000" w:fill="FFFFFF"/>
            <w:noWrap/>
            <w:vAlign w:val="center"/>
            <w:hideMark/>
            <w:tcPrChange w:id="483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2F895C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195866</w:t>
            </w:r>
          </w:p>
        </w:tc>
        <w:tc>
          <w:tcPr>
            <w:tcW w:w="1077" w:type="dxa"/>
            <w:tcBorders>
              <w:top w:val="nil"/>
              <w:left w:val="nil"/>
              <w:bottom w:val="single" w:sz="4" w:space="0" w:color="ACB9CA"/>
              <w:right w:val="single" w:sz="4" w:space="0" w:color="ACB9CA"/>
            </w:tcBorders>
            <w:shd w:val="clear" w:color="000000" w:fill="FFFFFF"/>
            <w:noWrap/>
            <w:vAlign w:val="center"/>
            <w:hideMark/>
            <w:tcPrChange w:id="484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5961AC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1232521</w:t>
            </w:r>
          </w:p>
        </w:tc>
        <w:tc>
          <w:tcPr>
            <w:tcW w:w="1230" w:type="dxa"/>
            <w:tcBorders>
              <w:top w:val="nil"/>
              <w:left w:val="nil"/>
              <w:bottom w:val="single" w:sz="4" w:space="0" w:color="ACB9CA"/>
              <w:right w:val="single" w:sz="4" w:space="0" w:color="ACB9CA"/>
            </w:tcBorders>
            <w:shd w:val="clear" w:color="000000" w:fill="FFFFFF"/>
            <w:noWrap/>
            <w:vAlign w:val="center"/>
            <w:hideMark/>
            <w:tcPrChange w:id="484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A8F16E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29782999" w14:textId="77777777" w:rsidTr="00BC68F6">
        <w:trPr>
          <w:trHeight w:val="300"/>
          <w:trPrChange w:id="484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84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2349491"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w:t>
            </w:r>
          </w:p>
        </w:tc>
        <w:tc>
          <w:tcPr>
            <w:tcW w:w="966" w:type="dxa"/>
            <w:tcBorders>
              <w:top w:val="nil"/>
              <w:left w:val="nil"/>
              <w:bottom w:val="single" w:sz="4" w:space="0" w:color="ACB9CA"/>
              <w:right w:val="single" w:sz="4" w:space="0" w:color="ACB9CA"/>
            </w:tcBorders>
            <w:shd w:val="clear" w:color="000000" w:fill="FFFFFF"/>
            <w:noWrap/>
            <w:vAlign w:val="center"/>
            <w:hideMark/>
            <w:tcPrChange w:id="484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634837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w:t>
            </w:r>
          </w:p>
        </w:tc>
        <w:tc>
          <w:tcPr>
            <w:tcW w:w="1299" w:type="dxa"/>
            <w:tcBorders>
              <w:top w:val="nil"/>
              <w:left w:val="nil"/>
              <w:bottom w:val="single" w:sz="4" w:space="0" w:color="ACB9CA"/>
              <w:right w:val="single" w:sz="4" w:space="0" w:color="ACB9CA"/>
            </w:tcBorders>
            <w:shd w:val="clear" w:color="000000" w:fill="FFFFFF"/>
            <w:noWrap/>
            <w:vAlign w:val="center"/>
            <w:hideMark/>
            <w:tcPrChange w:id="484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7A3A78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6137688</w:t>
            </w:r>
          </w:p>
        </w:tc>
        <w:tc>
          <w:tcPr>
            <w:tcW w:w="1070" w:type="dxa"/>
            <w:tcBorders>
              <w:top w:val="nil"/>
              <w:left w:val="nil"/>
              <w:bottom w:val="single" w:sz="4" w:space="0" w:color="ACB9CA"/>
              <w:right w:val="single" w:sz="4" w:space="0" w:color="ACB9CA"/>
            </w:tcBorders>
            <w:shd w:val="clear" w:color="000000" w:fill="FFFFFF"/>
            <w:noWrap/>
            <w:vAlign w:val="center"/>
            <w:hideMark/>
            <w:tcPrChange w:id="484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C5E83D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noWrap/>
            <w:vAlign w:val="center"/>
            <w:hideMark/>
            <w:tcPrChange w:id="484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0F59A5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0" w:type="dxa"/>
            <w:tcBorders>
              <w:top w:val="nil"/>
              <w:left w:val="nil"/>
              <w:bottom w:val="single" w:sz="4" w:space="0" w:color="ACB9CA"/>
              <w:right w:val="single" w:sz="4" w:space="0" w:color="ACB9CA"/>
            </w:tcBorders>
            <w:shd w:val="clear" w:color="000000" w:fill="FFFFFF"/>
            <w:noWrap/>
            <w:vAlign w:val="center"/>
            <w:hideMark/>
            <w:tcPrChange w:id="484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92FBCE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c>
          <w:tcPr>
            <w:tcW w:w="1077" w:type="dxa"/>
            <w:tcBorders>
              <w:top w:val="nil"/>
              <w:left w:val="nil"/>
              <w:bottom w:val="single" w:sz="4" w:space="0" w:color="ACB9CA"/>
              <w:right w:val="single" w:sz="4" w:space="0" w:color="ACB9CA"/>
            </w:tcBorders>
            <w:shd w:val="clear" w:color="000000" w:fill="FFFFFF"/>
            <w:noWrap/>
            <w:vAlign w:val="center"/>
            <w:hideMark/>
            <w:tcPrChange w:id="484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76E989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6137688</w:t>
            </w:r>
          </w:p>
        </w:tc>
        <w:tc>
          <w:tcPr>
            <w:tcW w:w="1077" w:type="dxa"/>
            <w:tcBorders>
              <w:top w:val="nil"/>
              <w:left w:val="nil"/>
              <w:bottom w:val="single" w:sz="4" w:space="0" w:color="ACB9CA"/>
              <w:right w:val="single" w:sz="4" w:space="0" w:color="ACB9CA"/>
            </w:tcBorders>
            <w:shd w:val="clear" w:color="000000" w:fill="FFFFFF"/>
            <w:noWrap/>
            <w:vAlign w:val="center"/>
            <w:hideMark/>
            <w:tcPrChange w:id="485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8E105A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6137688</w:t>
            </w:r>
          </w:p>
        </w:tc>
        <w:tc>
          <w:tcPr>
            <w:tcW w:w="1230" w:type="dxa"/>
            <w:tcBorders>
              <w:top w:val="nil"/>
              <w:left w:val="nil"/>
              <w:bottom w:val="single" w:sz="4" w:space="0" w:color="ACB9CA"/>
              <w:right w:val="single" w:sz="4" w:space="0" w:color="ACB9CA"/>
            </w:tcBorders>
            <w:shd w:val="clear" w:color="000000" w:fill="FFFFFF"/>
            <w:noWrap/>
            <w:vAlign w:val="center"/>
            <w:hideMark/>
            <w:tcPrChange w:id="485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BA2392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5A81D3B" w14:textId="77777777" w:rsidTr="00BC68F6">
        <w:trPr>
          <w:trHeight w:val="300"/>
          <w:trPrChange w:id="485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85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1E0998B"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CompanyContact</w:t>
            </w:r>
          </w:p>
        </w:tc>
        <w:tc>
          <w:tcPr>
            <w:tcW w:w="966" w:type="dxa"/>
            <w:tcBorders>
              <w:top w:val="nil"/>
              <w:left w:val="nil"/>
              <w:bottom w:val="single" w:sz="4" w:space="0" w:color="ACB9CA"/>
              <w:right w:val="single" w:sz="4" w:space="0" w:color="ACB9CA"/>
            </w:tcBorders>
            <w:shd w:val="clear" w:color="000000" w:fill="FFFFFF"/>
            <w:noWrap/>
            <w:vAlign w:val="center"/>
            <w:hideMark/>
            <w:tcPrChange w:id="485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06F1D8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538</w:t>
            </w:r>
          </w:p>
        </w:tc>
        <w:tc>
          <w:tcPr>
            <w:tcW w:w="1299" w:type="dxa"/>
            <w:tcBorders>
              <w:top w:val="nil"/>
              <w:left w:val="nil"/>
              <w:bottom w:val="single" w:sz="4" w:space="0" w:color="ACB9CA"/>
              <w:right w:val="single" w:sz="4" w:space="0" w:color="ACB9CA"/>
            </w:tcBorders>
            <w:shd w:val="clear" w:color="000000" w:fill="FFFFFF"/>
            <w:noWrap/>
            <w:vAlign w:val="center"/>
            <w:hideMark/>
            <w:tcPrChange w:id="485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1CB6D3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446229.18</w:t>
            </w:r>
          </w:p>
        </w:tc>
        <w:tc>
          <w:tcPr>
            <w:tcW w:w="1070" w:type="dxa"/>
            <w:tcBorders>
              <w:top w:val="nil"/>
              <w:left w:val="nil"/>
              <w:bottom w:val="single" w:sz="4" w:space="0" w:color="ACB9CA"/>
              <w:right w:val="single" w:sz="4" w:space="0" w:color="ACB9CA"/>
            </w:tcBorders>
            <w:shd w:val="clear" w:color="000000" w:fill="FFFFFF"/>
            <w:noWrap/>
            <w:vAlign w:val="center"/>
            <w:hideMark/>
            <w:tcPrChange w:id="485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42A1D9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972986.5</w:t>
            </w:r>
          </w:p>
        </w:tc>
        <w:tc>
          <w:tcPr>
            <w:tcW w:w="1070" w:type="dxa"/>
            <w:tcBorders>
              <w:top w:val="nil"/>
              <w:left w:val="nil"/>
              <w:bottom w:val="single" w:sz="4" w:space="0" w:color="ACB9CA"/>
              <w:right w:val="single" w:sz="4" w:space="0" w:color="ACB9CA"/>
            </w:tcBorders>
            <w:shd w:val="clear" w:color="000000" w:fill="FFFFFF"/>
            <w:noWrap/>
            <w:vAlign w:val="center"/>
            <w:hideMark/>
            <w:tcPrChange w:id="485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EBEFE2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1006011</w:t>
            </w:r>
          </w:p>
        </w:tc>
        <w:tc>
          <w:tcPr>
            <w:tcW w:w="1070" w:type="dxa"/>
            <w:tcBorders>
              <w:top w:val="nil"/>
              <w:left w:val="nil"/>
              <w:bottom w:val="single" w:sz="4" w:space="0" w:color="ACB9CA"/>
              <w:right w:val="single" w:sz="4" w:space="0" w:color="ACB9CA"/>
            </w:tcBorders>
            <w:shd w:val="clear" w:color="000000" w:fill="FFFFFF"/>
            <w:noWrap/>
            <w:vAlign w:val="center"/>
            <w:hideMark/>
            <w:tcPrChange w:id="485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02A050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1026560</w:t>
            </w:r>
          </w:p>
        </w:tc>
        <w:tc>
          <w:tcPr>
            <w:tcW w:w="1077" w:type="dxa"/>
            <w:tcBorders>
              <w:top w:val="nil"/>
              <w:left w:val="nil"/>
              <w:bottom w:val="single" w:sz="4" w:space="0" w:color="ACB9CA"/>
              <w:right w:val="single" w:sz="4" w:space="0" w:color="ACB9CA"/>
            </w:tcBorders>
            <w:shd w:val="clear" w:color="000000" w:fill="FFFFFF"/>
            <w:noWrap/>
            <w:vAlign w:val="center"/>
            <w:hideMark/>
            <w:tcPrChange w:id="485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70EA63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22990</w:t>
            </w:r>
          </w:p>
        </w:tc>
        <w:tc>
          <w:tcPr>
            <w:tcW w:w="1077" w:type="dxa"/>
            <w:tcBorders>
              <w:top w:val="nil"/>
              <w:left w:val="nil"/>
              <w:bottom w:val="single" w:sz="4" w:space="0" w:color="ACB9CA"/>
              <w:right w:val="single" w:sz="4" w:space="0" w:color="ACB9CA"/>
            </w:tcBorders>
            <w:shd w:val="clear" w:color="000000" w:fill="FFFFFF"/>
            <w:noWrap/>
            <w:vAlign w:val="center"/>
            <w:hideMark/>
            <w:tcPrChange w:id="486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80A93C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1246045</w:t>
            </w:r>
          </w:p>
        </w:tc>
        <w:tc>
          <w:tcPr>
            <w:tcW w:w="1230" w:type="dxa"/>
            <w:tcBorders>
              <w:top w:val="nil"/>
              <w:left w:val="nil"/>
              <w:bottom w:val="single" w:sz="4" w:space="0" w:color="ACB9CA"/>
              <w:right w:val="single" w:sz="4" w:space="0" w:color="ACB9CA"/>
            </w:tcBorders>
            <w:shd w:val="clear" w:color="000000" w:fill="FFFFFF"/>
            <w:noWrap/>
            <w:vAlign w:val="center"/>
            <w:hideMark/>
            <w:tcPrChange w:id="486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8D4C57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05B8EF2A" w14:textId="77777777" w:rsidTr="00BC68F6">
        <w:trPr>
          <w:trHeight w:val="300"/>
          <w:trPrChange w:id="486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86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D76207F"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expense</w:t>
            </w:r>
          </w:p>
        </w:tc>
        <w:tc>
          <w:tcPr>
            <w:tcW w:w="966" w:type="dxa"/>
            <w:tcBorders>
              <w:top w:val="nil"/>
              <w:left w:val="nil"/>
              <w:bottom w:val="single" w:sz="4" w:space="0" w:color="ACB9CA"/>
              <w:right w:val="single" w:sz="4" w:space="0" w:color="ACB9CA"/>
            </w:tcBorders>
            <w:shd w:val="clear" w:color="000000" w:fill="FFFFFF"/>
            <w:noWrap/>
            <w:vAlign w:val="center"/>
            <w:hideMark/>
            <w:tcPrChange w:id="486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7C98D9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w:t>
            </w:r>
          </w:p>
        </w:tc>
        <w:tc>
          <w:tcPr>
            <w:tcW w:w="1299" w:type="dxa"/>
            <w:tcBorders>
              <w:top w:val="nil"/>
              <w:left w:val="nil"/>
              <w:bottom w:val="single" w:sz="4" w:space="0" w:color="ACB9CA"/>
              <w:right w:val="single" w:sz="4" w:space="0" w:color="ACB9CA"/>
            </w:tcBorders>
            <w:shd w:val="clear" w:color="000000" w:fill="FFFFFF"/>
            <w:noWrap/>
            <w:vAlign w:val="center"/>
            <w:hideMark/>
            <w:tcPrChange w:id="486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A49B19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967917.55</w:t>
            </w:r>
          </w:p>
        </w:tc>
        <w:tc>
          <w:tcPr>
            <w:tcW w:w="1070" w:type="dxa"/>
            <w:tcBorders>
              <w:top w:val="nil"/>
              <w:left w:val="nil"/>
              <w:bottom w:val="single" w:sz="4" w:space="0" w:color="ACB9CA"/>
              <w:right w:val="single" w:sz="4" w:space="0" w:color="ACB9CA"/>
            </w:tcBorders>
            <w:shd w:val="clear" w:color="000000" w:fill="FFFFFF"/>
            <w:noWrap/>
            <w:vAlign w:val="center"/>
            <w:hideMark/>
            <w:tcPrChange w:id="486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82F08F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Change w:id="486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F7778B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1034751</w:t>
            </w:r>
          </w:p>
        </w:tc>
        <w:tc>
          <w:tcPr>
            <w:tcW w:w="1070" w:type="dxa"/>
            <w:tcBorders>
              <w:top w:val="nil"/>
              <w:left w:val="nil"/>
              <w:bottom w:val="single" w:sz="4" w:space="0" w:color="ACB9CA"/>
              <w:right w:val="single" w:sz="4" w:space="0" w:color="ACB9CA"/>
            </w:tcBorders>
            <w:shd w:val="clear" w:color="000000" w:fill="FFFFFF"/>
            <w:noWrap/>
            <w:vAlign w:val="center"/>
            <w:hideMark/>
            <w:tcPrChange w:id="486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55E086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1034751</w:t>
            </w:r>
          </w:p>
        </w:tc>
        <w:tc>
          <w:tcPr>
            <w:tcW w:w="1077" w:type="dxa"/>
            <w:tcBorders>
              <w:top w:val="nil"/>
              <w:left w:val="nil"/>
              <w:bottom w:val="single" w:sz="4" w:space="0" w:color="ACB9CA"/>
              <w:right w:val="single" w:sz="4" w:space="0" w:color="ACB9CA"/>
            </w:tcBorders>
            <w:shd w:val="clear" w:color="000000" w:fill="FFFFFF"/>
            <w:noWrap/>
            <w:vAlign w:val="center"/>
            <w:hideMark/>
            <w:tcPrChange w:id="486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37512B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895196</w:t>
            </w:r>
          </w:p>
        </w:tc>
        <w:tc>
          <w:tcPr>
            <w:tcW w:w="1077" w:type="dxa"/>
            <w:tcBorders>
              <w:top w:val="nil"/>
              <w:left w:val="nil"/>
              <w:bottom w:val="single" w:sz="4" w:space="0" w:color="ACB9CA"/>
              <w:right w:val="single" w:sz="4" w:space="0" w:color="ACB9CA"/>
            </w:tcBorders>
            <w:shd w:val="clear" w:color="000000" w:fill="FFFFFF"/>
            <w:noWrap/>
            <w:vAlign w:val="center"/>
            <w:hideMark/>
            <w:tcPrChange w:id="487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D5AB76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1076716</w:t>
            </w:r>
          </w:p>
        </w:tc>
        <w:tc>
          <w:tcPr>
            <w:tcW w:w="1230" w:type="dxa"/>
            <w:tcBorders>
              <w:top w:val="nil"/>
              <w:left w:val="nil"/>
              <w:bottom w:val="single" w:sz="4" w:space="0" w:color="ACB9CA"/>
              <w:right w:val="single" w:sz="4" w:space="0" w:color="ACB9CA"/>
            </w:tcBorders>
            <w:shd w:val="clear" w:color="000000" w:fill="FFFFFF"/>
            <w:noWrap/>
            <w:vAlign w:val="center"/>
            <w:hideMark/>
            <w:tcPrChange w:id="487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C3B304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04D759C4" w14:textId="77777777" w:rsidTr="00BC68F6">
        <w:trPr>
          <w:trHeight w:val="300"/>
          <w:trPrChange w:id="487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87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2BBD508"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Expenses</w:t>
            </w:r>
          </w:p>
        </w:tc>
        <w:tc>
          <w:tcPr>
            <w:tcW w:w="966" w:type="dxa"/>
            <w:tcBorders>
              <w:top w:val="nil"/>
              <w:left w:val="nil"/>
              <w:bottom w:val="single" w:sz="4" w:space="0" w:color="ACB9CA"/>
              <w:right w:val="single" w:sz="4" w:space="0" w:color="ACB9CA"/>
            </w:tcBorders>
            <w:shd w:val="clear" w:color="000000" w:fill="FFFFFF"/>
            <w:noWrap/>
            <w:vAlign w:val="center"/>
            <w:hideMark/>
            <w:tcPrChange w:id="487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AE8654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422</w:t>
            </w:r>
          </w:p>
        </w:tc>
        <w:tc>
          <w:tcPr>
            <w:tcW w:w="1299" w:type="dxa"/>
            <w:tcBorders>
              <w:top w:val="nil"/>
              <w:left w:val="nil"/>
              <w:bottom w:val="single" w:sz="4" w:space="0" w:color="ACB9CA"/>
              <w:right w:val="single" w:sz="4" w:space="0" w:color="ACB9CA"/>
            </w:tcBorders>
            <w:shd w:val="clear" w:color="000000" w:fill="FFFFFF"/>
            <w:noWrap/>
            <w:vAlign w:val="center"/>
            <w:hideMark/>
            <w:tcPrChange w:id="487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08238A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399170.94</w:t>
            </w:r>
          </w:p>
        </w:tc>
        <w:tc>
          <w:tcPr>
            <w:tcW w:w="1070" w:type="dxa"/>
            <w:tcBorders>
              <w:top w:val="nil"/>
              <w:left w:val="nil"/>
              <w:bottom w:val="single" w:sz="4" w:space="0" w:color="ACB9CA"/>
              <w:right w:val="single" w:sz="4" w:space="0" w:color="ACB9CA"/>
            </w:tcBorders>
            <w:shd w:val="clear" w:color="000000" w:fill="FFFFFF"/>
            <w:noWrap/>
            <w:vAlign w:val="center"/>
            <w:hideMark/>
            <w:tcPrChange w:id="487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EC4FD3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946335.2</w:t>
            </w:r>
          </w:p>
        </w:tc>
        <w:tc>
          <w:tcPr>
            <w:tcW w:w="1070" w:type="dxa"/>
            <w:tcBorders>
              <w:top w:val="nil"/>
              <w:left w:val="nil"/>
              <w:bottom w:val="single" w:sz="4" w:space="0" w:color="ACB9CA"/>
              <w:right w:val="single" w:sz="4" w:space="0" w:color="ACB9CA"/>
            </w:tcBorders>
            <w:shd w:val="clear" w:color="000000" w:fill="FFFFFF"/>
            <w:noWrap/>
            <w:vAlign w:val="center"/>
            <w:hideMark/>
            <w:tcPrChange w:id="487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632316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976080.9</w:t>
            </w:r>
          </w:p>
        </w:tc>
        <w:tc>
          <w:tcPr>
            <w:tcW w:w="1070" w:type="dxa"/>
            <w:tcBorders>
              <w:top w:val="nil"/>
              <w:left w:val="nil"/>
              <w:bottom w:val="single" w:sz="4" w:space="0" w:color="ACB9CA"/>
              <w:right w:val="single" w:sz="4" w:space="0" w:color="ACB9CA"/>
            </w:tcBorders>
            <w:shd w:val="clear" w:color="000000" w:fill="FFFFFF"/>
            <w:noWrap/>
            <w:vAlign w:val="center"/>
            <w:hideMark/>
            <w:tcPrChange w:id="487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E9EB00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996084.1</w:t>
            </w:r>
          </w:p>
        </w:tc>
        <w:tc>
          <w:tcPr>
            <w:tcW w:w="1077" w:type="dxa"/>
            <w:tcBorders>
              <w:top w:val="nil"/>
              <w:left w:val="nil"/>
              <w:bottom w:val="single" w:sz="4" w:space="0" w:color="ACB9CA"/>
              <w:right w:val="single" w:sz="4" w:space="0" w:color="ACB9CA"/>
            </w:tcBorders>
            <w:shd w:val="clear" w:color="000000" w:fill="FFFFFF"/>
            <w:noWrap/>
            <w:vAlign w:val="center"/>
            <w:hideMark/>
            <w:tcPrChange w:id="487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8D32A4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30231</w:t>
            </w:r>
          </w:p>
        </w:tc>
        <w:tc>
          <w:tcPr>
            <w:tcW w:w="1077" w:type="dxa"/>
            <w:tcBorders>
              <w:top w:val="nil"/>
              <w:left w:val="nil"/>
              <w:bottom w:val="single" w:sz="4" w:space="0" w:color="ACB9CA"/>
              <w:right w:val="single" w:sz="4" w:space="0" w:color="ACB9CA"/>
            </w:tcBorders>
            <w:shd w:val="clear" w:color="000000" w:fill="FFFFFF"/>
            <w:noWrap/>
            <w:vAlign w:val="center"/>
            <w:hideMark/>
            <w:tcPrChange w:id="488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809885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1243957</w:t>
            </w:r>
          </w:p>
        </w:tc>
        <w:tc>
          <w:tcPr>
            <w:tcW w:w="1230" w:type="dxa"/>
            <w:tcBorders>
              <w:top w:val="nil"/>
              <w:left w:val="nil"/>
              <w:bottom w:val="single" w:sz="4" w:space="0" w:color="ACB9CA"/>
              <w:right w:val="single" w:sz="4" w:space="0" w:color="ACB9CA"/>
            </w:tcBorders>
            <w:shd w:val="clear" w:color="000000" w:fill="FFFFFF"/>
            <w:noWrap/>
            <w:vAlign w:val="center"/>
            <w:hideMark/>
            <w:tcPrChange w:id="488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0C01AF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8.77%</w:t>
            </w:r>
          </w:p>
        </w:tc>
      </w:tr>
      <w:tr w:rsidR="00FC3BDD" w:rsidRPr="00C47FE2" w14:paraId="2971CCB5" w14:textId="77777777" w:rsidTr="00BC68F6">
        <w:trPr>
          <w:trHeight w:val="300"/>
          <w:trPrChange w:id="488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88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49B541F"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Contact</w:t>
            </w:r>
          </w:p>
        </w:tc>
        <w:tc>
          <w:tcPr>
            <w:tcW w:w="966" w:type="dxa"/>
            <w:tcBorders>
              <w:top w:val="nil"/>
              <w:left w:val="nil"/>
              <w:bottom w:val="single" w:sz="4" w:space="0" w:color="ACB9CA"/>
              <w:right w:val="single" w:sz="4" w:space="0" w:color="ACB9CA"/>
            </w:tcBorders>
            <w:shd w:val="clear" w:color="000000" w:fill="FFFFFF"/>
            <w:noWrap/>
            <w:vAlign w:val="center"/>
            <w:hideMark/>
            <w:tcPrChange w:id="488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5F711A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w:t>
            </w:r>
          </w:p>
        </w:tc>
        <w:tc>
          <w:tcPr>
            <w:tcW w:w="1299" w:type="dxa"/>
            <w:tcBorders>
              <w:top w:val="nil"/>
              <w:left w:val="nil"/>
              <w:bottom w:val="single" w:sz="4" w:space="0" w:color="ACB9CA"/>
              <w:right w:val="single" w:sz="4" w:space="0" w:color="ACB9CA"/>
            </w:tcBorders>
            <w:shd w:val="clear" w:color="000000" w:fill="FFFFFF"/>
            <w:noWrap/>
            <w:vAlign w:val="center"/>
            <w:hideMark/>
            <w:tcPrChange w:id="488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26C750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534245.61</w:t>
            </w:r>
          </w:p>
        </w:tc>
        <w:tc>
          <w:tcPr>
            <w:tcW w:w="1070" w:type="dxa"/>
            <w:tcBorders>
              <w:top w:val="nil"/>
              <w:left w:val="nil"/>
              <w:bottom w:val="single" w:sz="4" w:space="0" w:color="ACB9CA"/>
              <w:right w:val="single" w:sz="4" w:space="0" w:color="ACB9CA"/>
            </w:tcBorders>
            <w:shd w:val="clear" w:color="000000" w:fill="FFFFFF"/>
            <w:noWrap/>
            <w:vAlign w:val="center"/>
            <w:hideMark/>
            <w:tcPrChange w:id="488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5D26D1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957439</w:t>
            </w:r>
          </w:p>
        </w:tc>
        <w:tc>
          <w:tcPr>
            <w:tcW w:w="1070" w:type="dxa"/>
            <w:tcBorders>
              <w:top w:val="nil"/>
              <w:left w:val="nil"/>
              <w:bottom w:val="single" w:sz="4" w:space="0" w:color="ACB9CA"/>
              <w:right w:val="single" w:sz="4" w:space="0" w:color="ACB9CA"/>
            </w:tcBorders>
            <w:shd w:val="clear" w:color="000000" w:fill="FFFFFF"/>
            <w:noWrap/>
            <w:vAlign w:val="center"/>
            <w:hideMark/>
            <w:tcPrChange w:id="488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4AF627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993279</w:t>
            </w:r>
          </w:p>
        </w:tc>
        <w:tc>
          <w:tcPr>
            <w:tcW w:w="1070" w:type="dxa"/>
            <w:tcBorders>
              <w:top w:val="nil"/>
              <w:left w:val="nil"/>
              <w:bottom w:val="single" w:sz="4" w:space="0" w:color="ACB9CA"/>
              <w:right w:val="single" w:sz="4" w:space="0" w:color="ACB9CA"/>
            </w:tcBorders>
            <w:shd w:val="clear" w:color="000000" w:fill="FFFFFF"/>
            <w:noWrap/>
            <w:vAlign w:val="center"/>
            <w:hideMark/>
            <w:tcPrChange w:id="488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760828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1009663</w:t>
            </w:r>
          </w:p>
        </w:tc>
        <w:tc>
          <w:tcPr>
            <w:tcW w:w="1077" w:type="dxa"/>
            <w:tcBorders>
              <w:top w:val="nil"/>
              <w:left w:val="nil"/>
              <w:bottom w:val="single" w:sz="4" w:space="0" w:color="ACB9CA"/>
              <w:right w:val="single" w:sz="4" w:space="0" w:color="ACB9CA"/>
            </w:tcBorders>
            <w:shd w:val="clear" w:color="000000" w:fill="FFFFFF"/>
            <w:noWrap/>
            <w:vAlign w:val="center"/>
            <w:hideMark/>
            <w:tcPrChange w:id="488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C7B9FE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101777</w:t>
            </w:r>
          </w:p>
        </w:tc>
        <w:tc>
          <w:tcPr>
            <w:tcW w:w="1077" w:type="dxa"/>
            <w:tcBorders>
              <w:top w:val="nil"/>
              <w:left w:val="nil"/>
              <w:bottom w:val="single" w:sz="4" w:space="0" w:color="ACB9CA"/>
              <w:right w:val="single" w:sz="4" w:space="0" w:color="ACB9CA"/>
            </w:tcBorders>
            <w:shd w:val="clear" w:color="000000" w:fill="FFFFFF"/>
            <w:noWrap/>
            <w:vAlign w:val="center"/>
            <w:hideMark/>
            <w:tcPrChange w:id="489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DB313B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1246824</w:t>
            </w:r>
          </w:p>
        </w:tc>
        <w:tc>
          <w:tcPr>
            <w:tcW w:w="1230" w:type="dxa"/>
            <w:tcBorders>
              <w:top w:val="nil"/>
              <w:left w:val="nil"/>
              <w:bottom w:val="single" w:sz="4" w:space="0" w:color="ACB9CA"/>
              <w:right w:val="single" w:sz="4" w:space="0" w:color="ACB9CA"/>
            </w:tcBorders>
            <w:shd w:val="clear" w:color="000000" w:fill="FFFFFF"/>
            <w:noWrap/>
            <w:vAlign w:val="center"/>
            <w:hideMark/>
            <w:tcPrChange w:id="489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A097FA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3A243E2" w14:textId="77777777" w:rsidTr="00BC68F6">
        <w:trPr>
          <w:trHeight w:val="300"/>
          <w:trPrChange w:id="489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89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DC6FC58"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Empty project</w:t>
            </w:r>
          </w:p>
        </w:tc>
        <w:tc>
          <w:tcPr>
            <w:tcW w:w="966" w:type="dxa"/>
            <w:tcBorders>
              <w:top w:val="nil"/>
              <w:left w:val="nil"/>
              <w:bottom w:val="single" w:sz="4" w:space="0" w:color="ACB9CA"/>
              <w:right w:val="single" w:sz="4" w:space="0" w:color="ACB9CA"/>
            </w:tcBorders>
            <w:shd w:val="clear" w:color="000000" w:fill="FFFFFF"/>
            <w:noWrap/>
            <w:vAlign w:val="center"/>
            <w:hideMark/>
            <w:tcPrChange w:id="489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5CB857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65</w:t>
            </w:r>
          </w:p>
        </w:tc>
        <w:tc>
          <w:tcPr>
            <w:tcW w:w="1299" w:type="dxa"/>
            <w:tcBorders>
              <w:top w:val="nil"/>
              <w:left w:val="nil"/>
              <w:bottom w:val="single" w:sz="4" w:space="0" w:color="ACB9CA"/>
              <w:right w:val="single" w:sz="4" w:space="0" w:color="ACB9CA"/>
            </w:tcBorders>
            <w:shd w:val="clear" w:color="000000" w:fill="FFFFFF"/>
            <w:noWrap/>
            <w:vAlign w:val="center"/>
            <w:hideMark/>
            <w:tcPrChange w:id="489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BCC541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551944.57</w:t>
            </w:r>
          </w:p>
        </w:tc>
        <w:tc>
          <w:tcPr>
            <w:tcW w:w="1070" w:type="dxa"/>
            <w:tcBorders>
              <w:top w:val="nil"/>
              <w:left w:val="nil"/>
              <w:bottom w:val="single" w:sz="4" w:space="0" w:color="ACB9CA"/>
              <w:right w:val="single" w:sz="4" w:space="0" w:color="ACB9CA"/>
            </w:tcBorders>
            <w:shd w:val="clear" w:color="000000" w:fill="FFFFFF"/>
            <w:noWrap/>
            <w:vAlign w:val="center"/>
            <w:hideMark/>
            <w:tcPrChange w:id="489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8C1D33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982015</w:t>
            </w:r>
          </w:p>
        </w:tc>
        <w:tc>
          <w:tcPr>
            <w:tcW w:w="1070" w:type="dxa"/>
            <w:tcBorders>
              <w:top w:val="nil"/>
              <w:left w:val="nil"/>
              <w:bottom w:val="single" w:sz="4" w:space="0" w:color="ACB9CA"/>
              <w:right w:val="single" w:sz="4" w:space="0" w:color="ACB9CA"/>
            </w:tcBorders>
            <w:shd w:val="clear" w:color="000000" w:fill="FFFFFF"/>
            <w:noWrap/>
            <w:vAlign w:val="center"/>
            <w:hideMark/>
            <w:tcPrChange w:id="489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ED1947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987135</w:t>
            </w:r>
          </w:p>
        </w:tc>
        <w:tc>
          <w:tcPr>
            <w:tcW w:w="1070" w:type="dxa"/>
            <w:tcBorders>
              <w:top w:val="nil"/>
              <w:left w:val="nil"/>
              <w:bottom w:val="single" w:sz="4" w:space="0" w:color="ACB9CA"/>
              <w:right w:val="single" w:sz="4" w:space="0" w:color="ACB9CA"/>
            </w:tcBorders>
            <w:shd w:val="clear" w:color="000000" w:fill="FFFFFF"/>
            <w:noWrap/>
            <w:vAlign w:val="center"/>
            <w:hideMark/>
            <w:tcPrChange w:id="489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9387F4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993791</w:t>
            </w:r>
          </w:p>
        </w:tc>
        <w:tc>
          <w:tcPr>
            <w:tcW w:w="1077" w:type="dxa"/>
            <w:tcBorders>
              <w:top w:val="nil"/>
              <w:left w:val="nil"/>
              <w:bottom w:val="single" w:sz="4" w:space="0" w:color="ACB9CA"/>
              <w:right w:val="single" w:sz="4" w:space="0" w:color="ACB9CA"/>
            </w:tcBorders>
            <w:shd w:val="clear" w:color="000000" w:fill="FFFFFF"/>
            <w:noWrap/>
            <w:vAlign w:val="center"/>
            <w:hideMark/>
            <w:tcPrChange w:id="489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776B01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129820</w:t>
            </w:r>
          </w:p>
        </w:tc>
        <w:tc>
          <w:tcPr>
            <w:tcW w:w="1077" w:type="dxa"/>
            <w:tcBorders>
              <w:top w:val="nil"/>
              <w:left w:val="nil"/>
              <w:bottom w:val="single" w:sz="4" w:space="0" w:color="ACB9CA"/>
              <w:right w:val="single" w:sz="4" w:space="0" w:color="ACB9CA"/>
            </w:tcBorders>
            <w:shd w:val="clear" w:color="000000" w:fill="FFFFFF"/>
            <w:noWrap/>
            <w:vAlign w:val="center"/>
            <w:hideMark/>
            <w:tcPrChange w:id="490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F4F17A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1236219</w:t>
            </w:r>
          </w:p>
        </w:tc>
        <w:tc>
          <w:tcPr>
            <w:tcW w:w="1230" w:type="dxa"/>
            <w:tcBorders>
              <w:top w:val="nil"/>
              <w:left w:val="nil"/>
              <w:bottom w:val="single" w:sz="4" w:space="0" w:color="ACB9CA"/>
              <w:right w:val="single" w:sz="4" w:space="0" w:color="ACB9CA"/>
            </w:tcBorders>
            <w:shd w:val="clear" w:color="000000" w:fill="FFFFFF"/>
            <w:noWrap/>
            <w:vAlign w:val="center"/>
            <w:hideMark/>
            <w:tcPrChange w:id="490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84B810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4.62%</w:t>
            </w:r>
          </w:p>
        </w:tc>
      </w:tr>
      <w:tr w:rsidR="00FC3BDD" w:rsidRPr="00C47FE2" w14:paraId="6EB479B7" w14:textId="77777777" w:rsidTr="00BC68F6">
        <w:trPr>
          <w:trHeight w:val="300"/>
          <w:trPrChange w:id="490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90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3131A7A"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Project 02</w:t>
            </w:r>
          </w:p>
        </w:tc>
        <w:tc>
          <w:tcPr>
            <w:tcW w:w="966" w:type="dxa"/>
            <w:tcBorders>
              <w:top w:val="nil"/>
              <w:left w:val="nil"/>
              <w:bottom w:val="single" w:sz="4" w:space="0" w:color="ACB9CA"/>
              <w:right w:val="single" w:sz="4" w:space="0" w:color="ACB9CA"/>
            </w:tcBorders>
            <w:shd w:val="clear" w:color="000000" w:fill="FFFFFF"/>
            <w:noWrap/>
            <w:vAlign w:val="center"/>
            <w:hideMark/>
            <w:tcPrChange w:id="490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EEBB14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w:t>
            </w:r>
          </w:p>
        </w:tc>
        <w:tc>
          <w:tcPr>
            <w:tcW w:w="1299" w:type="dxa"/>
            <w:tcBorders>
              <w:top w:val="nil"/>
              <w:left w:val="nil"/>
              <w:bottom w:val="single" w:sz="4" w:space="0" w:color="ACB9CA"/>
              <w:right w:val="single" w:sz="4" w:space="0" w:color="ACB9CA"/>
            </w:tcBorders>
            <w:shd w:val="clear" w:color="000000" w:fill="FFFFFF"/>
            <w:noWrap/>
            <w:vAlign w:val="center"/>
            <w:hideMark/>
            <w:tcPrChange w:id="490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2FDE84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632992.48</w:t>
            </w:r>
          </w:p>
        </w:tc>
        <w:tc>
          <w:tcPr>
            <w:tcW w:w="1070" w:type="dxa"/>
            <w:tcBorders>
              <w:top w:val="nil"/>
              <w:left w:val="nil"/>
              <w:bottom w:val="single" w:sz="4" w:space="0" w:color="ACB9CA"/>
              <w:right w:val="single" w:sz="4" w:space="0" w:color="ACB9CA"/>
            </w:tcBorders>
            <w:shd w:val="clear" w:color="000000" w:fill="FFFFFF"/>
            <w:noWrap/>
            <w:vAlign w:val="center"/>
            <w:hideMark/>
            <w:tcPrChange w:id="490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1C40D9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1013759</w:t>
            </w:r>
          </w:p>
        </w:tc>
        <w:tc>
          <w:tcPr>
            <w:tcW w:w="1070" w:type="dxa"/>
            <w:tcBorders>
              <w:top w:val="nil"/>
              <w:left w:val="nil"/>
              <w:bottom w:val="single" w:sz="4" w:space="0" w:color="ACB9CA"/>
              <w:right w:val="single" w:sz="4" w:space="0" w:color="ACB9CA"/>
            </w:tcBorders>
            <w:shd w:val="clear" w:color="000000" w:fill="FFFFFF"/>
            <w:noWrap/>
            <w:vAlign w:val="center"/>
            <w:hideMark/>
            <w:tcPrChange w:id="490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94AE72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1022463</w:t>
            </w:r>
          </w:p>
        </w:tc>
        <w:tc>
          <w:tcPr>
            <w:tcW w:w="1070" w:type="dxa"/>
            <w:tcBorders>
              <w:top w:val="nil"/>
              <w:left w:val="nil"/>
              <w:bottom w:val="single" w:sz="4" w:space="0" w:color="ACB9CA"/>
              <w:right w:val="single" w:sz="4" w:space="0" w:color="ACB9CA"/>
            </w:tcBorders>
            <w:shd w:val="clear" w:color="000000" w:fill="FFFFFF"/>
            <w:noWrap/>
            <w:vAlign w:val="center"/>
            <w:hideMark/>
            <w:tcPrChange w:id="490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9926F9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1035775</w:t>
            </w:r>
          </w:p>
        </w:tc>
        <w:tc>
          <w:tcPr>
            <w:tcW w:w="1077" w:type="dxa"/>
            <w:tcBorders>
              <w:top w:val="nil"/>
              <w:left w:val="nil"/>
              <w:bottom w:val="single" w:sz="4" w:space="0" w:color="ACB9CA"/>
              <w:right w:val="single" w:sz="4" w:space="0" w:color="ACB9CA"/>
            </w:tcBorders>
            <w:shd w:val="clear" w:color="000000" w:fill="FFFFFF"/>
            <w:noWrap/>
            <w:vAlign w:val="center"/>
            <w:hideMark/>
            <w:tcPrChange w:id="490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1D035C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135881</w:t>
            </w:r>
          </w:p>
        </w:tc>
        <w:tc>
          <w:tcPr>
            <w:tcW w:w="1077" w:type="dxa"/>
            <w:tcBorders>
              <w:top w:val="nil"/>
              <w:left w:val="nil"/>
              <w:bottom w:val="single" w:sz="4" w:space="0" w:color="ACB9CA"/>
              <w:right w:val="single" w:sz="4" w:space="0" w:color="ACB9CA"/>
            </w:tcBorders>
            <w:shd w:val="clear" w:color="000000" w:fill="FFFFFF"/>
            <w:noWrap/>
            <w:vAlign w:val="center"/>
            <w:hideMark/>
            <w:tcPrChange w:id="491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BABA3B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1232487</w:t>
            </w:r>
          </w:p>
        </w:tc>
        <w:tc>
          <w:tcPr>
            <w:tcW w:w="1230" w:type="dxa"/>
            <w:tcBorders>
              <w:top w:val="nil"/>
              <w:left w:val="nil"/>
              <w:bottom w:val="single" w:sz="4" w:space="0" w:color="ACB9CA"/>
              <w:right w:val="single" w:sz="4" w:space="0" w:color="ACB9CA"/>
            </w:tcBorders>
            <w:shd w:val="clear" w:color="000000" w:fill="FFFFFF"/>
            <w:noWrap/>
            <w:vAlign w:val="center"/>
            <w:hideMark/>
            <w:tcPrChange w:id="491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2B401C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0D7DA07" w14:textId="77777777" w:rsidTr="00BC68F6">
        <w:trPr>
          <w:trHeight w:val="300"/>
          <w:trPrChange w:id="491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91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CAE668E"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Project 03</w:t>
            </w:r>
          </w:p>
        </w:tc>
        <w:tc>
          <w:tcPr>
            <w:tcW w:w="966" w:type="dxa"/>
            <w:tcBorders>
              <w:top w:val="nil"/>
              <w:left w:val="nil"/>
              <w:bottom w:val="single" w:sz="4" w:space="0" w:color="ACB9CA"/>
              <w:right w:val="single" w:sz="4" w:space="0" w:color="ACB9CA"/>
            </w:tcBorders>
            <w:shd w:val="clear" w:color="000000" w:fill="FFFFFF"/>
            <w:noWrap/>
            <w:vAlign w:val="center"/>
            <w:hideMark/>
            <w:tcPrChange w:id="491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9A11FD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w:t>
            </w:r>
          </w:p>
        </w:tc>
        <w:tc>
          <w:tcPr>
            <w:tcW w:w="1299" w:type="dxa"/>
            <w:tcBorders>
              <w:top w:val="nil"/>
              <w:left w:val="nil"/>
              <w:bottom w:val="single" w:sz="4" w:space="0" w:color="ACB9CA"/>
              <w:right w:val="single" w:sz="4" w:space="0" w:color="ACB9CA"/>
            </w:tcBorders>
            <w:shd w:val="clear" w:color="000000" w:fill="FFFFFF"/>
            <w:noWrap/>
            <w:vAlign w:val="center"/>
            <w:hideMark/>
            <w:tcPrChange w:id="491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54F552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806509.73</w:t>
            </w:r>
          </w:p>
        </w:tc>
        <w:tc>
          <w:tcPr>
            <w:tcW w:w="1070" w:type="dxa"/>
            <w:tcBorders>
              <w:top w:val="nil"/>
              <w:left w:val="nil"/>
              <w:bottom w:val="single" w:sz="4" w:space="0" w:color="ACB9CA"/>
              <w:right w:val="single" w:sz="4" w:space="0" w:color="ACB9CA"/>
            </w:tcBorders>
            <w:shd w:val="clear" w:color="000000" w:fill="FFFFFF"/>
            <w:noWrap/>
            <w:vAlign w:val="center"/>
            <w:hideMark/>
            <w:tcPrChange w:id="491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F83393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Change w:id="491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836268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983039</w:t>
            </w:r>
          </w:p>
        </w:tc>
        <w:tc>
          <w:tcPr>
            <w:tcW w:w="1070" w:type="dxa"/>
            <w:tcBorders>
              <w:top w:val="nil"/>
              <w:left w:val="nil"/>
              <w:bottom w:val="single" w:sz="4" w:space="0" w:color="ACB9CA"/>
              <w:right w:val="single" w:sz="4" w:space="0" w:color="ACB9CA"/>
            </w:tcBorders>
            <w:shd w:val="clear" w:color="000000" w:fill="FFFFFF"/>
            <w:noWrap/>
            <w:vAlign w:val="center"/>
            <w:hideMark/>
            <w:tcPrChange w:id="491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071E4F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1020415</w:t>
            </w:r>
          </w:p>
        </w:tc>
        <w:tc>
          <w:tcPr>
            <w:tcW w:w="1077" w:type="dxa"/>
            <w:tcBorders>
              <w:top w:val="nil"/>
              <w:left w:val="nil"/>
              <w:bottom w:val="single" w:sz="4" w:space="0" w:color="ACB9CA"/>
              <w:right w:val="single" w:sz="4" w:space="0" w:color="ACB9CA"/>
            </w:tcBorders>
            <w:shd w:val="clear" w:color="000000" w:fill="FFFFFF"/>
            <w:noWrap/>
            <w:vAlign w:val="center"/>
            <w:hideMark/>
            <w:tcPrChange w:id="491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C688C6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230071</w:t>
            </w:r>
          </w:p>
        </w:tc>
        <w:tc>
          <w:tcPr>
            <w:tcW w:w="1077" w:type="dxa"/>
            <w:tcBorders>
              <w:top w:val="nil"/>
              <w:left w:val="nil"/>
              <w:bottom w:val="single" w:sz="4" w:space="0" w:color="ACB9CA"/>
              <w:right w:val="single" w:sz="4" w:space="0" w:color="ACB9CA"/>
            </w:tcBorders>
            <w:shd w:val="clear" w:color="000000" w:fill="FFFFFF"/>
            <w:noWrap/>
            <w:vAlign w:val="center"/>
            <w:hideMark/>
            <w:tcPrChange w:id="492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1DE19C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1191214</w:t>
            </w:r>
          </w:p>
        </w:tc>
        <w:tc>
          <w:tcPr>
            <w:tcW w:w="1230" w:type="dxa"/>
            <w:tcBorders>
              <w:top w:val="nil"/>
              <w:left w:val="nil"/>
              <w:bottom w:val="single" w:sz="4" w:space="0" w:color="ACB9CA"/>
              <w:right w:val="single" w:sz="4" w:space="0" w:color="ACB9CA"/>
            </w:tcBorders>
            <w:shd w:val="clear" w:color="000000" w:fill="FFFFFF"/>
            <w:noWrap/>
            <w:vAlign w:val="center"/>
            <w:hideMark/>
            <w:tcPrChange w:id="492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08F345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EBF5498" w14:textId="77777777" w:rsidTr="00BC68F6">
        <w:trPr>
          <w:trHeight w:val="300"/>
          <w:trPrChange w:id="492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92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3D41217"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Invoice for Sale</w:t>
            </w:r>
          </w:p>
        </w:tc>
        <w:tc>
          <w:tcPr>
            <w:tcW w:w="966" w:type="dxa"/>
            <w:tcBorders>
              <w:top w:val="nil"/>
              <w:left w:val="nil"/>
              <w:bottom w:val="single" w:sz="4" w:space="0" w:color="ACB9CA"/>
              <w:right w:val="single" w:sz="4" w:space="0" w:color="ACB9CA"/>
            </w:tcBorders>
            <w:shd w:val="clear" w:color="000000" w:fill="FFFFFF"/>
            <w:noWrap/>
            <w:vAlign w:val="center"/>
            <w:hideMark/>
            <w:tcPrChange w:id="492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9C6C42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83</w:t>
            </w:r>
          </w:p>
        </w:tc>
        <w:tc>
          <w:tcPr>
            <w:tcW w:w="1299" w:type="dxa"/>
            <w:tcBorders>
              <w:top w:val="nil"/>
              <w:left w:val="nil"/>
              <w:bottom w:val="single" w:sz="4" w:space="0" w:color="ACB9CA"/>
              <w:right w:val="single" w:sz="4" w:space="0" w:color="ACB9CA"/>
            </w:tcBorders>
            <w:shd w:val="clear" w:color="000000" w:fill="FFFFFF"/>
            <w:noWrap/>
            <w:vAlign w:val="center"/>
            <w:hideMark/>
            <w:tcPrChange w:id="492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95F4D0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506428.59</w:t>
            </w:r>
          </w:p>
        </w:tc>
        <w:tc>
          <w:tcPr>
            <w:tcW w:w="1070" w:type="dxa"/>
            <w:tcBorders>
              <w:top w:val="nil"/>
              <w:left w:val="nil"/>
              <w:bottom w:val="single" w:sz="4" w:space="0" w:color="ACB9CA"/>
              <w:right w:val="single" w:sz="4" w:space="0" w:color="ACB9CA"/>
            </w:tcBorders>
            <w:shd w:val="clear" w:color="000000" w:fill="FFFFFF"/>
            <w:noWrap/>
            <w:vAlign w:val="center"/>
            <w:hideMark/>
            <w:tcPrChange w:id="492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819F47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980479</w:t>
            </w:r>
          </w:p>
        </w:tc>
        <w:tc>
          <w:tcPr>
            <w:tcW w:w="1070" w:type="dxa"/>
            <w:tcBorders>
              <w:top w:val="nil"/>
              <w:left w:val="nil"/>
              <w:bottom w:val="single" w:sz="4" w:space="0" w:color="ACB9CA"/>
              <w:right w:val="single" w:sz="4" w:space="0" w:color="ACB9CA"/>
            </w:tcBorders>
            <w:shd w:val="clear" w:color="000000" w:fill="FFFFFF"/>
            <w:noWrap/>
            <w:vAlign w:val="center"/>
            <w:hideMark/>
            <w:tcPrChange w:id="492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6C4F9B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990207</w:t>
            </w:r>
          </w:p>
        </w:tc>
        <w:tc>
          <w:tcPr>
            <w:tcW w:w="1070" w:type="dxa"/>
            <w:tcBorders>
              <w:top w:val="nil"/>
              <w:left w:val="nil"/>
              <w:bottom w:val="single" w:sz="4" w:space="0" w:color="ACB9CA"/>
              <w:right w:val="single" w:sz="4" w:space="0" w:color="ACB9CA"/>
            </w:tcBorders>
            <w:shd w:val="clear" w:color="000000" w:fill="FFFFFF"/>
            <w:noWrap/>
            <w:vAlign w:val="center"/>
            <w:hideMark/>
            <w:tcPrChange w:id="492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DAC8B9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1035263</w:t>
            </w:r>
          </w:p>
        </w:tc>
        <w:tc>
          <w:tcPr>
            <w:tcW w:w="1077" w:type="dxa"/>
            <w:tcBorders>
              <w:top w:val="nil"/>
              <w:left w:val="nil"/>
              <w:bottom w:val="single" w:sz="4" w:space="0" w:color="ACB9CA"/>
              <w:right w:val="single" w:sz="4" w:space="0" w:color="ACB9CA"/>
            </w:tcBorders>
            <w:shd w:val="clear" w:color="000000" w:fill="FFFFFF"/>
            <w:noWrap/>
            <w:vAlign w:val="center"/>
            <w:hideMark/>
            <w:tcPrChange w:id="492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F73FCD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95445</w:t>
            </w:r>
          </w:p>
        </w:tc>
        <w:tc>
          <w:tcPr>
            <w:tcW w:w="1077" w:type="dxa"/>
            <w:tcBorders>
              <w:top w:val="nil"/>
              <w:left w:val="nil"/>
              <w:bottom w:val="single" w:sz="4" w:space="0" w:color="ACB9CA"/>
              <w:right w:val="single" w:sz="4" w:space="0" w:color="ACB9CA"/>
            </w:tcBorders>
            <w:shd w:val="clear" w:color="000000" w:fill="FFFFFF"/>
            <w:noWrap/>
            <w:vAlign w:val="center"/>
            <w:hideMark/>
            <w:tcPrChange w:id="493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FB7ADE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1223206</w:t>
            </w:r>
          </w:p>
        </w:tc>
        <w:tc>
          <w:tcPr>
            <w:tcW w:w="1230" w:type="dxa"/>
            <w:tcBorders>
              <w:top w:val="nil"/>
              <w:left w:val="nil"/>
              <w:bottom w:val="single" w:sz="4" w:space="0" w:color="ACB9CA"/>
              <w:right w:val="single" w:sz="4" w:space="0" w:color="ACB9CA"/>
            </w:tcBorders>
            <w:shd w:val="clear" w:color="000000" w:fill="FFFFFF"/>
            <w:noWrap/>
            <w:vAlign w:val="center"/>
            <w:hideMark/>
            <w:tcPrChange w:id="493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497630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w:t>
            </w:r>
          </w:p>
        </w:tc>
      </w:tr>
      <w:tr w:rsidR="00FC3BDD" w:rsidRPr="00C47FE2" w14:paraId="68A0A7FE" w14:textId="77777777" w:rsidTr="00BC68F6">
        <w:trPr>
          <w:trHeight w:val="300"/>
          <w:trPrChange w:id="493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93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D1D1C85"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 Sale</w:t>
            </w:r>
          </w:p>
        </w:tc>
        <w:tc>
          <w:tcPr>
            <w:tcW w:w="966" w:type="dxa"/>
            <w:tcBorders>
              <w:top w:val="nil"/>
              <w:left w:val="nil"/>
              <w:bottom w:val="single" w:sz="4" w:space="0" w:color="ACB9CA"/>
              <w:right w:val="single" w:sz="4" w:space="0" w:color="ACB9CA"/>
            </w:tcBorders>
            <w:shd w:val="clear" w:color="000000" w:fill="FFFFFF"/>
            <w:noWrap/>
            <w:vAlign w:val="center"/>
            <w:hideMark/>
            <w:tcPrChange w:id="493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0DBD0D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2161</w:t>
            </w:r>
          </w:p>
        </w:tc>
        <w:tc>
          <w:tcPr>
            <w:tcW w:w="1299" w:type="dxa"/>
            <w:tcBorders>
              <w:top w:val="nil"/>
              <w:left w:val="nil"/>
              <w:bottom w:val="single" w:sz="4" w:space="0" w:color="ACB9CA"/>
              <w:right w:val="single" w:sz="4" w:space="0" w:color="ACB9CA"/>
            </w:tcBorders>
            <w:shd w:val="clear" w:color="000000" w:fill="FFFFFF"/>
            <w:noWrap/>
            <w:vAlign w:val="center"/>
            <w:hideMark/>
            <w:tcPrChange w:id="493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BE8911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319814.31</w:t>
            </w:r>
          </w:p>
        </w:tc>
        <w:tc>
          <w:tcPr>
            <w:tcW w:w="1070" w:type="dxa"/>
            <w:tcBorders>
              <w:top w:val="nil"/>
              <w:left w:val="nil"/>
              <w:bottom w:val="single" w:sz="4" w:space="0" w:color="ACB9CA"/>
              <w:right w:val="single" w:sz="4" w:space="0" w:color="ACB9CA"/>
            </w:tcBorders>
            <w:shd w:val="clear" w:color="000000" w:fill="FFFFFF"/>
            <w:noWrap/>
            <w:vAlign w:val="center"/>
            <w:hideMark/>
            <w:tcPrChange w:id="493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413F5C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900621</w:t>
            </w:r>
          </w:p>
        </w:tc>
        <w:tc>
          <w:tcPr>
            <w:tcW w:w="1070" w:type="dxa"/>
            <w:tcBorders>
              <w:top w:val="nil"/>
              <w:left w:val="nil"/>
              <w:bottom w:val="single" w:sz="4" w:space="0" w:color="ACB9CA"/>
              <w:right w:val="single" w:sz="4" w:space="0" w:color="ACB9CA"/>
            </w:tcBorders>
            <w:shd w:val="clear" w:color="000000" w:fill="FFFFFF"/>
            <w:noWrap/>
            <w:vAlign w:val="center"/>
            <w:hideMark/>
            <w:tcPrChange w:id="493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CC8BC6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949508.3</w:t>
            </w:r>
          </w:p>
        </w:tc>
        <w:tc>
          <w:tcPr>
            <w:tcW w:w="1070" w:type="dxa"/>
            <w:tcBorders>
              <w:top w:val="nil"/>
              <w:left w:val="nil"/>
              <w:bottom w:val="single" w:sz="4" w:space="0" w:color="ACB9CA"/>
              <w:right w:val="single" w:sz="4" w:space="0" w:color="ACB9CA"/>
            </w:tcBorders>
            <w:shd w:val="clear" w:color="000000" w:fill="FFFFFF"/>
            <w:noWrap/>
            <w:vAlign w:val="center"/>
            <w:hideMark/>
            <w:tcPrChange w:id="493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BEFB8D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1008645</w:t>
            </w:r>
          </w:p>
        </w:tc>
        <w:tc>
          <w:tcPr>
            <w:tcW w:w="1077" w:type="dxa"/>
            <w:tcBorders>
              <w:top w:val="nil"/>
              <w:left w:val="nil"/>
              <w:bottom w:val="single" w:sz="4" w:space="0" w:color="ACB9CA"/>
              <w:right w:val="single" w:sz="4" w:space="0" w:color="ACB9CA"/>
            </w:tcBorders>
            <w:shd w:val="clear" w:color="000000" w:fill="FFFFFF"/>
            <w:noWrap/>
            <w:vAlign w:val="center"/>
            <w:hideMark/>
            <w:tcPrChange w:id="493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692132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7" w:type="dxa"/>
            <w:tcBorders>
              <w:top w:val="nil"/>
              <w:left w:val="nil"/>
              <w:bottom w:val="single" w:sz="4" w:space="0" w:color="ACB9CA"/>
              <w:right w:val="single" w:sz="4" w:space="0" w:color="ACB9CA"/>
            </w:tcBorders>
            <w:shd w:val="clear" w:color="000000" w:fill="FFFFFF"/>
            <w:noWrap/>
            <w:vAlign w:val="center"/>
            <w:hideMark/>
            <w:tcPrChange w:id="494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CF48D5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1259495</w:t>
            </w:r>
          </w:p>
        </w:tc>
        <w:tc>
          <w:tcPr>
            <w:tcW w:w="1230" w:type="dxa"/>
            <w:tcBorders>
              <w:top w:val="nil"/>
              <w:left w:val="nil"/>
              <w:bottom w:val="single" w:sz="4" w:space="0" w:color="ACB9CA"/>
              <w:right w:val="single" w:sz="4" w:space="0" w:color="ACB9CA"/>
            </w:tcBorders>
            <w:shd w:val="clear" w:color="000000" w:fill="FFFFFF"/>
            <w:noWrap/>
            <w:vAlign w:val="center"/>
            <w:hideMark/>
            <w:tcPrChange w:id="494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CE0015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FC3BDD" w:rsidRPr="00C47FE2" w14:paraId="68483AA1" w14:textId="77777777" w:rsidTr="00BC68F6">
        <w:trPr>
          <w:trHeight w:val="300"/>
          <w:trPrChange w:id="494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94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659B46E"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Note for an expense</w:t>
            </w:r>
          </w:p>
        </w:tc>
        <w:tc>
          <w:tcPr>
            <w:tcW w:w="966" w:type="dxa"/>
            <w:tcBorders>
              <w:top w:val="nil"/>
              <w:left w:val="nil"/>
              <w:bottom w:val="single" w:sz="4" w:space="0" w:color="ACB9CA"/>
              <w:right w:val="single" w:sz="4" w:space="0" w:color="ACB9CA"/>
            </w:tcBorders>
            <w:shd w:val="clear" w:color="000000" w:fill="FFFFFF"/>
            <w:noWrap/>
            <w:vAlign w:val="center"/>
            <w:hideMark/>
            <w:tcPrChange w:id="494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A6BD52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539</w:t>
            </w:r>
          </w:p>
        </w:tc>
        <w:tc>
          <w:tcPr>
            <w:tcW w:w="1299" w:type="dxa"/>
            <w:tcBorders>
              <w:top w:val="nil"/>
              <w:left w:val="nil"/>
              <w:bottom w:val="single" w:sz="4" w:space="0" w:color="ACB9CA"/>
              <w:right w:val="single" w:sz="4" w:space="0" w:color="ACB9CA"/>
            </w:tcBorders>
            <w:shd w:val="clear" w:color="000000" w:fill="FFFFFF"/>
            <w:noWrap/>
            <w:vAlign w:val="center"/>
            <w:hideMark/>
            <w:tcPrChange w:id="494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45DCEFF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424252.16</w:t>
            </w:r>
          </w:p>
        </w:tc>
        <w:tc>
          <w:tcPr>
            <w:tcW w:w="1070" w:type="dxa"/>
            <w:tcBorders>
              <w:top w:val="nil"/>
              <w:left w:val="nil"/>
              <w:bottom w:val="single" w:sz="4" w:space="0" w:color="ACB9CA"/>
              <w:right w:val="single" w:sz="4" w:space="0" w:color="ACB9CA"/>
            </w:tcBorders>
            <w:shd w:val="clear" w:color="000000" w:fill="FFFFFF"/>
            <w:noWrap/>
            <w:vAlign w:val="center"/>
            <w:hideMark/>
            <w:tcPrChange w:id="494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7EDC1E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959424.3</w:t>
            </w:r>
          </w:p>
        </w:tc>
        <w:tc>
          <w:tcPr>
            <w:tcW w:w="1070" w:type="dxa"/>
            <w:tcBorders>
              <w:top w:val="nil"/>
              <w:left w:val="nil"/>
              <w:bottom w:val="single" w:sz="4" w:space="0" w:color="ACB9CA"/>
              <w:right w:val="single" w:sz="4" w:space="0" w:color="ACB9CA"/>
            </w:tcBorders>
            <w:shd w:val="clear" w:color="000000" w:fill="FFFFFF"/>
            <w:noWrap/>
            <w:vAlign w:val="center"/>
            <w:hideMark/>
            <w:tcPrChange w:id="494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7355E9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984037.4</w:t>
            </w:r>
          </w:p>
        </w:tc>
        <w:tc>
          <w:tcPr>
            <w:tcW w:w="1070" w:type="dxa"/>
            <w:tcBorders>
              <w:top w:val="nil"/>
              <w:left w:val="nil"/>
              <w:bottom w:val="single" w:sz="4" w:space="0" w:color="ACB9CA"/>
              <w:right w:val="single" w:sz="4" w:space="0" w:color="ACB9CA"/>
            </w:tcBorders>
            <w:shd w:val="clear" w:color="000000" w:fill="FFFFFF"/>
            <w:noWrap/>
            <w:vAlign w:val="center"/>
            <w:hideMark/>
            <w:tcPrChange w:id="494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57B8BB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1032689</w:t>
            </w:r>
          </w:p>
        </w:tc>
        <w:tc>
          <w:tcPr>
            <w:tcW w:w="1077" w:type="dxa"/>
            <w:tcBorders>
              <w:top w:val="nil"/>
              <w:left w:val="nil"/>
              <w:bottom w:val="single" w:sz="4" w:space="0" w:color="ACB9CA"/>
              <w:right w:val="single" w:sz="4" w:space="0" w:color="ACB9CA"/>
            </w:tcBorders>
            <w:shd w:val="clear" w:color="000000" w:fill="FFFFFF"/>
            <w:noWrap/>
            <w:vAlign w:val="center"/>
            <w:hideMark/>
            <w:tcPrChange w:id="494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FACE8A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27597</w:t>
            </w:r>
          </w:p>
        </w:tc>
        <w:tc>
          <w:tcPr>
            <w:tcW w:w="1077" w:type="dxa"/>
            <w:tcBorders>
              <w:top w:val="nil"/>
              <w:left w:val="nil"/>
              <w:bottom w:val="single" w:sz="4" w:space="0" w:color="ACB9CA"/>
              <w:right w:val="single" w:sz="4" w:space="0" w:color="ACB9CA"/>
            </w:tcBorders>
            <w:shd w:val="clear" w:color="000000" w:fill="FFFFFF"/>
            <w:noWrap/>
            <w:vAlign w:val="center"/>
            <w:hideMark/>
            <w:tcPrChange w:id="495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765B5A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1225338</w:t>
            </w:r>
          </w:p>
        </w:tc>
        <w:tc>
          <w:tcPr>
            <w:tcW w:w="1230" w:type="dxa"/>
            <w:tcBorders>
              <w:top w:val="nil"/>
              <w:left w:val="nil"/>
              <w:bottom w:val="single" w:sz="4" w:space="0" w:color="ACB9CA"/>
              <w:right w:val="single" w:sz="4" w:space="0" w:color="ACB9CA"/>
            </w:tcBorders>
            <w:shd w:val="clear" w:color="000000" w:fill="FFFFFF"/>
            <w:noWrap/>
            <w:vAlign w:val="center"/>
            <w:hideMark/>
            <w:tcPrChange w:id="495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3F63B2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21141120" w14:textId="77777777" w:rsidTr="00BC68F6">
        <w:trPr>
          <w:trHeight w:val="300"/>
          <w:trPrChange w:id="495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95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5FE2F2B"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 Sale</w:t>
            </w:r>
          </w:p>
        </w:tc>
        <w:tc>
          <w:tcPr>
            <w:tcW w:w="966" w:type="dxa"/>
            <w:tcBorders>
              <w:top w:val="nil"/>
              <w:left w:val="nil"/>
              <w:bottom w:val="single" w:sz="4" w:space="0" w:color="ACB9CA"/>
              <w:right w:val="single" w:sz="4" w:space="0" w:color="ACB9CA"/>
            </w:tcBorders>
            <w:shd w:val="clear" w:color="000000" w:fill="FFFFFF"/>
            <w:noWrap/>
            <w:vAlign w:val="center"/>
            <w:hideMark/>
            <w:tcPrChange w:id="495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364680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2141</w:t>
            </w:r>
          </w:p>
        </w:tc>
        <w:tc>
          <w:tcPr>
            <w:tcW w:w="1299" w:type="dxa"/>
            <w:tcBorders>
              <w:top w:val="nil"/>
              <w:left w:val="nil"/>
              <w:bottom w:val="single" w:sz="4" w:space="0" w:color="ACB9CA"/>
              <w:right w:val="single" w:sz="4" w:space="0" w:color="ACB9CA"/>
            </w:tcBorders>
            <w:shd w:val="clear" w:color="000000" w:fill="FFFFFF"/>
            <w:noWrap/>
            <w:vAlign w:val="center"/>
            <w:hideMark/>
            <w:tcPrChange w:id="495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DF895F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378890.07</w:t>
            </w:r>
          </w:p>
        </w:tc>
        <w:tc>
          <w:tcPr>
            <w:tcW w:w="1070" w:type="dxa"/>
            <w:tcBorders>
              <w:top w:val="nil"/>
              <w:left w:val="nil"/>
              <w:bottom w:val="single" w:sz="4" w:space="0" w:color="ACB9CA"/>
              <w:right w:val="single" w:sz="4" w:space="0" w:color="ACB9CA"/>
            </w:tcBorders>
            <w:shd w:val="clear" w:color="000000" w:fill="FFFFFF"/>
            <w:noWrap/>
            <w:vAlign w:val="center"/>
            <w:hideMark/>
            <w:tcPrChange w:id="495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49EC7A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938647.8</w:t>
            </w:r>
          </w:p>
        </w:tc>
        <w:tc>
          <w:tcPr>
            <w:tcW w:w="1070" w:type="dxa"/>
            <w:tcBorders>
              <w:top w:val="nil"/>
              <w:left w:val="nil"/>
              <w:bottom w:val="single" w:sz="4" w:space="0" w:color="ACB9CA"/>
              <w:right w:val="single" w:sz="4" w:space="0" w:color="ACB9CA"/>
            </w:tcBorders>
            <w:shd w:val="clear" w:color="000000" w:fill="FFFFFF"/>
            <w:noWrap/>
            <w:vAlign w:val="center"/>
            <w:hideMark/>
            <w:tcPrChange w:id="495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A5F1DA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985597.6</w:t>
            </w:r>
          </w:p>
        </w:tc>
        <w:tc>
          <w:tcPr>
            <w:tcW w:w="1070" w:type="dxa"/>
            <w:tcBorders>
              <w:top w:val="nil"/>
              <w:left w:val="nil"/>
              <w:bottom w:val="single" w:sz="4" w:space="0" w:color="ACB9CA"/>
              <w:right w:val="single" w:sz="4" w:space="0" w:color="ACB9CA"/>
            </w:tcBorders>
            <w:shd w:val="clear" w:color="000000" w:fill="FFFFFF"/>
            <w:noWrap/>
            <w:vAlign w:val="center"/>
            <w:hideMark/>
            <w:tcPrChange w:id="495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E0249F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1032069</w:t>
            </w:r>
          </w:p>
        </w:tc>
        <w:tc>
          <w:tcPr>
            <w:tcW w:w="1077" w:type="dxa"/>
            <w:tcBorders>
              <w:top w:val="nil"/>
              <w:left w:val="nil"/>
              <w:bottom w:val="single" w:sz="4" w:space="0" w:color="ACB9CA"/>
              <w:right w:val="single" w:sz="4" w:space="0" w:color="ACB9CA"/>
            </w:tcBorders>
            <w:shd w:val="clear" w:color="000000" w:fill="FFFFFF"/>
            <w:noWrap/>
            <w:vAlign w:val="center"/>
            <w:hideMark/>
            <w:tcPrChange w:id="495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8DD6E7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7" w:type="dxa"/>
            <w:tcBorders>
              <w:top w:val="nil"/>
              <w:left w:val="nil"/>
              <w:bottom w:val="single" w:sz="4" w:space="0" w:color="ACB9CA"/>
              <w:right w:val="single" w:sz="4" w:space="0" w:color="ACB9CA"/>
            </w:tcBorders>
            <w:shd w:val="clear" w:color="000000" w:fill="FFFFFF"/>
            <w:noWrap/>
            <w:vAlign w:val="center"/>
            <w:hideMark/>
            <w:tcPrChange w:id="496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1E29E8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1245094</w:t>
            </w:r>
          </w:p>
        </w:tc>
        <w:tc>
          <w:tcPr>
            <w:tcW w:w="1230" w:type="dxa"/>
            <w:tcBorders>
              <w:top w:val="nil"/>
              <w:left w:val="nil"/>
              <w:bottom w:val="single" w:sz="4" w:space="0" w:color="ACB9CA"/>
              <w:right w:val="single" w:sz="4" w:space="0" w:color="ACB9CA"/>
            </w:tcBorders>
            <w:shd w:val="clear" w:color="000000" w:fill="FFFFFF"/>
            <w:noWrap/>
            <w:vAlign w:val="center"/>
            <w:hideMark/>
            <w:tcPrChange w:id="496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DE83A5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0073180" w14:textId="77777777" w:rsidTr="00BC68F6">
        <w:trPr>
          <w:trHeight w:val="300"/>
          <w:trPrChange w:id="496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96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9E1BE76"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Reminder for an expense</w:t>
            </w:r>
          </w:p>
        </w:tc>
        <w:tc>
          <w:tcPr>
            <w:tcW w:w="966" w:type="dxa"/>
            <w:tcBorders>
              <w:top w:val="nil"/>
              <w:left w:val="nil"/>
              <w:bottom w:val="single" w:sz="4" w:space="0" w:color="ACB9CA"/>
              <w:right w:val="single" w:sz="4" w:space="0" w:color="ACB9CA"/>
            </w:tcBorders>
            <w:shd w:val="clear" w:color="000000" w:fill="FFFFFF"/>
            <w:noWrap/>
            <w:vAlign w:val="center"/>
            <w:hideMark/>
            <w:tcPrChange w:id="496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454737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w:t>
            </w:r>
          </w:p>
        </w:tc>
        <w:tc>
          <w:tcPr>
            <w:tcW w:w="1299" w:type="dxa"/>
            <w:tcBorders>
              <w:top w:val="nil"/>
              <w:left w:val="nil"/>
              <w:bottom w:val="single" w:sz="4" w:space="0" w:color="ACB9CA"/>
              <w:right w:val="single" w:sz="4" w:space="0" w:color="ACB9CA"/>
            </w:tcBorders>
            <w:shd w:val="clear" w:color="000000" w:fill="FFFFFF"/>
            <w:noWrap/>
            <w:vAlign w:val="center"/>
            <w:hideMark/>
            <w:tcPrChange w:id="496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6DD368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423951.26</w:t>
            </w:r>
          </w:p>
        </w:tc>
        <w:tc>
          <w:tcPr>
            <w:tcW w:w="1070" w:type="dxa"/>
            <w:tcBorders>
              <w:top w:val="nil"/>
              <w:left w:val="nil"/>
              <w:bottom w:val="single" w:sz="4" w:space="0" w:color="ACB9CA"/>
              <w:right w:val="single" w:sz="4" w:space="0" w:color="ACB9CA"/>
            </w:tcBorders>
            <w:shd w:val="clear" w:color="000000" w:fill="FFFFFF"/>
            <w:noWrap/>
            <w:vAlign w:val="center"/>
            <w:hideMark/>
            <w:tcPrChange w:id="496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F80A9C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959425.1</w:t>
            </w:r>
          </w:p>
        </w:tc>
        <w:tc>
          <w:tcPr>
            <w:tcW w:w="1070" w:type="dxa"/>
            <w:tcBorders>
              <w:top w:val="nil"/>
              <w:left w:val="nil"/>
              <w:bottom w:val="single" w:sz="4" w:space="0" w:color="ACB9CA"/>
              <w:right w:val="single" w:sz="4" w:space="0" w:color="ACB9CA"/>
            </w:tcBorders>
            <w:shd w:val="clear" w:color="000000" w:fill="FFFFFF"/>
            <w:noWrap/>
            <w:vAlign w:val="center"/>
            <w:hideMark/>
            <w:tcPrChange w:id="496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5FE635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988011.8</w:t>
            </w:r>
          </w:p>
        </w:tc>
        <w:tc>
          <w:tcPr>
            <w:tcW w:w="1070" w:type="dxa"/>
            <w:tcBorders>
              <w:top w:val="nil"/>
              <w:left w:val="nil"/>
              <w:bottom w:val="single" w:sz="4" w:space="0" w:color="ACB9CA"/>
              <w:right w:val="single" w:sz="4" w:space="0" w:color="ACB9CA"/>
            </w:tcBorders>
            <w:shd w:val="clear" w:color="000000" w:fill="FFFFFF"/>
            <w:noWrap/>
            <w:vAlign w:val="center"/>
            <w:hideMark/>
            <w:tcPrChange w:id="496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B35692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1030836</w:t>
            </w:r>
          </w:p>
        </w:tc>
        <w:tc>
          <w:tcPr>
            <w:tcW w:w="1077" w:type="dxa"/>
            <w:tcBorders>
              <w:top w:val="nil"/>
              <w:left w:val="nil"/>
              <w:bottom w:val="single" w:sz="4" w:space="0" w:color="ACB9CA"/>
              <w:right w:val="single" w:sz="4" w:space="0" w:color="ACB9CA"/>
            </w:tcBorders>
            <w:shd w:val="clear" w:color="000000" w:fill="FFFFFF"/>
            <w:noWrap/>
            <w:vAlign w:val="center"/>
            <w:hideMark/>
            <w:tcPrChange w:id="496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B0FDCA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27925</w:t>
            </w:r>
          </w:p>
        </w:tc>
        <w:tc>
          <w:tcPr>
            <w:tcW w:w="1077" w:type="dxa"/>
            <w:tcBorders>
              <w:top w:val="nil"/>
              <w:left w:val="nil"/>
              <w:bottom w:val="single" w:sz="4" w:space="0" w:color="ACB9CA"/>
              <w:right w:val="single" w:sz="4" w:space="0" w:color="ACB9CA"/>
            </w:tcBorders>
            <w:shd w:val="clear" w:color="000000" w:fill="FFFFFF"/>
            <w:noWrap/>
            <w:vAlign w:val="center"/>
            <w:hideMark/>
            <w:tcPrChange w:id="497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A8FCFD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1224218</w:t>
            </w:r>
          </w:p>
        </w:tc>
        <w:tc>
          <w:tcPr>
            <w:tcW w:w="1230" w:type="dxa"/>
            <w:tcBorders>
              <w:top w:val="nil"/>
              <w:left w:val="nil"/>
              <w:bottom w:val="single" w:sz="4" w:space="0" w:color="ACB9CA"/>
              <w:right w:val="single" w:sz="4" w:space="0" w:color="ACB9CA"/>
            </w:tcBorders>
            <w:shd w:val="clear" w:color="000000" w:fill="FFFFFF"/>
            <w:noWrap/>
            <w:vAlign w:val="center"/>
            <w:hideMark/>
            <w:tcPrChange w:id="497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A259D0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32E4E4E4" w14:textId="77777777" w:rsidTr="00BC68F6">
        <w:trPr>
          <w:trHeight w:val="300"/>
          <w:trPrChange w:id="497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97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F02C84D"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SaleProposal</w:t>
            </w:r>
          </w:p>
        </w:tc>
        <w:tc>
          <w:tcPr>
            <w:tcW w:w="966" w:type="dxa"/>
            <w:tcBorders>
              <w:top w:val="nil"/>
              <w:left w:val="nil"/>
              <w:bottom w:val="single" w:sz="4" w:space="0" w:color="ACB9CA"/>
              <w:right w:val="single" w:sz="4" w:space="0" w:color="ACB9CA"/>
            </w:tcBorders>
            <w:shd w:val="clear" w:color="000000" w:fill="FFFFFF"/>
            <w:noWrap/>
            <w:vAlign w:val="center"/>
            <w:hideMark/>
            <w:tcPrChange w:id="497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8CB12C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2077</w:t>
            </w:r>
          </w:p>
        </w:tc>
        <w:tc>
          <w:tcPr>
            <w:tcW w:w="1299" w:type="dxa"/>
            <w:tcBorders>
              <w:top w:val="nil"/>
              <w:left w:val="nil"/>
              <w:bottom w:val="single" w:sz="4" w:space="0" w:color="ACB9CA"/>
              <w:right w:val="single" w:sz="4" w:space="0" w:color="ACB9CA"/>
            </w:tcBorders>
            <w:shd w:val="clear" w:color="000000" w:fill="FFFFFF"/>
            <w:noWrap/>
            <w:vAlign w:val="center"/>
            <w:hideMark/>
            <w:tcPrChange w:id="497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19C503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391998.27</w:t>
            </w:r>
          </w:p>
        </w:tc>
        <w:tc>
          <w:tcPr>
            <w:tcW w:w="1070" w:type="dxa"/>
            <w:tcBorders>
              <w:top w:val="nil"/>
              <w:left w:val="nil"/>
              <w:bottom w:val="single" w:sz="4" w:space="0" w:color="ACB9CA"/>
              <w:right w:val="single" w:sz="4" w:space="0" w:color="ACB9CA"/>
            </w:tcBorders>
            <w:shd w:val="clear" w:color="000000" w:fill="FFFFFF"/>
            <w:noWrap/>
            <w:vAlign w:val="center"/>
            <w:hideMark/>
            <w:tcPrChange w:id="497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4BDDB0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951942.3</w:t>
            </w:r>
          </w:p>
        </w:tc>
        <w:tc>
          <w:tcPr>
            <w:tcW w:w="1070" w:type="dxa"/>
            <w:tcBorders>
              <w:top w:val="nil"/>
              <w:left w:val="nil"/>
              <w:bottom w:val="single" w:sz="4" w:space="0" w:color="ACB9CA"/>
              <w:right w:val="single" w:sz="4" w:space="0" w:color="ACB9CA"/>
            </w:tcBorders>
            <w:shd w:val="clear" w:color="000000" w:fill="FFFFFF"/>
            <w:noWrap/>
            <w:vAlign w:val="center"/>
            <w:hideMark/>
            <w:tcPrChange w:id="497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288198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984130.3</w:t>
            </w:r>
          </w:p>
        </w:tc>
        <w:tc>
          <w:tcPr>
            <w:tcW w:w="1070" w:type="dxa"/>
            <w:tcBorders>
              <w:top w:val="nil"/>
              <w:left w:val="nil"/>
              <w:bottom w:val="single" w:sz="4" w:space="0" w:color="ACB9CA"/>
              <w:right w:val="single" w:sz="4" w:space="0" w:color="ACB9CA"/>
            </w:tcBorders>
            <w:shd w:val="clear" w:color="000000" w:fill="FFFFFF"/>
            <w:noWrap/>
            <w:vAlign w:val="center"/>
            <w:hideMark/>
            <w:tcPrChange w:id="497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A47EC4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1028732</w:t>
            </w:r>
          </w:p>
        </w:tc>
        <w:tc>
          <w:tcPr>
            <w:tcW w:w="1077" w:type="dxa"/>
            <w:tcBorders>
              <w:top w:val="nil"/>
              <w:left w:val="nil"/>
              <w:bottom w:val="single" w:sz="4" w:space="0" w:color="ACB9CA"/>
              <w:right w:val="single" w:sz="4" w:space="0" w:color="ACB9CA"/>
            </w:tcBorders>
            <w:shd w:val="clear" w:color="000000" w:fill="FFFFFF"/>
            <w:noWrap/>
            <w:vAlign w:val="center"/>
            <w:hideMark/>
            <w:tcPrChange w:id="497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440BF1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62</w:t>
            </w:r>
          </w:p>
        </w:tc>
        <w:tc>
          <w:tcPr>
            <w:tcW w:w="1077" w:type="dxa"/>
            <w:tcBorders>
              <w:top w:val="nil"/>
              <w:left w:val="nil"/>
              <w:bottom w:val="single" w:sz="4" w:space="0" w:color="ACB9CA"/>
              <w:right w:val="single" w:sz="4" w:space="0" w:color="ACB9CA"/>
            </w:tcBorders>
            <w:shd w:val="clear" w:color="000000" w:fill="FFFFFF"/>
            <w:noWrap/>
            <w:vAlign w:val="center"/>
            <w:hideMark/>
            <w:tcPrChange w:id="498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2EF473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1258788</w:t>
            </w:r>
          </w:p>
        </w:tc>
        <w:tc>
          <w:tcPr>
            <w:tcW w:w="1230" w:type="dxa"/>
            <w:tcBorders>
              <w:top w:val="nil"/>
              <w:left w:val="nil"/>
              <w:bottom w:val="single" w:sz="4" w:space="0" w:color="ACB9CA"/>
              <w:right w:val="single" w:sz="4" w:space="0" w:color="ACB9CA"/>
            </w:tcBorders>
            <w:shd w:val="clear" w:color="000000" w:fill="FFFFFF"/>
            <w:noWrap/>
            <w:vAlign w:val="center"/>
            <w:hideMark/>
            <w:tcPrChange w:id="498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08B165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0.05%</w:t>
            </w:r>
          </w:p>
        </w:tc>
      </w:tr>
      <w:tr w:rsidR="00FC3BDD" w:rsidRPr="00C47FE2" w14:paraId="636CF6E0" w14:textId="77777777" w:rsidTr="00BC68F6">
        <w:trPr>
          <w:trHeight w:val="300"/>
          <w:trPrChange w:id="498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98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22DDE24"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 Timesheet</w:t>
            </w:r>
          </w:p>
        </w:tc>
        <w:tc>
          <w:tcPr>
            <w:tcW w:w="966" w:type="dxa"/>
            <w:tcBorders>
              <w:top w:val="nil"/>
              <w:left w:val="nil"/>
              <w:bottom w:val="single" w:sz="4" w:space="0" w:color="ACB9CA"/>
              <w:right w:val="single" w:sz="4" w:space="0" w:color="ACB9CA"/>
            </w:tcBorders>
            <w:shd w:val="clear" w:color="000000" w:fill="FFFFFF"/>
            <w:noWrap/>
            <w:vAlign w:val="center"/>
            <w:hideMark/>
            <w:tcPrChange w:id="498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4AFC05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w:t>
            </w:r>
          </w:p>
        </w:tc>
        <w:tc>
          <w:tcPr>
            <w:tcW w:w="1299" w:type="dxa"/>
            <w:tcBorders>
              <w:top w:val="nil"/>
              <w:left w:val="nil"/>
              <w:bottom w:val="single" w:sz="4" w:space="0" w:color="ACB9CA"/>
              <w:right w:val="single" w:sz="4" w:space="0" w:color="ACB9CA"/>
            </w:tcBorders>
            <w:shd w:val="clear" w:color="000000" w:fill="FFFFFF"/>
            <w:noWrap/>
            <w:vAlign w:val="center"/>
            <w:hideMark/>
            <w:tcPrChange w:id="498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5731C2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1001171.17</w:t>
            </w:r>
          </w:p>
        </w:tc>
        <w:tc>
          <w:tcPr>
            <w:tcW w:w="1070" w:type="dxa"/>
            <w:tcBorders>
              <w:top w:val="nil"/>
              <w:left w:val="nil"/>
              <w:bottom w:val="single" w:sz="4" w:space="0" w:color="ACB9CA"/>
              <w:right w:val="single" w:sz="4" w:space="0" w:color="ACB9CA"/>
            </w:tcBorders>
            <w:shd w:val="clear" w:color="000000" w:fill="FFFFFF"/>
            <w:noWrap/>
            <w:vAlign w:val="center"/>
            <w:hideMark/>
            <w:tcPrChange w:id="498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C0BEDB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1004543</w:t>
            </w:r>
          </w:p>
        </w:tc>
        <w:tc>
          <w:tcPr>
            <w:tcW w:w="1070" w:type="dxa"/>
            <w:tcBorders>
              <w:top w:val="nil"/>
              <w:left w:val="nil"/>
              <w:bottom w:val="single" w:sz="4" w:space="0" w:color="ACB9CA"/>
              <w:right w:val="single" w:sz="4" w:space="0" w:color="ACB9CA"/>
            </w:tcBorders>
            <w:shd w:val="clear" w:color="000000" w:fill="FFFFFF"/>
            <w:noWrap/>
            <w:vAlign w:val="center"/>
            <w:hideMark/>
            <w:tcPrChange w:id="498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0AC693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1019391</w:t>
            </w:r>
          </w:p>
        </w:tc>
        <w:tc>
          <w:tcPr>
            <w:tcW w:w="1070" w:type="dxa"/>
            <w:tcBorders>
              <w:top w:val="nil"/>
              <w:left w:val="nil"/>
              <w:bottom w:val="single" w:sz="4" w:space="0" w:color="ACB9CA"/>
              <w:right w:val="single" w:sz="4" w:space="0" w:color="ACB9CA"/>
            </w:tcBorders>
            <w:shd w:val="clear" w:color="000000" w:fill="FFFFFF"/>
            <w:noWrap/>
            <w:vAlign w:val="center"/>
            <w:hideMark/>
            <w:tcPrChange w:id="498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14E337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1019391</w:t>
            </w:r>
          </w:p>
        </w:tc>
        <w:tc>
          <w:tcPr>
            <w:tcW w:w="1077" w:type="dxa"/>
            <w:tcBorders>
              <w:top w:val="nil"/>
              <w:left w:val="nil"/>
              <w:bottom w:val="single" w:sz="4" w:space="0" w:color="ACB9CA"/>
              <w:right w:val="single" w:sz="4" w:space="0" w:color="ACB9CA"/>
            </w:tcBorders>
            <w:shd w:val="clear" w:color="000000" w:fill="FFFFFF"/>
            <w:noWrap/>
            <w:vAlign w:val="center"/>
            <w:hideMark/>
            <w:tcPrChange w:id="498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019EC3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316824</w:t>
            </w:r>
          </w:p>
        </w:tc>
        <w:tc>
          <w:tcPr>
            <w:tcW w:w="1077" w:type="dxa"/>
            <w:tcBorders>
              <w:top w:val="nil"/>
              <w:left w:val="nil"/>
              <w:bottom w:val="single" w:sz="4" w:space="0" w:color="ACB9CA"/>
              <w:right w:val="single" w:sz="4" w:space="0" w:color="ACB9CA"/>
            </w:tcBorders>
            <w:shd w:val="clear" w:color="000000" w:fill="FFFFFF"/>
            <w:noWrap/>
            <w:vAlign w:val="center"/>
            <w:hideMark/>
            <w:tcPrChange w:id="499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D8807D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1229315</w:t>
            </w:r>
          </w:p>
        </w:tc>
        <w:tc>
          <w:tcPr>
            <w:tcW w:w="1230" w:type="dxa"/>
            <w:tcBorders>
              <w:top w:val="nil"/>
              <w:left w:val="nil"/>
              <w:bottom w:val="single" w:sz="4" w:space="0" w:color="ACB9CA"/>
              <w:right w:val="single" w:sz="4" w:space="0" w:color="ACB9CA"/>
            </w:tcBorders>
            <w:shd w:val="clear" w:color="000000" w:fill="FFFFFF"/>
            <w:noWrap/>
            <w:vAlign w:val="center"/>
            <w:hideMark/>
            <w:tcPrChange w:id="499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6A0D73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232602CC" w14:textId="77777777" w:rsidTr="00BC68F6">
        <w:trPr>
          <w:trHeight w:val="300"/>
          <w:trPrChange w:id="499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499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647DB6B"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DELETE_Note_for_a _Contact</w:t>
            </w:r>
          </w:p>
        </w:tc>
        <w:tc>
          <w:tcPr>
            <w:tcW w:w="966" w:type="dxa"/>
            <w:tcBorders>
              <w:top w:val="nil"/>
              <w:left w:val="nil"/>
              <w:bottom w:val="single" w:sz="4" w:space="0" w:color="ACB9CA"/>
              <w:right w:val="single" w:sz="4" w:space="0" w:color="ACB9CA"/>
            </w:tcBorders>
            <w:shd w:val="clear" w:color="000000" w:fill="FFFFFF"/>
            <w:noWrap/>
            <w:vAlign w:val="center"/>
            <w:hideMark/>
            <w:tcPrChange w:id="499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DB9953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2244</w:t>
            </w:r>
          </w:p>
        </w:tc>
        <w:tc>
          <w:tcPr>
            <w:tcW w:w="1299" w:type="dxa"/>
            <w:tcBorders>
              <w:top w:val="nil"/>
              <w:left w:val="nil"/>
              <w:bottom w:val="single" w:sz="4" w:space="0" w:color="ACB9CA"/>
              <w:right w:val="single" w:sz="4" w:space="0" w:color="ACB9CA"/>
            </w:tcBorders>
            <w:shd w:val="clear" w:color="000000" w:fill="FFFFFF"/>
            <w:noWrap/>
            <w:vAlign w:val="center"/>
            <w:hideMark/>
            <w:tcPrChange w:id="499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39EA77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136780.14</w:t>
            </w:r>
          </w:p>
        </w:tc>
        <w:tc>
          <w:tcPr>
            <w:tcW w:w="1070" w:type="dxa"/>
            <w:tcBorders>
              <w:top w:val="nil"/>
              <w:left w:val="nil"/>
              <w:bottom w:val="single" w:sz="4" w:space="0" w:color="ACB9CA"/>
              <w:right w:val="single" w:sz="4" w:space="0" w:color="ACB9CA"/>
            </w:tcBorders>
            <w:shd w:val="clear" w:color="000000" w:fill="FFFFFF"/>
            <w:noWrap/>
            <w:vAlign w:val="center"/>
            <w:hideMark/>
            <w:tcPrChange w:id="499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88C42F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193566.7</w:t>
            </w:r>
          </w:p>
        </w:tc>
        <w:tc>
          <w:tcPr>
            <w:tcW w:w="1070" w:type="dxa"/>
            <w:tcBorders>
              <w:top w:val="nil"/>
              <w:left w:val="nil"/>
              <w:bottom w:val="single" w:sz="4" w:space="0" w:color="ACB9CA"/>
              <w:right w:val="single" w:sz="4" w:space="0" w:color="ACB9CA"/>
            </w:tcBorders>
            <w:shd w:val="clear" w:color="000000" w:fill="FFFFFF"/>
            <w:noWrap/>
            <w:vAlign w:val="center"/>
            <w:hideMark/>
            <w:tcPrChange w:id="499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7F1244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212315.5</w:t>
            </w:r>
          </w:p>
        </w:tc>
        <w:tc>
          <w:tcPr>
            <w:tcW w:w="1070" w:type="dxa"/>
            <w:tcBorders>
              <w:top w:val="nil"/>
              <w:left w:val="nil"/>
              <w:bottom w:val="single" w:sz="4" w:space="0" w:color="ACB9CA"/>
              <w:right w:val="single" w:sz="4" w:space="0" w:color="ACB9CA"/>
            </w:tcBorders>
            <w:shd w:val="clear" w:color="000000" w:fill="FFFFFF"/>
            <w:noWrap/>
            <w:vAlign w:val="center"/>
            <w:hideMark/>
            <w:tcPrChange w:id="499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909235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909828.7</w:t>
            </w:r>
          </w:p>
        </w:tc>
        <w:tc>
          <w:tcPr>
            <w:tcW w:w="1077" w:type="dxa"/>
            <w:tcBorders>
              <w:top w:val="nil"/>
              <w:left w:val="nil"/>
              <w:bottom w:val="single" w:sz="4" w:space="0" w:color="ACB9CA"/>
              <w:right w:val="single" w:sz="4" w:space="0" w:color="ACB9CA"/>
            </w:tcBorders>
            <w:shd w:val="clear" w:color="000000" w:fill="FFFFFF"/>
            <w:noWrap/>
            <w:vAlign w:val="center"/>
            <w:hideMark/>
            <w:tcPrChange w:id="499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E9D83E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w:t>
            </w:r>
          </w:p>
        </w:tc>
        <w:tc>
          <w:tcPr>
            <w:tcW w:w="1077" w:type="dxa"/>
            <w:tcBorders>
              <w:top w:val="nil"/>
              <w:left w:val="nil"/>
              <w:bottom w:val="single" w:sz="4" w:space="0" w:color="ACB9CA"/>
              <w:right w:val="single" w:sz="4" w:space="0" w:color="ACB9CA"/>
            </w:tcBorders>
            <w:shd w:val="clear" w:color="000000" w:fill="FFFFFF"/>
            <w:noWrap/>
            <w:vAlign w:val="center"/>
            <w:hideMark/>
            <w:tcPrChange w:id="500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BD9A00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1211591</w:t>
            </w:r>
          </w:p>
        </w:tc>
        <w:tc>
          <w:tcPr>
            <w:tcW w:w="1230" w:type="dxa"/>
            <w:tcBorders>
              <w:top w:val="nil"/>
              <w:left w:val="nil"/>
              <w:bottom w:val="single" w:sz="4" w:space="0" w:color="ACB9CA"/>
              <w:right w:val="single" w:sz="4" w:space="0" w:color="ACB9CA"/>
            </w:tcBorders>
            <w:shd w:val="clear" w:color="000000" w:fill="FFFFFF"/>
            <w:noWrap/>
            <w:vAlign w:val="center"/>
            <w:hideMark/>
            <w:tcPrChange w:id="500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6DC794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EE80519" w14:textId="77777777" w:rsidTr="00BC68F6">
        <w:trPr>
          <w:trHeight w:val="300"/>
          <w:trPrChange w:id="500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00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44609B4"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DELETE_Reminder_for_a_Contact</w:t>
            </w:r>
          </w:p>
        </w:tc>
        <w:tc>
          <w:tcPr>
            <w:tcW w:w="966" w:type="dxa"/>
            <w:tcBorders>
              <w:top w:val="nil"/>
              <w:left w:val="nil"/>
              <w:bottom w:val="single" w:sz="4" w:space="0" w:color="ACB9CA"/>
              <w:right w:val="single" w:sz="4" w:space="0" w:color="ACB9CA"/>
            </w:tcBorders>
            <w:shd w:val="clear" w:color="000000" w:fill="FFFFFF"/>
            <w:noWrap/>
            <w:vAlign w:val="center"/>
            <w:hideMark/>
            <w:tcPrChange w:id="500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DEEFDB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2254</w:t>
            </w:r>
          </w:p>
        </w:tc>
        <w:tc>
          <w:tcPr>
            <w:tcW w:w="1299" w:type="dxa"/>
            <w:tcBorders>
              <w:top w:val="nil"/>
              <w:left w:val="nil"/>
              <w:bottom w:val="single" w:sz="4" w:space="0" w:color="ACB9CA"/>
              <w:right w:val="single" w:sz="4" w:space="0" w:color="ACB9CA"/>
            </w:tcBorders>
            <w:shd w:val="clear" w:color="000000" w:fill="FFFFFF"/>
            <w:noWrap/>
            <w:vAlign w:val="center"/>
            <w:hideMark/>
            <w:tcPrChange w:id="500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487CEE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128079.3</w:t>
            </w:r>
          </w:p>
        </w:tc>
        <w:tc>
          <w:tcPr>
            <w:tcW w:w="1070" w:type="dxa"/>
            <w:tcBorders>
              <w:top w:val="nil"/>
              <w:left w:val="nil"/>
              <w:bottom w:val="single" w:sz="4" w:space="0" w:color="ACB9CA"/>
              <w:right w:val="single" w:sz="4" w:space="0" w:color="ACB9CA"/>
            </w:tcBorders>
            <w:shd w:val="clear" w:color="000000" w:fill="FFFFFF"/>
            <w:noWrap/>
            <w:vAlign w:val="center"/>
            <w:hideMark/>
            <w:tcPrChange w:id="500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918B4E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183360</w:t>
            </w:r>
          </w:p>
        </w:tc>
        <w:tc>
          <w:tcPr>
            <w:tcW w:w="1070" w:type="dxa"/>
            <w:tcBorders>
              <w:top w:val="nil"/>
              <w:left w:val="nil"/>
              <w:bottom w:val="single" w:sz="4" w:space="0" w:color="ACB9CA"/>
              <w:right w:val="single" w:sz="4" w:space="0" w:color="ACB9CA"/>
            </w:tcBorders>
            <w:shd w:val="clear" w:color="000000" w:fill="FFFFFF"/>
            <w:noWrap/>
            <w:vAlign w:val="center"/>
            <w:hideMark/>
            <w:tcPrChange w:id="500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3E0E4F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194846</w:t>
            </w:r>
          </w:p>
        </w:tc>
        <w:tc>
          <w:tcPr>
            <w:tcW w:w="1070" w:type="dxa"/>
            <w:tcBorders>
              <w:top w:val="nil"/>
              <w:left w:val="nil"/>
              <w:bottom w:val="single" w:sz="4" w:space="0" w:color="ACB9CA"/>
              <w:right w:val="single" w:sz="4" w:space="0" w:color="ACB9CA"/>
            </w:tcBorders>
            <w:shd w:val="clear" w:color="000000" w:fill="FFFFFF"/>
            <w:noWrap/>
            <w:vAlign w:val="center"/>
            <w:hideMark/>
            <w:tcPrChange w:id="500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5BD033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911611.1</w:t>
            </w:r>
          </w:p>
        </w:tc>
        <w:tc>
          <w:tcPr>
            <w:tcW w:w="1077" w:type="dxa"/>
            <w:tcBorders>
              <w:top w:val="nil"/>
              <w:left w:val="nil"/>
              <w:bottom w:val="single" w:sz="4" w:space="0" w:color="ACB9CA"/>
              <w:right w:val="single" w:sz="4" w:space="0" w:color="ACB9CA"/>
            </w:tcBorders>
            <w:shd w:val="clear" w:color="000000" w:fill="FFFFFF"/>
            <w:noWrap/>
            <w:vAlign w:val="center"/>
            <w:hideMark/>
            <w:tcPrChange w:id="500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F3232B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51</w:t>
            </w:r>
          </w:p>
        </w:tc>
        <w:tc>
          <w:tcPr>
            <w:tcW w:w="1077" w:type="dxa"/>
            <w:tcBorders>
              <w:top w:val="nil"/>
              <w:left w:val="nil"/>
              <w:bottom w:val="single" w:sz="4" w:space="0" w:color="ACB9CA"/>
              <w:right w:val="single" w:sz="4" w:space="0" w:color="ACB9CA"/>
            </w:tcBorders>
            <w:shd w:val="clear" w:color="000000" w:fill="FFFFFF"/>
            <w:noWrap/>
            <w:vAlign w:val="center"/>
            <w:hideMark/>
            <w:tcPrChange w:id="501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3D19F5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1231954</w:t>
            </w:r>
          </w:p>
        </w:tc>
        <w:tc>
          <w:tcPr>
            <w:tcW w:w="1230" w:type="dxa"/>
            <w:tcBorders>
              <w:top w:val="nil"/>
              <w:left w:val="nil"/>
              <w:bottom w:val="single" w:sz="4" w:space="0" w:color="ACB9CA"/>
              <w:right w:val="single" w:sz="4" w:space="0" w:color="ACB9CA"/>
            </w:tcBorders>
            <w:shd w:val="clear" w:color="000000" w:fill="FFFFFF"/>
            <w:noWrap/>
            <w:vAlign w:val="center"/>
            <w:hideMark/>
            <w:tcPrChange w:id="501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BDA407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3AA6F73A" w14:textId="77777777" w:rsidTr="00BC68F6">
        <w:trPr>
          <w:trHeight w:val="300"/>
          <w:trPrChange w:id="501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01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6187131"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EDIT Empty Project</w:t>
            </w:r>
          </w:p>
        </w:tc>
        <w:tc>
          <w:tcPr>
            <w:tcW w:w="966" w:type="dxa"/>
            <w:tcBorders>
              <w:top w:val="nil"/>
              <w:left w:val="nil"/>
              <w:bottom w:val="single" w:sz="4" w:space="0" w:color="ACB9CA"/>
              <w:right w:val="single" w:sz="4" w:space="0" w:color="ACB9CA"/>
            </w:tcBorders>
            <w:shd w:val="clear" w:color="000000" w:fill="FFFFFF"/>
            <w:noWrap/>
            <w:vAlign w:val="center"/>
            <w:hideMark/>
            <w:tcPrChange w:id="501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2BB27D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w:t>
            </w:r>
          </w:p>
        </w:tc>
        <w:tc>
          <w:tcPr>
            <w:tcW w:w="1299" w:type="dxa"/>
            <w:tcBorders>
              <w:top w:val="nil"/>
              <w:left w:val="nil"/>
              <w:bottom w:val="single" w:sz="4" w:space="0" w:color="ACB9CA"/>
              <w:right w:val="single" w:sz="4" w:space="0" w:color="ACB9CA"/>
            </w:tcBorders>
            <w:shd w:val="clear" w:color="000000" w:fill="FFFFFF"/>
            <w:noWrap/>
            <w:vAlign w:val="center"/>
            <w:hideMark/>
            <w:tcPrChange w:id="501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40F5129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529.38</w:t>
            </w:r>
          </w:p>
        </w:tc>
        <w:tc>
          <w:tcPr>
            <w:tcW w:w="1070" w:type="dxa"/>
            <w:tcBorders>
              <w:top w:val="nil"/>
              <w:left w:val="nil"/>
              <w:bottom w:val="single" w:sz="4" w:space="0" w:color="ACB9CA"/>
              <w:right w:val="single" w:sz="4" w:space="0" w:color="ACB9CA"/>
            </w:tcBorders>
            <w:shd w:val="clear" w:color="000000" w:fill="FFFFFF"/>
            <w:noWrap/>
            <w:vAlign w:val="center"/>
            <w:hideMark/>
            <w:tcPrChange w:id="501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4D610E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1267</w:t>
            </w:r>
          </w:p>
        </w:tc>
        <w:tc>
          <w:tcPr>
            <w:tcW w:w="1070" w:type="dxa"/>
            <w:tcBorders>
              <w:top w:val="nil"/>
              <w:left w:val="nil"/>
              <w:bottom w:val="single" w:sz="4" w:space="0" w:color="ACB9CA"/>
              <w:right w:val="single" w:sz="4" w:space="0" w:color="ACB9CA"/>
            </w:tcBorders>
            <w:shd w:val="clear" w:color="000000" w:fill="FFFFFF"/>
            <w:noWrap/>
            <w:vAlign w:val="center"/>
            <w:hideMark/>
            <w:tcPrChange w:id="501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352572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1462</w:t>
            </w:r>
          </w:p>
        </w:tc>
        <w:tc>
          <w:tcPr>
            <w:tcW w:w="1070" w:type="dxa"/>
            <w:tcBorders>
              <w:top w:val="nil"/>
              <w:left w:val="nil"/>
              <w:bottom w:val="single" w:sz="4" w:space="0" w:color="ACB9CA"/>
              <w:right w:val="single" w:sz="4" w:space="0" w:color="ACB9CA"/>
            </w:tcBorders>
            <w:shd w:val="clear" w:color="000000" w:fill="FFFFFF"/>
            <w:noWrap/>
            <w:vAlign w:val="center"/>
            <w:hideMark/>
            <w:tcPrChange w:id="501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8E6AE6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1543</w:t>
            </w:r>
          </w:p>
        </w:tc>
        <w:tc>
          <w:tcPr>
            <w:tcW w:w="1077" w:type="dxa"/>
            <w:tcBorders>
              <w:top w:val="nil"/>
              <w:left w:val="nil"/>
              <w:bottom w:val="single" w:sz="4" w:space="0" w:color="ACB9CA"/>
              <w:right w:val="single" w:sz="4" w:space="0" w:color="ACB9CA"/>
            </w:tcBorders>
            <w:shd w:val="clear" w:color="000000" w:fill="FFFFFF"/>
            <w:noWrap/>
            <w:vAlign w:val="center"/>
            <w:hideMark/>
            <w:tcPrChange w:id="501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4BDEF5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w:t>
            </w:r>
          </w:p>
        </w:tc>
        <w:tc>
          <w:tcPr>
            <w:tcW w:w="1077" w:type="dxa"/>
            <w:tcBorders>
              <w:top w:val="nil"/>
              <w:left w:val="nil"/>
              <w:bottom w:val="single" w:sz="4" w:space="0" w:color="ACB9CA"/>
              <w:right w:val="single" w:sz="4" w:space="0" w:color="ACB9CA"/>
            </w:tcBorders>
            <w:shd w:val="clear" w:color="000000" w:fill="FFFFFF"/>
            <w:noWrap/>
            <w:vAlign w:val="center"/>
            <w:hideMark/>
            <w:tcPrChange w:id="502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594172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1543</w:t>
            </w:r>
          </w:p>
        </w:tc>
        <w:tc>
          <w:tcPr>
            <w:tcW w:w="1230" w:type="dxa"/>
            <w:tcBorders>
              <w:top w:val="nil"/>
              <w:left w:val="nil"/>
              <w:bottom w:val="single" w:sz="4" w:space="0" w:color="ACB9CA"/>
              <w:right w:val="single" w:sz="4" w:space="0" w:color="ACB9CA"/>
            </w:tcBorders>
            <w:shd w:val="clear" w:color="000000" w:fill="FFFFFF"/>
            <w:noWrap/>
            <w:vAlign w:val="center"/>
            <w:hideMark/>
            <w:tcPrChange w:id="502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D49FE2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6C1699C" w14:textId="77777777" w:rsidTr="00BC68F6">
        <w:trPr>
          <w:trHeight w:val="300"/>
          <w:trPrChange w:id="502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02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2675199"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Get_CompanyContactSalesLifeCycle Id</w:t>
            </w:r>
          </w:p>
        </w:tc>
        <w:tc>
          <w:tcPr>
            <w:tcW w:w="966" w:type="dxa"/>
            <w:tcBorders>
              <w:top w:val="nil"/>
              <w:left w:val="nil"/>
              <w:bottom w:val="single" w:sz="4" w:space="0" w:color="ACB9CA"/>
              <w:right w:val="single" w:sz="4" w:space="0" w:color="ACB9CA"/>
            </w:tcBorders>
            <w:shd w:val="clear" w:color="000000" w:fill="FFFFFF"/>
            <w:noWrap/>
            <w:vAlign w:val="center"/>
            <w:hideMark/>
            <w:tcPrChange w:id="502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40B2392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2730</w:t>
            </w:r>
          </w:p>
        </w:tc>
        <w:tc>
          <w:tcPr>
            <w:tcW w:w="1299" w:type="dxa"/>
            <w:tcBorders>
              <w:top w:val="nil"/>
              <w:left w:val="nil"/>
              <w:bottom w:val="single" w:sz="4" w:space="0" w:color="ACB9CA"/>
              <w:right w:val="single" w:sz="4" w:space="0" w:color="ACB9CA"/>
            </w:tcBorders>
            <w:shd w:val="clear" w:color="000000" w:fill="FFFFFF"/>
            <w:noWrap/>
            <w:vAlign w:val="center"/>
            <w:hideMark/>
            <w:tcPrChange w:id="502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1046FCC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146625.9</w:t>
            </w:r>
          </w:p>
        </w:tc>
        <w:tc>
          <w:tcPr>
            <w:tcW w:w="1070" w:type="dxa"/>
            <w:tcBorders>
              <w:top w:val="nil"/>
              <w:left w:val="nil"/>
              <w:bottom w:val="single" w:sz="4" w:space="0" w:color="ACB9CA"/>
              <w:right w:val="single" w:sz="4" w:space="0" w:color="ACB9CA"/>
            </w:tcBorders>
            <w:shd w:val="clear" w:color="000000" w:fill="FFFFFF"/>
            <w:noWrap/>
            <w:vAlign w:val="center"/>
            <w:hideMark/>
            <w:tcPrChange w:id="502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E5B80C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213583.4</w:t>
            </w:r>
          </w:p>
        </w:tc>
        <w:tc>
          <w:tcPr>
            <w:tcW w:w="1070" w:type="dxa"/>
            <w:tcBorders>
              <w:top w:val="nil"/>
              <w:left w:val="nil"/>
              <w:bottom w:val="single" w:sz="4" w:space="0" w:color="ACB9CA"/>
              <w:right w:val="single" w:sz="4" w:space="0" w:color="ACB9CA"/>
            </w:tcBorders>
            <w:shd w:val="clear" w:color="000000" w:fill="FFFFFF"/>
            <w:noWrap/>
            <w:vAlign w:val="center"/>
            <w:hideMark/>
            <w:tcPrChange w:id="502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7685E7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219238.8</w:t>
            </w:r>
          </w:p>
        </w:tc>
        <w:tc>
          <w:tcPr>
            <w:tcW w:w="1070" w:type="dxa"/>
            <w:tcBorders>
              <w:top w:val="nil"/>
              <w:left w:val="nil"/>
              <w:bottom w:val="single" w:sz="4" w:space="0" w:color="ACB9CA"/>
              <w:right w:val="single" w:sz="4" w:space="0" w:color="ACB9CA"/>
            </w:tcBorders>
            <w:shd w:val="clear" w:color="000000" w:fill="FFFFFF"/>
            <w:noWrap/>
            <w:vAlign w:val="center"/>
            <w:hideMark/>
            <w:tcPrChange w:id="502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9FD8F1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814207.3</w:t>
            </w:r>
          </w:p>
        </w:tc>
        <w:tc>
          <w:tcPr>
            <w:tcW w:w="1077" w:type="dxa"/>
            <w:tcBorders>
              <w:top w:val="nil"/>
              <w:left w:val="nil"/>
              <w:bottom w:val="single" w:sz="4" w:space="0" w:color="ACB9CA"/>
              <w:right w:val="single" w:sz="4" w:space="0" w:color="ACB9CA"/>
            </w:tcBorders>
            <w:shd w:val="clear" w:color="000000" w:fill="FFFFFF"/>
            <w:noWrap/>
            <w:vAlign w:val="center"/>
            <w:hideMark/>
            <w:tcPrChange w:id="502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F68441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w:t>
            </w:r>
          </w:p>
        </w:tc>
        <w:tc>
          <w:tcPr>
            <w:tcW w:w="1077" w:type="dxa"/>
            <w:tcBorders>
              <w:top w:val="nil"/>
              <w:left w:val="nil"/>
              <w:bottom w:val="single" w:sz="4" w:space="0" w:color="ACB9CA"/>
              <w:right w:val="single" w:sz="4" w:space="0" w:color="ACB9CA"/>
            </w:tcBorders>
            <w:shd w:val="clear" w:color="000000" w:fill="FFFFFF"/>
            <w:noWrap/>
            <w:vAlign w:val="center"/>
            <w:hideMark/>
            <w:tcPrChange w:id="503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E09308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1262420</w:t>
            </w:r>
          </w:p>
        </w:tc>
        <w:tc>
          <w:tcPr>
            <w:tcW w:w="1230" w:type="dxa"/>
            <w:tcBorders>
              <w:top w:val="nil"/>
              <w:left w:val="nil"/>
              <w:bottom w:val="single" w:sz="4" w:space="0" w:color="ACB9CA"/>
              <w:right w:val="single" w:sz="4" w:space="0" w:color="ACB9CA"/>
            </w:tcBorders>
            <w:shd w:val="clear" w:color="000000" w:fill="FFFFFF"/>
            <w:noWrap/>
            <w:vAlign w:val="center"/>
            <w:hideMark/>
            <w:tcPrChange w:id="5031"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1975C6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Del="00BC68F6" w14:paraId="2EB526B1" w14:textId="77777777" w:rsidTr="00BC68F6">
        <w:trPr>
          <w:trHeight w:val="300"/>
          <w:del w:id="5032" w:author="khanguyen" w:date="2017-03-17T23:00:00Z"/>
          <w:trPrChange w:id="5033"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034"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4FD5F5D" w14:textId="77777777" w:rsidR="00FC3BDD" w:rsidRPr="00C47FE2" w:rsidDel="00BC68F6" w:rsidRDefault="00FC3BDD" w:rsidP="00FC3BDD">
            <w:pPr>
              <w:spacing w:before="0" w:after="0" w:line="240" w:lineRule="auto"/>
              <w:rPr>
                <w:del w:id="5035" w:author="khanguyen" w:date="2017-03-17T23:00:00Z"/>
                <w:rFonts w:eastAsia="Times New Roman" w:cs="Arial"/>
                <w:color w:val="4B4B63"/>
                <w:sz w:val="20"/>
                <w:szCs w:val="20"/>
                <w:lang w:val="en-US"/>
              </w:rPr>
            </w:pPr>
            <w:del w:id="5036" w:author="khanguyen" w:date="2017-03-17T23:00:00Z">
              <w:r w:rsidRPr="00C47FE2" w:rsidDel="00BC68F6">
                <w:rPr>
                  <w:rFonts w:eastAsia="Times New Roman" w:cs="Arial"/>
                  <w:color w:val="4B4B63"/>
                  <w:sz w:val="20"/>
                  <w:szCs w:val="20"/>
                  <w:lang w:val="en-US"/>
                </w:rPr>
                <w:delText>Get_Expense_Information</w:delText>
              </w:r>
            </w:del>
          </w:p>
        </w:tc>
        <w:tc>
          <w:tcPr>
            <w:tcW w:w="966" w:type="dxa"/>
            <w:tcBorders>
              <w:top w:val="nil"/>
              <w:left w:val="nil"/>
              <w:bottom w:val="single" w:sz="4" w:space="0" w:color="ACB9CA"/>
              <w:right w:val="single" w:sz="4" w:space="0" w:color="ACB9CA"/>
            </w:tcBorders>
            <w:shd w:val="clear" w:color="000000" w:fill="FFFFFF"/>
            <w:noWrap/>
            <w:vAlign w:val="center"/>
            <w:hideMark/>
            <w:tcPrChange w:id="503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7403686" w14:textId="77777777" w:rsidR="00FC3BDD" w:rsidRPr="00C47FE2" w:rsidDel="00BC68F6" w:rsidRDefault="00FC3BDD" w:rsidP="00FC3BDD">
            <w:pPr>
              <w:spacing w:before="0" w:after="0" w:line="240" w:lineRule="auto"/>
              <w:jc w:val="right"/>
              <w:rPr>
                <w:del w:id="5038" w:author="khanguyen" w:date="2017-03-17T23:00:00Z"/>
                <w:rFonts w:eastAsia="Times New Roman" w:cs="Arial"/>
                <w:color w:val="4B4B63"/>
                <w:sz w:val="20"/>
                <w:szCs w:val="20"/>
                <w:lang w:val="en-US"/>
              </w:rPr>
            </w:pPr>
            <w:del w:id="5039" w:author="khanguyen" w:date="2017-03-17T23:00:00Z">
              <w:r w:rsidRPr="00C47FE2" w:rsidDel="00BC68F6">
                <w:rPr>
                  <w:rFonts w:eastAsia="Times New Roman" w:cs="Arial"/>
                  <w:color w:val="4B4B63"/>
                  <w:sz w:val="20"/>
                  <w:szCs w:val="20"/>
                  <w:lang w:val="en-US"/>
                </w:rPr>
                <w:delText>1034</w:delText>
              </w:r>
            </w:del>
          </w:p>
        </w:tc>
        <w:tc>
          <w:tcPr>
            <w:tcW w:w="1299" w:type="dxa"/>
            <w:tcBorders>
              <w:top w:val="nil"/>
              <w:left w:val="nil"/>
              <w:bottom w:val="single" w:sz="4" w:space="0" w:color="ACB9CA"/>
              <w:right w:val="single" w:sz="4" w:space="0" w:color="ACB9CA"/>
            </w:tcBorders>
            <w:shd w:val="clear" w:color="000000" w:fill="FFFFFF"/>
            <w:noWrap/>
            <w:vAlign w:val="center"/>
            <w:hideMark/>
            <w:tcPrChange w:id="5040"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45786DF3" w14:textId="77777777" w:rsidR="00FC3BDD" w:rsidRPr="00C47FE2" w:rsidDel="00BC68F6" w:rsidRDefault="00FC3BDD" w:rsidP="00FC3BDD">
            <w:pPr>
              <w:spacing w:before="0" w:after="0" w:line="240" w:lineRule="auto"/>
              <w:jc w:val="right"/>
              <w:rPr>
                <w:del w:id="5041" w:author="khanguyen" w:date="2017-03-17T23:00:00Z"/>
                <w:rFonts w:eastAsia="Times New Roman" w:cs="Arial"/>
                <w:color w:val="4B4B63"/>
                <w:sz w:val="20"/>
                <w:szCs w:val="20"/>
                <w:lang w:val="en-US"/>
              </w:rPr>
            </w:pPr>
            <w:del w:id="5042" w:author="khanguyen" w:date="2017-03-17T23:00:00Z">
              <w:r w:rsidRPr="00C47FE2" w:rsidDel="00BC68F6">
                <w:rPr>
                  <w:rFonts w:eastAsia="Times New Roman" w:cs="Arial"/>
                  <w:color w:val="4B4B63"/>
                  <w:sz w:val="20"/>
                  <w:szCs w:val="20"/>
                  <w:lang w:val="en-US"/>
                </w:rPr>
                <w:delText>844730.96</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043"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81ED0C1" w14:textId="77777777" w:rsidR="00FC3BDD" w:rsidRPr="00C47FE2" w:rsidDel="00BC68F6" w:rsidRDefault="00FC3BDD" w:rsidP="00FC3BDD">
            <w:pPr>
              <w:spacing w:before="0" w:after="0" w:line="240" w:lineRule="auto"/>
              <w:jc w:val="right"/>
              <w:rPr>
                <w:del w:id="5044" w:author="khanguyen" w:date="2017-03-17T23:00:00Z"/>
                <w:rFonts w:eastAsia="Times New Roman" w:cs="Arial"/>
                <w:color w:val="4B4B63"/>
                <w:sz w:val="20"/>
                <w:szCs w:val="20"/>
                <w:lang w:val="en-US"/>
              </w:rPr>
            </w:pPr>
            <w:del w:id="5045" w:author="khanguyen" w:date="2017-03-17T23:00:00Z">
              <w:r w:rsidRPr="00C47FE2" w:rsidDel="00BC68F6">
                <w:rPr>
                  <w:rFonts w:eastAsia="Times New Roman" w:cs="Arial"/>
                  <w:color w:val="4B4B63"/>
                  <w:sz w:val="20"/>
                  <w:szCs w:val="20"/>
                  <w:lang w:val="en-US"/>
                </w:rPr>
                <w:delText>555010.5</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04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13B4EEA" w14:textId="77777777" w:rsidR="00FC3BDD" w:rsidRPr="00C47FE2" w:rsidDel="00BC68F6" w:rsidRDefault="00FC3BDD" w:rsidP="00FC3BDD">
            <w:pPr>
              <w:spacing w:before="0" w:after="0" w:line="240" w:lineRule="auto"/>
              <w:jc w:val="right"/>
              <w:rPr>
                <w:del w:id="5047" w:author="khanguyen" w:date="2017-03-17T23:00:00Z"/>
                <w:rFonts w:eastAsia="Times New Roman" w:cs="Arial"/>
                <w:color w:val="4B4B63"/>
                <w:sz w:val="20"/>
                <w:szCs w:val="20"/>
                <w:lang w:val="en-US"/>
              </w:rPr>
            </w:pPr>
            <w:del w:id="5048" w:author="khanguyen" w:date="2017-03-17T23:00:00Z">
              <w:r w:rsidRPr="00C47FE2" w:rsidDel="00BC68F6">
                <w:rPr>
                  <w:rFonts w:eastAsia="Times New Roman" w:cs="Arial"/>
                  <w:color w:val="4B4B63"/>
                  <w:sz w:val="20"/>
                  <w:szCs w:val="20"/>
                  <w:lang w:val="en-US"/>
                </w:rPr>
                <w:delText>611195.8</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04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B4F0F78" w14:textId="77777777" w:rsidR="00FC3BDD" w:rsidRPr="00C47FE2" w:rsidDel="00BC68F6" w:rsidRDefault="00FC3BDD" w:rsidP="00FC3BDD">
            <w:pPr>
              <w:spacing w:before="0" w:after="0" w:line="240" w:lineRule="auto"/>
              <w:jc w:val="right"/>
              <w:rPr>
                <w:del w:id="5050" w:author="khanguyen" w:date="2017-03-17T23:00:00Z"/>
                <w:rFonts w:eastAsia="Times New Roman" w:cs="Arial"/>
                <w:color w:val="4B4B63"/>
                <w:sz w:val="20"/>
                <w:szCs w:val="20"/>
                <w:lang w:val="en-US"/>
              </w:rPr>
            </w:pPr>
            <w:del w:id="5051" w:author="khanguyen" w:date="2017-03-17T23:00:00Z">
              <w:r w:rsidRPr="00C47FE2" w:rsidDel="00BC68F6">
                <w:rPr>
                  <w:rFonts w:eastAsia="Times New Roman" w:cs="Arial"/>
                  <w:color w:val="4B4B63"/>
                  <w:sz w:val="20"/>
                  <w:szCs w:val="20"/>
                  <w:lang w:val="en-US"/>
                </w:rPr>
                <w:delText>865182.9</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505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3114BBC" w14:textId="77777777" w:rsidR="00FC3BDD" w:rsidRPr="00C47FE2" w:rsidDel="00BC68F6" w:rsidRDefault="00FC3BDD" w:rsidP="00FC3BDD">
            <w:pPr>
              <w:spacing w:before="0" w:after="0" w:line="240" w:lineRule="auto"/>
              <w:jc w:val="right"/>
              <w:rPr>
                <w:del w:id="5053" w:author="khanguyen" w:date="2017-03-17T23:00:00Z"/>
                <w:rFonts w:eastAsia="Times New Roman" w:cs="Arial"/>
                <w:color w:val="4B4B63"/>
                <w:sz w:val="20"/>
                <w:szCs w:val="20"/>
                <w:lang w:val="en-US"/>
              </w:rPr>
            </w:pPr>
            <w:del w:id="5054" w:author="khanguyen" w:date="2017-03-17T23:00:00Z">
              <w:r w:rsidRPr="00C47FE2" w:rsidDel="00BC68F6">
                <w:rPr>
                  <w:rFonts w:eastAsia="Times New Roman" w:cs="Arial"/>
                  <w:color w:val="4B4B63"/>
                  <w:sz w:val="20"/>
                  <w:szCs w:val="20"/>
                  <w:lang w:val="en-US"/>
                </w:rPr>
                <w:delText>18202</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5055"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993164F" w14:textId="77777777" w:rsidR="00FC3BDD" w:rsidRPr="00C47FE2" w:rsidDel="00BC68F6" w:rsidRDefault="00FC3BDD" w:rsidP="00FC3BDD">
            <w:pPr>
              <w:spacing w:before="0" w:after="0" w:line="240" w:lineRule="auto"/>
              <w:jc w:val="right"/>
              <w:rPr>
                <w:del w:id="5056" w:author="khanguyen" w:date="2017-03-17T23:00:00Z"/>
                <w:rFonts w:eastAsia="Times New Roman" w:cs="Arial"/>
                <w:color w:val="4B4B63"/>
                <w:sz w:val="20"/>
                <w:szCs w:val="20"/>
                <w:lang w:val="en-US"/>
              </w:rPr>
            </w:pPr>
            <w:del w:id="5057" w:author="khanguyen" w:date="2017-03-17T23:00:00Z">
              <w:r w:rsidRPr="00C47FE2" w:rsidDel="00BC68F6">
                <w:rPr>
                  <w:rFonts w:eastAsia="Times New Roman" w:cs="Arial"/>
                  <w:color w:val="4B4B63"/>
                  <w:sz w:val="20"/>
                  <w:szCs w:val="20"/>
                  <w:lang w:val="en-US"/>
                </w:rPr>
                <w:delText>2373168</w:delText>
              </w:r>
            </w:del>
          </w:p>
        </w:tc>
        <w:tc>
          <w:tcPr>
            <w:tcW w:w="1230" w:type="dxa"/>
            <w:tcBorders>
              <w:top w:val="nil"/>
              <w:left w:val="nil"/>
              <w:bottom w:val="single" w:sz="4" w:space="0" w:color="ACB9CA"/>
              <w:right w:val="single" w:sz="4" w:space="0" w:color="ACB9CA"/>
            </w:tcBorders>
            <w:shd w:val="clear" w:color="000000" w:fill="FFFFFF"/>
            <w:noWrap/>
            <w:vAlign w:val="center"/>
            <w:hideMark/>
            <w:tcPrChange w:id="5058"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3ACB9237" w14:textId="77777777" w:rsidR="00FC3BDD" w:rsidRPr="00C47FE2" w:rsidDel="00BC68F6" w:rsidRDefault="00FC3BDD" w:rsidP="00FC3BDD">
            <w:pPr>
              <w:spacing w:before="0" w:after="0" w:line="240" w:lineRule="auto"/>
              <w:jc w:val="right"/>
              <w:rPr>
                <w:del w:id="5059" w:author="khanguyen" w:date="2017-03-17T23:00:00Z"/>
                <w:rFonts w:eastAsia="Times New Roman" w:cs="Arial"/>
                <w:color w:val="4B4B63"/>
                <w:sz w:val="20"/>
                <w:szCs w:val="20"/>
                <w:lang w:val="en-US"/>
              </w:rPr>
            </w:pPr>
            <w:del w:id="5060" w:author="khanguyen" w:date="2017-03-17T23:00:00Z">
              <w:r w:rsidRPr="00C47FE2" w:rsidDel="00BC68F6">
                <w:rPr>
                  <w:rFonts w:eastAsia="Times New Roman" w:cs="Arial"/>
                  <w:color w:val="4B4B63"/>
                  <w:sz w:val="20"/>
                  <w:szCs w:val="20"/>
                  <w:lang w:val="en-US"/>
                </w:rPr>
                <w:delText>0.58%</w:delText>
              </w:r>
            </w:del>
          </w:p>
        </w:tc>
      </w:tr>
      <w:tr w:rsidR="00FC3BDD" w:rsidRPr="00C47FE2" w14:paraId="30E17337" w14:textId="77777777" w:rsidTr="00BC68F6">
        <w:trPr>
          <w:trHeight w:val="300"/>
          <w:trPrChange w:id="5061"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062"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69A1E8D"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Get_Expense_information</w:t>
            </w:r>
          </w:p>
        </w:tc>
        <w:tc>
          <w:tcPr>
            <w:tcW w:w="966" w:type="dxa"/>
            <w:tcBorders>
              <w:top w:val="nil"/>
              <w:left w:val="nil"/>
              <w:bottom w:val="single" w:sz="4" w:space="0" w:color="ACB9CA"/>
              <w:right w:val="single" w:sz="4" w:space="0" w:color="ACB9CA"/>
            </w:tcBorders>
            <w:shd w:val="clear" w:color="000000" w:fill="FFFFFF"/>
            <w:noWrap/>
            <w:vAlign w:val="center"/>
            <w:hideMark/>
            <w:tcPrChange w:id="5063"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19307A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w:t>
            </w:r>
          </w:p>
        </w:tc>
        <w:tc>
          <w:tcPr>
            <w:tcW w:w="1299" w:type="dxa"/>
            <w:tcBorders>
              <w:top w:val="nil"/>
              <w:left w:val="nil"/>
              <w:bottom w:val="single" w:sz="4" w:space="0" w:color="ACB9CA"/>
              <w:right w:val="single" w:sz="4" w:space="0" w:color="ACB9CA"/>
            </w:tcBorders>
            <w:shd w:val="clear" w:color="000000" w:fill="FFFFFF"/>
            <w:noWrap/>
            <w:vAlign w:val="center"/>
            <w:hideMark/>
            <w:tcPrChange w:id="5064"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5099520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473271.13</w:t>
            </w:r>
          </w:p>
        </w:tc>
        <w:tc>
          <w:tcPr>
            <w:tcW w:w="1070" w:type="dxa"/>
            <w:tcBorders>
              <w:top w:val="nil"/>
              <w:left w:val="nil"/>
              <w:bottom w:val="single" w:sz="4" w:space="0" w:color="ACB9CA"/>
              <w:right w:val="single" w:sz="4" w:space="0" w:color="ACB9CA"/>
            </w:tcBorders>
            <w:shd w:val="clear" w:color="000000" w:fill="FFFFFF"/>
            <w:noWrap/>
            <w:vAlign w:val="center"/>
            <w:hideMark/>
            <w:tcPrChange w:id="506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4ECD7D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999423</w:t>
            </w:r>
          </w:p>
        </w:tc>
        <w:tc>
          <w:tcPr>
            <w:tcW w:w="1070" w:type="dxa"/>
            <w:tcBorders>
              <w:top w:val="nil"/>
              <w:left w:val="nil"/>
              <w:bottom w:val="single" w:sz="4" w:space="0" w:color="ACB9CA"/>
              <w:right w:val="single" w:sz="4" w:space="0" w:color="ACB9CA"/>
            </w:tcBorders>
            <w:shd w:val="clear" w:color="000000" w:fill="FFFFFF"/>
            <w:noWrap/>
            <w:vAlign w:val="center"/>
            <w:hideMark/>
            <w:tcPrChange w:id="506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D224D1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1017855</w:t>
            </w:r>
          </w:p>
        </w:tc>
        <w:tc>
          <w:tcPr>
            <w:tcW w:w="1070" w:type="dxa"/>
            <w:tcBorders>
              <w:top w:val="nil"/>
              <w:left w:val="nil"/>
              <w:bottom w:val="single" w:sz="4" w:space="0" w:color="ACB9CA"/>
              <w:right w:val="single" w:sz="4" w:space="0" w:color="ACB9CA"/>
            </w:tcBorders>
            <w:shd w:val="clear" w:color="000000" w:fill="FFFFFF"/>
            <w:noWrap/>
            <w:vAlign w:val="center"/>
            <w:hideMark/>
            <w:tcPrChange w:id="506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7F5603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1033727</w:t>
            </w:r>
          </w:p>
        </w:tc>
        <w:tc>
          <w:tcPr>
            <w:tcW w:w="1077" w:type="dxa"/>
            <w:tcBorders>
              <w:top w:val="nil"/>
              <w:left w:val="nil"/>
              <w:bottom w:val="single" w:sz="4" w:space="0" w:color="ACB9CA"/>
              <w:right w:val="single" w:sz="4" w:space="0" w:color="ACB9CA"/>
            </w:tcBorders>
            <w:shd w:val="clear" w:color="000000" w:fill="FFFFFF"/>
            <w:noWrap/>
            <w:vAlign w:val="center"/>
            <w:hideMark/>
            <w:tcPrChange w:id="506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B78585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52869</w:t>
            </w:r>
          </w:p>
        </w:tc>
        <w:tc>
          <w:tcPr>
            <w:tcW w:w="1077" w:type="dxa"/>
            <w:tcBorders>
              <w:top w:val="nil"/>
              <w:left w:val="nil"/>
              <w:bottom w:val="single" w:sz="4" w:space="0" w:color="ACB9CA"/>
              <w:right w:val="single" w:sz="4" w:space="0" w:color="ACB9CA"/>
            </w:tcBorders>
            <w:shd w:val="clear" w:color="000000" w:fill="FFFFFF"/>
            <w:noWrap/>
            <w:vAlign w:val="center"/>
            <w:hideMark/>
            <w:tcPrChange w:id="506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2E3182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1275638</w:t>
            </w:r>
          </w:p>
        </w:tc>
        <w:tc>
          <w:tcPr>
            <w:tcW w:w="1230" w:type="dxa"/>
            <w:tcBorders>
              <w:top w:val="nil"/>
              <w:left w:val="nil"/>
              <w:bottom w:val="single" w:sz="4" w:space="0" w:color="ACB9CA"/>
              <w:right w:val="single" w:sz="4" w:space="0" w:color="ACB9CA"/>
            </w:tcBorders>
            <w:shd w:val="clear" w:color="000000" w:fill="FFFFFF"/>
            <w:noWrap/>
            <w:vAlign w:val="center"/>
            <w:hideMark/>
            <w:tcPrChange w:id="5070"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D22F36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40079BA8" w14:textId="77777777" w:rsidTr="00BC68F6">
        <w:trPr>
          <w:trHeight w:val="300"/>
          <w:trPrChange w:id="5071"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072"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40DDDEB"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lastRenderedPageBreak/>
              <w:t>Get_Expense_Type_ID</w:t>
            </w:r>
          </w:p>
        </w:tc>
        <w:tc>
          <w:tcPr>
            <w:tcW w:w="966" w:type="dxa"/>
            <w:tcBorders>
              <w:top w:val="nil"/>
              <w:left w:val="nil"/>
              <w:bottom w:val="single" w:sz="4" w:space="0" w:color="ACB9CA"/>
              <w:right w:val="single" w:sz="4" w:space="0" w:color="ACB9CA"/>
            </w:tcBorders>
            <w:shd w:val="clear" w:color="000000" w:fill="FFFFFF"/>
            <w:noWrap/>
            <w:vAlign w:val="center"/>
            <w:hideMark/>
            <w:tcPrChange w:id="5073"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3307718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1149</w:t>
            </w:r>
          </w:p>
        </w:tc>
        <w:tc>
          <w:tcPr>
            <w:tcW w:w="1299" w:type="dxa"/>
            <w:tcBorders>
              <w:top w:val="nil"/>
              <w:left w:val="nil"/>
              <w:bottom w:val="single" w:sz="4" w:space="0" w:color="ACB9CA"/>
              <w:right w:val="single" w:sz="4" w:space="0" w:color="ACB9CA"/>
            </w:tcBorders>
            <w:shd w:val="clear" w:color="000000" w:fill="FFFFFF"/>
            <w:noWrap/>
            <w:vAlign w:val="center"/>
            <w:hideMark/>
            <w:tcPrChange w:id="5074"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F9A931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440153.51</w:t>
            </w:r>
          </w:p>
        </w:tc>
        <w:tc>
          <w:tcPr>
            <w:tcW w:w="1070" w:type="dxa"/>
            <w:tcBorders>
              <w:top w:val="nil"/>
              <w:left w:val="nil"/>
              <w:bottom w:val="single" w:sz="4" w:space="0" w:color="ACB9CA"/>
              <w:right w:val="single" w:sz="4" w:space="0" w:color="ACB9CA"/>
            </w:tcBorders>
            <w:shd w:val="clear" w:color="000000" w:fill="FFFFFF"/>
            <w:noWrap/>
            <w:vAlign w:val="center"/>
            <w:hideMark/>
            <w:tcPrChange w:id="507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808E34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971013</w:t>
            </w:r>
          </w:p>
        </w:tc>
        <w:tc>
          <w:tcPr>
            <w:tcW w:w="1070" w:type="dxa"/>
            <w:tcBorders>
              <w:top w:val="nil"/>
              <w:left w:val="nil"/>
              <w:bottom w:val="single" w:sz="4" w:space="0" w:color="ACB9CA"/>
              <w:right w:val="single" w:sz="4" w:space="0" w:color="ACB9CA"/>
            </w:tcBorders>
            <w:shd w:val="clear" w:color="000000" w:fill="FFFFFF"/>
            <w:noWrap/>
            <w:vAlign w:val="center"/>
            <w:hideMark/>
            <w:tcPrChange w:id="507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8039DB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998043</w:t>
            </w:r>
          </w:p>
        </w:tc>
        <w:tc>
          <w:tcPr>
            <w:tcW w:w="1070" w:type="dxa"/>
            <w:tcBorders>
              <w:top w:val="nil"/>
              <w:left w:val="nil"/>
              <w:bottom w:val="single" w:sz="4" w:space="0" w:color="ACB9CA"/>
              <w:right w:val="single" w:sz="4" w:space="0" w:color="ACB9CA"/>
            </w:tcBorders>
            <w:shd w:val="clear" w:color="000000" w:fill="FFFFFF"/>
            <w:noWrap/>
            <w:vAlign w:val="center"/>
            <w:hideMark/>
            <w:tcPrChange w:id="507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DC6528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1029382</w:t>
            </w:r>
          </w:p>
        </w:tc>
        <w:tc>
          <w:tcPr>
            <w:tcW w:w="1077" w:type="dxa"/>
            <w:tcBorders>
              <w:top w:val="nil"/>
              <w:left w:val="nil"/>
              <w:bottom w:val="single" w:sz="4" w:space="0" w:color="ACB9CA"/>
              <w:right w:val="single" w:sz="4" w:space="0" w:color="ACB9CA"/>
            </w:tcBorders>
            <w:shd w:val="clear" w:color="000000" w:fill="FFFFFF"/>
            <w:noWrap/>
            <w:vAlign w:val="center"/>
            <w:hideMark/>
            <w:tcPrChange w:id="507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C59690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3705</w:t>
            </w:r>
          </w:p>
        </w:tc>
        <w:tc>
          <w:tcPr>
            <w:tcW w:w="1077" w:type="dxa"/>
            <w:tcBorders>
              <w:top w:val="nil"/>
              <w:left w:val="nil"/>
              <w:bottom w:val="single" w:sz="4" w:space="0" w:color="ACB9CA"/>
              <w:right w:val="single" w:sz="4" w:space="0" w:color="ACB9CA"/>
            </w:tcBorders>
            <w:shd w:val="clear" w:color="000000" w:fill="FFFFFF"/>
            <w:noWrap/>
            <w:vAlign w:val="center"/>
            <w:hideMark/>
            <w:tcPrChange w:id="507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D1FE74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1288342</w:t>
            </w:r>
          </w:p>
        </w:tc>
        <w:tc>
          <w:tcPr>
            <w:tcW w:w="1230" w:type="dxa"/>
            <w:tcBorders>
              <w:top w:val="nil"/>
              <w:left w:val="nil"/>
              <w:bottom w:val="single" w:sz="4" w:space="0" w:color="ACB9CA"/>
              <w:right w:val="single" w:sz="4" w:space="0" w:color="ACB9CA"/>
            </w:tcBorders>
            <w:shd w:val="clear" w:color="000000" w:fill="FFFFFF"/>
            <w:noWrap/>
            <w:vAlign w:val="center"/>
            <w:hideMark/>
            <w:tcPrChange w:id="5080"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BF924D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7E61C5BD" w14:textId="77777777" w:rsidTr="00BC68F6">
        <w:trPr>
          <w:trHeight w:val="300"/>
          <w:trPrChange w:id="5081"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082"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7EEB5B69"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Get_ExpenseTypeId</w:t>
            </w:r>
          </w:p>
        </w:tc>
        <w:tc>
          <w:tcPr>
            <w:tcW w:w="966" w:type="dxa"/>
            <w:tcBorders>
              <w:top w:val="nil"/>
              <w:left w:val="nil"/>
              <w:bottom w:val="single" w:sz="4" w:space="0" w:color="ACB9CA"/>
              <w:right w:val="single" w:sz="4" w:space="0" w:color="ACB9CA"/>
            </w:tcBorders>
            <w:shd w:val="clear" w:color="000000" w:fill="FFFFFF"/>
            <w:noWrap/>
            <w:vAlign w:val="center"/>
            <w:hideMark/>
            <w:tcPrChange w:id="5083"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61ED41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w:t>
            </w:r>
          </w:p>
        </w:tc>
        <w:tc>
          <w:tcPr>
            <w:tcW w:w="1299" w:type="dxa"/>
            <w:tcBorders>
              <w:top w:val="nil"/>
              <w:left w:val="nil"/>
              <w:bottom w:val="single" w:sz="4" w:space="0" w:color="ACB9CA"/>
              <w:right w:val="single" w:sz="4" w:space="0" w:color="ACB9CA"/>
            </w:tcBorders>
            <w:shd w:val="clear" w:color="000000" w:fill="FFFFFF"/>
            <w:noWrap/>
            <w:vAlign w:val="center"/>
            <w:hideMark/>
            <w:tcPrChange w:id="5084"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07BC37E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473271.13</w:t>
            </w:r>
          </w:p>
        </w:tc>
        <w:tc>
          <w:tcPr>
            <w:tcW w:w="1070" w:type="dxa"/>
            <w:tcBorders>
              <w:top w:val="nil"/>
              <w:left w:val="nil"/>
              <w:bottom w:val="single" w:sz="4" w:space="0" w:color="ACB9CA"/>
              <w:right w:val="single" w:sz="4" w:space="0" w:color="ACB9CA"/>
            </w:tcBorders>
            <w:shd w:val="clear" w:color="000000" w:fill="FFFFFF"/>
            <w:noWrap/>
            <w:vAlign w:val="center"/>
            <w:hideMark/>
            <w:tcPrChange w:id="508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AB84FF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999423</w:t>
            </w:r>
          </w:p>
        </w:tc>
        <w:tc>
          <w:tcPr>
            <w:tcW w:w="1070" w:type="dxa"/>
            <w:tcBorders>
              <w:top w:val="nil"/>
              <w:left w:val="nil"/>
              <w:bottom w:val="single" w:sz="4" w:space="0" w:color="ACB9CA"/>
              <w:right w:val="single" w:sz="4" w:space="0" w:color="ACB9CA"/>
            </w:tcBorders>
            <w:shd w:val="clear" w:color="000000" w:fill="FFFFFF"/>
            <w:noWrap/>
            <w:vAlign w:val="center"/>
            <w:hideMark/>
            <w:tcPrChange w:id="508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BE0640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1017855</w:t>
            </w:r>
          </w:p>
        </w:tc>
        <w:tc>
          <w:tcPr>
            <w:tcW w:w="1070" w:type="dxa"/>
            <w:tcBorders>
              <w:top w:val="nil"/>
              <w:left w:val="nil"/>
              <w:bottom w:val="single" w:sz="4" w:space="0" w:color="ACB9CA"/>
              <w:right w:val="single" w:sz="4" w:space="0" w:color="ACB9CA"/>
            </w:tcBorders>
            <w:shd w:val="clear" w:color="000000" w:fill="FFFFFF"/>
            <w:noWrap/>
            <w:vAlign w:val="center"/>
            <w:hideMark/>
            <w:tcPrChange w:id="508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A6B8F8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1033727</w:t>
            </w:r>
          </w:p>
        </w:tc>
        <w:tc>
          <w:tcPr>
            <w:tcW w:w="1077" w:type="dxa"/>
            <w:tcBorders>
              <w:top w:val="nil"/>
              <w:left w:val="nil"/>
              <w:bottom w:val="single" w:sz="4" w:space="0" w:color="ACB9CA"/>
              <w:right w:val="single" w:sz="4" w:space="0" w:color="ACB9CA"/>
            </w:tcBorders>
            <w:shd w:val="clear" w:color="000000" w:fill="FFFFFF"/>
            <w:noWrap/>
            <w:vAlign w:val="center"/>
            <w:hideMark/>
            <w:tcPrChange w:id="508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B6E267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52869</w:t>
            </w:r>
          </w:p>
        </w:tc>
        <w:tc>
          <w:tcPr>
            <w:tcW w:w="1077" w:type="dxa"/>
            <w:tcBorders>
              <w:top w:val="nil"/>
              <w:left w:val="nil"/>
              <w:bottom w:val="single" w:sz="4" w:space="0" w:color="ACB9CA"/>
              <w:right w:val="single" w:sz="4" w:space="0" w:color="ACB9CA"/>
            </w:tcBorders>
            <w:shd w:val="clear" w:color="000000" w:fill="FFFFFF"/>
            <w:noWrap/>
            <w:vAlign w:val="center"/>
            <w:hideMark/>
            <w:tcPrChange w:id="508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BC6060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1275638</w:t>
            </w:r>
          </w:p>
        </w:tc>
        <w:tc>
          <w:tcPr>
            <w:tcW w:w="1230" w:type="dxa"/>
            <w:tcBorders>
              <w:top w:val="nil"/>
              <w:left w:val="nil"/>
              <w:bottom w:val="single" w:sz="4" w:space="0" w:color="ACB9CA"/>
              <w:right w:val="single" w:sz="4" w:space="0" w:color="ACB9CA"/>
            </w:tcBorders>
            <w:shd w:val="clear" w:color="000000" w:fill="FFFFFF"/>
            <w:noWrap/>
            <w:vAlign w:val="center"/>
            <w:hideMark/>
            <w:tcPrChange w:id="5090"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36E15AB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CA58435" w14:textId="77777777" w:rsidTr="00BC68F6">
        <w:trPr>
          <w:trHeight w:val="300"/>
          <w:trPrChange w:id="5091"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092"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7EBEAC2"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Get_ProjectBasicInformation</w:t>
            </w:r>
          </w:p>
        </w:tc>
        <w:tc>
          <w:tcPr>
            <w:tcW w:w="966" w:type="dxa"/>
            <w:tcBorders>
              <w:top w:val="nil"/>
              <w:left w:val="nil"/>
              <w:bottom w:val="single" w:sz="4" w:space="0" w:color="ACB9CA"/>
              <w:right w:val="single" w:sz="4" w:space="0" w:color="ACB9CA"/>
            </w:tcBorders>
            <w:shd w:val="clear" w:color="000000" w:fill="FFFFFF"/>
            <w:noWrap/>
            <w:vAlign w:val="center"/>
            <w:hideMark/>
            <w:tcPrChange w:id="5093"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099DB2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Change w:id="5094"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9788C3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130010.35</w:t>
            </w:r>
          </w:p>
        </w:tc>
        <w:tc>
          <w:tcPr>
            <w:tcW w:w="1070" w:type="dxa"/>
            <w:tcBorders>
              <w:top w:val="nil"/>
              <w:left w:val="nil"/>
              <w:bottom w:val="single" w:sz="4" w:space="0" w:color="ACB9CA"/>
              <w:right w:val="single" w:sz="4" w:space="0" w:color="ACB9CA"/>
            </w:tcBorders>
            <w:shd w:val="clear" w:color="000000" w:fill="FFFFFF"/>
            <w:noWrap/>
            <w:vAlign w:val="center"/>
            <w:hideMark/>
            <w:tcPrChange w:id="509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0A7937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211327</w:t>
            </w:r>
          </w:p>
        </w:tc>
        <w:tc>
          <w:tcPr>
            <w:tcW w:w="1070" w:type="dxa"/>
            <w:tcBorders>
              <w:top w:val="nil"/>
              <w:left w:val="nil"/>
              <w:bottom w:val="single" w:sz="4" w:space="0" w:color="ACB9CA"/>
              <w:right w:val="single" w:sz="4" w:space="0" w:color="ACB9CA"/>
            </w:tcBorders>
            <w:shd w:val="clear" w:color="000000" w:fill="FFFFFF"/>
            <w:noWrap/>
            <w:vAlign w:val="center"/>
            <w:hideMark/>
            <w:tcPrChange w:id="509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7D102C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227839</w:t>
            </w:r>
          </w:p>
        </w:tc>
        <w:tc>
          <w:tcPr>
            <w:tcW w:w="1070" w:type="dxa"/>
            <w:tcBorders>
              <w:top w:val="nil"/>
              <w:left w:val="nil"/>
              <w:bottom w:val="single" w:sz="4" w:space="0" w:color="ACB9CA"/>
              <w:right w:val="single" w:sz="4" w:space="0" w:color="ACB9CA"/>
            </w:tcBorders>
            <w:shd w:val="clear" w:color="000000" w:fill="FFFFFF"/>
            <w:noWrap/>
            <w:vAlign w:val="center"/>
            <w:hideMark/>
            <w:tcPrChange w:id="509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864538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236543</w:t>
            </w:r>
          </w:p>
        </w:tc>
        <w:tc>
          <w:tcPr>
            <w:tcW w:w="1077" w:type="dxa"/>
            <w:tcBorders>
              <w:top w:val="nil"/>
              <w:left w:val="nil"/>
              <w:bottom w:val="single" w:sz="4" w:space="0" w:color="ACB9CA"/>
              <w:right w:val="single" w:sz="4" w:space="0" w:color="ACB9CA"/>
            </w:tcBorders>
            <w:shd w:val="clear" w:color="000000" w:fill="FFFFFF"/>
            <w:noWrap/>
            <w:vAlign w:val="center"/>
            <w:hideMark/>
            <w:tcPrChange w:id="509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BE4A82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182</w:t>
            </w:r>
          </w:p>
        </w:tc>
        <w:tc>
          <w:tcPr>
            <w:tcW w:w="1077" w:type="dxa"/>
            <w:tcBorders>
              <w:top w:val="nil"/>
              <w:left w:val="nil"/>
              <w:bottom w:val="single" w:sz="4" w:space="0" w:color="ACB9CA"/>
              <w:right w:val="single" w:sz="4" w:space="0" w:color="ACB9CA"/>
            </w:tcBorders>
            <w:shd w:val="clear" w:color="000000" w:fill="FFFFFF"/>
            <w:noWrap/>
            <w:vAlign w:val="center"/>
            <w:hideMark/>
            <w:tcPrChange w:id="509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E140DC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245748</w:t>
            </w:r>
          </w:p>
        </w:tc>
        <w:tc>
          <w:tcPr>
            <w:tcW w:w="1230" w:type="dxa"/>
            <w:tcBorders>
              <w:top w:val="nil"/>
              <w:left w:val="nil"/>
              <w:bottom w:val="single" w:sz="4" w:space="0" w:color="ACB9CA"/>
              <w:right w:val="single" w:sz="4" w:space="0" w:color="ACB9CA"/>
            </w:tcBorders>
            <w:shd w:val="clear" w:color="000000" w:fill="FFFFFF"/>
            <w:noWrap/>
            <w:vAlign w:val="center"/>
            <w:hideMark/>
            <w:tcPrChange w:id="5100"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2615FC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51D99E64" w14:textId="77777777" w:rsidTr="00BC68F6">
        <w:trPr>
          <w:trHeight w:val="300"/>
          <w:trPrChange w:id="5101"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102"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4CDB069"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Get_ProjectTaskInformation</w:t>
            </w:r>
          </w:p>
        </w:tc>
        <w:tc>
          <w:tcPr>
            <w:tcW w:w="966" w:type="dxa"/>
            <w:tcBorders>
              <w:top w:val="nil"/>
              <w:left w:val="nil"/>
              <w:bottom w:val="single" w:sz="4" w:space="0" w:color="ACB9CA"/>
              <w:right w:val="single" w:sz="4" w:space="0" w:color="ACB9CA"/>
            </w:tcBorders>
            <w:shd w:val="clear" w:color="000000" w:fill="FFFFFF"/>
            <w:noWrap/>
            <w:vAlign w:val="center"/>
            <w:hideMark/>
            <w:tcPrChange w:id="5103"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31F566B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1034</w:t>
            </w:r>
          </w:p>
        </w:tc>
        <w:tc>
          <w:tcPr>
            <w:tcW w:w="1299" w:type="dxa"/>
            <w:tcBorders>
              <w:top w:val="nil"/>
              <w:left w:val="nil"/>
              <w:bottom w:val="single" w:sz="4" w:space="0" w:color="ACB9CA"/>
              <w:right w:val="single" w:sz="4" w:space="0" w:color="ACB9CA"/>
            </w:tcBorders>
            <w:shd w:val="clear" w:color="000000" w:fill="FFFFFF"/>
            <w:noWrap/>
            <w:vAlign w:val="center"/>
            <w:hideMark/>
            <w:tcPrChange w:id="5104"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E733C2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469779.55</w:t>
            </w:r>
          </w:p>
        </w:tc>
        <w:tc>
          <w:tcPr>
            <w:tcW w:w="1070" w:type="dxa"/>
            <w:tcBorders>
              <w:top w:val="nil"/>
              <w:left w:val="nil"/>
              <w:bottom w:val="single" w:sz="4" w:space="0" w:color="ACB9CA"/>
              <w:right w:val="single" w:sz="4" w:space="0" w:color="ACB9CA"/>
            </w:tcBorders>
            <w:shd w:val="clear" w:color="000000" w:fill="FFFFFF"/>
            <w:noWrap/>
            <w:vAlign w:val="center"/>
            <w:hideMark/>
            <w:tcPrChange w:id="510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5D74F5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991689.5</w:t>
            </w:r>
          </w:p>
        </w:tc>
        <w:tc>
          <w:tcPr>
            <w:tcW w:w="1070" w:type="dxa"/>
            <w:tcBorders>
              <w:top w:val="nil"/>
              <w:left w:val="nil"/>
              <w:bottom w:val="single" w:sz="4" w:space="0" w:color="ACB9CA"/>
              <w:right w:val="single" w:sz="4" w:space="0" w:color="ACB9CA"/>
            </w:tcBorders>
            <w:shd w:val="clear" w:color="000000" w:fill="FFFFFF"/>
            <w:noWrap/>
            <w:vAlign w:val="center"/>
            <w:hideMark/>
            <w:tcPrChange w:id="510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00B14F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1013793</w:t>
            </w:r>
          </w:p>
        </w:tc>
        <w:tc>
          <w:tcPr>
            <w:tcW w:w="1070" w:type="dxa"/>
            <w:tcBorders>
              <w:top w:val="nil"/>
              <w:left w:val="nil"/>
              <w:bottom w:val="single" w:sz="4" w:space="0" w:color="ACB9CA"/>
              <w:right w:val="single" w:sz="4" w:space="0" w:color="ACB9CA"/>
            </w:tcBorders>
            <w:shd w:val="clear" w:color="000000" w:fill="FFFFFF"/>
            <w:noWrap/>
            <w:vAlign w:val="center"/>
            <w:hideMark/>
            <w:tcPrChange w:id="510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430449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1035692</w:t>
            </w:r>
          </w:p>
        </w:tc>
        <w:tc>
          <w:tcPr>
            <w:tcW w:w="1077" w:type="dxa"/>
            <w:tcBorders>
              <w:top w:val="nil"/>
              <w:left w:val="nil"/>
              <w:bottom w:val="single" w:sz="4" w:space="0" w:color="ACB9CA"/>
              <w:right w:val="single" w:sz="4" w:space="0" w:color="ACB9CA"/>
            </w:tcBorders>
            <w:shd w:val="clear" w:color="000000" w:fill="FFFFFF"/>
            <w:noWrap/>
            <w:vAlign w:val="center"/>
            <w:hideMark/>
            <w:tcPrChange w:id="510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AC3135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14497</w:t>
            </w:r>
          </w:p>
        </w:tc>
        <w:tc>
          <w:tcPr>
            <w:tcW w:w="1077" w:type="dxa"/>
            <w:tcBorders>
              <w:top w:val="nil"/>
              <w:left w:val="nil"/>
              <w:bottom w:val="single" w:sz="4" w:space="0" w:color="ACB9CA"/>
              <w:right w:val="single" w:sz="4" w:space="0" w:color="ACB9CA"/>
            </w:tcBorders>
            <w:shd w:val="clear" w:color="000000" w:fill="FFFFFF"/>
            <w:noWrap/>
            <w:vAlign w:val="center"/>
            <w:hideMark/>
            <w:tcPrChange w:id="510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8C8EB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1294718</w:t>
            </w:r>
          </w:p>
        </w:tc>
        <w:tc>
          <w:tcPr>
            <w:tcW w:w="1230" w:type="dxa"/>
            <w:tcBorders>
              <w:top w:val="nil"/>
              <w:left w:val="nil"/>
              <w:bottom w:val="single" w:sz="4" w:space="0" w:color="ACB9CA"/>
              <w:right w:val="single" w:sz="4" w:space="0" w:color="ACB9CA"/>
            </w:tcBorders>
            <w:shd w:val="clear" w:color="000000" w:fill="FFFFFF"/>
            <w:noWrap/>
            <w:vAlign w:val="center"/>
            <w:hideMark/>
            <w:tcPrChange w:id="5110"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EEF6A9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0.58%</w:t>
            </w:r>
          </w:p>
        </w:tc>
      </w:tr>
      <w:tr w:rsidR="00FC3BDD" w:rsidRPr="00C47FE2" w:rsidDel="00BC68F6" w14:paraId="2108311A" w14:textId="77777777" w:rsidTr="00BC68F6">
        <w:trPr>
          <w:trHeight w:val="300"/>
          <w:del w:id="5111" w:author="khanguyen" w:date="2017-03-17T23:00:00Z"/>
          <w:trPrChange w:id="5112"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113"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49E3341" w14:textId="77777777" w:rsidR="00FC3BDD" w:rsidRPr="00C47FE2" w:rsidDel="00BC68F6" w:rsidRDefault="00FC3BDD" w:rsidP="00FC3BDD">
            <w:pPr>
              <w:spacing w:before="0" w:after="0" w:line="240" w:lineRule="auto"/>
              <w:rPr>
                <w:del w:id="5114" w:author="khanguyen" w:date="2017-03-17T23:00:00Z"/>
                <w:rFonts w:eastAsia="Times New Roman" w:cs="Arial"/>
                <w:color w:val="4B4B63"/>
                <w:sz w:val="20"/>
                <w:szCs w:val="20"/>
                <w:lang w:val="en-US"/>
              </w:rPr>
            </w:pPr>
            <w:del w:id="5115" w:author="khanguyen" w:date="2017-03-17T23:00:00Z">
              <w:r w:rsidRPr="00C47FE2" w:rsidDel="00BC68F6">
                <w:rPr>
                  <w:rFonts w:eastAsia="Times New Roman" w:cs="Arial"/>
                  <w:color w:val="4B4B63"/>
                  <w:sz w:val="20"/>
                  <w:szCs w:val="20"/>
                  <w:lang w:val="en-US"/>
                </w:rPr>
                <w:delText>Get_Timesheet_information</w:delText>
              </w:r>
            </w:del>
          </w:p>
        </w:tc>
        <w:tc>
          <w:tcPr>
            <w:tcW w:w="966" w:type="dxa"/>
            <w:tcBorders>
              <w:top w:val="nil"/>
              <w:left w:val="nil"/>
              <w:bottom w:val="single" w:sz="4" w:space="0" w:color="ACB9CA"/>
              <w:right w:val="single" w:sz="4" w:space="0" w:color="ACB9CA"/>
            </w:tcBorders>
            <w:shd w:val="clear" w:color="000000" w:fill="FFFFFF"/>
            <w:noWrap/>
            <w:vAlign w:val="center"/>
            <w:hideMark/>
            <w:tcPrChange w:id="5116"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420FEAE" w14:textId="77777777" w:rsidR="00FC3BDD" w:rsidRPr="00C47FE2" w:rsidDel="00BC68F6" w:rsidRDefault="00FC3BDD" w:rsidP="00FC3BDD">
            <w:pPr>
              <w:spacing w:before="0" w:after="0" w:line="240" w:lineRule="auto"/>
              <w:jc w:val="right"/>
              <w:rPr>
                <w:del w:id="5117" w:author="khanguyen" w:date="2017-03-17T23:00:00Z"/>
                <w:rFonts w:eastAsia="Times New Roman" w:cs="Arial"/>
                <w:color w:val="4B4B63"/>
                <w:sz w:val="20"/>
                <w:szCs w:val="20"/>
                <w:lang w:val="en-US"/>
              </w:rPr>
            </w:pPr>
            <w:del w:id="5118" w:author="khanguyen" w:date="2017-03-17T23:00:00Z">
              <w:r w:rsidRPr="00C47FE2" w:rsidDel="00BC68F6">
                <w:rPr>
                  <w:rFonts w:eastAsia="Times New Roman" w:cs="Arial"/>
                  <w:color w:val="4B4B63"/>
                  <w:sz w:val="20"/>
                  <w:szCs w:val="20"/>
                  <w:lang w:val="en-US"/>
                </w:rPr>
                <w:delText>1538</w:delText>
              </w:r>
            </w:del>
          </w:p>
        </w:tc>
        <w:tc>
          <w:tcPr>
            <w:tcW w:w="1299" w:type="dxa"/>
            <w:tcBorders>
              <w:top w:val="nil"/>
              <w:left w:val="nil"/>
              <w:bottom w:val="single" w:sz="4" w:space="0" w:color="ACB9CA"/>
              <w:right w:val="single" w:sz="4" w:space="0" w:color="ACB9CA"/>
            </w:tcBorders>
            <w:shd w:val="clear" w:color="000000" w:fill="FFFFFF"/>
            <w:noWrap/>
            <w:vAlign w:val="center"/>
            <w:hideMark/>
            <w:tcPrChange w:id="5119"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60D750A5" w14:textId="77777777" w:rsidR="00FC3BDD" w:rsidRPr="00C47FE2" w:rsidDel="00BC68F6" w:rsidRDefault="00FC3BDD" w:rsidP="00FC3BDD">
            <w:pPr>
              <w:spacing w:before="0" w:after="0" w:line="240" w:lineRule="auto"/>
              <w:jc w:val="right"/>
              <w:rPr>
                <w:del w:id="5120" w:author="khanguyen" w:date="2017-03-17T23:00:00Z"/>
                <w:rFonts w:eastAsia="Times New Roman" w:cs="Arial"/>
                <w:color w:val="4B4B63"/>
                <w:sz w:val="20"/>
                <w:szCs w:val="20"/>
                <w:lang w:val="en-US"/>
              </w:rPr>
            </w:pPr>
            <w:del w:id="5121" w:author="khanguyen" w:date="2017-03-17T23:00:00Z">
              <w:r w:rsidRPr="00C47FE2" w:rsidDel="00BC68F6">
                <w:rPr>
                  <w:rFonts w:eastAsia="Times New Roman" w:cs="Arial"/>
                  <w:color w:val="4B4B63"/>
                  <w:sz w:val="20"/>
                  <w:szCs w:val="20"/>
                  <w:lang w:val="en-US"/>
                </w:rPr>
                <w:delText>898486.68</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122"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F3DB850" w14:textId="77777777" w:rsidR="00FC3BDD" w:rsidRPr="00C47FE2" w:rsidDel="00BC68F6" w:rsidRDefault="00FC3BDD" w:rsidP="00FC3BDD">
            <w:pPr>
              <w:spacing w:before="0" w:after="0" w:line="240" w:lineRule="auto"/>
              <w:jc w:val="right"/>
              <w:rPr>
                <w:del w:id="5123" w:author="khanguyen" w:date="2017-03-17T23:00:00Z"/>
                <w:rFonts w:eastAsia="Times New Roman" w:cs="Arial"/>
                <w:color w:val="4B4B63"/>
                <w:sz w:val="20"/>
                <w:szCs w:val="20"/>
                <w:lang w:val="en-US"/>
              </w:rPr>
            </w:pPr>
            <w:del w:id="5124" w:author="khanguyen" w:date="2017-03-17T23:00:00Z">
              <w:r w:rsidRPr="00C47FE2" w:rsidDel="00BC68F6">
                <w:rPr>
                  <w:rFonts w:eastAsia="Times New Roman" w:cs="Arial"/>
                  <w:color w:val="4B4B63"/>
                  <w:sz w:val="20"/>
                  <w:szCs w:val="20"/>
                  <w:lang w:val="en-US"/>
                </w:rPr>
                <w:delText>842267</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12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DD49DE5" w14:textId="77777777" w:rsidR="00FC3BDD" w:rsidRPr="00C47FE2" w:rsidDel="00BC68F6" w:rsidRDefault="00FC3BDD" w:rsidP="00FC3BDD">
            <w:pPr>
              <w:spacing w:before="0" w:after="0" w:line="240" w:lineRule="auto"/>
              <w:jc w:val="right"/>
              <w:rPr>
                <w:del w:id="5126" w:author="khanguyen" w:date="2017-03-17T23:00:00Z"/>
                <w:rFonts w:eastAsia="Times New Roman" w:cs="Arial"/>
                <w:color w:val="4B4B63"/>
                <w:sz w:val="20"/>
                <w:szCs w:val="20"/>
                <w:lang w:val="en-US"/>
              </w:rPr>
            </w:pPr>
            <w:del w:id="5127" w:author="khanguyen" w:date="2017-03-17T23:00:00Z">
              <w:r w:rsidRPr="00C47FE2" w:rsidDel="00BC68F6">
                <w:rPr>
                  <w:rFonts w:eastAsia="Times New Roman" w:cs="Arial"/>
                  <w:color w:val="4B4B63"/>
                  <w:sz w:val="20"/>
                  <w:szCs w:val="20"/>
                  <w:lang w:val="en-US"/>
                </w:rPr>
                <w:delText>897667.2</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12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0BA22F3" w14:textId="77777777" w:rsidR="00FC3BDD" w:rsidRPr="00C47FE2" w:rsidDel="00BC68F6" w:rsidRDefault="00FC3BDD" w:rsidP="00FC3BDD">
            <w:pPr>
              <w:spacing w:before="0" w:after="0" w:line="240" w:lineRule="auto"/>
              <w:jc w:val="right"/>
              <w:rPr>
                <w:del w:id="5129" w:author="khanguyen" w:date="2017-03-17T23:00:00Z"/>
                <w:rFonts w:eastAsia="Times New Roman" w:cs="Arial"/>
                <w:color w:val="4B4B63"/>
                <w:sz w:val="20"/>
                <w:szCs w:val="20"/>
                <w:lang w:val="en-US"/>
              </w:rPr>
            </w:pPr>
            <w:del w:id="5130" w:author="khanguyen" w:date="2017-03-17T23:00:00Z">
              <w:r w:rsidRPr="00C47FE2" w:rsidDel="00BC68F6">
                <w:rPr>
                  <w:rFonts w:eastAsia="Times New Roman" w:cs="Arial"/>
                  <w:color w:val="4B4B63"/>
                  <w:sz w:val="20"/>
                  <w:szCs w:val="20"/>
                  <w:lang w:val="en-US"/>
                </w:rPr>
                <w:delText>964230.2</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5131"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FDB8611" w14:textId="77777777" w:rsidR="00FC3BDD" w:rsidRPr="00C47FE2" w:rsidDel="00BC68F6" w:rsidRDefault="00FC3BDD" w:rsidP="00FC3BDD">
            <w:pPr>
              <w:spacing w:before="0" w:after="0" w:line="240" w:lineRule="auto"/>
              <w:jc w:val="right"/>
              <w:rPr>
                <w:del w:id="5132" w:author="khanguyen" w:date="2017-03-17T23:00:00Z"/>
                <w:rFonts w:eastAsia="Times New Roman" w:cs="Arial"/>
                <w:color w:val="4B4B63"/>
                <w:sz w:val="20"/>
                <w:szCs w:val="20"/>
                <w:lang w:val="en-US"/>
              </w:rPr>
            </w:pPr>
            <w:del w:id="5133" w:author="khanguyen" w:date="2017-03-17T23:00:00Z">
              <w:r w:rsidRPr="00C47FE2" w:rsidDel="00BC68F6">
                <w:rPr>
                  <w:rFonts w:eastAsia="Times New Roman" w:cs="Arial"/>
                  <w:color w:val="4B4B63"/>
                  <w:sz w:val="20"/>
                  <w:szCs w:val="20"/>
                  <w:lang w:val="en-US"/>
                </w:rPr>
                <w:delText>302</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5134"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3B30015" w14:textId="77777777" w:rsidR="00FC3BDD" w:rsidRPr="00C47FE2" w:rsidDel="00BC68F6" w:rsidRDefault="00FC3BDD" w:rsidP="00FC3BDD">
            <w:pPr>
              <w:spacing w:before="0" w:after="0" w:line="240" w:lineRule="auto"/>
              <w:jc w:val="right"/>
              <w:rPr>
                <w:del w:id="5135" w:author="khanguyen" w:date="2017-03-17T23:00:00Z"/>
                <w:rFonts w:eastAsia="Times New Roman" w:cs="Arial"/>
                <w:color w:val="4B4B63"/>
                <w:sz w:val="20"/>
                <w:szCs w:val="20"/>
                <w:lang w:val="en-US"/>
              </w:rPr>
            </w:pPr>
            <w:del w:id="5136" w:author="khanguyen" w:date="2017-03-17T23:00:00Z">
              <w:r w:rsidRPr="00C47FE2" w:rsidDel="00BC68F6">
                <w:rPr>
                  <w:rFonts w:eastAsia="Times New Roman" w:cs="Arial"/>
                  <w:color w:val="4B4B63"/>
                  <w:sz w:val="20"/>
                  <w:szCs w:val="20"/>
                  <w:lang w:val="en-US"/>
                </w:rPr>
                <w:delText>3392288</w:delText>
              </w:r>
            </w:del>
          </w:p>
        </w:tc>
        <w:tc>
          <w:tcPr>
            <w:tcW w:w="1230" w:type="dxa"/>
            <w:tcBorders>
              <w:top w:val="nil"/>
              <w:left w:val="nil"/>
              <w:bottom w:val="single" w:sz="4" w:space="0" w:color="ACB9CA"/>
              <w:right w:val="single" w:sz="4" w:space="0" w:color="ACB9CA"/>
            </w:tcBorders>
            <w:shd w:val="clear" w:color="000000" w:fill="FFFFFF"/>
            <w:noWrap/>
            <w:vAlign w:val="center"/>
            <w:hideMark/>
            <w:tcPrChange w:id="5137"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5171187" w14:textId="77777777" w:rsidR="00FC3BDD" w:rsidRPr="00C47FE2" w:rsidDel="00BC68F6" w:rsidRDefault="00FC3BDD" w:rsidP="00FC3BDD">
            <w:pPr>
              <w:spacing w:before="0" w:after="0" w:line="240" w:lineRule="auto"/>
              <w:jc w:val="right"/>
              <w:rPr>
                <w:del w:id="5138" w:author="khanguyen" w:date="2017-03-17T23:00:00Z"/>
                <w:rFonts w:eastAsia="Times New Roman" w:cs="Arial"/>
                <w:color w:val="4B4B63"/>
                <w:sz w:val="20"/>
                <w:szCs w:val="20"/>
                <w:lang w:val="en-US"/>
              </w:rPr>
            </w:pPr>
            <w:del w:id="5139" w:author="khanguyen" w:date="2017-03-17T23:00:00Z">
              <w:r w:rsidRPr="00C47FE2" w:rsidDel="00BC68F6">
                <w:rPr>
                  <w:rFonts w:eastAsia="Times New Roman" w:cs="Arial"/>
                  <w:color w:val="4B4B63"/>
                  <w:sz w:val="20"/>
                  <w:szCs w:val="20"/>
                  <w:lang w:val="en-US"/>
                </w:rPr>
                <w:delText>0%</w:delText>
              </w:r>
            </w:del>
          </w:p>
        </w:tc>
      </w:tr>
      <w:tr w:rsidR="00FC3BDD" w:rsidRPr="00C47FE2" w14:paraId="6DDBEF4D" w14:textId="77777777" w:rsidTr="00BC68F6">
        <w:trPr>
          <w:trHeight w:val="300"/>
          <w:trPrChange w:id="5140"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141"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25069BE"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Get_userCostAmtId Default</w:t>
            </w:r>
          </w:p>
        </w:tc>
        <w:tc>
          <w:tcPr>
            <w:tcW w:w="966" w:type="dxa"/>
            <w:tcBorders>
              <w:top w:val="nil"/>
              <w:left w:val="nil"/>
              <w:bottom w:val="single" w:sz="4" w:space="0" w:color="ACB9CA"/>
              <w:right w:val="single" w:sz="4" w:space="0" w:color="ACB9CA"/>
            </w:tcBorders>
            <w:shd w:val="clear" w:color="000000" w:fill="FFFFFF"/>
            <w:noWrap/>
            <w:vAlign w:val="center"/>
            <w:hideMark/>
            <w:tcPrChange w:id="5142"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1F579C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281</w:t>
            </w:r>
          </w:p>
        </w:tc>
        <w:tc>
          <w:tcPr>
            <w:tcW w:w="1299" w:type="dxa"/>
            <w:tcBorders>
              <w:top w:val="nil"/>
              <w:left w:val="nil"/>
              <w:bottom w:val="single" w:sz="4" w:space="0" w:color="ACB9CA"/>
              <w:right w:val="single" w:sz="4" w:space="0" w:color="ACB9CA"/>
            </w:tcBorders>
            <w:shd w:val="clear" w:color="000000" w:fill="FFFFFF"/>
            <w:noWrap/>
            <w:vAlign w:val="center"/>
            <w:hideMark/>
            <w:tcPrChange w:id="5143"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714EE79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434969.54</w:t>
            </w:r>
          </w:p>
        </w:tc>
        <w:tc>
          <w:tcPr>
            <w:tcW w:w="1070" w:type="dxa"/>
            <w:tcBorders>
              <w:top w:val="nil"/>
              <w:left w:val="nil"/>
              <w:bottom w:val="single" w:sz="4" w:space="0" w:color="ACB9CA"/>
              <w:right w:val="single" w:sz="4" w:space="0" w:color="ACB9CA"/>
            </w:tcBorders>
            <w:shd w:val="clear" w:color="000000" w:fill="FFFFFF"/>
            <w:noWrap/>
            <w:vAlign w:val="center"/>
            <w:hideMark/>
            <w:tcPrChange w:id="5144"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B17938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942591</w:t>
            </w:r>
          </w:p>
        </w:tc>
        <w:tc>
          <w:tcPr>
            <w:tcW w:w="1070" w:type="dxa"/>
            <w:tcBorders>
              <w:top w:val="nil"/>
              <w:left w:val="nil"/>
              <w:bottom w:val="single" w:sz="4" w:space="0" w:color="ACB9CA"/>
              <w:right w:val="single" w:sz="4" w:space="0" w:color="ACB9CA"/>
            </w:tcBorders>
            <w:shd w:val="clear" w:color="000000" w:fill="FFFFFF"/>
            <w:noWrap/>
            <w:vAlign w:val="center"/>
            <w:hideMark/>
            <w:tcPrChange w:id="514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284604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983551</w:t>
            </w:r>
          </w:p>
        </w:tc>
        <w:tc>
          <w:tcPr>
            <w:tcW w:w="1070" w:type="dxa"/>
            <w:tcBorders>
              <w:top w:val="nil"/>
              <w:left w:val="nil"/>
              <w:bottom w:val="single" w:sz="4" w:space="0" w:color="ACB9CA"/>
              <w:right w:val="single" w:sz="4" w:space="0" w:color="ACB9CA"/>
            </w:tcBorders>
            <w:shd w:val="clear" w:color="000000" w:fill="FFFFFF"/>
            <w:noWrap/>
            <w:vAlign w:val="center"/>
            <w:hideMark/>
            <w:tcPrChange w:id="514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B6DD4A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1031167</w:t>
            </w:r>
          </w:p>
        </w:tc>
        <w:tc>
          <w:tcPr>
            <w:tcW w:w="1077" w:type="dxa"/>
            <w:tcBorders>
              <w:top w:val="nil"/>
              <w:left w:val="nil"/>
              <w:bottom w:val="single" w:sz="4" w:space="0" w:color="ACB9CA"/>
              <w:right w:val="single" w:sz="4" w:space="0" w:color="ACB9CA"/>
            </w:tcBorders>
            <w:shd w:val="clear" w:color="000000" w:fill="FFFFFF"/>
            <w:noWrap/>
            <w:vAlign w:val="center"/>
            <w:hideMark/>
            <w:tcPrChange w:id="5147"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F844DE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44429</w:t>
            </w:r>
          </w:p>
        </w:tc>
        <w:tc>
          <w:tcPr>
            <w:tcW w:w="1077" w:type="dxa"/>
            <w:tcBorders>
              <w:top w:val="nil"/>
              <w:left w:val="nil"/>
              <w:bottom w:val="single" w:sz="4" w:space="0" w:color="ACB9CA"/>
              <w:right w:val="single" w:sz="4" w:space="0" w:color="ACB9CA"/>
            </w:tcBorders>
            <w:shd w:val="clear" w:color="000000" w:fill="FFFFFF"/>
            <w:noWrap/>
            <w:vAlign w:val="center"/>
            <w:hideMark/>
            <w:tcPrChange w:id="514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1AE8AF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1225477</w:t>
            </w:r>
          </w:p>
        </w:tc>
        <w:tc>
          <w:tcPr>
            <w:tcW w:w="1230" w:type="dxa"/>
            <w:tcBorders>
              <w:top w:val="nil"/>
              <w:left w:val="nil"/>
              <w:bottom w:val="single" w:sz="4" w:space="0" w:color="ACB9CA"/>
              <w:right w:val="single" w:sz="4" w:space="0" w:color="ACB9CA"/>
            </w:tcBorders>
            <w:shd w:val="clear" w:color="000000" w:fill="FFFFFF"/>
            <w:noWrap/>
            <w:vAlign w:val="center"/>
            <w:hideMark/>
            <w:tcPrChange w:id="5149"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7014ED2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065FF79F" w14:textId="77777777" w:rsidTr="00BC68F6">
        <w:trPr>
          <w:trHeight w:val="300"/>
          <w:trPrChange w:id="5150"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151"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97844E6"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Get_userCostCodeId Default</w:t>
            </w:r>
          </w:p>
        </w:tc>
        <w:tc>
          <w:tcPr>
            <w:tcW w:w="966" w:type="dxa"/>
            <w:tcBorders>
              <w:top w:val="nil"/>
              <w:left w:val="nil"/>
              <w:bottom w:val="single" w:sz="4" w:space="0" w:color="ACB9CA"/>
              <w:right w:val="single" w:sz="4" w:space="0" w:color="ACB9CA"/>
            </w:tcBorders>
            <w:shd w:val="clear" w:color="000000" w:fill="FFFFFF"/>
            <w:noWrap/>
            <w:vAlign w:val="center"/>
            <w:hideMark/>
            <w:tcPrChange w:id="5152"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5F8030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314</w:t>
            </w:r>
          </w:p>
        </w:tc>
        <w:tc>
          <w:tcPr>
            <w:tcW w:w="1299" w:type="dxa"/>
            <w:tcBorders>
              <w:top w:val="nil"/>
              <w:left w:val="nil"/>
              <w:bottom w:val="single" w:sz="4" w:space="0" w:color="ACB9CA"/>
              <w:right w:val="single" w:sz="4" w:space="0" w:color="ACB9CA"/>
            </w:tcBorders>
            <w:shd w:val="clear" w:color="000000" w:fill="FFFFFF"/>
            <w:noWrap/>
            <w:vAlign w:val="center"/>
            <w:hideMark/>
            <w:tcPrChange w:id="5153"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1697C98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432766.89</w:t>
            </w:r>
          </w:p>
        </w:tc>
        <w:tc>
          <w:tcPr>
            <w:tcW w:w="1070" w:type="dxa"/>
            <w:tcBorders>
              <w:top w:val="nil"/>
              <w:left w:val="nil"/>
              <w:bottom w:val="single" w:sz="4" w:space="0" w:color="ACB9CA"/>
              <w:right w:val="single" w:sz="4" w:space="0" w:color="ACB9CA"/>
            </w:tcBorders>
            <w:shd w:val="clear" w:color="000000" w:fill="FFFFFF"/>
            <w:noWrap/>
            <w:vAlign w:val="center"/>
            <w:hideMark/>
            <w:tcPrChange w:id="5154"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81A1DA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967167</w:t>
            </w:r>
          </w:p>
        </w:tc>
        <w:tc>
          <w:tcPr>
            <w:tcW w:w="1070" w:type="dxa"/>
            <w:tcBorders>
              <w:top w:val="nil"/>
              <w:left w:val="nil"/>
              <w:bottom w:val="single" w:sz="4" w:space="0" w:color="ACB9CA"/>
              <w:right w:val="single" w:sz="4" w:space="0" w:color="ACB9CA"/>
            </w:tcBorders>
            <w:shd w:val="clear" w:color="000000" w:fill="FFFFFF"/>
            <w:noWrap/>
            <w:vAlign w:val="center"/>
            <w:hideMark/>
            <w:tcPrChange w:id="515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CF138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989695</w:t>
            </w:r>
          </w:p>
        </w:tc>
        <w:tc>
          <w:tcPr>
            <w:tcW w:w="1070" w:type="dxa"/>
            <w:tcBorders>
              <w:top w:val="nil"/>
              <w:left w:val="nil"/>
              <w:bottom w:val="single" w:sz="4" w:space="0" w:color="ACB9CA"/>
              <w:right w:val="single" w:sz="4" w:space="0" w:color="ACB9CA"/>
            </w:tcBorders>
            <w:shd w:val="clear" w:color="000000" w:fill="FFFFFF"/>
            <w:noWrap/>
            <w:vAlign w:val="center"/>
            <w:hideMark/>
            <w:tcPrChange w:id="515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D016D5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1029119</w:t>
            </w:r>
          </w:p>
        </w:tc>
        <w:tc>
          <w:tcPr>
            <w:tcW w:w="1077" w:type="dxa"/>
            <w:tcBorders>
              <w:top w:val="nil"/>
              <w:left w:val="nil"/>
              <w:bottom w:val="single" w:sz="4" w:space="0" w:color="ACB9CA"/>
              <w:right w:val="single" w:sz="4" w:space="0" w:color="ACB9CA"/>
            </w:tcBorders>
            <w:shd w:val="clear" w:color="000000" w:fill="FFFFFF"/>
            <w:noWrap/>
            <w:vAlign w:val="center"/>
            <w:hideMark/>
            <w:tcPrChange w:id="5157"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ACCC29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30226</w:t>
            </w:r>
          </w:p>
        </w:tc>
        <w:tc>
          <w:tcPr>
            <w:tcW w:w="1077" w:type="dxa"/>
            <w:tcBorders>
              <w:top w:val="nil"/>
              <w:left w:val="nil"/>
              <w:bottom w:val="single" w:sz="4" w:space="0" w:color="ACB9CA"/>
              <w:right w:val="single" w:sz="4" w:space="0" w:color="ACB9CA"/>
            </w:tcBorders>
            <w:shd w:val="clear" w:color="000000" w:fill="FFFFFF"/>
            <w:noWrap/>
            <w:vAlign w:val="center"/>
            <w:hideMark/>
            <w:tcPrChange w:id="515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C517A0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1255440</w:t>
            </w:r>
          </w:p>
        </w:tc>
        <w:tc>
          <w:tcPr>
            <w:tcW w:w="1230" w:type="dxa"/>
            <w:tcBorders>
              <w:top w:val="nil"/>
              <w:left w:val="nil"/>
              <w:bottom w:val="single" w:sz="4" w:space="0" w:color="ACB9CA"/>
              <w:right w:val="single" w:sz="4" w:space="0" w:color="ACB9CA"/>
            </w:tcBorders>
            <w:shd w:val="clear" w:color="000000" w:fill="FFFFFF"/>
            <w:noWrap/>
            <w:vAlign w:val="center"/>
            <w:hideMark/>
            <w:tcPrChange w:id="5159"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CC3960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35EAE1A" w14:textId="77777777" w:rsidTr="00BC68F6">
        <w:trPr>
          <w:trHeight w:val="300"/>
          <w:trPrChange w:id="5160"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161"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AAB3726"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Get_UserProfiles</w:t>
            </w:r>
          </w:p>
        </w:tc>
        <w:tc>
          <w:tcPr>
            <w:tcW w:w="966" w:type="dxa"/>
            <w:tcBorders>
              <w:top w:val="nil"/>
              <w:left w:val="nil"/>
              <w:bottom w:val="single" w:sz="4" w:space="0" w:color="ACB9CA"/>
              <w:right w:val="single" w:sz="4" w:space="0" w:color="ACB9CA"/>
            </w:tcBorders>
            <w:shd w:val="clear" w:color="000000" w:fill="FFFFFF"/>
            <w:noWrap/>
            <w:vAlign w:val="center"/>
            <w:hideMark/>
            <w:tcPrChange w:id="5162"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56F82F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2370</w:t>
            </w:r>
          </w:p>
        </w:tc>
        <w:tc>
          <w:tcPr>
            <w:tcW w:w="1299" w:type="dxa"/>
            <w:tcBorders>
              <w:top w:val="nil"/>
              <w:left w:val="nil"/>
              <w:bottom w:val="single" w:sz="4" w:space="0" w:color="ACB9CA"/>
              <w:right w:val="single" w:sz="4" w:space="0" w:color="ACB9CA"/>
            </w:tcBorders>
            <w:shd w:val="clear" w:color="000000" w:fill="FFFFFF"/>
            <w:noWrap/>
            <w:vAlign w:val="center"/>
            <w:hideMark/>
            <w:tcPrChange w:id="5163"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2005FF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127880.11</w:t>
            </w:r>
          </w:p>
        </w:tc>
        <w:tc>
          <w:tcPr>
            <w:tcW w:w="1070" w:type="dxa"/>
            <w:tcBorders>
              <w:top w:val="nil"/>
              <w:left w:val="nil"/>
              <w:bottom w:val="single" w:sz="4" w:space="0" w:color="ACB9CA"/>
              <w:right w:val="single" w:sz="4" w:space="0" w:color="ACB9CA"/>
            </w:tcBorders>
            <w:shd w:val="clear" w:color="000000" w:fill="FFFFFF"/>
            <w:noWrap/>
            <w:vAlign w:val="center"/>
            <w:hideMark/>
            <w:tcPrChange w:id="5164"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36DD0C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152699.4</w:t>
            </w:r>
          </w:p>
        </w:tc>
        <w:tc>
          <w:tcPr>
            <w:tcW w:w="1070" w:type="dxa"/>
            <w:tcBorders>
              <w:top w:val="nil"/>
              <w:left w:val="nil"/>
              <w:bottom w:val="single" w:sz="4" w:space="0" w:color="ACB9CA"/>
              <w:right w:val="single" w:sz="4" w:space="0" w:color="ACB9CA"/>
            </w:tcBorders>
            <w:shd w:val="clear" w:color="000000" w:fill="FFFFFF"/>
            <w:noWrap/>
            <w:vAlign w:val="center"/>
            <w:hideMark/>
            <w:tcPrChange w:id="516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6EF6AE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196556.6</w:t>
            </w:r>
          </w:p>
        </w:tc>
        <w:tc>
          <w:tcPr>
            <w:tcW w:w="1070" w:type="dxa"/>
            <w:tcBorders>
              <w:top w:val="nil"/>
              <w:left w:val="nil"/>
              <w:bottom w:val="single" w:sz="4" w:space="0" w:color="ACB9CA"/>
              <w:right w:val="single" w:sz="4" w:space="0" w:color="ACB9CA"/>
            </w:tcBorders>
            <w:shd w:val="clear" w:color="000000" w:fill="FFFFFF"/>
            <w:noWrap/>
            <w:vAlign w:val="center"/>
            <w:hideMark/>
            <w:tcPrChange w:id="516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9E4655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973313.2</w:t>
            </w:r>
          </w:p>
        </w:tc>
        <w:tc>
          <w:tcPr>
            <w:tcW w:w="1077" w:type="dxa"/>
            <w:tcBorders>
              <w:top w:val="nil"/>
              <w:left w:val="nil"/>
              <w:bottom w:val="single" w:sz="4" w:space="0" w:color="ACB9CA"/>
              <w:right w:val="single" w:sz="4" w:space="0" w:color="ACB9CA"/>
            </w:tcBorders>
            <w:shd w:val="clear" w:color="000000" w:fill="FFFFFF"/>
            <w:noWrap/>
            <w:vAlign w:val="center"/>
            <w:hideMark/>
            <w:tcPrChange w:id="5167"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A0FF95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w:t>
            </w:r>
          </w:p>
        </w:tc>
        <w:tc>
          <w:tcPr>
            <w:tcW w:w="1077" w:type="dxa"/>
            <w:tcBorders>
              <w:top w:val="nil"/>
              <w:left w:val="nil"/>
              <w:bottom w:val="single" w:sz="4" w:space="0" w:color="ACB9CA"/>
              <w:right w:val="single" w:sz="4" w:space="0" w:color="ACB9CA"/>
            </w:tcBorders>
            <w:shd w:val="clear" w:color="000000" w:fill="FFFFFF"/>
            <w:noWrap/>
            <w:vAlign w:val="center"/>
            <w:hideMark/>
            <w:tcPrChange w:id="516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1DD76C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1269822</w:t>
            </w:r>
          </w:p>
        </w:tc>
        <w:tc>
          <w:tcPr>
            <w:tcW w:w="1230" w:type="dxa"/>
            <w:tcBorders>
              <w:top w:val="nil"/>
              <w:left w:val="nil"/>
              <w:bottom w:val="single" w:sz="4" w:space="0" w:color="ACB9CA"/>
              <w:right w:val="single" w:sz="4" w:space="0" w:color="ACB9CA"/>
            </w:tcBorders>
            <w:shd w:val="clear" w:color="000000" w:fill="FFFFFF"/>
            <w:noWrap/>
            <w:vAlign w:val="center"/>
            <w:hideMark/>
            <w:tcPrChange w:id="5169"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8230AB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78ED44C5" w14:textId="77777777" w:rsidTr="00BC68F6">
        <w:trPr>
          <w:trHeight w:val="300"/>
          <w:trPrChange w:id="5170"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171"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249E7F3"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Login_authentication</w:t>
            </w:r>
          </w:p>
        </w:tc>
        <w:tc>
          <w:tcPr>
            <w:tcW w:w="966" w:type="dxa"/>
            <w:tcBorders>
              <w:top w:val="nil"/>
              <w:left w:val="nil"/>
              <w:bottom w:val="single" w:sz="4" w:space="0" w:color="ACB9CA"/>
              <w:right w:val="single" w:sz="4" w:space="0" w:color="ACB9CA"/>
            </w:tcBorders>
            <w:shd w:val="clear" w:color="000000" w:fill="FFFFFF"/>
            <w:noWrap/>
            <w:vAlign w:val="center"/>
            <w:hideMark/>
            <w:tcPrChange w:id="5172"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8541A3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2930</w:t>
            </w:r>
          </w:p>
        </w:tc>
        <w:tc>
          <w:tcPr>
            <w:tcW w:w="1299" w:type="dxa"/>
            <w:tcBorders>
              <w:top w:val="nil"/>
              <w:left w:val="nil"/>
              <w:bottom w:val="single" w:sz="4" w:space="0" w:color="ACB9CA"/>
              <w:right w:val="single" w:sz="4" w:space="0" w:color="ACB9CA"/>
            </w:tcBorders>
            <w:shd w:val="clear" w:color="000000" w:fill="FFFFFF"/>
            <w:noWrap/>
            <w:vAlign w:val="center"/>
            <w:hideMark/>
            <w:tcPrChange w:id="5173"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D7E67A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124209.51</w:t>
            </w:r>
          </w:p>
        </w:tc>
        <w:tc>
          <w:tcPr>
            <w:tcW w:w="1070" w:type="dxa"/>
            <w:tcBorders>
              <w:top w:val="nil"/>
              <w:left w:val="nil"/>
              <w:bottom w:val="single" w:sz="4" w:space="0" w:color="ACB9CA"/>
              <w:right w:val="single" w:sz="4" w:space="0" w:color="ACB9CA"/>
            </w:tcBorders>
            <w:shd w:val="clear" w:color="000000" w:fill="FFFFFF"/>
            <w:noWrap/>
            <w:vAlign w:val="center"/>
            <w:hideMark/>
            <w:tcPrChange w:id="5174"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55B49E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151258.3</w:t>
            </w:r>
          </w:p>
        </w:tc>
        <w:tc>
          <w:tcPr>
            <w:tcW w:w="1070" w:type="dxa"/>
            <w:tcBorders>
              <w:top w:val="nil"/>
              <w:left w:val="nil"/>
              <w:bottom w:val="single" w:sz="4" w:space="0" w:color="ACB9CA"/>
              <w:right w:val="single" w:sz="4" w:space="0" w:color="ACB9CA"/>
            </w:tcBorders>
            <w:shd w:val="clear" w:color="000000" w:fill="FFFFFF"/>
            <w:noWrap/>
            <w:vAlign w:val="center"/>
            <w:hideMark/>
            <w:tcPrChange w:id="517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A302E9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501704.5</w:t>
            </w:r>
          </w:p>
        </w:tc>
        <w:tc>
          <w:tcPr>
            <w:tcW w:w="1070" w:type="dxa"/>
            <w:tcBorders>
              <w:top w:val="nil"/>
              <w:left w:val="nil"/>
              <w:bottom w:val="single" w:sz="4" w:space="0" w:color="ACB9CA"/>
              <w:right w:val="single" w:sz="4" w:space="0" w:color="ACB9CA"/>
            </w:tcBorders>
            <w:shd w:val="clear" w:color="000000" w:fill="FFFFFF"/>
            <w:noWrap/>
            <w:vAlign w:val="center"/>
            <w:hideMark/>
            <w:tcPrChange w:id="517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579203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851466.2</w:t>
            </w:r>
          </w:p>
        </w:tc>
        <w:tc>
          <w:tcPr>
            <w:tcW w:w="1077" w:type="dxa"/>
            <w:tcBorders>
              <w:top w:val="nil"/>
              <w:left w:val="nil"/>
              <w:bottom w:val="single" w:sz="4" w:space="0" w:color="ACB9CA"/>
              <w:right w:val="single" w:sz="4" w:space="0" w:color="ACB9CA"/>
            </w:tcBorders>
            <w:shd w:val="clear" w:color="000000" w:fill="FFFFFF"/>
            <w:noWrap/>
            <w:vAlign w:val="center"/>
            <w:hideMark/>
            <w:tcPrChange w:id="5177"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2D6B0E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59</w:t>
            </w:r>
          </w:p>
        </w:tc>
        <w:tc>
          <w:tcPr>
            <w:tcW w:w="1077" w:type="dxa"/>
            <w:tcBorders>
              <w:top w:val="nil"/>
              <w:left w:val="nil"/>
              <w:bottom w:val="single" w:sz="4" w:space="0" w:color="ACB9CA"/>
              <w:right w:val="single" w:sz="4" w:space="0" w:color="ACB9CA"/>
            </w:tcBorders>
            <w:shd w:val="clear" w:color="000000" w:fill="FFFFFF"/>
            <w:noWrap/>
            <w:vAlign w:val="center"/>
            <w:hideMark/>
            <w:tcPrChange w:id="517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14C971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1265602</w:t>
            </w:r>
          </w:p>
        </w:tc>
        <w:tc>
          <w:tcPr>
            <w:tcW w:w="1230" w:type="dxa"/>
            <w:tcBorders>
              <w:top w:val="nil"/>
              <w:left w:val="nil"/>
              <w:bottom w:val="single" w:sz="4" w:space="0" w:color="ACB9CA"/>
              <w:right w:val="single" w:sz="4" w:space="0" w:color="ACB9CA"/>
            </w:tcBorders>
            <w:shd w:val="clear" w:color="000000" w:fill="FFFFFF"/>
            <w:noWrap/>
            <w:vAlign w:val="center"/>
            <w:hideMark/>
            <w:tcPrChange w:id="5179"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24CD75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7F97378B" w14:textId="77777777" w:rsidTr="00BC68F6">
        <w:trPr>
          <w:trHeight w:val="300"/>
          <w:trPrChange w:id="5180"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181"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1742D8E"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Open_Default_Task_Detail</w:t>
            </w:r>
          </w:p>
        </w:tc>
        <w:tc>
          <w:tcPr>
            <w:tcW w:w="966" w:type="dxa"/>
            <w:tcBorders>
              <w:top w:val="nil"/>
              <w:left w:val="nil"/>
              <w:bottom w:val="single" w:sz="4" w:space="0" w:color="ACB9CA"/>
              <w:right w:val="single" w:sz="4" w:space="0" w:color="ACB9CA"/>
            </w:tcBorders>
            <w:shd w:val="clear" w:color="000000" w:fill="FFFFFF"/>
            <w:noWrap/>
            <w:vAlign w:val="center"/>
            <w:hideMark/>
            <w:tcPrChange w:id="5182"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104815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500</w:t>
            </w:r>
          </w:p>
        </w:tc>
        <w:tc>
          <w:tcPr>
            <w:tcW w:w="1299" w:type="dxa"/>
            <w:tcBorders>
              <w:top w:val="nil"/>
              <w:left w:val="nil"/>
              <w:bottom w:val="single" w:sz="4" w:space="0" w:color="ACB9CA"/>
              <w:right w:val="single" w:sz="4" w:space="0" w:color="ACB9CA"/>
            </w:tcBorders>
            <w:shd w:val="clear" w:color="000000" w:fill="FFFFFF"/>
            <w:noWrap/>
            <w:vAlign w:val="center"/>
            <w:hideMark/>
            <w:tcPrChange w:id="5183"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44E1ED5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199.01</w:t>
            </w:r>
          </w:p>
        </w:tc>
        <w:tc>
          <w:tcPr>
            <w:tcW w:w="1070" w:type="dxa"/>
            <w:tcBorders>
              <w:top w:val="nil"/>
              <w:left w:val="nil"/>
              <w:bottom w:val="single" w:sz="4" w:space="0" w:color="ACB9CA"/>
              <w:right w:val="single" w:sz="4" w:space="0" w:color="ACB9CA"/>
            </w:tcBorders>
            <w:shd w:val="clear" w:color="000000" w:fill="FFFFFF"/>
            <w:noWrap/>
            <w:vAlign w:val="center"/>
            <w:hideMark/>
            <w:tcPrChange w:id="5184"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A5C336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439</w:t>
            </w:r>
          </w:p>
        </w:tc>
        <w:tc>
          <w:tcPr>
            <w:tcW w:w="1070" w:type="dxa"/>
            <w:tcBorders>
              <w:top w:val="nil"/>
              <w:left w:val="nil"/>
              <w:bottom w:val="single" w:sz="4" w:space="0" w:color="ACB9CA"/>
              <w:right w:val="single" w:sz="4" w:space="0" w:color="ACB9CA"/>
            </w:tcBorders>
            <w:shd w:val="clear" w:color="000000" w:fill="FFFFFF"/>
            <w:noWrap/>
            <w:vAlign w:val="center"/>
            <w:hideMark/>
            <w:tcPrChange w:id="518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E2C9A6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701</w:t>
            </w:r>
          </w:p>
        </w:tc>
        <w:tc>
          <w:tcPr>
            <w:tcW w:w="1070" w:type="dxa"/>
            <w:tcBorders>
              <w:top w:val="nil"/>
              <w:left w:val="nil"/>
              <w:bottom w:val="single" w:sz="4" w:space="0" w:color="ACB9CA"/>
              <w:right w:val="single" w:sz="4" w:space="0" w:color="ACB9CA"/>
            </w:tcBorders>
            <w:shd w:val="clear" w:color="000000" w:fill="FFFFFF"/>
            <w:noWrap/>
            <w:vAlign w:val="center"/>
            <w:hideMark/>
            <w:tcPrChange w:id="518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02B82A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1457</w:t>
            </w:r>
          </w:p>
        </w:tc>
        <w:tc>
          <w:tcPr>
            <w:tcW w:w="1077" w:type="dxa"/>
            <w:tcBorders>
              <w:top w:val="nil"/>
              <w:left w:val="nil"/>
              <w:bottom w:val="single" w:sz="4" w:space="0" w:color="ACB9CA"/>
              <w:right w:val="single" w:sz="4" w:space="0" w:color="ACB9CA"/>
            </w:tcBorders>
            <w:shd w:val="clear" w:color="000000" w:fill="FFFFFF"/>
            <w:noWrap/>
            <w:vAlign w:val="center"/>
            <w:hideMark/>
            <w:tcPrChange w:id="5187"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03F634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518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AD19B1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4341</w:t>
            </w:r>
          </w:p>
        </w:tc>
        <w:tc>
          <w:tcPr>
            <w:tcW w:w="1230" w:type="dxa"/>
            <w:tcBorders>
              <w:top w:val="nil"/>
              <w:left w:val="nil"/>
              <w:bottom w:val="single" w:sz="4" w:space="0" w:color="ACB9CA"/>
              <w:right w:val="single" w:sz="4" w:space="0" w:color="ACB9CA"/>
            </w:tcBorders>
            <w:shd w:val="clear" w:color="000000" w:fill="FFFFFF"/>
            <w:noWrap/>
            <w:vAlign w:val="center"/>
            <w:hideMark/>
            <w:tcPrChange w:id="5189"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6380EA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38F6115" w14:textId="77777777" w:rsidTr="00BC68F6">
        <w:trPr>
          <w:trHeight w:val="300"/>
          <w:trPrChange w:id="5190"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191"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73ABAA4"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 Empty Project</w:t>
            </w:r>
          </w:p>
        </w:tc>
        <w:tc>
          <w:tcPr>
            <w:tcW w:w="966" w:type="dxa"/>
            <w:tcBorders>
              <w:top w:val="nil"/>
              <w:left w:val="nil"/>
              <w:bottom w:val="single" w:sz="4" w:space="0" w:color="ACB9CA"/>
              <w:right w:val="single" w:sz="4" w:space="0" w:color="ACB9CA"/>
            </w:tcBorders>
            <w:shd w:val="clear" w:color="000000" w:fill="FFFFFF"/>
            <w:noWrap/>
            <w:vAlign w:val="center"/>
            <w:hideMark/>
            <w:tcPrChange w:id="5192"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3171C3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w:t>
            </w:r>
          </w:p>
        </w:tc>
        <w:tc>
          <w:tcPr>
            <w:tcW w:w="1299" w:type="dxa"/>
            <w:tcBorders>
              <w:top w:val="nil"/>
              <w:left w:val="nil"/>
              <w:bottom w:val="single" w:sz="4" w:space="0" w:color="ACB9CA"/>
              <w:right w:val="single" w:sz="4" w:space="0" w:color="ACB9CA"/>
            </w:tcBorders>
            <w:shd w:val="clear" w:color="000000" w:fill="FFFFFF"/>
            <w:noWrap/>
            <w:vAlign w:val="center"/>
            <w:hideMark/>
            <w:tcPrChange w:id="5193"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8A14BE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565222.73</w:t>
            </w:r>
          </w:p>
        </w:tc>
        <w:tc>
          <w:tcPr>
            <w:tcW w:w="1070" w:type="dxa"/>
            <w:tcBorders>
              <w:top w:val="nil"/>
              <w:left w:val="nil"/>
              <w:bottom w:val="single" w:sz="4" w:space="0" w:color="ACB9CA"/>
              <w:right w:val="single" w:sz="4" w:space="0" w:color="ACB9CA"/>
            </w:tcBorders>
            <w:shd w:val="clear" w:color="000000" w:fill="FFFFFF"/>
            <w:noWrap/>
            <w:vAlign w:val="center"/>
            <w:hideMark/>
            <w:tcPrChange w:id="5194"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EE8ECE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1016831</w:t>
            </w:r>
          </w:p>
        </w:tc>
        <w:tc>
          <w:tcPr>
            <w:tcW w:w="1070" w:type="dxa"/>
            <w:tcBorders>
              <w:top w:val="nil"/>
              <w:left w:val="nil"/>
              <w:bottom w:val="single" w:sz="4" w:space="0" w:color="ACB9CA"/>
              <w:right w:val="single" w:sz="4" w:space="0" w:color="ACB9CA"/>
            </w:tcBorders>
            <w:shd w:val="clear" w:color="000000" w:fill="FFFFFF"/>
            <w:noWrap/>
            <w:vAlign w:val="center"/>
            <w:hideMark/>
            <w:tcPrChange w:id="519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8D51E8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1023487</w:t>
            </w:r>
          </w:p>
        </w:tc>
        <w:tc>
          <w:tcPr>
            <w:tcW w:w="1070" w:type="dxa"/>
            <w:tcBorders>
              <w:top w:val="nil"/>
              <w:left w:val="nil"/>
              <w:bottom w:val="single" w:sz="4" w:space="0" w:color="ACB9CA"/>
              <w:right w:val="single" w:sz="4" w:space="0" w:color="ACB9CA"/>
            </w:tcBorders>
            <w:shd w:val="clear" w:color="000000" w:fill="FFFFFF"/>
            <w:noWrap/>
            <w:vAlign w:val="center"/>
            <w:hideMark/>
            <w:tcPrChange w:id="519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301EFB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1025535</w:t>
            </w:r>
          </w:p>
        </w:tc>
        <w:tc>
          <w:tcPr>
            <w:tcW w:w="1077" w:type="dxa"/>
            <w:tcBorders>
              <w:top w:val="nil"/>
              <w:left w:val="nil"/>
              <w:bottom w:val="single" w:sz="4" w:space="0" w:color="ACB9CA"/>
              <w:right w:val="single" w:sz="4" w:space="0" w:color="ACB9CA"/>
            </w:tcBorders>
            <w:shd w:val="clear" w:color="000000" w:fill="FFFFFF"/>
            <w:noWrap/>
            <w:vAlign w:val="center"/>
            <w:hideMark/>
            <w:tcPrChange w:id="5197"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C575B2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148080</w:t>
            </w:r>
          </w:p>
        </w:tc>
        <w:tc>
          <w:tcPr>
            <w:tcW w:w="1077" w:type="dxa"/>
            <w:tcBorders>
              <w:top w:val="nil"/>
              <w:left w:val="nil"/>
              <w:bottom w:val="single" w:sz="4" w:space="0" w:color="ACB9CA"/>
              <w:right w:val="single" w:sz="4" w:space="0" w:color="ACB9CA"/>
            </w:tcBorders>
            <w:shd w:val="clear" w:color="000000" w:fill="FFFFFF"/>
            <w:noWrap/>
            <w:vAlign w:val="center"/>
            <w:hideMark/>
            <w:tcPrChange w:id="519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E50250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1247291</w:t>
            </w:r>
          </w:p>
        </w:tc>
        <w:tc>
          <w:tcPr>
            <w:tcW w:w="1230" w:type="dxa"/>
            <w:tcBorders>
              <w:top w:val="nil"/>
              <w:left w:val="nil"/>
              <w:bottom w:val="single" w:sz="4" w:space="0" w:color="ACB9CA"/>
              <w:right w:val="single" w:sz="4" w:space="0" w:color="ACB9CA"/>
            </w:tcBorders>
            <w:shd w:val="clear" w:color="000000" w:fill="FFFFFF"/>
            <w:noWrap/>
            <w:vAlign w:val="center"/>
            <w:hideMark/>
            <w:tcPrChange w:id="5199"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33A888A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938580A" w14:textId="77777777" w:rsidTr="00BC68F6">
        <w:trPr>
          <w:trHeight w:val="300"/>
          <w:trPrChange w:id="5200"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201"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0E8C4A7C"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Select_Default_Task</w:t>
            </w:r>
          </w:p>
        </w:tc>
        <w:tc>
          <w:tcPr>
            <w:tcW w:w="966" w:type="dxa"/>
            <w:tcBorders>
              <w:top w:val="nil"/>
              <w:left w:val="nil"/>
              <w:bottom w:val="single" w:sz="4" w:space="0" w:color="ACB9CA"/>
              <w:right w:val="single" w:sz="4" w:space="0" w:color="ACB9CA"/>
            </w:tcBorders>
            <w:shd w:val="clear" w:color="000000" w:fill="FFFFFF"/>
            <w:noWrap/>
            <w:vAlign w:val="center"/>
            <w:hideMark/>
            <w:tcPrChange w:id="5202"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3712211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1000</w:t>
            </w:r>
          </w:p>
        </w:tc>
        <w:tc>
          <w:tcPr>
            <w:tcW w:w="1299" w:type="dxa"/>
            <w:tcBorders>
              <w:top w:val="nil"/>
              <w:left w:val="nil"/>
              <w:bottom w:val="single" w:sz="4" w:space="0" w:color="ACB9CA"/>
              <w:right w:val="single" w:sz="4" w:space="0" w:color="ACB9CA"/>
            </w:tcBorders>
            <w:shd w:val="clear" w:color="000000" w:fill="FFFFFF"/>
            <w:noWrap/>
            <w:vAlign w:val="center"/>
            <w:hideMark/>
            <w:tcPrChange w:id="5203"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4D8BF8A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160824.12</w:t>
            </w:r>
          </w:p>
        </w:tc>
        <w:tc>
          <w:tcPr>
            <w:tcW w:w="1070" w:type="dxa"/>
            <w:tcBorders>
              <w:top w:val="nil"/>
              <w:left w:val="nil"/>
              <w:bottom w:val="single" w:sz="4" w:space="0" w:color="ACB9CA"/>
              <w:right w:val="single" w:sz="4" w:space="0" w:color="ACB9CA"/>
            </w:tcBorders>
            <w:shd w:val="clear" w:color="000000" w:fill="FFFFFF"/>
            <w:noWrap/>
            <w:vAlign w:val="center"/>
            <w:hideMark/>
            <w:tcPrChange w:id="5204"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DCEBFD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256639</w:t>
            </w:r>
          </w:p>
        </w:tc>
        <w:tc>
          <w:tcPr>
            <w:tcW w:w="1070" w:type="dxa"/>
            <w:tcBorders>
              <w:top w:val="nil"/>
              <w:left w:val="nil"/>
              <w:bottom w:val="single" w:sz="4" w:space="0" w:color="ACB9CA"/>
              <w:right w:val="single" w:sz="4" w:space="0" w:color="ACB9CA"/>
            </w:tcBorders>
            <w:shd w:val="clear" w:color="000000" w:fill="FFFFFF"/>
            <w:noWrap/>
            <w:vAlign w:val="center"/>
            <w:hideMark/>
            <w:tcPrChange w:id="520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FA346A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326399</w:t>
            </w:r>
          </w:p>
        </w:tc>
        <w:tc>
          <w:tcPr>
            <w:tcW w:w="1070" w:type="dxa"/>
            <w:tcBorders>
              <w:top w:val="nil"/>
              <w:left w:val="nil"/>
              <w:bottom w:val="single" w:sz="4" w:space="0" w:color="ACB9CA"/>
              <w:right w:val="single" w:sz="4" w:space="0" w:color="ACB9CA"/>
            </w:tcBorders>
            <w:shd w:val="clear" w:color="000000" w:fill="FFFFFF"/>
            <w:noWrap/>
            <w:vAlign w:val="center"/>
            <w:hideMark/>
            <w:tcPrChange w:id="520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5DAEF9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693247</w:t>
            </w:r>
          </w:p>
        </w:tc>
        <w:tc>
          <w:tcPr>
            <w:tcW w:w="1077" w:type="dxa"/>
            <w:tcBorders>
              <w:top w:val="nil"/>
              <w:left w:val="nil"/>
              <w:bottom w:val="single" w:sz="4" w:space="0" w:color="ACB9CA"/>
              <w:right w:val="single" w:sz="4" w:space="0" w:color="ACB9CA"/>
            </w:tcBorders>
            <w:shd w:val="clear" w:color="000000" w:fill="FFFFFF"/>
            <w:noWrap/>
            <w:vAlign w:val="center"/>
            <w:hideMark/>
            <w:tcPrChange w:id="5207"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B26CCD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66</w:t>
            </w:r>
          </w:p>
        </w:tc>
        <w:tc>
          <w:tcPr>
            <w:tcW w:w="1077" w:type="dxa"/>
            <w:tcBorders>
              <w:top w:val="nil"/>
              <w:left w:val="nil"/>
              <w:bottom w:val="single" w:sz="4" w:space="0" w:color="ACB9CA"/>
              <w:right w:val="single" w:sz="4" w:space="0" w:color="ACB9CA"/>
            </w:tcBorders>
            <w:shd w:val="clear" w:color="000000" w:fill="FFFFFF"/>
            <w:noWrap/>
            <w:vAlign w:val="center"/>
            <w:hideMark/>
            <w:tcPrChange w:id="520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A8D7BD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1018140</w:t>
            </w:r>
          </w:p>
        </w:tc>
        <w:tc>
          <w:tcPr>
            <w:tcW w:w="1230" w:type="dxa"/>
            <w:tcBorders>
              <w:top w:val="nil"/>
              <w:left w:val="nil"/>
              <w:bottom w:val="single" w:sz="4" w:space="0" w:color="ACB9CA"/>
              <w:right w:val="single" w:sz="4" w:space="0" w:color="ACB9CA"/>
            </w:tcBorders>
            <w:shd w:val="clear" w:color="000000" w:fill="FFFFFF"/>
            <w:noWrap/>
            <w:vAlign w:val="center"/>
            <w:hideMark/>
            <w:tcPrChange w:id="5209"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0D5E82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16%</w:t>
            </w:r>
          </w:p>
        </w:tc>
      </w:tr>
      <w:tr w:rsidR="00FC3BDD" w:rsidRPr="00C47FE2" w14:paraId="7CEDFB2D" w14:textId="77777777" w:rsidTr="00BC68F6">
        <w:trPr>
          <w:trHeight w:val="300"/>
          <w:trPrChange w:id="5210"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211"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31966E18"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Select_Project02</w:t>
            </w:r>
          </w:p>
        </w:tc>
        <w:tc>
          <w:tcPr>
            <w:tcW w:w="966" w:type="dxa"/>
            <w:tcBorders>
              <w:top w:val="nil"/>
              <w:left w:val="nil"/>
              <w:bottom w:val="single" w:sz="4" w:space="0" w:color="ACB9CA"/>
              <w:right w:val="single" w:sz="4" w:space="0" w:color="ACB9CA"/>
            </w:tcBorders>
            <w:shd w:val="clear" w:color="000000" w:fill="FFFFFF"/>
            <w:noWrap/>
            <w:vAlign w:val="center"/>
            <w:hideMark/>
            <w:tcPrChange w:id="5212"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30A6F3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381</w:t>
            </w:r>
          </w:p>
        </w:tc>
        <w:tc>
          <w:tcPr>
            <w:tcW w:w="1299" w:type="dxa"/>
            <w:tcBorders>
              <w:top w:val="nil"/>
              <w:left w:val="nil"/>
              <w:bottom w:val="single" w:sz="4" w:space="0" w:color="ACB9CA"/>
              <w:right w:val="single" w:sz="4" w:space="0" w:color="ACB9CA"/>
            </w:tcBorders>
            <w:shd w:val="clear" w:color="000000" w:fill="FFFFFF"/>
            <w:noWrap/>
            <w:vAlign w:val="center"/>
            <w:hideMark/>
            <w:tcPrChange w:id="5213"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7259DC1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433095.39</w:t>
            </w:r>
          </w:p>
        </w:tc>
        <w:tc>
          <w:tcPr>
            <w:tcW w:w="1070" w:type="dxa"/>
            <w:tcBorders>
              <w:top w:val="nil"/>
              <w:left w:val="nil"/>
              <w:bottom w:val="single" w:sz="4" w:space="0" w:color="ACB9CA"/>
              <w:right w:val="single" w:sz="4" w:space="0" w:color="ACB9CA"/>
            </w:tcBorders>
            <w:shd w:val="clear" w:color="000000" w:fill="FFFFFF"/>
            <w:noWrap/>
            <w:vAlign w:val="center"/>
            <w:hideMark/>
            <w:tcPrChange w:id="5214"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C5E087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987647</w:t>
            </w:r>
          </w:p>
        </w:tc>
        <w:tc>
          <w:tcPr>
            <w:tcW w:w="1070" w:type="dxa"/>
            <w:tcBorders>
              <w:top w:val="nil"/>
              <w:left w:val="nil"/>
              <w:bottom w:val="single" w:sz="4" w:space="0" w:color="ACB9CA"/>
              <w:right w:val="single" w:sz="4" w:space="0" w:color="ACB9CA"/>
            </w:tcBorders>
            <w:shd w:val="clear" w:color="000000" w:fill="FFFFFF"/>
            <w:noWrap/>
            <w:vAlign w:val="center"/>
            <w:hideMark/>
            <w:tcPrChange w:id="521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E78C06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1009663</w:t>
            </w:r>
          </w:p>
        </w:tc>
        <w:tc>
          <w:tcPr>
            <w:tcW w:w="1070" w:type="dxa"/>
            <w:tcBorders>
              <w:top w:val="nil"/>
              <w:left w:val="nil"/>
              <w:bottom w:val="single" w:sz="4" w:space="0" w:color="ACB9CA"/>
              <w:right w:val="single" w:sz="4" w:space="0" w:color="ACB9CA"/>
            </w:tcBorders>
            <w:shd w:val="clear" w:color="000000" w:fill="FFFFFF"/>
            <w:noWrap/>
            <w:vAlign w:val="center"/>
            <w:hideMark/>
            <w:tcPrChange w:id="521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9795E1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1033215</w:t>
            </w:r>
          </w:p>
        </w:tc>
        <w:tc>
          <w:tcPr>
            <w:tcW w:w="1077" w:type="dxa"/>
            <w:tcBorders>
              <w:top w:val="nil"/>
              <w:left w:val="nil"/>
              <w:bottom w:val="single" w:sz="4" w:space="0" w:color="ACB9CA"/>
              <w:right w:val="single" w:sz="4" w:space="0" w:color="ACB9CA"/>
            </w:tcBorders>
            <w:shd w:val="clear" w:color="000000" w:fill="FFFFFF"/>
            <w:noWrap/>
            <w:vAlign w:val="center"/>
            <w:hideMark/>
            <w:tcPrChange w:id="5217"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01CA20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38391</w:t>
            </w:r>
          </w:p>
        </w:tc>
        <w:tc>
          <w:tcPr>
            <w:tcW w:w="1077" w:type="dxa"/>
            <w:tcBorders>
              <w:top w:val="nil"/>
              <w:left w:val="nil"/>
              <w:bottom w:val="single" w:sz="4" w:space="0" w:color="ACB9CA"/>
              <w:right w:val="single" w:sz="4" w:space="0" w:color="ACB9CA"/>
            </w:tcBorders>
            <w:shd w:val="clear" w:color="000000" w:fill="FFFFFF"/>
            <w:noWrap/>
            <w:vAlign w:val="center"/>
            <w:hideMark/>
            <w:tcPrChange w:id="521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580CD6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1282311</w:t>
            </w:r>
          </w:p>
        </w:tc>
        <w:tc>
          <w:tcPr>
            <w:tcW w:w="1230" w:type="dxa"/>
            <w:tcBorders>
              <w:top w:val="nil"/>
              <w:left w:val="nil"/>
              <w:bottom w:val="single" w:sz="4" w:space="0" w:color="ACB9CA"/>
              <w:right w:val="single" w:sz="4" w:space="0" w:color="ACB9CA"/>
            </w:tcBorders>
            <w:shd w:val="clear" w:color="000000" w:fill="FFFFFF"/>
            <w:noWrap/>
            <w:vAlign w:val="center"/>
            <w:hideMark/>
            <w:tcPrChange w:id="5219"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19556AC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68CD5CA8" w14:textId="77777777" w:rsidTr="00BC68F6">
        <w:trPr>
          <w:trHeight w:val="300"/>
          <w:trPrChange w:id="5220"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221"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50C9F7F7"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Select_Project03</w:t>
            </w:r>
          </w:p>
        </w:tc>
        <w:tc>
          <w:tcPr>
            <w:tcW w:w="966" w:type="dxa"/>
            <w:tcBorders>
              <w:top w:val="nil"/>
              <w:left w:val="nil"/>
              <w:bottom w:val="single" w:sz="4" w:space="0" w:color="ACB9CA"/>
              <w:right w:val="single" w:sz="4" w:space="0" w:color="ACB9CA"/>
            </w:tcBorders>
            <w:shd w:val="clear" w:color="000000" w:fill="FFFFFF"/>
            <w:noWrap/>
            <w:vAlign w:val="center"/>
            <w:hideMark/>
            <w:tcPrChange w:id="5222"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6F3A9A1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131</w:t>
            </w:r>
          </w:p>
        </w:tc>
        <w:tc>
          <w:tcPr>
            <w:tcW w:w="1299" w:type="dxa"/>
            <w:tcBorders>
              <w:top w:val="nil"/>
              <w:left w:val="nil"/>
              <w:bottom w:val="single" w:sz="4" w:space="0" w:color="ACB9CA"/>
              <w:right w:val="single" w:sz="4" w:space="0" w:color="ACB9CA"/>
            </w:tcBorders>
            <w:shd w:val="clear" w:color="000000" w:fill="FFFFFF"/>
            <w:noWrap/>
            <w:vAlign w:val="center"/>
            <w:hideMark/>
            <w:tcPrChange w:id="5223"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635682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504817.04</w:t>
            </w:r>
          </w:p>
        </w:tc>
        <w:tc>
          <w:tcPr>
            <w:tcW w:w="1070" w:type="dxa"/>
            <w:tcBorders>
              <w:top w:val="nil"/>
              <w:left w:val="nil"/>
              <w:bottom w:val="single" w:sz="4" w:space="0" w:color="ACB9CA"/>
              <w:right w:val="single" w:sz="4" w:space="0" w:color="ACB9CA"/>
            </w:tcBorders>
            <w:shd w:val="clear" w:color="000000" w:fill="FFFFFF"/>
            <w:noWrap/>
            <w:vAlign w:val="center"/>
            <w:hideMark/>
            <w:tcPrChange w:id="5224"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9E8677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984063</w:t>
            </w:r>
          </w:p>
        </w:tc>
        <w:tc>
          <w:tcPr>
            <w:tcW w:w="1070" w:type="dxa"/>
            <w:tcBorders>
              <w:top w:val="nil"/>
              <w:left w:val="nil"/>
              <w:bottom w:val="single" w:sz="4" w:space="0" w:color="ACB9CA"/>
              <w:right w:val="single" w:sz="4" w:space="0" w:color="ACB9CA"/>
            </w:tcBorders>
            <w:shd w:val="clear" w:color="000000" w:fill="FFFFFF"/>
            <w:noWrap/>
            <w:vAlign w:val="center"/>
            <w:hideMark/>
            <w:tcPrChange w:id="522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3D64A4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1013759</w:t>
            </w:r>
          </w:p>
        </w:tc>
        <w:tc>
          <w:tcPr>
            <w:tcW w:w="1070" w:type="dxa"/>
            <w:tcBorders>
              <w:top w:val="nil"/>
              <w:left w:val="nil"/>
              <w:bottom w:val="single" w:sz="4" w:space="0" w:color="ACB9CA"/>
              <w:right w:val="single" w:sz="4" w:space="0" w:color="ACB9CA"/>
            </w:tcBorders>
            <w:shd w:val="clear" w:color="000000" w:fill="FFFFFF"/>
            <w:noWrap/>
            <w:vAlign w:val="center"/>
            <w:hideMark/>
            <w:tcPrChange w:id="522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EEB430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1044479</w:t>
            </w:r>
          </w:p>
        </w:tc>
        <w:tc>
          <w:tcPr>
            <w:tcW w:w="1077" w:type="dxa"/>
            <w:tcBorders>
              <w:top w:val="nil"/>
              <w:left w:val="nil"/>
              <w:bottom w:val="single" w:sz="4" w:space="0" w:color="ACB9CA"/>
              <w:right w:val="single" w:sz="4" w:space="0" w:color="ACB9CA"/>
            </w:tcBorders>
            <w:shd w:val="clear" w:color="000000" w:fill="FFFFFF"/>
            <w:noWrap/>
            <w:vAlign w:val="center"/>
            <w:hideMark/>
            <w:tcPrChange w:id="5227"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27846B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86558</w:t>
            </w:r>
          </w:p>
        </w:tc>
        <w:tc>
          <w:tcPr>
            <w:tcW w:w="1077" w:type="dxa"/>
            <w:tcBorders>
              <w:top w:val="nil"/>
              <w:left w:val="nil"/>
              <w:bottom w:val="single" w:sz="4" w:space="0" w:color="ACB9CA"/>
              <w:right w:val="single" w:sz="4" w:space="0" w:color="ACB9CA"/>
            </w:tcBorders>
            <w:shd w:val="clear" w:color="000000" w:fill="FFFFFF"/>
            <w:noWrap/>
            <w:vAlign w:val="center"/>
            <w:hideMark/>
            <w:tcPrChange w:id="522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6B3D405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1250125</w:t>
            </w:r>
          </w:p>
        </w:tc>
        <w:tc>
          <w:tcPr>
            <w:tcW w:w="1230" w:type="dxa"/>
            <w:tcBorders>
              <w:top w:val="nil"/>
              <w:left w:val="nil"/>
              <w:bottom w:val="single" w:sz="4" w:space="0" w:color="ACB9CA"/>
              <w:right w:val="single" w:sz="4" w:space="0" w:color="ACB9CA"/>
            </w:tcBorders>
            <w:shd w:val="clear" w:color="000000" w:fill="FFFFFF"/>
            <w:noWrap/>
            <w:vAlign w:val="center"/>
            <w:hideMark/>
            <w:tcPrChange w:id="5229"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7D9C7A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Del="00BC68F6" w14:paraId="4FDA9D2F" w14:textId="77777777" w:rsidTr="00BC68F6">
        <w:trPr>
          <w:trHeight w:val="300"/>
          <w:del w:id="5230" w:author="khanguyen" w:date="2017-03-17T22:59:00Z"/>
          <w:trPrChange w:id="5231"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232"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9689710" w14:textId="77777777" w:rsidR="00FC3BDD" w:rsidRPr="00C47FE2" w:rsidDel="00BC68F6" w:rsidRDefault="00FC3BDD" w:rsidP="00FC3BDD">
            <w:pPr>
              <w:spacing w:before="0" w:after="0" w:line="240" w:lineRule="auto"/>
              <w:rPr>
                <w:del w:id="5233" w:author="khanguyen" w:date="2017-03-17T22:59:00Z"/>
                <w:rFonts w:eastAsia="Times New Roman" w:cs="Arial"/>
                <w:color w:val="4B4B63"/>
                <w:sz w:val="20"/>
                <w:szCs w:val="20"/>
                <w:lang w:val="en-US"/>
              </w:rPr>
            </w:pPr>
            <w:del w:id="5234" w:author="khanguyen" w:date="2017-03-17T22:59:00Z">
              <w:r w:rsidRPr="00C47FE2" w:rsidDel="00BC68F6">
                <w:rPr>
                  <w:rFonts w:eastAsia="Times New Roman" w:cs="Arial"/>
                  <w:color w:val="4B4B63"/>
                  <w:sz w:val="20"/>
                  <w:szCs w:val="20"/>
                  <w:lang w:val="en-US"/>
                </w:rPr>
                <w:delText>Transaction Contact</w:delText>
              </w:r>
            </w:del>
          </w:p>
        </w:tc>
        <w:tc>
          <w:tcPr>
            <w:tcW w:w="966" w:type="dxa"/>
            <w:tcBorders>
              <w:top w:val="nil"/>
              <w:left w:val="nil"/>
              <w:bottom w:val="single" w:sz="4" w:space="0" w:color="ACB9CA"/>
              <w:right w:val="single" w:sz="4" w:space="0" w:color="ACB9CA"/>
            </w:tcBorders>
            <w:shd w:val="clear" w:color="000000" w:fill="FFFFFF"/>
            <w:noWrap/>
            <w:vAlign w:val="center"/>
            <w:hideMark/>
            <w:tcPrChange w:id="5235"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C780838" w14:textId="77777777" w:rsidR="00FC3BDD" w:rsidRPr="00C47FE2" w:rsidDel="00BC68F6" w:rsidRDefault="00FC3BDD" w:rsidP="00FC3BDD">
            <w:pPr>
              <w:spacing w:before="0" w:after="0" w:line="240" w:lineRule="auto"/>
              <w:jc w:val="right"/>
              <w:rPr>
                <w:del w:id="5236" w:author="khanguyen" w:date="2017-03-17T22:59:00Z"/>
                <w:rFonts w:eastAsia="Times New Roman" w:cs="Arial"/>
                <w:color w:val="4B4B63"/>
                <w:sz w:val="20"/>
                <w:szCs w:val="20"/>
                <w:lang w:val="en-US"/>
              </w:rPr>
            </w:pPr>
            <w:del w:id="5237" w:author="khanguyen" w:date="2017-03-17T22:59:00Z">
              <w:r w:rsidRPr="00C47FE2" w:rsidDel="00BC68F6">
                <w:rPr>
                  <w:rFonts w:eastAsia="Times New Roman" w:cs="Arial"/>
                  <w:color w:val="4B4B63"/>
                  <w:sz w:val="20"/>
                  <w:szCs w:val="20"/>
                  <w:lang w:val="en-US"/>
                </w:rPr>
                <w:delText>2244</w:delText>
              </w:r>
            </w:del>
          </w:p>
        </w:tc>
        <w:tc>
          <w:tcPr>
            <w:tcW w:w="1299" w:type="dxa"/>
            <w:tcBorders>
              <w:top w:val="nil"/>
              <w:left w:val="nil"/>
              <w:bottom w:val="single" w:sz="4" w:space="0" w:color="ACB9CA"/>
              <w:right w:val="single" w:sz="4" w:space="0" w:color="ACB9CA"/>
            </w:tcBorders>
            <w:shd w:val="clear" w:color="000000" w:fill="FFFFFF"/>
            <w:noWrap/>
            <w:vAlign w:val="center"/>
            <w:hideMark/>
            <w:tcPrChange w:id="523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13E02A28" w14:textId="77777777" w:rsidR="00FC3BDD" w:rsidRPr="00C47FE2" w:rsidDel="00BC68F6" w:rsidRDefault="00FC3BDD" w:rsidP="00FC3BDD">
            <w:pPr>
              <w:spacing w:before="0" w:after="0" w:line="240" w:lineRule="auto"/>
              <w:jc w:val="right"/>
              <w:rPr>
                <w:del w:id="5239" w:author="khanguyen" w:date="2017-03-17T22:59:00Z"/>
                <w:rFonts w:eastAsia="Times New Roman" w:cs="Arial"/>
                <w:color w:val="4B4B63"/>
                <w:sz w:val="20"/>
                <w:szCs w:val="20"/>
                <w:lang w:val="en-US"/>
              </w:rPr>
            </w:pPr>
            <w:del w:id="5240" w:author="khanguyen" w:date="2017-03-17T22:59:00Z">
              <w:r w:rsidRPr="00C47FE2" w:rsidDel="00BC68F6">
                <w:rPr>
                  <w:rFonts w:eastAsia="Times New Roman" w:cs="Arial"/>
                  <w:color w:val="4B4B63"/>
                  <w:sz w:val="20"/>
                  <w:szCs w:val="20"/>
                  <w:lang w:val="en-US"/>
                </w:rPr>
                <w:delText>553835.76</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24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9BE03E5" w14:textId="77777777" w:rsidR="00FC3BDD" w:rsidRPr="00C47FE2" w:rsidDel="00BC68F6" w:rsidRDefault="00FC3BDD" w:rsidP="00FC3BDD">
            <w:pPr>
              <w:spacing w:before="0" w:after="0" w:line="240" w:lineRule="auto"/>
              <w:jc w:val="right"/>
              <w:rPr>
                <w:del w:id="5242" w:author="khanguyen" w:date="2017-03-17T22:59:00Z"/>
                <w:rFonts w:eastAsia="Times New Roman" w:cs="Arial"/>
                <w:color w:val="4B4B63"/>
                <w:sz w:val="20"/>
                <w:szCs w:val="20"/>
                <w:lang w:val="en-US"/>
              </w:rPr>
            </w:pPr>
            <w:del w:id="5243" w:author="khanguyen" w:date="2017-03-17T22:59:00Z">
              <w:r w:rsidRPr="00C47FE2" w:rsidDel="00BC68F6">
                <w:rPr>
                  <w:rFonts w:eastAsia="Times New Roman" w:cs="Arial"/>
                  <w:color w:val="4B4B63"/>
                  <w:sz w:val="20"/>
                  <w:szCs w:val="20"/>
                  <w:lang w:val="en-US"/>
                </w:rPr>
                <w:delText>809598.6</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244"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9A826FC" w14:textId="77777777" w:rsidR="00FC3BDD" w:rsidRPr="00C47FE2" w:rsidDel="00BC68F6" w:rsidRDefault="00FC3BDD" w:rsidP="00FC3BDD">
            <w:pPr>
              <w:spacing w:before="0" w:after="0" w:line="240" w:lineRule="auto"/>
              <w:jc w:val="right"/>
              <w:rPr>
                <w:del w:id="5245" w:author="khanguyen" w:date="2017-03-17T22:59:00Z"/>
                <w:rFonts w:eastAsia="Times New Roman" w:cs="Arial"/>
                <w:color w:val="4B4B63"/>
                <w:sz w:val="20"/>
                <w:szCs w:val="20"/>
                <w:lang w:val="en-US"/>
              </w:rPr>
            </w:pPr>
            <w:del w:id="5246" w:author="khanguyen" w:date="2017-03-17T22:59:00Z">
              <w:r w:rsidRPr="00C47FE2" w:rsidDel="00BC68F6">
                <w:rPr>
                  <w:rFonts w:eastAsia="Times New Roman" w:cs="Arial"/>
                  <w:color w:val="4B4B63"/>
                  <w:sz w:val="20"/>
                  <w:szCs w:val="20"/>
                  <w:lang w:val="en-US"/>
                </w:rPr>
                <w:delText>835324.5</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24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2EC4D44" w14:textId="77777777" w:rsidR="00FC3BDD" w:rsidRPr="00C47FE2" w:rsidDel="00BC68F6" w:rsidRDefault="00FC3BDD" w:rsidP="00FC3BDD">
            <w:pPr>
              <w:spacing w:before="0" w:after="0" w:line="240" w:lineRule="auto"/>
              <w:jc w:val="right"/>
              <w:rPr>
                <w:del w:id="5248" w:author="khanguyen" w:date="2017-03-17T22:59:00Z"/>
                <w:rFonts w:eastAsia="Times New Roman" w:cs="Arial"/>
                <w:color w:val="4B4B63"/>
                <w:sz w:val="20"/>
                <w:szCs w:val="20"/>
                <w:lang w:val="en-US"/>
              </w:rPr>
            </w:pPr>
            <w:del w:id="5249" w:author="khanguyen" w:date="2017-03-17T22:59:00Z">
              <w:r w:rsidRPr="00C47FE2" w:rsidDel="00BC68F6">
                <w:rPr>
                  <w:rFonts w:eastAsia="Times New Roman" w:cs="Arial"/>
                  <w:color w:val="4B4B63"/>
                  <w:sz w:val="20"/>
                  <w:szCs w:val="20"/>
                  <w:lang w:val="en-US"/>
                </w:rPr>
                <w:delText>898177.7</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525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E5CFAA1" w14:textId="77777777" w:rsidR="00FC3BDD" w:rsidRPr="00C47FE2" w:rsidDel="00BC68F6" w:rsidRDefault="00FC3BDD" w:rsidP="00FC3BDD">
            <w:pPr>
              <w:spacing w:before="0" w:after="0" w:line="240" w:lineRule="auto"/>
              <w:jc w:val="right"/>
              <w:rPr>
                <w:del w:id="5251" w:author="khanguyen" w:date="2017-03-17T22:59:00Z"/>
                <w:rFonts w:eastAsia="Times New Roman" w:cs="Arial"/>
                <w:color w:val="4B4B63"/>
                <w:sz w:val="20"/>
                <w:szCs w:val="20"/>
                <w:lang w:val="en-US"/>
              </w:rPr>
            </w:pPr>
            <w:del w:id="5252" w:author="khanguyen" w:date="2017-03-17T22:59:00Z">
              <w:r w:rsidRPr="00C47FE2" w:rsidDel="00BC68F6">
                <w:rPr>
                  <w:rFonts w:eastAsia="Times New Roman" w:cs="Arial"/>
                  <w:color w:val="4B4B63"/>
                  <w:sz w:val="20"/>
                  <w:szCs w:val="20"/>
                  <w:lang w:val="en-US"/>
                </w:rPr>
                <w:delText>395</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525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007AC8F" w14:textId="77777777" w:rsidR="00FC3BDD" w:rsidRPr="00C47FE2" w:rsidDel="00BC68F6" w:rsidRDefault="00FC3BDD" w:rsidP="00FC3BDD">
            <w:pPr>
              <w:spacing w:before="0" w:after="0" w:line="240" w:lineRule="auto"/>
              <w:jc w:val="right"/>
              <w:rPr>
                <w:del w:id="5254" w:author="khanguyen" w:date="2017-03-17T22:59:00Z"/>
                <w:rFonts w:eastAsia="Times New Roman" w:cs="Arial"/>
                <w:color w:val="4B4B63"/>
                <w:sz w:val="20"/>
                <w:szCs w:val="20"/>
                <w:lang w:val="en-US"/>
              </w:rPr>
            </w:pPr>
            <w:del w:id="5255" w:author="khanguyen" w:date="2017-03-17T22:59:00Z">
              <w:r w:rsidRPr="00C47FE2" w:rsidDel="00BC68F6">
                <w:rPr>
                  <w:rFonts w:eastAsia="Times New Roman" w:cs="Arial"/>
                  <w:color w:val="4B4B63"/>
                  <w:sz w:val="20"/>
                  <w:szCs w:val="20"/>
                  <w:lang w:val="en-US"/>
                </w:rPr>
                <w:delText>4097783</w:delText>
              </w:r>
            </w:del>
          </w:p>
        </w:tc>
        <w:tc>
          <w:tcPr>
            <w:tcW w:w="1230" w:type="dxa"/>
            <w:tcBorders>
              <w:top w:val="nil"/>
              <w:left w:val="nil"/>
              <w:bottom w:val="single" w:sz="4" w:space="0" w:color="ACB9CA"/>
              <w:right w:val="single" w:sz="4" w:space="0" w:color="ACB9CA"/>
            </w:tcBorders>
            <w:shd w:val="clear" w:color="000000" w:fill="FFFFFF"/>
            <w:noWrap/>
            <w:vAlign w:val="center"/>
            <w:hideMark/>
            <w:tcPrChange w:id="5256"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173BB07" w14:textId="77777777" w:rsidR="00FC3BDD" w:rsidRPr="00C47FE2" w:rsidDel="00BC68F6" w:rsidRDefault="00FC3BDD" w:rsidP="00FC3BDD">
            <w:pPr>
              <w:spacing w:before="0" w:after="0" w:line="240" w:lineRule="auto"/>
              <w:jc w:val="right"/>
              <w:rPr>
                <w:del w:id="5257" w:author="khanguyen" w:date="2017-03-17T22:59:00Z"/>
                <w:rFonts w:eastAsia="Times New Roman" w:cs="Arial"/>
                <w:color w:val="4B4B63"/>
                <w:sz w:val="20"/>
                <w:szCs w:val="20"/>
                <w:lang w:val="en-US"/>
              </w:rPr>
            </w:pPr>
            <w:del w:id="5258" w:author="khanguyen" w:date="2017-03-17T22:59:00Z">
              <w:r w:rsidRPr="00C47FE2" w:rsidDel="00BC68F6">
                <w:rPr>
                  <w:rFonts w:eastAsia="Times New Roman" w:cs="Arial"/>
                  <w:color w:val="4B4B63"/>
                  <w:sz w:val="20"/>
                  <w:szCs w:val="20"/>
                  <w:lang w:val="en-US"/>
                </w:rPr>
                <w:delText>0%</w:delText>
              </w:r>
            </w:del>
          </w:p>
        </w:tc>
      </w:tr>
      <w:tr w:rsidR="00FC3BDD" w:rsidRPr="00C47FE2" w:rsidDel="00BC68F6" w14:paraId="4D376A7E" w14:textId="77777777" w:rsidTr="00BC68F6">
        <w:trPr>
          <w:trHeight w:val="300"/>
          <w:del w:id="5259" w:author="khanguyen" w:date="2017-03-17T22:59:00Z"/>
          <w:trPrChange w:id="5260"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261"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0CD0346" w14:textId="77777777" w:rsidR="00FC3BDD" w:rsidRPr="00C47FE2" w:rsidDel="00BC68F6" w:rsidRDefault="00FC3BDD" w:rsidP="00FC3BDD">
            <w:pPr>
              <w:spacing w:before="0" w:after="0" w:line="240" w:lineRule="auto"/>
              <w:rPr>
                <w:del w:id="5262" w:author="khanguyen" w:date="2017-03-17T22:59:00Z"/>
                <w:rFonts w:eastAsia="Times New Roman" w:cs="Arial"/>
                <w:color w:val="4B4B63"/>
                <w:sz w:val="20"/>
                <w:szCs w:val="20"/>
                <w:lang w:val="en-US"/>
              </w:rPr>
            </w:pPr>
            <w:del w:id="5263" w:author="khanguyen" w:date="2017-03-17T22:59:00Z">
              <w:r w:rsidRPr="00C47FE2" w:rsidDel="00BC68F6">
                <w:rPr>
                  <w:rFonts w:eastAsia="Times New Roman" w:cs="Arial"/>
                  <w:color w:val="4B4B63"/>
                  <w:sz w:val="20"/>
                  <w:szCs w:val="20"/>
                  <w:lang w:val="en-US"/>
                </w:rPr>
                <w:delText>Transaction Expense</w:delText>
              </w:r>
            </w:del>
          </w:p>
        </w:tc>
        <w:tc>
          <w:tcPr>
            <w:tcW w:w="966" w:type="dxa"/>
            <w:tcBorders>
              <w:top w:val="nil"/>
              <w:left w:val="nil"/>
              <w:bottom w:val="single" w:sz="4" w:space="0" w:color="ACB9CA"/>
              <w:right w:val="single" w:sz="4" w:space="0" w:color="ACB9CA"/>
            </w:tcBorders>
            <w:shd w:val="clear" w:color="000000" w:fill="FFFFFF"/>
            <w:noWrap/>
            <w:vAlign w:val="center"/>
            <w:hideMark/>
            <w:tcPrChange w:id="5264"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403424A" w14:textId="77777777" w:rsidR="00FC3BDD" w:rsidRPr="00C47FE2" w:rsidDel="00BC68F6" w:rsidRDefault="00FC3BDD" w:rsidP="00FC3BDD">
            <w:pPr>
              <w:spacing w:before="0" w:after="0" w:line="240" w:lineRule="auto"/>
              <w:jc w:val="right"/>
              <w:rPr>
                <w:del w:id="5265" w:author="khanguyen" w:date="2017-03-17T22:59:00Z"/>
                <w:rFonts w:eastAsia="Times New Roman" w:cs="Arial"/>
                <w:color w:val="4B4B63"/>
                <w:sz w:val="20"/>
                <w:szCs w:val="20"/>
                <w:lang w:val="en-US"/>
              </w:rPr>
            </w:pPr>
            <w:del w:id="5266" w:author="khanguyen" w:date="2017-03-17T22:59:00Z">
              <w:r w:rsidRPr="00C47FE2" w:rsidDel="00BC68F6">
                <w:rPr>
                  <w:rFonts w:eastAsia="Times New Roman" w:cs="Arial"/>
                  <w:color w:val="4B4B63"/>
                  <w:sz w:val="20"/>
                  <w:szCs w:val="20"/>
                  <w:lang w:val="en-US"/>
                </w:rPr>
                <w:delText>627</w:delText>
              </w:r>
            </w:del>
          </w:p>
        </w:tc>
        <w:tc>
          <w:tcPr>
            <w:tcW w:w="1299" w:type="dxa"/>
            <w:tcBorders>
              <w:top w:val="nil"/>
              <w:left w:val="nil"/>
              <w:bottom w:val="single" w:sz="4" w:space="0" w:color="ACB9CA"/>
              <w:right w:val="single" w:sz="4" w:space="0" w:color="ACB9CA"/>
            </w:tcBorders>
            <w:shd w:val="clear" w:color="000000" w:fill="FFFFFF"/>
            <w:noWrap/>
            <w:vAlign w:val="center"/>
            <w:hideMark/>
            <w:tcPrChange w:id="5267"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C12CAA7" w14:textId="77777777" w:rsidR="00FC3BDD" w:rsidRPr="00C47FE2" w:rsidDel="00BC68F6" w:rsidRDefault="00FC3BDD" w:rsidP="00FC3BDD">
            <w:pPr>
              <w:spacing w:before="0" w:after="0" w:line="240" w:lineRule="auto"/>
              <w:jc w:val="right"/>
              <w:rPr>
                <w:del w:id="5268" w:author="khanguyen" w:date="2017-03-17T22:59:00Z"/>
                <w:rFonts w:eastAsia="Times New Roman" w:cs="Arial"/>
                <w:color w:val="4B4B63"/>
                <w:sz w:val="20"/>
                <w:szCs w:val="20"/>
                <w:lang w:val="en-US"/>
              </w:rPr>
            </w:pPr>
            <w:del w:id="5269" w:author="khanguyen" w:date="2017-03-17T22:59:00Z">
              <w:r w:rsidRPr="00C47FE2" w:rsidDel="00BC68F6">
                <w:rPr>
                  <w:rFonts w:eastAsia="Times New Roman" w:cs="Arial"/>
                  <w:color w:val="4B4B63"/>
                  <w:sz w:val="20"/>
                  <w:szCs w:val="20"/>
                  <w:lang w:val="en-US"/>
                </w:rPr>
                <w:delText>1690003.8</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27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7F5443A" w14:textId="77777777" w:rsidR="00FC3BDD" w:rsidRPr="00C47FE2" w:rsidDel="00BC68F6" w:rsidRDefault="00FC3BDD" w:rsidP="00FC3BDD">
            <w:pPr>
              <w:spacing w:before="0" w:after="0" w:line="240" w:lineRule="auto"/>
              <w:jc w:val="right"/>
              <w:rPr>
                <w:del w:id="5271" w:author="khanguyen" w:date="2017-03-17T22:59:00Z"/>
                <w:rFonts w:eastAsia="Times New Roman" w:cs="Arial"/>
                <w:color w:val="4B4B63"/>
                <w:sz w:val="20"/>
                <w:szCs w:val="20"/>
                <w:lang w:val="en-US"/>
              </w:rPr>
            </w:pPr>
            <w:del w:id="5272" w:author="khanguyen" w:date="2017-03-17T22:59:00Z">
              <w:r w:rsidRPr="00C47FE2" w:rsidDel="00BC68F6">
                <w:rPr>
                  <w:rFonts w:eastAsia="Times New Roman" w:cs="Arial"/>
                  <w:color w:val="4B4B63"/>
                  <w:sz w:val="20"/>
                  <w:szCs w:val="20"/>
                  <w:lang w:val="en-US"/>
                </w:rPr>
                <w:delText>933460.7</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273"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74763EC" w14:textId="77777777" w:rsidR="00FC3BDD" w:rsidRPr="00C47FE2" w:rsidDel="00BC68F6" w:rsidRDefault="00FC3BDD" w:rsidP="00FC3BDD">
            <w:pPr>
              <w:spacing w:before="0" w:after="0" w:line="240" w:lineRule="auto"/>
              <w:jc w:val="right"/>
              <w:rPr>
                <w:del w:id="5274" w:author="khanguyen" w:date="2017-03-17T22:59:00Z"/>
                <w:rFonts w:eastAsia="Times New Roman" w:cs="Arial"/>
                <w:color w:val="4B4B63"/>
                <w:sz w:val="20"/>
                <w:szCs w:val="20"/>
                <w:lang w:val="en-US"/>
              </w:rPr>
            </w:pPr>
            <w:del w:id="5275" w:author="khanguyen" w:date="2017-03-17T22:59:00Z">
              <w:r w:rsidRPr="00C47FE2" w:rsidDel="00BC68F6">
                <w:rPr>
                  <w:rFonts w:eastAsia="Times New Roman" w:cs="Arial"/>
                  <w:color w:val="4B4B63"/>
                  <w:sz w:val="20"/>
                  <w:szCs w:val="20"/>
                  <w:lang w:val="en-US"/>
                </w:rPr>
                <w:delText>971522.7</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276"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8D1426F" w14:textId="77777777" w:rsidR="00FC3BDD" w:rsidRPr="00C47FE2" w:rsidDel="00BC68F6" w:rsidRDefault="00FC3BDD" w:rsidP="00FC3BDD">
            <w:pPr>
              <w:spacing w:before="0" w:after="0" w:line="240" w:lineRule="auto"/>
              <w:jc w:val="right"/>
              <w:rPr>
                <w:del w:id="5277" w:author="khanguyen" w:date="2017-03-17T22:59:00Z"/>
                <w:rFonts w:eastAsia="Times New Roman" w:cs="Arial"/>
                <w:color w:val="4B4B63"/>
                <w:sz w:val="20"/>
                <w:szCs w:val="20"/>
                <w:lang w:val="en-US"/>
              </w:rPr>
            </w:pPr>
            <w:del w:id="5278" w:author="khanguyen" w:date="2017-03-17T22:59:00Z">
              <w:r w:rsidRPr="00C47FE2" w:rsidDel="00BC68F6">
                <w:rPr>
                  <w:rFonts w:eastAsia="Times New Roman" w:cs="Arial"/>
                  <w:color w:val="4B4B63"/>
                  <w:sz w:val="20"/>
                  <w:szCs w:val="20"/>
                  <w:lang w:val="en-US"/>
                </w:rPr>
                <w:delText>1017283</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527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EEE4CCE" w14:textId="77777777" w:rsidR="00FC3BDD" w:rsidRPr="00C47FE2" w:rsidDel="00BC68F6" w:rsidRDefault="00FC3BDD" w:rsidP="00FC3BDD">
            <w:pPr>
              <w:spacing w:before="0" w:after="0" w:line="240" w:lineRule="auto"/>
              <w:jc w:val="right"/>
              <w:rPr>
                <w:del w:id="5280" w:author="khanguyen" w:date="2017-03-17T22:59:00Z"/>
                <w:rFonts w:eastAsia="Times New Roman" w:cs="Arial"/>
                <w:color w:val="4B4B63"/>
                <w:sz w:val="20"/>
                <w:szCs w:val="20"/>
                <w:lang w:val="en-US"/>
              </w:rPr>
            </w:pPr>
            <w:del w:id="5281" w:author="khanguyen" w:date="2017-03-17T22:59:00Z">
              <w:r w:rsidRPr="00C47FE2" w:rsidDel="00BC68F6">
                <w:rPr>
                  <w:rFonts w:eastAsia="Times New Roman" w:cs="Arial"/>
                  <w:color w:val="4B4B63"/>
                  <w:sz w:val="20"/>
                  <w:szCs w:val="20"/>
                  <w:lang w:val="en-US"/>
                </w:rPr>
                <w:delText>60628</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528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7054252" w14:textId="77777777" w:rsidR="00FC3BDD" w:rsidRPr="00C47FE2" w:rsidDel="00BC68F6" w:rsidRDefault="00FC3BDD" w:rsidP="00FC3BDD">
            <w:pPr>
              <w:spacing w:before="0" w:after="0" w:line="240" w:lineRule="auto"/>
              <w:jc w:val="right"/>
              <w:rPr>
                <w:del w:id="5283" w:author="khanguyen" w:date="2017-03-17T22:59:00Z"/>
                <w:rFonts w:eastAsia="Times New Roman" w:cs="Arial"/>
                <w:color w:val="4B4B63"/>
                <w:sz w:val="20"/>
                <w:szCs w:val="20"/>
                <w:lang w:val="en-US"/>
              </w:rPr>
            </w:pPr>
            <w:del w:id="5284" w:author="khanguyen" w:date="2017-03-17T22:59:00Z">
              <w:r w:rsidRPr="00C47FE2" w:rsidDel="00BC68F6">
                <w:rPr>
                  <w:rFonts w:eastAsia="Times New Roman" w:cs="Arial"/>
                  <w:color w:val="4B4B63"/>
                  <w:sz w:val="20"/>
                  <w:szCs w:val="20"/>
                  <w:lang w:val="en-US"/>
                </w:rPr>
                <w:delText>5055682</w:delText>
              </w:r>
            </w:del>
          </w:p>
        </w:tc>
        <w:tc>
          <w:tcPr>
            <w:tcW w:w="1230" w:type="dxa"/>
            <w:tcBorders>
              <w:top w:val="nil"/>
              <w:left w:val="nil"/>
              <w:bottom w:val="single" w:sz="4" w:space="0" w:color="ACB9CA"/>
              <w:right w:val="single" w:sz="4" w:space="0" w:color="ACB9CA"/>
            </w:tcBorders>
            <w:shd w:val="clear" w:color="000000" w:fill="FFFFFF"/>
            <w:noWrap/>
            <w:vAlign w:val="center"/>
            <w:hideMark/>
            <w:tcPrChange w:id="5285"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FCE0234" w14:textId="77777777" w:rsidR="00FC3BDD" w:rsidRPr="00C47FE2" w:rsidDel="00BC68F6" w:rsidRDefault="00FC3BDD" w:rsidP="00FC3BDD">
            <w:pPr>
              <w:spacing w:before="0" w:after="0" w:line="240" w:lineRule="auto"/>
              <w:jc w:val="right"/>
              <w:rPr>
                <w:del w:id="5286" w:author="khanguyen" w:date="2017-03-17T22:59:00Z"/>
                <w:rFonts w:eastAsia="Times New Roman" w:cs="Arial"/>
                <w:color w:val="4B4B63"/>
                <w:sz w:val="20"/>
                <w:szCs w:val="20"/>
                <w:lang w:val="en-US"/>
              </w:rPr>
            </w:pPr>
            <w:del w:id="5287" w:author="khanguyen" w:date="2017-03-17T22:59:00Z">
              <w:r w:rsidRPr="00C47FE2" w:rsidDel="00BC68F6">
                <w:rPr>
                  <w:rFonts w:eastAsia="Times New Roman" w:cs="Arial"/>
                  <w:color w:val="4B4B63"/>
                  <w:sz w:val="20"/>
                  <w:szCs w:val="20"/>
                  <w:lang w:val="en-US"/>
                </w:rPr>
                <w:delText>39.08%</w:delText>
              </w:r>
            </w:del>
          </w:p>
        </w:tc>
      </w:tr>
      <w:tr w:rsidR="00FC3BDD" w:rsidRPr="00C47FE2" w:rsidDel="00BC68F6" w14:paraId="0DCA3C81" w14:textId="77777777" w:rsidTr="00BC68F6">
        <w:trPr>
          <w:trHeight w:val="300"/>
          <w:del w:id="5288" w:author="khanguyen" w:date="2017-03-17T22:59:00Z"/>
          <w:trPrChange w:id="5289"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290"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61FD494D" w14:textId="77777777" w:rsidR="00FC3BDD" w:rsidRPr="00C47FE2" w:rsidDel="00BC68F6" w:rsidRDefault="00FC3BDD" w:rsidP="00FC3BDD">
            <w:pPr>
              <w:spacing w:before="0" w:after="0" w:line="240" w:lineRule="auto"/>
              <w:rPr>
                <w:del w:id="5291" w:author="khanguyen" w:date="2017-03-17T22:59:00Z"/>
                <w:rFonts w:eastAsia="Times New Roman" w:cs="Arial"/>
                <w:color w:val="4B4B63"/>
                <w:sz w:val="20"/>
                <w:szCs w:val="20"/>
                <w:lang w:val="en-US"/>
              </w:rPr>
            </w:pPr>
            <w:del w:id="5292" w:author="khanguyen" w:date="2017-03-17T22:59:00Z">
              <w:r w:rsidRPr="00C47FE2" w:rsidDel="00BC68F6">
                <w:rPr>
                  <w:rFonts w:eastAsia="Times New Roman" w:cs="Arial"/>
                  <w:color w:val="4B4B63"/>
                  <w:sz w:val="20"/>
                  <w:szCs w:val="20"/>
                  <w:lang w:val="en-US"/>
                </w:rPr>
                <w:delText>Transaction Sale Proposal</w:delText>
              </w:r>
            </w:del>
          </w:p>
        </w:tc>
        <w:tc>
          <w:tcPr>
            <w:tcW w:w="966" w:type="dxa"/>
            <w:tcBorders>
              <w:top w:val="nil"/>
              <w:left w:val="nil"/>
              <w:bottom w:val="single" w:sz="4" w:space="0" w:color="ACB9CA"/>
              <w:right w:val="single" w:sz="4" w:space="0" w:color="ACB9CA"/>
            </w:tcBorders>
            <w:shd w:val="clear" w:color="000000" w:fill="FFFFFF"/>
            <w:noWrap/>
            <w:vAlign w:val="center"/>
            <w:hideMark/>
            <w:tcPrChange w:id="5293"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4CF1ED88" w14:textId="77777777" w:rsidR="00FC3BDD" w:rsidRPr="00C47FE2" w:rsidDel="00BC68F6" w:rsidRDefault="00FC3BDD" w:rsidP="00FC3BDD">
            <w:pPr>
              <w:spacing w:before="0" w:after="0" w:line="240" w:lineRule="auto"/>
              <w:jc w:val="right"/>
              <w:rPr>
                <w:del w:id="5294" w:author="khanguyen" w:date="2017-03-17T22:59:00Z"/>
                <w:rFonts w:eastAsia="Times New Roman" w:cs="Arial"/>
                <w:color w:val="4B4B63"/>
                <w:sz w:val="20"/>
                <w:szCs w:val="20"/>
                <w:lang w:val="en-US"/>
              </w:rPr>
            </w:pPr>
            <w:del w:id="5295" w:author="khanguyen" w:date="2017-03-17T22:59:00Z">
              <w:r w:rsidRPr="00C47FE2" w:rsidDel="00BC68F6">
                <w:rPr>
                  <w:rFonts w:eastAsia="Times New Roman" w:cs="Arial"/>
                  <w:color w:val="4B4B63"/>
                  <w:sz w:val="20"/>
                  <w:szCs w:val="20"/>
                  <w:lang w:val="en-US"/>
                </w:rPr>
                <w:delText>1998</w:delText>
              </w:r>
            </w:del>
          </w:p>
        </w:tc>
        <w:tc>
          <w:tcPr>
            <w:tcW w:w="1299" w:type="dxa"/>
            <w:tcBorders>
              <w:top w:val="nil"/>
              <w:left w:val="nil"/>
              <w:bottom w:val="single" w:sz="4" w:space="0" w:color="ACB9CA"/>
              <w:right w:val="single" w:sz="4" w:space="0" w:color="ACB9CA"/>
            </w:tcBorders>
            <w:shd w:val="clear" w:color="000000" w:fill="FFFFFF"/>
            <w:noWrap/>
            <w:vAlign w:val="center"/>
            <w:hideMark/>
            <w:tcPrChange w:id="5296"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78325D15" w14:textId="77777777" w:rsidR="00FC3BDD" w:rsidRPr="00C47FE2" w:rsidDel="00BC68F6" w:rsidRDefault="00FC3BDD" w:rsidP="00FC3BDD">
            <w:pPr>
              <w:spacing w:before="0" w:after="0" w:line="240" w:lineRule="auto"/>
              <w:jc w:val="right"/>
              <w:rPr>
                <w:del w:id="5297" w:author="khanguyen" w:date="2017-03-17T22:59:00Z"/>
                <w:rFonts w:eastAsia="Times New Roman" w:cs="Arial"/>
                <w:color w:val="4B4B63"/>
                <w:sz w:val="20"/>
                <w:szCs w:val="20"/>
                <w:lang w:val="en-US"/>
              </w:rPr>
            </w:pPr>
            <w:del w:id="5298" w:author="khanguyen" w:date="2017-03-17T22:59:00Z">
              <w:r w:rsidRPr="00C47FE2" w:rsidDel="00BC68F6">
                <w:rPr>
                  <w:rFonts w:eastAsia="Times New Roman" w:cs="Arial"/>
                  <w:color w:val="4B4B63"/>
                  <w:sz w:val="20"/>
                  <w:szCs w:val="20"/>
                  <w:lang w:val="en-US"/>
                </w:rPr>
                <w:delText>1568942.74</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29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F29F74C" w14:textId="77777777" w:rsidR="00FC3BDD" w:rsidRPr="00C47FE2" w:rsidDel="00BC68F6" w:rsidRDefault="00FC3BDD" w:rsidP="00FC3BDD">
            <w:pPr>
              <w:spacing w:before="0" w:after="0" w:line="240" w:lineRule="auto"/>
              <w:jc w:val="right"/>
              <w:rPr>
                <w:del w:id="5300" w:author="khanguyen" w:date="2017-03-17T22:59:00Z"/>
                <w:rFonts w:eastAsia="Times New Roman" w:cs="Arial"/>
                <w:color w:val="4B4B63"/>
                <w:sz w:val="20"/>
                <w:szCs w:val="20"/>
                <w:lang w:val="en-US"/>
              </w:rPr>
            </w:pPr>
            <w:del w:id="5301" w:author="khanguyen" w:date="2017-03-17T22:59:00Z">
              <w:r w:rsidRPr="00C47FE2" w:rsidDel="00BC68F6">
                <w:rPr>
                  <w:rFonts w:eastAsia="Times New Roman" w:cs="Arial"/>
                  <w:color w:val="4B4B63"/>
                  <w:sz w:val="20"/>
                  <w:szCs w:val="20"/>
                  <w:lang w:val="en-US"/>
                </w:rPr>
                <w:delText>984829.7</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302"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8010470" w14:textId="77777777" w:rsidR="00FC3BDD" w:rsidRPr="00C47FE2" w:rsidDel="00BC68F6" w:rsidRDefault="00FC3BDD" w:rsidP="00FC3BDD">
            <w:pPr>
              <w:spacing w:before="0" w:after="0" w:line="240" w:lineRule="auto"/>
              <w:jc w:val="right"/>
              <w:rPr>
                <w:del w:id="5303" w:author="khanguyen" w:date="2017-03-17T22:59:00Z"/>
                <w:rFonts w:eastAsia="Times New Roman" w:cs="Arial"/>
                <w:color w:val="4B4B63"/>
                <w:sz w:val="20"/>
                <w:szCs w:val="20"/>
                <w:lang w:val="en-US"/>
              </w:rPr>
            </w:pPr>
            <w:del w:id="5304" w:author="khanguyen" w:date="2017-03-17T22:59:00Z">
              <w:r w:rsidRPr="00C47FE2" w:rsidDel="00BC68F6">
                <w:rPr>
                  <w:rFonts w:eastAsia="Times New Roman" w:cs="Arial"/>
                  <w:color w:val="4B4B63"/>
                  <w:sz w:val="20"/>
                  <w:szCs w:val="20"/>
                  <w:lang w:val="en-US"/>
                </w:rPr>
                <w:delText>1016580</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305"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A1410C1" w14:textId="77777777" w:rsidR="00FC3BDD" w:rsidRPr="00C47FE2" w:rsidDel="00BC68F6" w:rsidRDefault="00FC3BDD" w:rsidP="00FC3BDD">
            <w:pPr>
              <w:spacing w:before="0" w:after="0" w:line="240" w:lineRule="auto"/>
              <w:jc w:val="right"/>
              <w:rPr>
                <w:del w:id="5306" w:author="khanguyen" w:date="2017-03-17T22:59:00Z"/>
                <w:rFonts w:eastAsia="Times New Roman" w:cs="Arial"/>
                <w:color w:val="4B4B63"/>
                <w:sz w:val="20"/>
                <w:szCs w:val="20"/>
                <w:lang w:val="en-US"/>
              </w:rPr>
            </w:pPr>
            <w:del w:id="5307" w:author="khanguyen" w:date="2017-03-17T22:59:00Z">
              <w:r w:rsidRPr="00C47FE2" w:rsidDel="00BC68F6">
                <w:rPr>
                  <w:rFonts w:eastAsia="Times New Roman" w:cs="Arial"/>
                  <w:color w:val="4B4B63"/>
                  <w:sz w:val="20"/>
                  <w:szCs w:val="20"/>
                  <w:lang w:val="en-US"/>
                </w:rPr>
                <w:delText>1040892</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5308"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ED3B4AD" w14:textId="77777777" w:rsidR="00FC3BDD" w:rsidRPr="00C47FE2" w:rsidDel="00BC68F6" w:rsidRDefault="00FC3BDD" w:rsidP="00FC3BDD">
            <w:pPr>
              <w:spacing w:before="0" w:after="0" w:line="240" w:lineRule="auto"/>
              <w:jc w:val="right"/>
              <w:rPr>
                <w:del w:id="5309" w:author="khanguyen" w:date="2017-03-17T22:59:00Z"/>
                <w:rFonts w:eastAsia="Times New Roman" w:cs="Arial"/>
                <w:color w:val="4B4B63"/>
                <w:sz w:val="20"/>
                <w:szCs w:val="20"/>
                <w:lang w:val="en-US"/>
              </w:rPr>
            </w:pPr>
            <w:del w:id="5310" w:author="khanguyen" w:date="2017-03-17T22:59:00Z">
              <w:r w:rsidRPr="00C47FE2" w:rsidDel="00BC68F6">
                <w:rPr>
                  <w:rFonts w:eastAsia="Times New Roman" w:cs="Arial"/>
                  <w:color w:val="4B4B63"/>
                  <w:sz w:val="20"/>
                  <w:szCs w:val="20"/>
                  <w:lang w:val="en-US"/>
                </w:rPr>
                <w:delText>554</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5311"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AC70E4A" w14:textId="77777777" w:rsidR="00FC3BDD" w:rsidRPr="00C47FE2" w:rsidDel="00BC68F6" w:rsidRDefault="00FC3BDD" w:rsidP="00FC3BDD">
            <w:pPr>
              <w:spacing w:before="0" w:after="0" w:line="240" w:lineRule="auto"/>
              <w:jc w:val="right"/>
              <w:rPr>
                <w:del w:id="5312" w:author="khanguyen" w:date="2017-03-17T22:59:00Z"/>
                <w:rFonts w:eastAsia="Times New Roman" w:cs="Arial"/>
                <w:color w:val="4B4B63"/>
                <w:sz w:val="20"/>
                <w:szCs w:val="20"/>
                <w:lang w:val="en-US"/>
              </w:rPr>
            </w:pPr>
            <w:del w:id="5313" w:author="khanguyen" w:date="2017-03-17T22:59:00Z">
              <w:r w:rsidRPr="00C47FE2" w:rsidDel="00BC68F6">
                <w:rPr>
                  <w:rFonts w:eastAsia="Times New Roman" w:cs="Arial"/>
                  <w:color w:val="4B4B63"/>
                  <w:sz w:val="20"/>
                  <w:szCs w:val="20"/>
                  <w:lang w:val="en-US"/>
                </w:rPr>
                <w:delText>4841903</w:delText>
              </w:r>
            </w:del>
          </w:p>
        </w:tc>
        <w:tc>
          <w:tcPr>
            <w:tcW w:w="1230" w:type="dxa"/>
            <w:tcBorders>
              <w:top w:val="nil"/>
              <w:left w:val="nil"/>
              <w:bottom w:val="single" w:sz="4" w:space="0" w:color="ACB9CA"/>
              <w:right w:val="single" w:sz="4" w:space="0" w:color="ACB9CA"/>
            </w:tcBorders>
            <w:shd w:val="clear" w:color="000000" w:fill="FFFFFF"/>
            <w:noWrap/>
            <w:vAlign w:val="center"/>
            <w:hideMark/>
            <w:tcPrChange w:id="531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017C04A1" w14:textId="77777777" w:rsidR="00FC3BDD" w:rsidRPr="00C47FE2" w:rsidDel="00BC68F6" w:rsidRDefault="00FC3BDD" w:rsidP="00FC3BDD">
            <w:pPr>
              <w:spacing w:before="0" w:after="0" w:line="240" w:lineRule="auto"/>
              <w:jc w:val="right"/>
              <w:rPr>
                <w:del w:id="5315" w:author="khanguyen" w:date="2017-03-17T22:59:00Z"/>
                <w:rFonts w:eastAsia="Times New Roman" w:cs="Arial"/>
                <w:color w:val="4B4B63"/>
                <w:sz w:val="20"/>
                <w:szCs w:val="20"/>
                <w:lang w:val="en-US"/>
              </w:rPr>
            </w:pPr>
            <w:del w:id="5316" w:author="khanguyen" w:date="2017-03-17T22:59:00Z">
              <w:r w:rsidRPr="00C47FE2" w:rsidDel="00BC68F6">
                <w:rPr>
                  <w:rFonts w:eastAsia="Times New Roman" w:cs="Arial"/>
                  <w:color w:val="4B4B63"/>
                  <w:sz w:val="20"/>
                  <w:szCs w:val="20"/>
                  <w:lang w:val="en-US"/>
                </w:rPr>
                <w:delText>0.05%</w:delText>
              </w:r>
            </w:del>
          </w:p>
        </w:tc>
      </w:tr>
      <w:tr w:rsidR="00FC3BDD" w:rsidRPr="00C47FE2" w:rsidDel="00BC68F6" w14:paraId="411A7B30" w14:textId="77777777" w:rsidTr="00BC68F6">
        <w:trPr>
          <w:trHeight w:val="300"/>
          <w:del w:id="5317" w:author="khanguyen" w:date="2017-03-17T22:59:00Z"/>
          <w:trPrChange w:id="5318"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319"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27FD431" w14:textId="77777777" w:rsidR="00FC3BDD" w:rsidRPr="00C47FE2" w:rsidDel="00BC68F6" w:rsidRDefault="00FC3BDD" w:rsidP="00FC3BDD">
            <w:pPr>
              <w:spacing w:before="0" w:after="0" w:line="240" w:lineRule="auto"/>
              <w:rPr>
                <w:del w:id="5320" w:author="khanguyen" w:date="2017-03-17T22:59:00Z"/>
                <w:rFonts w:eastAsia="Times New Roman" w:cs="Arial"/>
                <w:color w:val="4B4B63"/>
                <w:sz w:val="20"/>
                <w:szCs w:val="20"/>
                <w:lang w:val="en-US"/>
              </w:rPr>
            </w:pPr>
            <w:del w:id="5321" w:author="khanguyen" w:date="2017-03-17T22:59:00Z">
              <w:r w:rsidRPr="00C47FE2" w:rsidDel="00BC68F6">
                <w:rPr>
                  <w:rFonts w:eastAsia="Times New Roman" w:cs="Arial"/>
                  <w:color w:val="4B4B63"/>
                  <w:sz w:val="20"/>
                  <w:szCs w:val="20"/>
                  <w:lang w:val="en-US"/>
                </w:rPr>
                <w:delText>Transaction Timesheet</w:delText>
              </w:r>
            </w:del>
          </w:p>
        </w:tc>
        <w:tc>
          <w:tcPr>
            <w:tcW w:w="966" w:type="dxa"/>
            <w:tcBorders>
              <w:top w:val="nil"/>
              <w:left w:val="nil"/>
              <w:bottom w:val="single" w:sz="4" w:space="0" w:color="ACB9CA"/>
              <w:right w:val="single" w:sz="4" w:space="0" w:color="ACB9CA"/>
            </w:tcBorders>
            <w:shd w:val="clear" w:color="000000" w:fill="FFFFFF"/>
            <w:noWrap/>
            <w:vAlign w:val="center"/>
            <w:hideMark/>
            <w:tcPrChange w:id="5322"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CFC2B0A" w14:textId="77777777" w:rsidR="00FC3BDD" w:rsidRPr="00C47FE2" w:rsidDel="00BC68F6" w:rsidRDefault="00FC3BDD" w:rsidP="00FC3BDD">
            <w:pPr>
              <w:spacing w:before="0" w:after="0" w:line="240" w:lineRule="auto"/>
              <w:jc w:val="right"/>
              <w:rPr>
                <w:del w:id="5323" w:author="khanguyen" w:date="2017-03-17T22:59:00Z"/>
                <w:rFonts w:eastAsia="Times New Roman" w:cs="Arial"/>
                <w:color w:val="4B4B63"/>
                <w:sz w:val="20"/>
                <w:szCs w:val="20"/>
                <w:lang w:val="en-US"/>
              </w:rPr>
            </w:pPr>
            <w:del w:id="5324" w:author="khanguyen" w:date="2017-03-17T22:59:00Z">
              <w:r w:rsidRPr="00C47FE2" w:rsidDel="00BC68F6">
                <w:rPr>
                  <w:rFonts w:eastAsia="Times New Roman" w:cs="Arial"/>
                  <w:color w:val="4B4B63"/>
                  <w:sz w:val="20"/>
                  <w:szCs w:val="20"/>
                  <w:lang w:val="en-US"/>
                </w:rPr>
                <w:delText>1257</w:delText>
              </w:r>
            </w:del>
          </w:p>
        </w:tc>
        <w:tc>
          <w:tcPr>
            <w:tcW w:w="1299" w:type="dxa"/>
            <w:tcBorders>
              <w:top w:val="nil"/>
              <w:left w:val="nil"/>
              <w:bottom w:val="single" w:sz="4" w:space="0" w:color="ACB9CA"/>
              <w:right w:val="single" w:sz="4" w:space="0" w:color="ACB9CA"/>
            </w:tcBorders>
            <w:shd w:val="clear" w:color="000000" w:fill="FFFFFF"/>
            <w:noWrap/>
            <w:vAlign w:val="center"/>
            <w:hideMark/>
            <w:tcPrChange w:id="5325"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110BE88E" w14:textId="77777777" w:rsidR="00FC3BDD" w:rsidRPr="00C47FE2" w:rsidDel="00BC68F6" w:rsidRDefault="00FC3BDD" w:rsidP="00FC3BDD">
            <w:pPr>
              <w:spacing w:before="0" w:after="0" w:line="240" w:lineRule="auto"/>
              <w:jc w:val="right"/>
              <w:rPr>
                <w:del w:id="5326" w:author="khanguyen" w:date="2017-03-17T22:59:00Z"/>
                <w:rFonts w:eastAsia="Times New Roman" w:cs="Arial"/>
                <w:color w:val="4B4B63"/>
                <w:sz w:val="20"/>
                <w:szCs w:val="20"/>
                <w:lang w:val="en-US"/>
              </w:rPr>
            </w:pPr>
            <w:del w:id="5327" w:author="khanguyen" w:date="2017-03-17T22:59:00Z">
              <w:r w:rsidRPr="00C47FE2" w:rsidDel="00BC68F6">
                <w:rPr>
                  <w:rFonts w:eastAsia="Times New Roman" w:cs="Arial"/>
                  <w:color w:val="4B4B63"/>
                  <w:sz w:val="20"/>
                  <w:szCs w:val="20"/>
                  <w:lang w:val="en-US"/>
                </w:rPr>
                <w:delText>1360542.85</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328"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0E5371D" w14:textId="77777777" w:rsidR="00FC3BDD" w:rsidRPr="00C47FE2" w:rsidDel="00BC68F6" w:rsidRDefault="00FC3BDD" w:rsidP="00FC3BDD">
            <w:pPr>
              <w:spacing w:before="0" w:after="0" w:line="240" w:lineRule="auto"/>
              <w:jc w:val="right"/>
              <w:rPr>
                <w:del w:id="5329" w:author="khanguyen" w:date="2017-03-17T22:59:00Z"/>
                <w:rFonts w:eastAsia="Times New Roman" w:cs="Arial"/>
                <w:color w:val="4B4B63"/>
                <w:sz w:val="20"/>
                <w:szCs w:val="20"/>
                <w:lang w:val="en-US"/>
              </w:rPr>
            </w:pPr>
            <w:del w:id="5330" w:author="khanguyen" w:date="2017-03-17T22:59:00Z">
              <w:r w:rsidRPr="00C47FE2" w:rsidDel="00BC68F6">
                <w:rPr>
                  <w:rFonts w:eastAsia="Times New Roman" w:cs="Arial"/>
                  <w:color w:val="4B4B63"/>
                  <w:sz w:val="20"/>
                  <w:szCs w:val="20"/>
                  <w:lang w:val="en-US"/>
                </w:rPr>
                <w:delText>936369.2</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33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480131D" w14:textId="77777777" w:rsidR="00FC3BDD" w:rsidRPr="00C47FE2" w:rsidDel="00BC68F6" w:rsidRDefault="00FC3BDD" w:rsidP="00FC3BDD">
            <w:pPr>
              <w:spacing w:before="0" w:after="0" w:line="240" w:lineRule="auto"/>
              <w:jc w:val="right"/>
              <w:rPr>
                <w:del w:id="5332" w:author="khanguyen" w:date="2017-03-17T22:59:00Z"/>
                <w:rFonts w:eastAsia="Times New Roman" w:cs="Arial"/>
                <w:color w:val="4B4B63"/>
                <w:sz w:val="20"/>
                <w:szCs w:val="20"/>
                <w:lang w:val="en-US"/>
              </w:rPr>
            </w:pPr>
            <w:del w:id="5333" w:author="khanguyen" w:date="2017-03-17T22:59:00Z">
              <w:r w:rsidRPr="00C47FE2" w:rsidDel="00BC68F6">
                <w:rPr>
                  <w:rFonts w:eastAsia="Times New Roman" w:cs="Arial"/>
                  <w:color w:val="4B4B63"/>
                  <w:sz w:val="20"/>
                  <w:szCs w:val="20"/>
                  <w:lang w:val="en-US"/>
                </w:rPr>
                <w:delText>978468.5</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334"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06A0AE1" w14:textId="77777777" w:rsidR="00FC3BDD" w:rsidRPr="00C47FE2" w:rsidDel="00BC68F6" w:rsidRDefault="00FC3BDD" w:rsidP="00FC3BDD">
            <w:pPr>
              <w:spacing w:before="0" w:after="0" w:line="240" w:lineRule="auto"/>
              <w:jc w:val="right"/>
              <w:rPr>
                <w:del w:id="5335" w:author="khanguyen" w:date="2017-03-17T22:59:00Z"/>
                <w:rFonts w:eastAsia="Times New Roman" w:cs="Arial"/>
                <w:color w:val="4B4B63"/>
                <w:sz w:val="20"/>
                <w:szCs w:val="20"/>
                <w:lang w:val="en-US"/>
              </w:rPr>
            </w:pPr>
            <w:del w:id="5336" w:author="khanguyen" w:date="2017-03-17T22:59:00Z">
              <w:r w:rsidRPr="00C47FE2" w:rsidDel="00BC68F6">
                <w:rPr>
                  <w:rFonts w:eastAsia="Times New Roman" w:cs="Arial"/>
                  <w:color w:val="4B4B63"/>
                  <w:sz w:val="20"/>
                  <w:szCs w:val="20"/>
                  <w:lang w:val="en-US"/>
                </w:rPr>
                <w:delText>1021835</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5337"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F301288" w14:textId="77777777" w:rsidR="00FC3BDD" w:rsidRPr="00C47FE2" w:rsidDel="00BC68F6" w:rsidRDefault="00FC3BDD" w:rsidP="00FC3BDD">
            <w:pPr>
              <w:spacing w:before="0" w:after="0" w:line="240" w:lineRule="auto"/>
              <w:jc w:val="right"/>
              <w:rPr>
                <w:del w:id="5338" w:author="khanguyen" w:date="2017-03-17T22:59:00Z"/>
                <w:rFonts w:eastAsia="Times New Roman" w:cs="Arial"/>
                <w:color w:val="4B4B63"/>
                <w:sz w:val="20"/>
                <w:szCs w:val="20"/>
                <w:lang w:val="en-US"/>
              </w:rPr>
            </w:pPr>
            <w:del w:id="5339" w:author="khanguyen" w:date="2017-03-17T22:59:00Z">
              <w:r w:rsidRPr="00C47FE2" w:rsidDel="00BC68F6">
                <w:rPr>
                  <w:rFonts w:eastAsia="Times New Roman" w:cs="Arial"/>
                  <w:color w:val="4B4B63"/>
                  <w:sz w:val="20"/>
                  <w:szCs w:val="20"/>
                  <w:lang w:val="en-US"/>
                </w:rPr>
                <w:delText>3109</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5340"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243DF78" w14:textId="77777777" w:rsidR="00FC3BDD" w:rsidRPr="00C47FE2" w:rsidDel="00BC68F6" w:rsidRDefault="00FC3BDD" w:rsidP="00FC3BDD">
            <w:pPr>
              <w:spacing w:before="0" w:after="0" w:line="240" w:lineRule="auto"/>
              <w:jc w:val="right"/>
              <w:rPr>
                <w:del w:id="5341" w:author="khanguyen" w:date="2017-03-17T22:59:00Z"/>
                <w:rFonts w:eastAsia="Times New Roman" w:cs="Arial"/>
                <w:color w:val="4B4B63"/>
                <w:sz w:val="20"/>
                <w:szCs w:val="20"/>
                <w:lang w:val="en-US"/>
              </w:rPr>
            </w:pPr>
            <w:del w:id="5342" w:author="khanguyen" w:date="2017-03-17T22:59:00Z">
              <w:r w:rsidRPr="00C47FE2" w:rsidDel="00BC68F6">
                <w:rPr>
                  <w:rFonts w:eastAsia="Times New Roman" w:cs="Arial"/>
                  <w:color w:val="4B4B63"/>
                  <w:sz w:val="20"/>
                  <w:szCs w:val="20"/>
                  <w:lang w:val="en-US"/>
                </w:rPr>
                <w:delText>4426388</w:delText>
              </w:r>
            </w:del>
          </w:p>
        </w:tc>
        <w:tc>
          <w:tcPr>
            <w:tcW w:w="1230" w:type="dxa"/>
            <w:tcBorders>
              <w:top w:val="nil"/>
              <w:left w:val="nil"/>
              <w:bottom w:val="single" w:sz="4" w:space="0" w:color="ACB9CA"/>
              <w:right w:val="single" w:sz="4" w:space="0" w:color="ACB9CA"/>
            </w:tcBorders>
            <w:shd w:val="clear" w:color="000000" w:fill="FFFFFF"/>
            <w:noWrap/>
            <w:vAlign w:val="center"/>
            <w:hideMark/>
            <w:tcPrChange w:id="5343"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30E0F4C2" w14:textId="77777777" w:rsidR="00FC3BDD" w:rsidRPr="00C47FE2" w:rsidDel="00BC68F6" w:rsidRDefault="00FC3BDD" w:rsidP="00FC3BDD">
            <w:pPr>
              <w:spacing w:before="0" w:after="0" w:line="240" w:lineRule="auto"/>
              <w:jc w:val="right"/>
              <w:rPr>
                <w:del w:id="5344" w:author="khanguyen" w:date="2017-03-17T22:59:00Z"/>
                <w:rFonts w:eastAsia="Times New Roman" w:cs="Arial"/>
                <w:color w:val="4B4B63"/>
                <w:sz w:val="20"/>
                <w:szCs w:val="20"/>
                <w:lang w:val="en-US"/>
              </w:rPr>
            </w:pPr>
            <w:del w:id="5345" w:author="khanguyen" w:date="2017-03-17T22:59:00Z">
              <w:r w:rsidRPr="00C47FE2" w:rsidDel="00BC68F6">
                <w:rPr>
                  <w:rFonts w:eastAsia="Times New Roman" w:cs="Arial"/>
                  <w:color w:val="4B4B63"/>
                  <w:sz w:val="20"/>
                  <w:szCs w:val="20"/>
                  <w:lang w:val="en-US"/>
                </w:rPr>
                <w:delText>11.14%</w:delText>
              </w:r>
            </w:del>
          </w:p>
        </w:tc>
      </w:tr>
      <w:tr w:rsidR="00FC3BDD" w:rsidRPr="00C47FE2" w14:paraId="7F146D99" w14:textId="77777777" w:rsidTr="00BC68F6">
        <w:trPr>
          <w:trHeight w:val="300"/>
          <w:trPrChange w:id="5346"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347"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FF4A992"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Visit_Contact_page</w:t>
            </w:r>
          </w:p>
        </w:tc>
        <w:tc>
          <w:tcPr>
            <w:tcW w:w="966" w:type="dxa"/>
            <w:tcBorders>
              <w:top w:val="nil"/>
              <w:left w:val="nil"/>
              <w:bottom w:val="single" w:sz="4" w:space="0" w:color="ACB9CA"/>
              <w:right w:val="single" w:sz="4" w:space="0" w:color="ACB9CA"/>
            </w:tcBorders>
            <w:shd w:val="clear" w:color="000000" w:fill="FFFFFF"/>
            <w:noWrap/>
            <w:vAlign w:val="center"/>
            <w:hideMark/>
            <w:tcPrChange w:id="5348"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581A044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2830</w:t>
            </w:r>
          </w:p>
        </w:tc>
        <w:tc>
          <w:tcPr>
            <w:tcW w:w="1299" w:type="dxa"/>
            <w:tcBorders>
              <w:top w:val="nil"/>
              <w:left w:val="nil"/>
              <w:bottom w:val="single" w:sz="4" w:space="0" w:color="ACB9CA"/>
              <w:right w:val="single" w:sz="4" w:space="0" w:color="ACB9CA"/>
            </w:tcBorders>
            <w:shd w:val="clear" w:color="000000" w:fill="FFFFFF"/>
            <w:noWrap/>
            <w:vAlign w:val="center"/>
            <w:hideMark/>
            <w:tcPrChange w:id="5349"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7923FC0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970.7</w:t>
            </w:r>
          </w:p>
        </w:tc>
        <w:tc>
          <w:tcPr>
            <w:tcW w:w="1070" w:type="dxa"/>
            <w:tcBorders>
              <w:top w:val="nil"/>
              <w:left w:val="nil"/>
              <w:bottom w:val="single" w:sz="4" w:space="0" w:color="ACB9CA"/>
              <w:right w:val="single" w:sz="4" w:space="0" w:color="ACB9CA"/>
            </w:tcBorders>
            <w:shd w:val="clear" w:color="000000" w:fill="FFFFFF"/>
            <w:noWrap/>
            <w:vAlign w:val="center"/>
            <w:hideMark/>
            <w:tcPrChange w:id="535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48779C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2099.81</w:t>
            </w:r>
          </w:p>
        </w:tc>
        <w:tc>
          <w:tcPr>
            <w:tcW w:w="1070" w:type="dxa"/>
            <w:tcBorders>
              <w:top w:val="nil"/>
              <w:left w:val="nil"/>
              <w:bottom w:val="single" w:sz="4" w:space="0" w:color="ACB9CA"/>
              <w:right w:val="single" w:sz="4" w:space="0" w:color="ACB9CA"/>
            </w:tcBorders>
            <w:shd w:val="clear" w:color="000000" w:fill="FFFFFF"/>
            <w:noWrap/>
            <w:vAlign w:val="center"/>
            <w:hideMark/>
            <w:tcPrChange w:id="535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C57587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2729.6</w:t>
            </w:r>
          </w:p>
        </w:tc>
        <w:tc>
          <w:tcPr>
            <w:tcW w:w="1070" w:type="dxa"/>
            <w:tcBorders>
              <w:top w:val="nil"/>
              <w:left w:val="nil"/>
              <w:bottom w:val="single" w:sz="4" w:space="0" w:color="ACB9CA"/>
              <w:right w:val="single" w:sz="4" w:space="0" w:color="ACB9CA"/>
            </w:tcBorders>
            <w:shd w:val="clear" w:color="000000" w:fill="FFFFFF"/>
            <w:noWrap/>
            <w:vAlign w:val="center"/>
            <w:hideMark/>
            <w:tcPrChange w:id="5352"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DE9248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4767.13</w:t>
            </w:r>
          </w:p>
        </w:tc>
        <w:tc>
          <w:tcPr>
            <w:tcW w:w="1077" w:type="dxa"/>
            <w:tcBorders>
              <w:top w:val="nil"/>
              <w:left w:val="nil"/>
              <w:bottom w:val="single" w:sz="4" w:space="0" w:color="ACB9CA"/>
              <w:right w:val="single" w:sz="4" w:space="0" w:color="ACB9CA"/>
            </w:tcBorders>
            <w:shd w:val="clear" w:color="000000" w:fill="FFFFFF"/>
            <w:noWrap/>
            <w:vAlign w:val="center"/>
            <w:hideMark/>
            <w:tcPrChange w:id="535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42BD07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7" w:type="dxa"/>
            <w:tcBorders>
              <w:top w:val="nil"/>
              <w:left w:val="nil"/>
              <w:bottom w:val="single" w:sz="4" w:space="0" w:color="ACB9CA"/>
              <w:right w:val="single" w:sz="4" w:space="0" w:color="ACB9CA"/>
            </w:tcBorders>
            <w:shd w:val="clear" w:color="000000" w:fill="FFFFFF"/>
            <w:noWrap/>
            <w:vAlign w:val="center"/>
            <w:hideMark/>
            <w:tcPrChange w:id="5354"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FEA767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9850</w:t>
            </w:r>
          </w:p>
        </w:tc>
        <w:tc>
          <w:tcPr>
            <w:tcW w:w="1230" w:type="dxa"/>
            <w:tcBorders>
              <w:top w:val="nil"/>
              <w:left w:val="nil"/>
              <w:bottom w:val="single" w:sz="4" w:space="0" w:color="ACB9CA"/>
              <w:right w:val="single" w:sz="4" w:space="0" w:color="ACB9CA"/>
            </w:tcBorders>
            <w:shd w:val="clear" w:color="000000" w:fill="FFFFFF"/>
            <w:noWrap/>
            <w:vAlign w:val="center"/>
            <w:hideMark/>
            <w:tcPrChange w:id="5355"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0CFCDB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3BBCE11" w14:textId="77777777" w:rsidTr="00BC68F6">
        <w:trPr>
          <w:trHeight w:val="300"/>
          <w:trPrChange w:id="5356"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357"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4DBD91A6"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Visit_Expense_page</w:t>
            </w:r>
          </w:p>
        </w:tc>
        <w:tc>
          <w:tcPr>
            <w:tcW w:w="966" w:type="dxa"/>
            <w:tcBorders>
              <w:top w:val="nil"/>
              <w:left w:val="nil"/>
              <w:bottom w:val="single" w:sz="4" w:space="0" w:color="ACB9CA"/>
              <w:right w:val="single" w:sz="4" w:space="0" w:color="ACB9CA"/>
            </w:tcBorders>
            <w:shd w:val="clear" w:color="000000" w:fill="FFFFFF"/>
            <w:noWrap/>
            <w:vAlign w:val="center"/>
            <w:hideMark/>
            <w:tcPrChange w:id="5358"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7C896BF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1307</w:t>
            </w:r>
          </w:p>
        </w:tc>
        <w:tc>
          <w:tcPr>
            <w:tcW w:w="1299" w:type="dxa"/>
            <w:tcBorders>
              <w:top w:val="nil"/>
              <w:left w:val="nil"/>
              <w:bottom w:val="single" w:sz="4" w:space="0" w:color="ACB9CA"/>
              <w:right w:val="single" w:sz="4" w:space="0" w:color="ACB9CA"/>
            </w:tcBorders>
            <w:shd w:val="clear" w:color="000000" w:fill="FFFFFF"/>
            <w:noWrap/>
            <w:vAlign w:val="center"/>
            <w:hideMark/>
            <w:tcPrChange w:id="5359"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EFEBFD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1598.65</w:t>
            </w:r>
          </w:p>
        </w:tc>
        <w:tc>
          <w:tcPr>
            <w:tcW w:w="1070" w:type="dxa"/>
            <w:tcBorders>
              <w:top w:val="nil"/>
              <w:left w:val="nil"/>
              <w:bottom w:val="single" w:sz="4" w:space="0" w:color="ACB9CA"/>
              <w:right w:val="single" w:sz="4" w:space="0" w:color="ACB9CA"/>
            </w:tcBorders>
            <w:shd w:val="clear" w:color="000000" w:fill="FFFFFF"/>
            <w:noWrap/>
            <w:vAlign w:val="center"/>
            <w:hideMark/>
            <w:tcPrChange w:id="536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E12531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3629.18</w:t>
            </w:r>
          </w:p>
        </w:tc>
        <w:tc>
          <w:tcPr>
            <w:tcW w:w="1070" w:type="dxa"/>
            <w:tcBorders>
              <w:top w:val="nil"/>
              <w:left w:val="nil"/>
              <w:bottom w:val="single" w:sz="4" w:space="0" w:color="ACB9CA"/>
              <w:right w:val="single" w:sz="4" w:space="0" w:color="ACB9CA"/>
            </w:tcBorders>
            <w:shd w:val="clear" w:color="000000" w:fill="FFFFFF"/>
            <w:noWrap/>
            <w:vAlign w:val="center"/>
            <w:hideMark/>
            <w:tcPrChange w:id="536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009F40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4803.27</w:t>
            </w:r>
          </w:p>
        </w:tc>
        <w:tc>
          <w:tcPr>
            <w:tcW w:w="1070" w:type="dxa"/>
            <w:tcBorders>
              <w:top w:val="nil"/>
              <w:left w:val="nil"/>
              <w:bottom w:val="single" w:sz="4" w:space="0" w:color="ACB9CA"/>
              <w:right w:val="single" w:sz="4" w:space="0" w:color="ACB9CA"/>
            </w:tcBorders>
            <w:shd w:val="clear" w:color="000000" w:fill="FFFFFF"/>
            <w:noWrap/>
            <w:vAlign w:val="center"/>
            <w:hideMark/>
            <w:tcPrChange w:id="5362"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8E4124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6814.91</w:t>
            </w:r>
          </w:p>
        </w:tc>
        <w:tc>
          <w:tcPr>
            <w:tcW w:w="1077" w:type="dxa"/>
            <w:tcBorders>
              <w:top w:val="nil"/>
              <w:left w:val="nil"/>
              <w:bottom w:val="single" w:sz="4" w:space="0" w:color="ACB9CA"/>
              <w:right w:val="single" w:sz="4" w:space="0" w:color="ACB9CA"/>
            </w:tcBorders>
            <w:shd w:val="clear" w:color="000000" w:fill="FFFFFF"/>
            <w:noWrap/>
            <w:vAlign w:val="center"/>
            <w:hideMark/>
            <w:tcPrChange w:id="536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09EF8AD"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w:t>
            </w:r>
          </w:p>
        </w:tc>
        <w:tc>
          <w:tcPr>
            <w:tcW w:w="1077" w:type="dxa"/>
            <w:tcBorders>
              <w:top w:val="nil"/>
              <w:left w:val="nil"/>
              <w:bottom w:val="single" w:sz="4" w:space="0" w:color="ACB9CA"/>
              <w:right w:val="single" w:sz="4" w:space="0" w:color="ACB9CA"/>
            </w:tcBorders>
            <w:shd w:val="clear" w:color="000000" w:fill="FFFFFF"/>
            <w:noWrap/>
            <w:vAlign w:val="center"/>
            <w:hideMark/>
            <w:tcPrChange w:id="5364"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5DB6E37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12340</w:t>
            </w:r>
          </w:p>
        </w:tc>
        <w:tc>
          <w:tcPr>
            <w:tcW w:w="1230" w:type="dxa"/>
            <w:tcBorders>
              <w:top w:val="nil"/>
              <w:left w:val="nil"/>
              <w:bottom w:val="single" w:sz="4" w:space="0" w:color="ACB9CA"/>
              <w:right w:val="single" w:sz="4" w:space="0" w:color="ACB9CA"/>
            </w:tcBorders>
            <w:shd w:val="clear" w:color="000000" w:fill="FFFFFF"/>
            <w:noWrap/>
            <w:vAlign w:val="center"/>
            <w:hideMark/>
            <w:tcPrChange w:id="5365"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4C41CF5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rsidDel="00BC68F6" w14:paraId="4091AD71" w14:textId="77777777" w:rsidTr="00BC68F6">
        <w:trPr>
          <w:trHeight w:val="300"/>
          <w:del w:id="5366" w:author="khanguyen" w:date="2017-03-17T22:59:00Z"/>
          <w:trPrChange w:id="5367"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368"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6DD2204" w14:textId="77777777" w:rsidR="00FC3BDD" w:rsidRPr="00C47FE2" w:rsidDel="00BC68F6" w:rsidRDefault="00FC3BDD" w:rsidP="00FC3BDD">
            <w:pPr>
              <w:spacing w:before="0" w:after="0" w:line="240" w:lineRule="auto"/>
              <w:rPr>
                <w:del w:id="5369" w:author="khanguyen" w:date="2017-03-17T22:59:00Z"/>
                <w:rFonts w:eastAsia="Times New Roman" w:cs="Arial"/>
                <w:color w:val="4B4B63"/>
                <w:sz w:val="20"/>
                <w:szCs w:val="20"/>
                <w:lang w:val="en-US"/>
              </w:rPr>
            </w:pPr>
            <w:del w:id="5370" w:author="khanguyen" w:date="2017-03-17T22:59:00Z">
              <w:r w:rsidRPr="00C47FE2" w:rsidDel="00BC68F6">
                <w:rPr>
                  <w:rFonts w:eastAsia="Times New Roman" w:cs="Arial"/>
                  <w:color w:val="4B4B63"/>
                  <w:sz w:val="20"/>
                  <w:szCs w:val="20"/>
                  <w:lang w:val="en-US"/>
                </w:rPr>
                <w:delText>Visit_Home&amp;Login_page</w:delText>
              </w:r>
            </w:del>
          </w:p>
        </w:tc>
        <w:tc>
          <w:tcPr>
            <w:tcW w:w="966" w:type="dxa"/>
            <w:tcBorders>
              <w:top w:val="nil"/>
              <w:left w:val="nil"/>
              <w:bottom w:val="single" w:sz="4" w:space="0" w:color="ACB9CA"/>
              <w:right w:val="single" w:sz="4" w:space="0" w:color="ACB9CA"/>
            </w:tcBorders>
            <w:shd w:val="clear" w:color="000000" w:fill="FFFFFF"/>
            <w:noWrap/>
            <w:vAlign w:val="center"/>
            <w:hideMark/>
            <w:tcPrChange w:id="5371"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0C6EC401" w14:textId="77777777" w:rsidR="00FC3BDD" w:rsidRPr="00C47FE2" w:rsidDel="00BC68F6" w:rsidRDefault="00FC3BDD" w:rsidP="00FC3BDD">
            <w:pPr>
              <w:spacing w:before="0" w:after="0" w:line="240" w:lineRule="auto"/>
              <w:jc w:val="right"/>
              <w:rPr>
                <w:del w:id="5372" w:author="khanguyen" w:date="2017-03-17T22:59:00Z"/>
                <w:rFonts w:eastAsia="Times New Roman" w:cs="Arial"/>
                <w:color w:val="4B4B63"/>
                <w:sz w:val="20"/>
                <w:szCs w:val="20"/>
                <w:lang w:val="en-US"/>
              </w:rPr>
            </w:pPr>
            <w:del w:id="5373" w:author="khanguyen" w:date="2017-03-17T22:59:00Z">
              <w:r w:rsidRPr="00C47FE2" w:rsidDel="00BC68F6">
                <w:rPr>
                  <w:rFonts w:eastAsia="Times New Roman" w:cs="Arial"/>
                  <w:color w:val="4B4B63"/>
                  <w:sz w:val="20"/>
                  <w:szCs w:val="20"/>
                  <w:lang w:val="en-US"/>
                </w:rPr>
                <w:delText>2970</w:delText>
              </w:r>
            </w:del>
          </w:p>
        </w:tc>
        <w:tc>
          <w:tcPr>
            <w:tcW w:w="1299" w:type="dxa"/>
            <w:tcBorders>
              <w:top w:val="nil"/>
              <w:left w:val="nil"/>
              <w:bottom w:val="single" w:sz="4" w:space="0" w:color="ACB9CA"/>
              <w:right w:val="single" w:sz="4" w:space="0" w:color="ACB9CA"/>
            </w:tcBorders>
            <w:shd w:val="clear" w:color="000000" w:fill="FFFFFF"/>
            <w:noWrap/>
            <w:vAlign w:val="center"/>
            <w:hideMark/>
            <w:tcPrChange w:id="5374"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106217F5" w14:textId="77777777" w:rsidR="00FC3BDD" w:rsidRPr="00C47FE2" w:rsidDel="00BC68F6" w:rsidRDefault="00FC3BDD" w:rsidP="00FC3BDD">
            <w:pPr>
              <w:spacing w:before="0" w:after="0" w:line="240" w:lineRule="auto"/>
              <w:jc w:val="right"/>
              <w:rPr>
                <w:del w:id="5375" w:author="khanguyen" w:date="2017-03-17T22:59:00Z"/>
                <w:rFonts w:eastAsia="Times New Roman" w:cs="Arial"/>
                <w:color w:val="4B4B63"/>
                <w:sz w:val="20"/>
                <w:szCs w:val="20"/>
                <w:lang w:val="en-US"/>
              </w:rPr>
            </w:pPr>
            <w:del w:id="5376" w:author="khanguyen" w:date="2017-03-17T22:59:00Z">
              <w:r w:rsidRPr="00C47FE2" w:rsidDel="00BC68F6">
                <w:rPr>
                  <w:rFonts w:eastAsia="Times New Roman" w:cs="Arial"/>
                  <w:color w:val="4B4B63"/>
                  <w:sz w:val="20"/>
                  <w:szCs w:val="20"/>
                  <w:lang w:val="en-US"/>
                </w:rPr>
                <w:delText>2125.1</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377"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E3DD152" w14:textId="77777777" w:rsidR="00FC3BDD" w:rsidRPr="00C47FE2" w:rsidDel="00BC68F6" w:rsidRDefault="00FC3BDD" w:rsidP="00FC3BDD">
            <w:pPr>
              <w:spacing w:before="0" w:after="0" w:line="240" w:lineRule="auto"/>
              <w:jc w:val="right"/>
              <w:rPr>
                <w:del w:id="5378" w:author="khanguyen" w:date="2017-03-17T22:59:00Z"/>
                <w:rFonts w:eastAsia="Times New Roman" w:cs="Arial"/>
                <w:color w:val="4B4B63"/>
                <w:sz w:val="20"/>
                <w:szCs w:val="20"/>
                <w:lang w:val="en-US"/>
              </w:rPr>
            </w:pPr>
            <w:del w:id="5379" w:author="khanguyen" w:date="2017-03-17T22:59:00Z">
              <w:r w:rsidRPr="00C47FE2" w:rsidDel="00BC68F6">
                <w:rPr>
                  <w:rFonts w:eastAsia="Times New Roman" w:cs="Arial"/>
                  <w:color w:val="4B4B63"/>
                  <w:sz w:val="20"/>
                  <w:szCs w:val="20"/>
                  <w:lang w:val="en-US"/>
                </w:rPr>
                <w:delText>4268.17</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38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4493FCEC" w14:textId="77777777" w:rsidR="00FC3BDD" w:rsidRPr="00C47FE2" w:rsidDel="00BC68F6" w:rsidRDefault="00FC3BDD" w:rsidP="00FC3BDD">
            <w:pPr>
              <w:spacing w:before="0" w:after="0" w:line="240" w:lineRule="auto"/>
              <w:jc w:val="right"/>
              <w:rPr>
                <w:del w:id="5381" w:author="khanguyen" w:date="2017-03-17T22:59:00Z"/>
                <w:rFonts w:eastAsia="Times New Roman" w:cs="Arial"/>
                <w:color w:val="4B4B63"/>
                <w:sz w:val="20"/>
                <w:szCs w:val="20"/>
                <w:lang w:val="en-US"/>
              </w:rPr>
            </w:pPr>
            <w:del w:id="5382" w:author="khanguyen" w:date="2017-03-17T22:59:00Z">
              <w:r w:rsidRPr="00C47FE2" w:rsidDel="00BC68F6">
                <w:rPr>
                  <w:rFonts w:eastAsia="Times New Roman" w:cs="Arial"/>
                  <w:color w:val="4B4B63"/>
                  <w:sz w:val="20"/>
                  <w:szCs w:val="20"/>
                  <w:lang w:val="en-US"/>
                </w:rPr>
                <w:delText>5327.53</w:delText>
              </w:r>
            </w:del>
          </w:p>
        </w:tc>
        <w:tc>
          <w:tcPr>
            <w:tcW w:w="1070" w:type="dxa"/>
            <w:tcBorders>
              <w:top w:val="nil"/>
              <w:left w:val="nil"/>
              <w:bottom w:val="single" w:sz="4" w:space="0" w:color="ACB9CA"/>
              <w:right w:val="single" w:sz="4" w:space="0" w:color="ACB9CA"/>
            </w:tcBorders>
            <w:shd w:val="clear" w:color="000000" w:fill="FFFFFF"/>
            <w:noWrap/>
            <w:vAlign w:val="center"/>
            <w:hideMark/>
            <w:tcPrChange w:id="5383"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7C5AC42B" w14:textId="77777777" w:rsidR="00FC3BDD" w:rsidRPr="00C47FE2" w:rsidDel="00BC68F6" w:rsidRDefault="00FC3BDD" w:rsidP="00FC3BDD">
            <w:pPr>
              <w:spacing w:before="0" w:after="0" w:line="240" w:lineRule="auto"/>
              <w:jc w:val="right"/>
              <w:rPr>
                <w:del w:id="5384" w:author="khanguyen" w:date="2017-03-17T22:59:00Z"/>
                <w:rFonts w:eastAsia="Times New Roman" w:cs="Arial"/>
                <w:color w:val="4B4B63"/>
                <w:sz w:val="20"/>
                <w:szCs w:val="20"/>
                <w:lang w:val="en-US"/>
              </w:rPr>
            </w:pPr>
            <w:del w:id="5385" w:author="khanguyen" w:date="2017-03-17T22:59:00Z">
              <w:r w:rsidRPr="00C47FE2" w:rsidDel="00BC68F6">
                <w:rPr>
                  <w:rFonts w:eastAsia="Times New Roman" w:cs="Arial"/>
                  <w:color w:val="4B4B63"/>
                  <w:sz w:val="20"/>
                  <w:szCs w:val="20"/>
                  <w:lang w:val="en-US"/>
                </w:rPr>
                <w:delText>7845.38</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5386"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124AF0A" w14:textId="77777777" w:rsidR="00FC3BDD" w:rsidRPr="00C47FE2" w:rsidDel="00BC68F6" w:rsidRDefault="00FC3BDD" w:rsidP="00FC3BDD">
            <w:pPr>
              <w:spacing w:before="0" w:after="0" w:line="240" w:lineRule="auto"/>
              <w:jc w:val="right"/>
              <w:rPr>
                <w:del w:id="5387" w:author="khanguyen" w:date="2017-03-17T22:59:00Z"/>
                <w:rFonts w:eastAsia="Times New Roman" w:cs="Arial"/>
                <w:color w:val="4B4B63"/>
                <w:sz w:val="20"/>
                <w:szCs w:val="20"/>
                <w:lang w:val="en-US"/>
              </w:rPr>
            </w:pPr>
            <w:del w:id="5388" w:author="khanguyen" w:date="2017-03-17T22:59:00Z">
              <w:r w:rsidRPr="00C47FE2" w:rsidDel="00BC68F6">
                <w:rPr>
                  <w:rFonts w:eastAsia="Times New Roman" w:cs="Arial"/>
                  <w:color w:val="4B4B63"/>
                  <w:sz w:val="20"/>
                  <w:szCs w:val="20"/>
                  <w:lang w:val="en-US"/>
                </w:rPr>
                <w:delText>204</w:delText>
              </w:r>
            </w:del>
          </w:p>
        </w:tc>
        <w:tc>
          <w:tcPr>
            <w:tcW w:w="1077" w:type="dxa"/>
            <w:tcBorders>
              <w:top w:val="nil"/>
              <w:left w:val="nil"/>
              <w:bottom w:val="single" w:sz="4" w:space="0" w:color="ACB9CA"/>
              <w:right w:val="single" w:sz="4" w:space="0" w:color="ACB9CA"/>
            </w:tcBorders>
            <w:shd w:val="clear" w:color="000000" w:fill="FFFFFF"/>
            <w:noWrap/>
            <w:vAlign w:val="center"/>
            <w:hideMark/>
            <w:tcPrChange w:id="5389"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75BF191" w14:textId="77777777" w:rsidR="00FC3BDD" w:rsidRPr="00C47FE2" w:rsidDel="00BC68F6" w:rsidRDefault="00FC3BDD" w:rsidP="00FC3BDD">
            <w:pPr>
              <w:spacing w:before="0" w:after="0" w:line="240" w:lineRule="auto"/>
              <w:jc w:val="right"/>
              <w:rPr>
                <w:del w:id="5390" w:author="khanguyen" w:date="2017-03-17T22:59:00Z"/>
                <w:rFonts w:eastAsia="Times New Roman" w:cs="Arial"/>
                <w:color w:val="4B4B63"/>
                <w:sz w:val="20"/>
                <w:szCs w:val="20"/>
                <w:lang w:val="en-US"/>
              </w:rPr>
            </w:pPr>
            <w:del w:id="5391" w:author="khanguyen" w:date="2017-03-17T22:59:00Z">
              <w:r w:rsidRPr="00C47FE2" w:rsidDel="00BC68F6">
                <w:rPr>
                  <w:rFonts w:eastAsia="Times New Roman" w:cs="Arial"/>
                  <w:color w:val="4B4B63"/>
                  <w:sz w:val="20"/>
                  <w:szCs w:val="20"/>
                  <w:lang w:val="en-US"/>
                </w:rPr>
                <w:delText>15383</w:delText>
              </w:r>
            </w:del>
          </w:p>
        </w:tc>
        <w:tc>
          <w:tcPr>
            <w:tcW w:w="1230" w:type="dxa"/>
            <w:tcBorders>
              <w:top w:val="nil"/>
              <w:left w:val="nil"/>
              <w:bottom w:val="single" w:sz="4" w:space="0" w:color="ACB9CA"/>
              <w:right w:val="single" w:sz="4" w:space="0" w:color="ACB9CA"/>
            </w:tcBorders>
            <w:shd w:val="clear" w:color="000000" w:fill="FFFFFF"/>
            <w:noWrap/>
            <w:vAlign w:val="center"/>
            <w:hideMark/>
            <w:tcPrChange w:id="5392"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5D4F26D5" w14:textId="77777777" w:rsidR="00FC3BDD" w:rsidRPr="00C47FE2" w:rsidDel="00BC68F6" w:rsidRDefault="00FC3BDD" w:rsidP="00FC3BDD">
            <w:pPr>
              <w:spacing w:before="0" w:after="0" w:line="240" w:lineRule="auto"/>
              <w:jc w:val="right"/>
              <w:rPr>
                <w:del w:id="5393" w:author="khanguyen" w:date="2017-03-17T22:59:00Z"/>
                <w:rFonts w:eastAsia="Times New Roman" w:cs="Arial"/>
                <w:color w:val="4B4B63"/>
                <w:sz w:val="20"/>
                <w:szCs w:val="20"/>
                <w:lang w:val="en-US"/>
              </w:rPr>
            </w:pPr>
            <w:del w:id="5394" w:author="khanguyen" w:date="2017-03-17T22:59:00Z">
              <w:r w:rsidRPr="00C47FE2" w:rsidDel="00BC68F6">
                <w:rPr>
                  <w:rFonts w:eastAsia="Times New Roman" w:cs="Arial"/>
                  <w:color w:val="4B4B63"/>
                  <w:sz w:val="20"/>
                  <w:szCs w:val="20"/>
                  <w:lang w:val="en-US"/>
                </w:rPr>
                <w:delText>0%</w:delText>
              </w:r>
            </w:del>
          </w:p>
        </w:tc>
      </w:tr>
      <w:tr w:rsidR="00FC3BDD" w:rsidRPr="00C47FE2" w14:paraId="108A84F5" w14:textId="77777777" w:rsidTr="00BC68F6">
        <w:trPr>
          <w:trHeight w:val="300"/>
          <w:trPrChange w:id="539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39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FB7AFC1"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Visit_Homepage</w:t>
            </w:r>
          </w:p>
        </w:tc>
        <w:tc>
          <w:tcPr>
            <w:tcW w:w="966" w:type="dxa"/>
            <w:tcBorders>
              <w:top w:val="nil"/>
              <w:left w:val="nil"/>
              <w:bottom w:val="single" w:sz="4" w:space="0" w:color="ACB9CA"/>
              <w:right w:val="single" w:sz="4" w:space="0" w:color="ACB9CA"/>
            </w:tcBorders>
            <w:shd w:val="clear" w:color="000000" w:fill="FFFFFF"/>
            <w:noWrap/>
            <w:vAlign w:val="center"/>
            <w:hideMark/>
            <w:tcPrChange w:id="539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34DE419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2470</w:t>
            </w:r>
          </w:p>
        </w:tc>
        <w:tc>
          <w:tcPr>
            <w:tcW w:w="1299" w:type="dxa"/>
            <w:tcBorders>
              <w:top w:val="nil"/>
              <w:left w:val="nil"/>
              <w:bottom w:val="single" w:sz="4" w:space="0" w:color="ACB9CA"/>
              <w:right w:val="single" w:sz="4" w:space="0" w:color="ACB9CA"/>
            </w:tcBorders>
            <w:shd w:val="clear" w:color="000000" w:fill="FFFFFF"/>
            <w:noWrap/>
            <w:vAlign w:val="center"/>
            <w:hideMark/>
            <w:tcPrChange w:id="539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4D8682A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1304.39</w:t>
            </w:r>
          </w:p>
        </w:tc>
        <w:tc>
          <w:tcPr>
            <w:tcW w:w="1070" w:type="dxa"/>
            <w:tcBorders>
              <w:top w:val="nil"/>
              <w:left w:val="nil"/>
              <w:bottom w:val="single" w:sz="4" w:space="0" w:color="ACB9CA"/>
              <w:right w:val="single" w:sz="4" w:space="0" w:color="ACB9CA"/>
            </w:tcBorders>
            <w:shd w:val="clear" w:color="000000" w:fill="FFFFFF"/>
            <w:noWrap/>
            <w:vAlign w:val="center"/>
            <w:hideMark/>
            <w:tcPrChange w:id="539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C4F7A9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2602.11</w:t>
            </w:r>
          </w:p>
        </w:tc>
        <w:tc>
          <w:tcPr>
            <w:tcW w:w="1070" w:type="dxa"/>
            <w:tcBorders>
              <w:top w:val="nil"/>
              <w:left w:val="nil"/>
              <w:bottom w:val="single" w:sz="4" w:space="0" w:color="ACB9CA"/>
              <w:right w:val="single" w:sz="4" w:space="0" w:color="ACB9CA"/>
            </w:tcBorders>
            <w:shd w:val="clear" w:color="000000" w:fill="FFFFFF"/>
            <w:noWrap/>
            <w:vAlign w:val="center"/>
            <w:hideMark/>
            <w:tcPrChange w:id="540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01DD91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3407.68</w:t>
            </w:r>
          </w:p>
        </w:tc>
        <w:tc>
          <w:tcPr>
            <w:tcW w:w="1070" w:type="dxa"/>
            <w:tcBorders>
              <w:top w:val="nil"/>
              <w:left w:val="nil"/>
              <w:bottom w:val="single" w:sz="4" w:space="0" w:color="ACB9CA"/>
              <w:right w:val="single" w:sz="4" w:space="0" w:color="ACB9CA"/>
            </w:tcBorders>
            <w:shd w:val="clear" w:color="000000" w:fill="FFFFFF"/>
            <w:noWrap/>
            <w:vAlign w:val="center"/>
            <w:hideMark/>
            <w:tcPrChange w:id="540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41E9EC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5411.46</w:t>
            </w:r>
          </w:p>
        </w:tc>
        <w:tc>
          <w:tcPr>
            <w:tcW w:w="1077" w:type="dxa"/>
            <w:tcBorders>
              <w:top w:val="nil"/>
              <w:left w:val="nil"/>
              <w:bottom w:val="single" w:sz="4" w:space="0" w:color="ACB9CA"/>
              <w:right w:val="single" w:sz="4" w:space="0" w:color="ACB9CA"/>
            </w:tcBorders>
            <w:shd w:val="clear" w:color="000000" w:fill="FFFFFF"/>
            <w:noWrap/>
            <w:vAlign w:val="center"/>
            <w:hideMark/>
            <w:tcPrChange w:id="540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45BDF41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97</w:t>
            </w:r>
          </w:p>
        </w:tc>
        <w:tc>
          <w:tcPr>
            <w:tcW w:w="1077" w:type="dxa"/>
            <w:tcBorders>
              <w:top w:val="nil"/>
              <w:left w:val="nil"/>
              <w:bottom w:val="single" w:sz="4" w:space="0" w:color="ACB9CA"/>
              <w:right w:val="single" w:sz="4" w:space="0" w:color="ACB9CA"/>
            </w:tcBorders>
            <w:shd w:val="clear" w:color="000000" w:fill="FFFFFF"/>
            <w:noWrap/>
            <w:vAlign w:val="center"/>
            <w:hideMark/>
            <w:tcPrChange w:id="540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2349C7E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9433</w:t>
            </w:r>
          </w:p>
        </w:tc>
        <w:tc>
          <w:tcPr>
            <w:tcW w:w="1230" w:type="dxa"/>
            <w:tcBorders>
              <w:top w:val="nil"/>
              <w:left w:val="nil"/>
              <w:bottom w:val="single" w:sz="4" w:space="0" w:color="ACB9CA"/>
              <w:right w:val="single" w:sz="4" w:space="0" w:color="ACB9CA"/>
            </w:tcBorders>
            <w:shd w:val="clear" w:color="000000" w:fill="FFFFFF"/>
            <w:noWrap/>
            <w:vAlign w:val="center"/>
            <w:hideMark/>
            <w:tcPrChange w:id="540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086056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2501EEF" w14:textId="77777777" w:rsidTr="00BC68F6">
        <w:trPr>
          <w:trHeight w:val="300"/>
          <w:trPrChange w:id="540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40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D1B6F7D"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Visit_Login_page</w:t>
            </w:r>
          </w:p>
        </w:tc>
        <w:tc>
          <w:tcPr>
            <w:tcW w:w="966" w:type="dxa"/>
            <w:tcBorders>
              <w:top w:val="nil"/>
              <w:left w:val="nil"/>
              <w:bottom w:val="single" w:sz="4" w:space="0" w:color="ACB9CA"/>
              <w:right w:val="single" w:sz="4" w:space="0" w:color="ACB9CA"/>
            </w:tcBorders>
            <w:shd w:val="clear" w:color="000000" w:fill="FFFFFF"/>
            <w:noWrap/>
            <w:vAlign w:val="center"/>
            <w:hideMark/>
            <w:tcPrChange w:id="540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090E90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2470</w:t>
            </w:r>
          </w:p>
        </w:tc>
        <w:tc>
          <w:tcPr>
            <w:tcW w:w="1299" w:type="dxa"/>
            <w:tcBorders>
              <w:top w:val="nil"/>
              <w:left w:val="nil"/>
              <w:bottom w:val="single" w:sz="4" w:space="0" w:color="ACB9CA"/>
              <w:right w:val="single" w:sz="4" w:space="0" w:color="ACB9CA"/>
            </w:tcBorders>
            <w:shd w:val="clear" w:color="000000" w:fill="FFFFFF"/>
            <w:noWrap/>
            <w:vAlign w:val="center"/>
            <w:hideMark/>
            <w:tcPrChange w:id="540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2476FA1"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861.38</w:t>
            </w:r>
          </w:p>
        </w:tc>
        <w:tc>
          <w:tcPr>
            <w:tcW w:w="1070" w:type="dxa"/>
            <w:tcBorders>
              <w:top w:val="nil"/>
              <w:left w:val="nil"/>
              <w:bottom w:val="single" w:sz="4" w:space="0" w:color="ACB9CA"/>
              <w:right w:val="single" w:sz="4" w:space="0" w:color="ACB9CA"/>
            </w:tcBorders>
            <w:shd w:val="clear" w:color="000000" w:fill="FFFFFF"/>
            <w:noWrap/>
            <w:vAlign w:val="center"/>
            <w:hideMark/>
            <w:tcPrChange w:id="540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29924A0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2012.35</w:t>
            </w:r>
          </w:p>
        </w:tc>
        <w:tc>
          <w:tcPr>
            <w:tcW w:w="1070" w:type="dxa"/>
            <w:tcBorders>
              <w:top w:val="nil"/>
              <w:left w:val="nil"/>
              <w:bottom w:val="single" w:sz="4" w:space="0" w:color="ACB9CA"/>
              <w:right w:val="single" w:sz="4" w:space="0" w:color="ACB9CA"/>
            </w:tcBorders>
            <w:shd w:val="clear" w:color="000000" w:fill="FFFFFF"/>
            <w:noWrap/>
            <w:vAlign w:val="center"/>
            <w:hideMark/>
            <w:tcPrChange w:id="541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6C2EE6E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2892.52</w:t>
            </w:r>
          </w:p>
        </w:tc>
        <w:tc>
          <w:tcPr>
            <w:tcW w:w="1070" w:type="dxa"/>
            <w:tcBorders>
              <w:top w:val="nil"/>
              <w:left w:val="nil"/>
              <w:bottom w:val="single" w:sz="4" w:space="0" w:color="ACB9CA"/>
              <w:right w:val="single" w:sz="4" w:space="0" w:color="ACB9CA"/>
            </w:tcBorders>
            <w:shd w:val="clear" w:color="000000" w:fill="FFFFFF"/>
            <w:noWrap/>
            <w:vAlign w:val="center"/>
            <w:hideMark/>
            <w:tcPrChange w:id="541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E5C14A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4456.74</w:t>
            </w:r>
          </w:p>
        </w:tc>
        <w:tc>
          <w:tcPr>
            <w:tcW w:w="1077" w:type="dxa"/>
            <w:tcBorders>
              <w:top w:val="nil"/>
              <w:left w:val="nil"/>
              <w:bottom w:val="single" w:sz="4" w:space="0" w:color="ACB9CA"/>
              <w:right w:val="single" w:sz="4" w:space="0" w:color="ACB9CA"/>
            </w:tcBorders>
            <w:shd w:val="clear" w:color="000000" w:fill="FFFFFF"/>
            <w:noWrap/>
            <w:vAlign w:val="center"/>
            <w:hideMark/>
            <w:tcPrChange w:id="541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0D90956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64</w:t>
            </w:r>
          </w:p>
        </w:tc>
        <w:tc>
          <w:tcPr>
            <w:tcW w:w="1077" w:type="dxa"/>
            <w:tcBorders>
              <w:top w:val="nil"/>
              <w:left w:val="nil"/>
              <w:bottom w:val="single" w:sz="4" w:space="0" w:color="ACB9CA"/>
              <w:right w:val="single" w:sz="4" w:space="0" w:color="ACB9CA"/>
            </w:tcBorders>
            <w:shd w:val="clear" w:color="000000" w:fill="FFFFFF"/>
            <w:noWrap/>
            <w:vAlign w:val="center"/>
            <w:hideMark/>
            <w:tcPrChange w:id="541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7EC017E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11477</w:t>
            </w:r>
          </w:p>
        </w:tc>
        <w:tc>
          <w:tcPr>
            <w:tcW w:w="1230" w:type="dxa"/>
            <w:tcBorders>
              <w:top w:val="nil"/>
              <w:left w:val="nil"/>
              <w:bottom w:val="single" w:sz="4" w:space="0" w:color="ACB9CA"/>
              <w:right w:val="single" w:sz="4" w:space="0" w:color="ACB9CA"/>
            </w:tcBorders>
            <w:shd w:val="clear" w:color="000000" w:fill="FFFFFF"/>
            <w:noWrap/>
            <w:vAlign w:val="center"/>
            <w:hideMark/>
            <w:tcPrChange w:id="541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2A6225C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3226DBEE" w14:textId="77777777" w:rsidTr="00BC68F6">
        <w:trPr>
          <w:trHeight w:val="300"/>
          <w:trPrChange w:id="541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41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26BF6FEC"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Visit_Project_page</w:t>
            </w:r>
          </w:p>
        </w:tc>
        <w:tc>
          <w:tcPr>
            <w:tcW w:w="966" w:type="dxa"/>
            <w:tcBorders>
              <w:top w:val="nil"/>
              <w:left w:val="nil"/>
              <w:bottom w:val="single" w:sz="4" w:space="0" w:color="ACB9CA"/>
              <w:right w:val="single" w:sz="4" w:space="0" w:color="ACB9CA"/>
            </w:tcBorders>
            <w:shd w:val="clear" w:color="000000" w:fill="FFFFFF"/>
            <w:noWrap/>
            <w:vAlign w:val="center"/>
            <w:hideMark/>
            <w:tcPrChange w:id="541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193573F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1230</w:t>
            </w:r>
          </w:p>
        </w:tc>
        <w:tc>
          <w:tcPr>
            <w:tcW w:w="1299" w:type="dxa"/>
            <w:tcBorders>
              <w:top w:val="nil"/>
              <w:left w:val="nil"/>
              <w:bottom w:val="single" w:sz="4" w:space="0" w:color="ACB9CA"/>
              <w:right w:val="single" w:sz="4" w:space="0" w:color="ACB9CA"/>
            </w:tcBorders>
            <w:shd w:val="clear" w:color="000000" w:fill="FFFFFF"/>
            <w:noWrap/>
            <w:vAlign w:val="center"/>
            <w:hideMark/>
            <w:tcPrChange w:id="541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32ADE222"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747.84</w:t>
            </w:r>
          </w:p>
        </w:tc>
        <w:tc>
          <w:tcPr>
            <w:tcW w:w="1070" w:type="dxa"/>
            <w:tcBorders>
              <w:top w:val="nil"/>
              <w:left w:val="nil"/>
              <w:bottom w:val="single" w:sz="4" w:space="0" w:color="ACB9CA"/>
              <w:right w:val="single" w:sz="4" w:space="0" w:color="ACB9CA"/>
            </w:tcBorders>
            <w:shd w:val="clear" w:color="000000" w:fill="FFFFFF"/>
            <w:noWrap/>
            <w:vAlign w:val="center"/>
            <w:hideMark/>
            <w:tcPrChange w:id="541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3C8F65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1800</w:t>
            </w:r>
          </w:p>
        </w:tc>
        <w:tc>
          <w:tcPr>
            <w:tcW w:w="1070" w:type="dxa"/>
            <w:tcBorders>
              <w:top w:val="nil"/>
              <w:left w:val="nil"/>
              <w:bottom w:val="single" w:sz="4" w:space="0" w:color="ACB9CA"/>
              <w:right w:val="single" w:sz="4" w:space="0" w:color="ACB9CA"/>
            </w:tcBorders>
            <w:shd w:val="clear" w:color="000000" w:fill="FFFFFF"/>
            <w:noWrap/>
            <w:vAlign w:val="center"/>
            <w:hideMark/>
            <w:tcPrChange w:id="542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F9E2B3C"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2363</w:t>
            </w:r>
          </w:p>
        </w:tc>
        <w:tc>
          <w:tcPr>
            <w:tcW w:w="1070" w:type="dxa"/>
            <w:tcBorders>
              <w:top w:val="nil"/>
              <w:left w:val="nil"/>
              <w:bottom w:val="single" w:sz="4" w:space="0" w:color="ACB9CA"/>
              <w:right w:val="single" w:sz="4" w:space="0" w:color="ACB9CA"/>
            </w:tcBorders>
            <w:shd w:val="clear" w:color="000000" w:fill="FFFFFF"/>
            <w:noWrap/>
            <w:vAlign w:val="center"/>
            <w:hideMark/>
            <w:tcPrChange w:id="542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51ED8446"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3975</w:t>
            </w:r>
          </w:p>
        </w:tc>
        <w:tc>
          <w:tcPr>
            <w:tcW w:w="1077" w:type="dxa"/>
            <w:tcBorders>
              <w:top w:val="nil"/>
              <w:left w:val="nil"/>
              <w:bottom w:val="single" w:sz="4" w:space="0" w:color="ACB9CA"/>
              <w:right w:val="single" w:sz="4" w:space="0" w:color="ACB9CA"/>
            </w:tcBorders>
            <w:shd w:val="clear" w:color="000000" w:fill="FFFFFF"/>
            <w:noWrap/>
            <w:vAlign w:val="center"/>
            <w:hideMark/>
            <w:tcPrChange w:id="542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FF8455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w:t>
            </w:r>
          </w:p>
        </w:tc>
        <w:tc>
          <w:tcPr>
            <w:tcW w:w="1077" w:type="dxa"/>
            <w:tcBorders>
              <w:top w:val="nil"/>
              <w:left w:val="nil"/>
              <w:bottom w:val="single" w:sz="4" w:space="0" w:color="ACB9CA"/>
              <w:right w:val="single" w:sz="4" w:space="0" w:color="ACB9CA"/>
            </w:tcBorders>
            <w:shd w:val="clear" w:color="000000" w:fill="FFFFFF"/>
            <w:noWrap/>
            <w:vAlign w:val="center"/>
            <w:hideMark/>
            <w:tcPrChange w:id="542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28951F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5865</w:t>
            </w:r>
          </w:p>
        </w:tc>
        <w:tc>
          <w:tcPr>
            <w:tcW w:w="1230" w:type="dxa"/>
            <w:tcBorders>
              <w:top w:val="nil"/>
              <w:left w:val="nil"/>
              <w:bottom w:val="single" w:sz="4" w:space="0" w:color="ACB9CA"/>
              <w:right w:val="single" w:sz="4" w:space="0" w:color="ACB9CA"/>
            </w:tcBorders>
            <w:shd w:val="clear" w:color="000000" w:fill="FFFFFF"/>
            <w:noWrap/>
            <w:vAlign w:val="center"/>
            <w:hideMark/>
            <w:tcPrChange w:id="542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3919E9B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0994593A" w14:textId="77777777" w:rsidTr="00BC68F6">
        <w:trPr>
          <w:trHeight w:val="300"/>
          <w:trPrChange w:id="542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FFFFFF"/>
            <w:noWrap/>
            <w:vAlign w:val="center"/>
            <w:hideMark/>
            <w:tcPrChange w:id="5426" w:author="khanguyen" w:date="2017-03-17T22:59:00Z">
              <w:tcPr>
                <w:tcW w:w="3586" w:type="dxa"/>
                <w:tcBorders>
                  <w:top w:val="nil"/>
                  <w:left w:val="single" w:sz="4" w:space="0" w:color="ACB9CA"/>
                  <w:bottom w:val="single" w:sz="4" w:space="0" w:color="ACB9CA"/>
                  <w:right w:val="single" w:sz="4" w:space="0" w:color="ACB9CA"/>
                </w:tcBorders>
                <w:shd w:val="clear" w:color="000000" w:fill="FFFFFF"/>
                <w:noWrap/>
                <w:vAlign w:val="center"/>
                <w:hideMark/>
              </w:tcPr>
            </w:tcPrChange>
          </w:tcPr>
          <w:p w14:paraId="17D00EE2"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Visit_SaleProposal_page</w:t>
            </w:r>
          </w:p>
        </w:tc>
        <w:tc>
          <w:tcPr>
            <w:tcW w:w="966" w:type="dxa"/>
            <w:tcBorders>
              <w:top w:val="nil"/>
              <w:left w:val="nil"/>
              <w:bottom w:val="single" w:sz="4" w:space="0" w:color="ACB9CA"/>
              <w:right w:val="single" w:sz="4" w:space="0" w:color="ACB9CA"/>
            </w:tcBorders>
            <w:shd w:val="clear" w:color="000000" w:fill="FFFFFF"/>
            <w:noWrap/>
            <w:vAlign w:val="center"/>
            <w:hideMark/>
            <w:tcPrChange w:id="5427" w:author="khanguyen" w:date="2017-03-17T22:59:00Z">
              <w:tcPr>
                <w:tcW w:w="966" w:type="dxa"/>
                <w:tcBorders>
                  <w:top w:val="nil"/>
                  <w:left w:val="nil"/>
                  <w:bottom w:val="single" w:sz="4" w:space="0" w:color="ACB9CA"/>
                  <w:right w:val="single" w:sz="4" w:space="0" w:color="ACB9CA"/>
                </w:tcBorders>
                <w:shd w:val="clear" w:color="000000" w:fill="FFFFFF"/>
                <w:noWrap/>
                <w:vAlign w:val="center"/>
                <w:hideMark/>
              </w:tcPr>
            </w:tcPrChange>
          </w:tcPr>
          <w:p w14:paraId="23D7AA4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2731</w:t>
            </w:r>
          </w:p>
        </w:tc>
        <w:tc>
          <w:tcPr>
            <w:tcW w:w="1299" w:type="dxa"/>
            <w:tcBorders>
              <w:top w:val="nil"/>
              <w:left w:val="nil"/>
              <w:bottom w:val="single" w:sz="4" w:space="0" w:color="ACB9CA"/>
              <w:right w:val="single" w:sz="4" w:space="0" w:color="ACB9CA"/>
            </w:tcBorders>
            <w:shd w:val="clear" w:color="000000" w:fill="FFFFFF"/>
            <w:noWrap/>
            <w:vAlign w:val="center"/>
            <w:hideMark/>
            <w:tcPrChange w:id="5428" w:author="khanguyen" w:date="2017-03-17T22:59:00Z">
              <w:tcPr>
                <w:tcW w:w="1299" w:type="dxa"/>
                <w:tcBorders>
                  <w:top w:val="nil"/>
                  <w:left w:val="nil"/>
                  <w:bottom w:val="single" w:sz="4" w:space="0" w:color="ACB9CA"/>
                  <w:right w:val="single" w:sz="4" w:space="0" w:color="ACB9CA"/>
                </w:tcBorders>
                <w:shd w:val="clear" w:color="000000" w:fill="FFFFFF"/>
                <w:noWrap/>
                <w:vAlign w:val="center"/>
                <w:hideMark/>
              </w:tcPr>
            </w:tcPrChange>
          </w:tcPr>
          <w:p w14:paraId="23AC25C9"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983.89</w:t>
            </w:r>
          </w:p>
        </w:tc>
        <w:tc>
          <w:tcPr>
            <w:tcW w:w="1070" w:type="dxa"/>
            <w:tcBorders>
              <w:top w:val="nil"/>
              <w:left w:val="nil"/>
              <w:bottom w:val="single" w:sz="4" w:space="0" w:color="ACB9CA"/>
              <w:right w:val="single" w:sz="4" w:space="0" w:color="ACB9CA"/>
            </w:tcBorders>
            <w:shd w:val="clear" w:color="000000" w:fill="FFFFFF"/>
            <w:noWrap/>
            <w:vAlign w:val="center"/>
            <w:hideMark/>
            <w:tcPrChange w:id="5429"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1E324825"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2058.25</w:t>
            </w:r>
          </w:p>
        </w:tc>
        <w:tc>
          <w:tcPr>
            <w:tcW w:w="1070" w:type="dxa"/>
            <w:tcBorders>
              <w:top w:val="nil"/>
              <w:left w:val="nil"/>
              <w:bottom w:val="single" w:sz="4" w:space="0" w:color="ACB9CA"/>
              <w:right w:val="single" w:sz="4" w:space="0" w:color="ACB9CA"/>
            </w:tcBorders>
            <w:shd w:val="clear" w:color="000000" w:fill="FFFFFF"/>
            <w:noWrap/>
            <w:vAlign w:val="center"/>
            <w:hideMark/>
            <w:tcPrChange w:id="5430"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0A0668CB"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2561.83</w:t>
            </w:r>
          </w:p>
        </w:tc>
        <w:tc>
          <w:tcPr>
            <w:tcW w:w="1070" w:type="dxa"/>
            <w:tcBorders>
              <w:top w:val="nil"/>
              <w:left w:val="nil"/>
              <w:bottom w:val="single" w:sz="4" w:space="0" w:color="ACB9CA"/>
              <w:right w:val="single" w:sz="4" w:space="0" w:color="ACB9CA"/>
            </w:tcBorders>
            <w:shd w:val="clear" w:color="000000" w:fill="FFFFFF"/>
            <w:noWrap/>
            <w:vAlign w:val="center"/>
            <w:hideMark/>
            <w:tcPrChange w:id="5431" w:author="khanguyen" w:date="2017-03-17T22:59:00Z">
              <w:tcPr>
                <w:tcW w:w="1070" w:type="dxa"/>
                <w:tcBorders>
                  <w:top w:val="nil"/>
                  <w:left w:val="nil"/>
                  <w:bottom w:val="single" w:sz="4" w:space="0" w:color="ACB9CA"/>
                  <w:right w:val="single" w:sz="4" w:space="0" w:color="ACB9CA"/>
                </w:tcBorders>
                <w:shd w:val="clear" w:color="000000" w:fill="FFFFFF"/>
                <w:noWrap/>
                <w:vAlign w:val="center"/>
                <w:hideMark/>
              </w:tcPr>
            </w:tcPrChange>
          </w:tcPr>
          <w:p w14:paraId="32EEF3D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4158.42</w:t>
            </w:r>
          </w:p>
        </w:tc>
        <w:tc>
          <w:tcPr>
            <w:tcW w:w="1077" w:type="dxa"/>
            <w:tcBorders>
              <w:top w:val="nil"/>
              <w:left w:val="nil"/>
              <w:bottom w:val="single" w:sz="4" w:space="0" w:color="ACB9CA"/>
              <w:right w:val="single" w:sz="4" w:space="0" w:color="ACB9CA"/>
            </w:tcBorders>
            <w:shd w:val="clear" w:color="000000" w:fill="FFFFFF"/>
            <w:noWrap/>
            <w:vAlign w:val="center"/>
            <w:hideMark/>
            <w:tcPrChange w:id="5432"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140C31A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89</w:t>
            </w:r>
          </w:p>
        </w:tc>
        <w:tc>
          <w:tcPr>
            <w:tcW w:w="1077" w:type="dxa"/>
            <w:tcBorders>
              <w:top w:val="nil"/>
              <w:left w:val="nil"/>
              <w:bottom w:val="single" w:sz="4" w:space="0" w:color="ACB9CA"/>
              <w:right w:val="single" w:sz="4" w:space="0" w:color="ACB9CA"/>
            </w:tcBorders>
            <w:shd w:val="clear" w:color="000000" w:fill="FFFFFF"/>
            <w:noWrap/>
            <w:vAlign w:val="center"/>
            <w:hideMark/>
            <w:tcPrChange w:id="5433" w:author="khanguyen" w:date="2017-03-17T22:59:00Z">
              <w:tcPr>
                <w:tcW w:w="1071" w:type="dxa"/>
                <w:tcBorders>
                  <w:top w:val="nil"/>
                  <w:left w:val="nil"/>
                  <w:bottom w:val="single" w:sz="4" w:space="0" w:color="ACB9CA"/>
                  <w:right w:val="single" w:sz="4" w:space="0" w:color="ACB9CA"/>
                </w:tcBorders>
                <w:shd w:val="clear" w:color="000000" w:fill="FFFFFF"/>
                <w:noWrap/>
                <w:vAlign w:val="center"/>
                <w:hideMark/>
              </w:tcPr>
            </w:tcPrChange>
          </w:tcPr>
          <w:p w14:paraId="32D9AB4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10482</w:t>
            </w:r>
          </w:p>
        </w:tc>
        <w:tc>
          <w:tcPr>
            <w:tcW w:w="1230" w:type="dxa"/>
            <w:tcBorders>
              <w:top w:val="nil"/>
              <w:left w:val="nil"/>
              <w:bottom w:val="single" w:sz="4" w:space="0" w:color="ACB9CA"/>
              <w:right w:val="single" w:sz="4" w:space="0" w:color="ACB9CA"/>
            </w:tcBorders>
            <w:shd w:val="clear" w:color="000000" w:fill="FFFFFF"/>
            <w:noWrap/>
            <w:vAlign w:val="center"/>
            <w:hideMark/>
            <w:tcPrChange w:id="5434" w:author="khanguyen" w:date="2017-03-17T22:59:00Z">
              <w:tcPr>
                <w:tcW w:w="1230" w:type="dxa"/>
                <w:tcBorders>
                  <w:top w:val="nil"/>
                  <w:left w:val="nil"/>
                  <w:bottom w:val="single" w:sz="4" w:space="0" w:color="ACB9CA"/>
                  <w:right w:val="single" w:sz="4" w:space="0" w:color="ACB9CA"/>
                </w:tcBorders>
                <w:shd w:val="clear" w:color="000000" w:fill="FFFFFF"/>
                <w:noWrap/>
                <w:vAlign w:val="center"/>
                <w:hideMark/>
              </w:tcPr>
            </w:tcPrChange>
          </w:tcPr>
          <w:p w14:paraId="638BE9C7"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r w:rsidR="00FC3BDD" w:rsidRPr="00C47FE2" w14:paraId="1AA1B4A7" w14:textId="77777777" w:rsidTr="00BC68F6">
        <w:trPr>
          <w:trHeight w:val="300"/>
          <w:trPrChange w:id="5435" w:author="khanguyen" w:date="2017-03-17T22:59:00Z">
            <w:trPr>
              <w:trHeight w:val="300"/>
            </w:trPr>
          </w:trPrChange>
        </w:trPr>
        <w:tc>
          <w:tcPr>
            <w:tcW w:w="3586" w:type="dxa"/>
            <w:tcBorders>
              <w:top w:val="nil"/>
              <w:left w:val="single" w:sz="4" w:space="0" w:color="ACB9CA"/>
              <w:bottom w:val="single" w:sz="4" w:space="0" w:color="ACB9CA"/>
              <w:right w:val="single" w:sz="4" w:space="0" w:color="ACB9CA"/>
            </w:tcBorders>
            <w:shd w:val="clear" w:color="000000" w:fill="EDF6FF"/>
            <w:noWrap/>
            <w:vAlign w:val="center"/>
            <w:hideMark/>
            <w:tcPrChange w:id="5436" w:author="khanguyen" w:date="2017-03-17T22:59:00Z">
              <w:tcPr>
                <w:tcW w:w="3586" w:type="dxa"/>
                <w:tcBorders>
                  <w:top w:val="nil"/>
                  <w:left w:val="single" w:sz="4" w:space="0" w:color="ACB9CA"/>
                  <w:bottom w:val="single" w:sz="4" w:space="0" w:color="ACB9CA"/>
                  <w:right w:val="single" w:sz="4" w:space="0" w:color="ACB9CA"/>
                </w:tcBorders>
                <w:shd w:val="clear" w:color="000000" w:fill="EDF6FF"/>
                <w:noWrap/>
                <w:vAlign w:val="center"/>
                <w:hideMark/>
              </w:tcPr>
            </w:tcPrChange>
          </w:tcPr>
          <w:p w14:paraId="1B2FC90F" w14:textId="77777777" w:rsidR="00FC3BDD" w:rsidRPr="00C47FE2" w:rsidRDefault="00FC3BDD" w:rsidP="00FC3BDD">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Visit_Timesheet page</w:t>
            </w:r>
          </w:p>
        </w:tc>
        <w:tc>
          <w:tcPr>
            <w:tcW w:w="966" w:type="dxa"/>
            <w:tcBorders>
              <w:top w:val="nil"/>
              <w:left w:val="nil"/>
              <w:bottom w:val="single" w:sz="4" w:space="0" w:color="ACB9CA"/>
              <w:right w:val="single" w:sz="4" w:space="0" w:color="ACB9CA"/>
            </w:tcBorders>
            <w:shd w:val="clear" w:color="000000" w:fill="EDF6FF"/>
            <w:noWrap/>
            <w:vAlign w:val="center"/>
            <w:hideMark/>
            <w:tcPrChange w:id="5437" w:author="khanguyen" w:date="2017-03-17T22:59:00Z">
              <w:tcPr>
                <w:tcW w:w="966" w:type="dxa"/>
                <w:tcBorders>
                  <w:top w:val="nil"/>
                  <w:left w:val="nil"/>
                  <w:bottom w:val="single" w:sz="4" w:space="0" w:color="ACB9CA"/>
                  <w:right w:val="single" w:sz="4" w:space="0" w:color="ACB9CA"/>
                </w:tcBorders>
                <w:shd w:val="clear" w:color="000000" w:fill="EDF6FF"/>
                <w:noWrap/>
                <w:vAlign w:val="center"/>
                <w:hideMark/>
              </w:tcPr>
            </w:tcPrChange>
          </w:tcPr>
          <w:p w14:paraId="134106C4"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2007</w:t>
            </w:r>
          </w:p>
        </w:tc>
        <w:tc>
          <w:tcPr>
            <w:tcW w:w="1299" w:type="dxa"/>
            <w:tcBorders>
              <w:top w:val="nil"/>
              <w:left w:val="nil"/>
              <w:bottom w:val="single" w:sz="4" w:space="0" w:color="ACB9CA"/>
              <w:right w:val="single" w:sz="4" w:space="0" w:color="ACB9CA"/>
            </w:tcBorders>
            <w:shd w:val="clear" w:color="000000" w:fill="EDF6FF"/>
            <w:noWrap/>
            <w:vAlign w:val="center"/>
            <w:hideMark/>
            <w:tcPrChange w:id="5438" w:author="khanguyen" w:date="2017-03-17T22:59:00Z">
              <w:tcPr>
                <w:tcW w:w="1299" w:type="dxa"/>
                <w:tcBorders>
                  <w:top w:val="nil"/>
                  <w:left w:val="nil"/>
                  <w:bottom w:val="single" w:sz="4" w:space="0" w:color="ACB9CA"/>
                  <w:right w:val="single" w:sz="4" w:space="0" w:color="ACB9CA"/>
                </w:tcBorders>
                <w:shd w:val="clear" w:color="000000" w:fill="EDF6FF"/>
                <w:noWrap/>
                <w:vAlign w:val="center"/>
                <w:hideMark/>
              </w:tcPr>
            </w:tcPrChange>
          </w:tcPr>
          <w:p w14:paraId="40AD372A"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1553.14</w:t>
            </w:r>
          </w:p>
        </w:tc>
        <w:tc>
          <w:tcPr>
            <w:tcW w:w="1070" w:type="dxa"/>
            <w:tcBorders>
              <w:top w:val="nil"/>
              <w:left w:val="nil"/>
              <w:bottom w:val="single" w:sz="4" w:space="0" w:color="ACB9CA"/>
              <w:right w:val="single" w:sz="4" w:space="0" w:color="ACB9CA"/>
            </w:tcBorders>
            <w:shd w:val="clear" w:color="000000" w:fill="EDF6FF"/>
            <w:noWrap/>
            <w:vAlign w:val="center"/>
            <w:hideMark/>
            <w:tcPrChange w:id="5439" w:author="khanguyen" w:date="2017-03-17T22:59:00Z">
              <w:tcPr>
                <w:tcW w:w="1070" w:type="dxa"/>
                <w:tcBorders>
                  <w:top w:val="nil"/>
                  <w:left w:val="nil"/>
                  <w:bottom w:val="single" w:sz="4" w:space="0" w:color="ACB9CA"/>
                  <w:right w:val="single" w:sz="4" w:space="0" w:color="ACB9CA"/>
                </w:tcBorders>
                <w:shd w:val="clear" w:color="000000" w:fill="EDF6FF"/>
                <w:noWrap/>
                <w:vAlign w:val="center"/>
                <w:hideMark/>
              </w:tcPr>
            </w:tcPrChange>
          </w:tcPr>
          <w:p w14:paraId="502A154E"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3606.23</w:t>
            </w:r>
          </w:p>
        </w:tc>
        <w:tc>
          <w:tcPr>
            <w:tcW w:w="1070" w:type="dxa"/>
            <w:tcBorders>
              <w:top w:val="nil"/>
              <w:left w:val="nil"/>
              <w:bottom w:val="single" w:sz="4" w:space="0" w:color="ACB9CA"/>
              <w:right w:val="single" w:sz="4" w:space="0" w:color="ACB9CA"/>
            </w:tcBorders>
            <w:shd w:val="clear" w:color="000000" w:fill="EDF6FF"/>
            <w:noWrap/>
            <w:vAlign w:val="center"/>
            <w:hideMark/>
            <w:tcPrChange w:id="5440" w:author="khanguyen" w:date="2017-03-17T22:59:00Z">
              <w:tcPr>
                <w:tcW w:w="1070" w:type="dxa"/>
                <w:tcBorders>
                  <w:top w:val="nil"/>
                  <w:left w:val="nil"/>
                  <w:bottom w:val="single" w:sz="4" w:space="0" w:color="ACB9CA"/>
                  <w:right w:val="single" w:sz="4" w:space="0" w:color="ACB9CA"/>
                </w:tcBorders>
                <w:shd w:val="clear" w:color="000000" w:fill="EDF6FF"/>
                <w:noWrap/>
                <w:vAlign w:val="center"/>
                <w:hideMark/>
              </w:tcPr>
            </w:tcPrChange>
          </w:tcPr>
          <w:p w14:paraId="79804360"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4773.68</w:t>
            </w:r>
          </w:p>
        </w:tc>
        <w:tc>
          <w:tcPr>
            <w:tcW w:w="1070" w:type="dxa"/>
            <w:tcBorders>
              <w:top w:val="nil"/>
              <w:left w:val="nil"/>
              <w:bottom w:val="single" w:sz="4" w:space="0" w:color="ACB9CA"/>
              <w:right w:val="single" w:sz="4" w:space="0" w:color="ACB9CA"/>
            </w:tcBorders>
            <w:shd w:val="clear" w:color="000000" w:fill="EDF6FF"/>
            <w:noWrap/>
            <w:vAlign w:val="center"/>
            <w:hideMark/>
            <w:tcPrChange w:id="5441" w:author="khanguyen" w:date="2017-03-17T22:59:00Z">
              <w:tcPr>
                <w:tcW w:w="1070" w:type="dxa"/>
                <w:tcBorders>
                  <w:top w:val="nil"/>
                  <w:left w:val="nil"/>
                  <w:bottom w:val="single" w:sz="4" w:space="0" w:color="ACB9CA"/>
                  <w:right w:val="single" w:sz="4" w:space="0" w:color="ACB9CA"/>
                </w:tcBorders>
                <w:shd w:val="clear" w:color="000000" w:fill="EDF6FF"/>
                <w:noWrap/>
                <w:vAlign w:val="center"/>
                <w:hideMark/>
              </w:tcPr>
            </w:tcPrChange>
          </w:tcPr>
          <w:p w14:paraId="48A5A53F"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7544.42</w:t>
            </w:r>
          </w:p>
        </w:tc>
        <w:tc>
          <w:tcPr>
            <w:tcW w:w="1077" w:type="dxa"/>
            <w:tcBorders>
              <w:top w:val="nil"/>
              <w:left w:val="nil"/>
              <w:bottom w:val="single" w:sz="4" w:space="0" w:color="ACB9CA"/>
              <w:right w:val="single" w:sz="4" w:space="0" w:color="ACB9CA"/>
            </w:tcBorders>
            <w:shd w:val="clear" w:color="000000" w:fill="EDF6FF"/>
            <w:noWrap/>
            <w:vAlign w:val="center"/>
            <w:hideMark/>
            <w:tcPrChange w:id="5442" w:author="khanguyen" w:date="2017-03-17T22:59:00Z">
              <w:tcPr>
                <w:tcW w:w="1071" w:type="dxa"/>
                <w:tcBorders>
                  <w:top w:val="nil"/>
                  <w:left w:val="nil"/>
                  <w:bottom w:val="single" w:sz="4" w:space="0" w:color="ACB9CA"/>
                  <w:right w:val="single" w:sz="4" w:space="0" w:color="ACB9CA"/>
                </w:tcBorders>
                <w:shd w:val="clear" w:color="000000" w:fill="EDF6FF"/>
                <w:noWrap/>
                <w:vAlign w:val="center"/>
                <w:hideMark/>
              </w:tcPr>
            </w:tcPrChange>
          </w:tcPr>
          <w:p w14:paraId="15C146F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94</w:t>
            </w:r>
          </w:p>
        </w:tc>
        <w:tc>
          <w:tcPr>
            <w:tcW w:w="1077" w:type="dxa"/>
            <w:tcBorders>
              <w:top w:val="nil"/>
              <w:left w:val="nil"/>
              <w:bottom w:val="single" w:sz="4" w:space="0" w:color="ACB9CA"/>
              <w:right w:val="single" w:sz="4" w:space="0" w:color="ACB9CA"/>
            </w:tcBorders>
            <w:shd w:val="clear" w:color="000000" w:fill="EDF6FF"/>
            <w:noWrap/>
            <w:vAlign w:val="center"/>
            <w:hideMark/>
            <w:tcPrChange w:id="5443" w:author="khanguyen" w:date="2017-03-17T22:59:00Z">
              <w:tcPr>
                <w:tcW w:w="1071" w:type="dxa"/>
                <w:tcBorders>
                  <w:top w:val="nil"/>
                  <w:left w:val="nil"/>
                  <w:bottom w:val="single" w:sz="4" w:space="0" w:color="ACB9CA"/>
                  <w:right w:val="single" w:sz="4" w:space="0" w:color="ACB9CA"/>
                </w:tcBorders>
                <w:shd w:val="clear" w:color="000000" w:fill="EDF6FF"/>
                <w:noWrap/>
                <w:vAlign w:val="center"/>
                <w:hideMark/>
              </w:tcPr>
            </w:tcPrChange>
          </w:tcPr>
          <w:p w14:paraId="32CC4CD8"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15206</w:t>
            </w:r>
          </w:p>
        </w:tc>
        <w:tc>
          <w:tcPr>
            <w:tcW w:w="1230" w:type="dxa"/>
            <w:tcBorders>
              <w:top w:val="nil"/>
              <w:left w:val="nil"/>
              <w:bottom w:val="single" w:sz="4" w:space="0" w:color="ACB9CA"/>
              <w:right w:val="single" w:sz="4" w:space="0" w:color="ACB9CA"/>
            </w:tcBorders>
            <w:shd w:val="clear" w:color="000000" w:fill="EDF6FF"/>
            <w:noWrap/>
            <w:vAlign w:val="center"/>
            <w:hideMark/>
            <w:tcPrChange w:id="5444" w:author="khanguyen" w:date="2017-03-17T22:59:00Z">
              <w:tcPr>
                <w:tcW w:w="1230" w:type="dxa"/>
                <w:tcBorders>
                  <w:top w:val="nil"/>
                  <w:left w:val="nil"/>
                  <w:bottom w:val="single" w:sz="4" w:space="0" w:color="ACB9CA"/>
                  <w:right w:val="single" w:sz="4" w:space="0" w:color="ACB9CA"/>
                </w:tcBorders>
                <w:shd w:val="clear" w:color="000000" w:fill="EDF6FF"/>
                <w:noWrap/>
                <w:vAlign w:val="center"/>
                <w:hideMark/>
              </w:tcPr>
            </w:tcPrChange>
          </w:tcPr>
          <w:p w14:paraId="62ACCF83" w14:textId="77777777" w:rsidR="00FC3BDD" w:rsidRPr="00C47FE2" w:rsidRDefault="00FC3BDD" w:rsidP="00FC3BDD">
            <w:pPr>
              <w:spacing w:before="0" w:after="0" w:line="240" w:lineRule="auto"/>
              <w:jc w:val="right"/>
              <w:rPr>
                <w:rFonts w:eastAsia="Times New Roman" w:cs="Arial"/>
                <w:color w:val="4B4B63"/>
                <w:sz w:val="20"/>
                <w:szCs w:val="20"/>
                <w:lang w:val="en-US"/>
              </w:rPr>
            </w:pPr>
            <w:r w:rsidRPr="00C47FE2">
              <w:rPr>
                <w:rFonts w:eastAsia="Times New Roman" w:cs="Arial"/>
                <w:color w:val="4B4B63"/>
                <w:sz w:val="20"/>
                <w:szCs w:val="20"/>
                <w:lang w:val="en-US"/>
              </w:rPr>
              <w:t>0%</w:t>
            </w:r>
          </w:p>
        </w:tc>
      </w:tr>
    </w:tbl>
    <w:p w14:paraId="489C18E6" w14:textId="77777777" w:rsidR="001A6FC7" w:rsidRPr="00C47FE2" w:rsidRDefault="001A6FC7" w:rsidP="005C3224">
      <w:pPr>
        <w:pStyle w:val="Heading3"/>
        <w:rPr>
          <w:rFonts w:cs="Arial"/>
        </w:rPr>
      </w:pPr>
      <w:r w:rsidRPr="00C47FE2">
        <w:rPr>
          <w:rFonts w:cs="Arial"/>
        </w:rPr>
        <w:t>Errors Report</w:t>
      </w:r>
    </w:p>
    <w:tbl>
      <w:tblPr>
        <w:tblW w:w="7422" w:type="dxa"/>
        <w:tblInd w:w="93" w:type="dxa"/>
        <w:tblLook w:val="04A0" w:firstRow="1" w:lastRow="0" w:firstColumn="1" w:lastColumn="0" w:noHBand="0" w:noVBand="1"/>
      </w:tblPr>
      <w:tblGrid>
        <w:gridCol w:w="2526"/>
        <w:gridCol w:w="2529"/>
        <w:gridCol w:w="954"/>
        <w:gridCol w:w="2067"/>
      </w:tblGrid>
      <w:tr w:rsidR="00FC3BDD" w:rsidRPr="00C47FE2" w14:paraId="5236BDCF" w14:textId="77777777" w:rsidTr="00FC3BDD">
        <w:trPr>
          <w:trHeight w:val="570"/>
        </w:trPr>
        <w:tc>
          <w:tcPr>
            <w:tcW w:w="2526" w:type="dxa"/>
            <w:tcBorders>
              <w:top w:val="single" w:sz="4" w:space="0" w:color="ACB9CA"/>
              <w:left w:val="single" w:sz="4" w:space="0" w:color="ACB9CA"/>
              <w:bottom w:val="single" w:sz="4" w:space="0" w:color="ACB9CA"/>
              <w:right w:val="single" w:sz="4" w:space="0" w:color="ACB9CA"/>
            </w:tcBorders>
            <w:shd w:val="clear" w:color="000000" w:fill="F4F9FE"/>
            <w:vAlign w:val="bottom"/>
            <w:hideMark/>
          </w:tcPr>
          <w:p w14:paraId="27740C2B" w14:textId="77777777" w:rsidR="00FC3BDD" w:rsidRPr="00C47FE2" w:rsidRDefault="00FC3BDD" w:rsidP="00436131">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Code</w:t>
            </w:r>
          </w:p>
        </w:tc>
        <w:tc>
          <w:tcPr>
            <w:tcW w:w="2529" w:type="dxa"/>
            <w:tcBorders>
              <w:top w:val="single" w:sz="4" w:space="0" w:color="ACB9CA"/>
              <w:left w:val="nil"/>
              <w:bottom w:val="single" w:sz="4" w:space="0" w:color="ACB9CA"/>
              <w:right w:val="single" w:sz="4" w:space="0" w:color="ACB9CA"/>
            </w:tcBorders>
            <w:shd w:val="clear" w:color="000000" w:fill="F4F9FE"/>
            <w:vAlign w:val="bottom"/>
            <w:hideMark/>
          </w:tcPr>
          <w:p w14:paraId="2A039494" w14:textId="77777777" w:rsidR="00FC3BDD" w:rsidRPr="00C47FE2" w:rsidRDefault="00FC3BDD" w:rsidP="00436131">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Response Message</w:t>
            </w:r>
          </w:p>
        </w:tc>
        <w:tc>
          <w:tcPr>
            <w:tcW w:w="954" w:type="dxa"/>
            <w:tcBorders>
              <w:top w:val="single" w:sz="4" w:space="0" w:color="ACB9CA"/>
              <w:left w:val="nil"/>
              <w:bottom w:val="single" w:sz="4" w:space="0" w:color="ACB9CA"/>
              <w:right w:val="single" w:sz="4" w:space="0" w:color="ACB9CA"/>
            </w:tcBorders>
            <w:shd w:val="clear" w:color="000000" w:fill="F4F9FE"/>
            <w:vAlign w:val="bottom"/>
            <w:hideMark/>
          </w:tcPr>
          <w:p w14:paraId="6667CC21" w14:textId="77777777" w:rsidR="00FC3BDD" w:rsidRPr="00C47FE2" w:rsidRDefault="00FC3BDD" w:rsidP="00436131">
            <w:pPr>
              <w:spacing w:before="0" w:after="0" w:line="240" w:lineRule="auto"/>
              <w:rPr>
                <w:rFonts w:eastAsia="Times New Roman" w:cs="Arial"/>
                <w:b/>
                <w:bCs/>
                <w:color w:val="4B4B63"/>
                <w:sz w:val="18"/>
                <w:szCs w:val="18"/>
                <w:lang w:val="en-US"/>
              </w:rPr>
            </w:pPr>
            <w:r w:rsidRPr="00C47FE2">
              <w:rPr>
                <w:rFonts w:eastAsia="Times New Roman" w:cs="Arial"/>
                <w:b/>
                <w:bCs/>
                <w:color w:val="4B4B63"/>
                <w:sz w:val="18"/>
                <w:szCs w:val="18"/>
                <w:lang w:val="en-US"/>
              </w:rPr>
              <w:t>Count</w:t>
            </w:r>
          </w:p>
        </w:tc>
        <w:tc>
          <w:tcPr>
            <w:tcW w:w="1413" w:type="dxa"/>
            <w:tcBorders>
              <w:top w:val="single" w:sz="4" w:space="0" w:color="ACB9CA"/>
              <w:left w:val="nil"/>
              <w:bottom w:val="single" w:sz="4" w:space="0" w:color="ACB9CA"/>
              <w:right w:val="single" w:sz="4" w:space="0" w:color="ACB9CA"/>
            </w:tcBorders>
            <w:shd w:val="clear" w:color="000000" w:fill="F4F9FE"/>
            <w:vAlign w:val="bottom"/>
            <w:hideMark/>
          </w:tcPr>
          <w:p w14:paraId="7477F842" w14:textId="77777777" w:rsidR="00637CF7" w:rsidRDefault="00637CF7" w:rsidP="00637CF7">
            <w:pPr>
              <w:spacing w:before="0" w:after="0" w:line="240" w:lineRule="auto"/>
              <w:rPr>
                <w:ins w:id="5445" w:author="khanguyen" w:date="2017-03-17T23:47:00Z"/>
                <w:rFonts w:eastAsia="Times New Roman" w:cs="Arial"/>
                <w:b/>
                <w:bCs/>
                <w:color w:val="4B4B63"/>
                <w:sz w:val="18"/>
                <w:szCs w:val="18"/>
                <w:lang w:val="en-US"/>
              </w:rPr>
            </w:pPr>
            <w:ins w:id="5446" w:author="khanguyen" w:date="2017-03-17T23:47:00Z">
              <w:r w:rsidRPr="00C47FE2">
                <w:rPr>
                  <w:rFonts w:eastAsia="Times New Roman" w:cs="Arial"/>
                  <w:b/>
                  <w:bCs/>
                  <w:color w:val="4B4B63"/>
                  <w:sz w:val="18"/>
                  <w:szCs w:val="18"/>
                  <w:lang w:val="en-US"/>
                </w:rPr>
                <w:t>Percentage</w:t>
              </w:r>
              <w:r>
                <w:rPr>
                  <w:rFonts w:eastAsia="Times New Roman" w:cs="Arial"/>
                  <w:b/>
                  <w:bCs/>
                  <w:color w:val="4B4B63"/>
                  <w:sz w:val="18"/>
                  <w:szCs w:val="18"/>
                  <w:lang w:val="en-US"/>
                </w:rPr>
                <w:t xml:space="preserve"> </w:t>
              </w:r>
            </w:ins>
          </w:p>
          <w:p w14:paraId="370EEA13" w14:textId="397BE3E7" w:rsidR="00FC3BDD" w:rsidRPr="00C47FE2" w:rsidRDefault="00637CF7" w:rsidP="00637CF7">
            <w:pPr>
              <w:spacing w:before="0" w:after="0" w:line="240" w:lineRule="auto"/>
              <w:rPr>
                <w:rFonts w:eastAsia="Times New Roman" w:cs="Arial"/>
                <w:b/>
                <w:bCs/>
                <w:color w:val="4B4B63"/>
                <w:sz w:val="18"/>
                <w:szCs w:val="18"/>
                <w:lang w:val="en-US"/>
              </w:rPr>
            </w:pPr>
            <w:ins w:id="5447" w:author="khanguyen" w:date="2017-03-17T23:47:00Z">
              <w:r>
                <w:rPr>
                  <w:rFonts w:eastAsia="Times New Roman" w:cs="Arial"/>
                  <w:b/>
                  <w:bCs/>
                  <w:color w:val="4B4B63"/>
                  <w:sz w:val="18"/>
                  <w:szCs w:val="18"/>
                  <w:lang w:val="en-US"/>
                </w:rPr>
                <w:t>(% Errors/ Total #samples)</w:t>
              </w:r>
            </w:ins>
            <w:del w:id="5448" w:author="khanguyen" w:date="2017-03-17T23:47:00Z">
              <w:r w:rsidR="00FC3BDD" w:rsidRPr="00C47FE2" w:rsidDel="00637CF7">
                <w:rPr>
                  <w:rFonts w:eastAsia="Times New Roman" w:cs="Arial"/>
                  <w:b/>
                  <w:bCs/>
                  <w:color w:val="4B4B63"/>
                  <w:sz w:val="18"/>
                  <w:szCs w:val="18"/>
                  <w:lang w:val="en-US"/>
                </w:rPr>
                <w:delText>Percentage (%)</w:delText>
              </w:r>
            </w:del>
          </w:p>
        </w:tc>
      </w:tr>
      <w:tr w:rsidR="00FC3BDD" w:rsidRPr="00C47FE2" w14:paraId="76395073" w14:textId="77777777" w:rsidTr="00FC3BDD">
        <w:trPr>
          <w:trHeight w:val="300"/>
        </w:trPr>
        <w:tc>
          <w:tcPr>
            <w:tcW w:w="2526" w:type="dxa"/>
            <w:tcBorders>
              <w:top w:val="nil"/>
              <w:left w:val="single" w:sz="4" w:space="0" w:color="ACB9CA"/>
              <w:bottom w:val="single" w:sz="4" w:space="0" w:color="ACB9CA"/>
              <w:right w:val="single" w:sz="4" w:space="0" w:color="ACB9CA"/>
            </w:tcBorders>
            <w:shd w:val="clear" w:color="000000" w:fill="FFFFFF"/>
            <w:noWrap/>
            <w:vAlign w:val="center"/>
            <w:hideMark/>
          </w:tcPr>
          <w:p w14:paraId="191C7F0D" w14:textId="77777777" w:rsidR="00FC3BDD" w:rsidRPr="00C47FE2" w:rsidRDefault="00FC3BDD" w:rsidP="00436131">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500</w:t>
            </w:r>
          </w:p>
        </w:tc>
        <w:tc>
          <w:tcPr>
            <w:tcW w:w="2529" w:type="dxa"/>
            <w:tcBorders>
              <w:top w:val="nil"/>
              <w:left w:val="nil"/>
              <w:bottom w:val="single" w:sz="4" w:space="0" w:color="ACB9CA"/>
              <w:right w:val="single" w:sz="4" w:space="0" w:color="ACB9CA"/>
            </w:tcBorders>
            <w:shd w:val="clear" w:color="000000" w:fill="FFFFFF"/>
            <w:noWrap/>
            <w:vAlign w:val="center"/>
            <w:hideMark/>
          </w:tcPr>
          <w:p w14:paraId="7542C8D2" w14:textId="77777777" w:rsidR="00FC3BDD" w:rsidRPr="00C47FE2" w:rsidRDefault="00FC3BDD" w:rsidP="00436131">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Internal Server Error</w:t>
            </w:r>
          </w:p>
        </w:tc>
        <w:tc>
          <w:tcPr>
            <w:tcW w:w="954" w:type="dxa"/>
            <w:tcBorders>
              <w:top w:val="nil"/>
              <w:left w:val="nil"/>
              <w:bottom w:val="single" w:sz="4" w:space="0" w:color="ACB9CA"/>
              <w:right w:val="single" w:sz="4" w:space="0" w:color="ACB9CA"/>
            </w:tcBorders>
            <w:shd w:val="clear" w:color="000000" w:fill="FFFFFF"/>
            <w:noWrap/>
            <w:vAlign w:val="center"/>
            <w:hideMark/>
          </w:tcPr>
          <w:p w14:paraId="1E1F1BD9" w14:textId="77777777" w:rsidR="00FC3BDD" w:rsidRPr="00C47FE2" w:rsidRDefault="00FC3BDD" w:rsidP="00436131">
            <w:pPr>
              <w:spacing w:before="0" w:after="0" w:line="240" w:lineRule="auto"/>
              <w:rPr>
                <w:rFonts w:eastAsia="Times New Roman" w:cs="Arial"/>
                <w:color w:val="4B4B63"/>
                <w:sz w:val="20"/>
                <w:szCs w:val="20"/>
                <w:lang w:val="en-US"/>
              </w:rPr>
            </w:pPr>
            <w:r w:rsidRPr="00C47FE2">
              <w:rPr>
                <w:rFonts w:eastAsia="Times New Roman" w:cs="Arial"/>
                <w:color w:val="4B4B63"/>
                <w:sz w:val="20"/>
                <w:szCs w:val="20"/>
                <w:lang w:val="en-US"/>
              </w:rPr>
              <w:t>489</w:t>
            </w:r>
          </w:p>
        </w:tc>
        <w:tc>
          <w:tcPr>
            <w:tcW w:w="1413" w:type="dxa"/>
            <w:tcBorders>
              <w:top w:val="nil"/>
              <w:left w:val="nil"/>
              <w:bottom w:val="single" w:sz="4" w:space="0" w:color="ACB9CA"/>
              <w:right w:val="single" w:sz="4" w:space="0" w:color="ACB9CA"/>
            </w:tcBorders>
            <w:shd w:val="clear" w:color="000000" w:fill="FFFFFF"/>
            <w:noWrap/>
            <w:vAlign w:val="center"/>
            <w:hideMark/>
          </w:tcPr>
          <w:p w14:paraId="2A7C1B8A" w14:textId="6592A2BC" w:rsidR="00FC3BDD" w:rsidRPr="00C47FE2" w:rsidRDefault="00FC3BDD" w:rsidP="00FC3BDD">
            <w:pPr>
              <w:spacing w:before="0" w:after="0" w:line="240" w:lineRule="auto"/>
              <w:rPr>
                <w:rFonts w:eastAsia="Times New Roman" w:cs="Arial"/>
                <w:color w:val="4B4B63"/>
                <w:sz w:val="20"/>
                <w:szCs w:val="20"/>
                <w:lang w:val="en-US"/>
              </w:rPr>
            </w:pPr>
            <w:del w:id="5449" w:author="khanguyen" w:date="2017-03-17T23:47:00Z">
              <w:r w:rsidRPr="00C47FE2" w:rsidDel="00637CF7">
                <w:rPr>
                  <w:rFonts w:eastAsia="Times New Roman" w:cs="Arial"/>
                  <w:color w:val="4B4B63"/>
                  <w:sz w:val="20"/>
                  <w:szCs w:val="20"/>
                  <w:lang w:val="en-US"/>
                </w:rPr>
                <w:delText>100</w:delText>
              </w:r>
            </w:del>
            <w:ins w:id="5450" w:author="khanguyen" w:date="2017-03-17T23:47:00Z">
              <w:r w:rsidR="00637CF7">
                <w:rPr>
                  <w:rFonts w:eastAsia="Times New Roman" w:cs="Arial"/>
                  <w:color w:val="4B4B63"/>
                  <w:sz w:val="20"/>
                  <w:szCs w:val="20"/>
                  <w:lang w:val="en-US"/>
                </w:rPr>
                <w:t>0.89</w:t>
              </w:r>
            </w:ins>
          </w:p>
        </w:tc>
      </w:tr>
    </w:tbl>
    <w:p w14:paraId="0FD04B62" w14:textId="77777777" w:rsidR="006C6340" w:rsidRPr="00C47FE2" w:rsidRDefault="00EA4464" w:rsidP="00EA4464">
      <w:pPr>
        <w:rPr>
          <w:rFonts w:cs="Arial"/>
        </w:rPr>
      </w:pPr>
      <w:r w:rsidRPr="00C47FE2">
        <w:rPr>
          <w:rFonts w:cs="Arial"/>
        </w:rPr>
        <w:t xml:space="preserve">Note: </w:t>
      </w:r>
      <w:r w:rsidR="006C6340" w:rsidRPr="00C47FE2">
        <w:rPr>
          <w:rFonts w:cs="Arial"/>
        </w:rPr>
        <w:t xml:space="preserve">This run has less error </w:t>
      </w:r>
      <w:r w:rsidRPr="00C47FE2">
        <w:rPr>
          <w:rFonts w:cs="Arial"/>
        </w:rPr>
        <w:t xml:space="preserve">than previous runs </w:t>
      </w:r>
      <w:r w:rsidR="006C6340" w:rsidRPr="00C47FE2">
        <w:rPr>
          <w:rFonts w:cs="Arial"/>
        </w:rPr>
        <w:t>because I asked Nam to restore database before executing.</w:t>
      </w:r>
    </w:p>
    <w:p w14:paraId="44E8AEF7" w14:textId="77777777" w:rsidR="004760E6" w:rsidRPr="00C47FE2" w:rsidDel="00BC68F6" w:rsidRDefault="004760E6" w:rsidP="004760E6">
      <w:pPr>
        <w:pStyle w:val="Heading3"/>
        <w:rPr>
          <w:del w:id="5451" w:author="khanguyen" w:date="2017-03-17T22:59:00Z"/>
          <w:rFonts w:cs="Arial"/>
        </w:rPr>
      </w:pPr>
      <w:del w:id="5452" w:author="khanguyen" w:date="2017-03-17T22:59:00Z">
        <w:r w:rsidRPr="00C47FE2" w:rsidDel="00BC68F6">
          <w:rPr>
            <w:rFonts w:cs="Arial"/>
          </w:rPr>
          <w:lastRenderedPageBreak/>
          <w:delText>Analysis</w:delText>
        </w:r>
        <w:bookmarkStart w:id="5453" w:name="_Toc477557850"/>
        <w:bookmarkEnd w:id="5453"/>
      </w:del>
    </w:p>
    <w:p w14:paraId="2D8D14B2" w14:textId="77777777" w:rsidR="006C6340" w:rsidRPr="00C47FE2" w:rsidDel="00BC68F6" w:rsidRDefault="006C6340" w:rsidP="00D56762">
      <w:pPr>
        <w:pStyle w:val="ListParagraph"/>
        <w:numPr>
          <w:ilvl w:val="0"/>
          <w:numId w:val="12"/>
        </w:numPr>
        <w:rPr>
          <w:del w:id="5454" w:author="khanguyen" w:date="2017-03-17T22:59:00Z"/>
          <w:rFonts w:cs="Arial"/>
        </w:rPr>
      </w:pPr>
      <w:del w:id="5455" w:author="khanguyen" w:date="2017-03-17T22:59:00Z">
        <w:r w:rsidRPr="00C47FE2" w:rsidDel="00BC68F6">
          <w:rPr>
            <w:rFonts w:cs="Arial"/>
          </w:rPr>
          <w:delText>Same with Test Run 1. All requests to access a page or post/ put data always have Slow Response Times.</w:delText>
        </w:r>
        <w:bookmarkStart w:id="5456" w:name="_Toc477557851"/>
        <w:bookmarkEnd w:id="5456"/>
      </w:del>
    </w:p>
    <w:p w14:paraId="185FB7C6" w14:textId="77777777" w:rsidR="00C47FE2" w:rsidRPr="00C47FE2" w:rsidRDefault="003529CC" w:rsidP="003529CC">
      <w:pPr>
        <w:pStyle w:val="Heading2"/>
        <w:rPr>
          <w:rFonts w:cs="Arial"/>
        </w:rPr>
      </w:pPr>
      <w:bookmarkStart w:id="5457" w:name="_Toc477557852"/>
      <w:r w:rsidRPr="00C47FE2">
        <w:rPr>
          <w:rFonts w:cs="Arial"/>
        </w:rPr>
        <w:t>Memory and CPU Utilisation Statistics for severs</w:t>
      </w:r>
      <w:r w:rsidR="00C47FE2" w:rsidRPr="00C47FE2">
        <w:rPr>
          <w:rFonts w:cs="Arial"/>
        </w:rPr>
        <w:t xml:space="preserve"> in 1 day during 6 load test runs</w:t>
      </w:r>
      <w:bookmarkEnd w:id="5457"/>
      <w:r w:rsidR="00C47FE2" w:rsidRPr="00C47FE2">
        <w:rPr>
          <w:rFonts w:cs="Arial"/>
        </w:rPr>
        <w:t xml:space="preserve"> </w:t>
      </w:r>
    </w:p>
    <w:p w14:paraId="2B19E8DE" w14:textId="77777777" w:rsidR="00C47FE2" w:rsidRPr="00C47FE2" w:rsidRDefault="00C47FE2" w:rsidP="00C47FE2">
      <w:pPr>
        <w:rPr>
          <w:rFonts w:cs="Arial"/>
        </w:rPr>
      </w:pPr>
      <w:r w:rsidRPr="00C47FE2">
        <w:rPr>
          <w:rFonts w:cs="Arial"/>
        </w:rPr>
        <w:t xml:space="preserve">Start Time: 14:15 16 March </w:t>
      </w:r>
    </w:p>
    <w:p w14:paraId="1C07607F" w14:textId="77777777" w:rsidR="003529CC" w:rsidRPr="00C47FE2" w:rsidRDefault="00C47FE2" w:rsidP="00C47FE2">
      <w:pPr>
        <w:rPr>
          <w:rFonts w:cs="Arial"/>
        </w:rPr>
      </w:pPr>
      <w:r w:rsidRPr="00C47FE2">
        <w:rPr>
          <w:rFonts w:cs="Arial"/>
        </w:rPr>
        <w:t>End Time: 9AM 17 March</w:t>
      </w:r>
    </w:p>
    <w:p w14:paraId="620DA56D" w14:textId="77777777" w:rsidR="003529CC" w:rsidRPr="00C47FE2" w:rsidRDefault="003529CC" w:rsidP="003529CC">
      <w:pPr>
        <w:pStyle w:val="Heading3"/>
        <w:rPr>
          <w:rFonts w:cs="Arial"/>
        </w:rPr>
      </w:pPr>
      <w:r w:rsidRPr="00C47FE2">
        <w:rPr>
          <w:rFonts w:cs="Arial"/>
        </w:rPr>
        <w:lastRenderedPageBreak/>
        <w:t xml:space="preserve">Web App Server: </w:t>
      </w:r>
    </w:p>
    <w:p w14:paraId="409036C4" w14:textId="77777777" w:rsidR="001113CA" w:rsidRPr="00C47FE2" w:rsidRDefault="001113CA" w:rsidP="001113CA">
      <w:pPr>
        <w:pStyle w:val="Heading4"/>
        <w:rPr>
          <w:rFonts w:cs="Arial"/>
        </w:rPr>
      </w:pPr>
      <w:r w:rsidRPr="00C47FE2">
        <w:rPr>
          <w:rFonts w:cs="Arial"/>
        </w:rPr>
        <w:t>CPU Load</w:t>
      </w:r>
    </w:p>
    <w:p w14:paraId="7791D3D1" w14:textId="77777777" w:rsidR="00EB7A4E" w:rsidRPr="00C47FE2" w:rsidRDefault="00EB7A4E" w:rsidP="00EB7A4E">
      <w:pPr>
        <w:rPr>
          <w:rFonts w:cs="Arial"/>
        </w:rPr>
      </w:pPr>
      <w:r w:rsidRPr="00C47FE2">
        <w:rPr>
          <w:rFonts w:cs="Arial"/>
          <w:noProof/>
          <w:lang w:val="en-US"/>
        </w:rPr>
        <w:drawing>
          <wp:inline distT="0" distB="0" distL="0" distR="0" wp14:anchorId="10695DBB" wp14:editId="353D97B1">
            <wp:extent cx="7219507" cy="4797972"/>
            <wp:effectExtent l="0" t="0" r="635" b="3175"/>
            <wp:docPr id="20" name="Picture 20" descr="B:\SBA\apache-jmeter-3.1\bin\Rhino\17 Mar\Web\CPU 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SBA\apache-jmeter-3.1\bin\Rhino\17 Mar\Web\CPU Load.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219235" cy="4797791"/>
                    </a:xfrm>
                    <a:prstGeom prst="rect">
                      <a:avLst/>
                    </a:prstGeom>
                    <a:noFill/>
                    <a:ln>
                      <a:noFill/>
                    </a:ln>
                  </pic:spPr>
                </pic:pic>
              </a:graphicData>
            </a:graphic>
          </wp:inline>
        </w:drawing>
      </w:r>
    </w:p>
    <w:p w14:paraId="3077F83B" w14:textId="77777777" w:rsidR="00EB7A4E" w:rsidRPr="00C47FE2" w:rsidRDefault="00EB7A4E" w:rsidP="003529CC">
      <w:pPr>
        <w:pStyle w:val="Heading4"/>
        <w:rPr>
          <w:rFonts w:cs="Arial"/>
        </w:rPr>
      </w:pPr>
      <w:r w:rsidRPr="00C47FE2">
        <w:rPr>
          <w:rFonts w:cs="Arial"/>
        </w:rPr>
        <w:lastRenderedPageBreak/>
        <w:t>Memory</w:t>
      </w:r>
      <w:r w:rsidRPr="00C47FE2">
        <w:rPr>
          <w:rFonts w:cs="Arial"/>
          <w:noProof/>
          <w:lang w:val="en-US"/>
        </w:rPr>
        <w:drawing>
          <wp:inline distT="0" distB="0" distL="0" distR="0" wp14:anchorId="16F12317" wp14:editId="3BDBEF44">
            <wp:extent cx="7974419" cy="5296336"/>
            <wp:effectExtent l="0" t="0" r="7620" b="0"/>
            <wp:docPr id="21" name="Picture 21" descr="B:\SBA\apache-jmeter-3.1\bin\Rhino\17 Mar\Web\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SBA\apache-jmeter-3.1\bin\Rhino\17 Mar\Web\Memory.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974226" cy="5296208"/>
                    </a:xfrm>
                    <a:prstGeom prst="rect">
                      <a:avLst/>
                    </a:prstGeom>
                    <a:noFill/>
                    <a:ln>
                      <a:noFill/>
                    </a:ln>
                  </pic:spPr>
                </pic:pic>
              </a:graphicData>
            </a:graphic>
          </wp:inline>
        </w:drawing>
      </w:r>
    </w:p>
    <w:p w14:paraId="057ABA4A" w14:textId="77777777" w:rsidR="003529CC" w:rsidRPr="00C47FE2" w:rsidRDefault="00EB7A4E" w:rsidP="00EB7A4E">
      <w:pPr>
        <w:pStyle w:val="Heading4"/>
        <w:rPr>
          <w:rFonts w:cs="Arial"/>
        </w:rPr>
      </w:pPr>
      <w:r w:rsidRPr="00C47FE2">
        <w:rPr>
          <w:rFonts w:cs="Arial"/>
        </w:rPr>
        <w:lastRenderedPageBreak/>
        <w:t>Network:</w:t>
      </w:r>
      <w:r w:rsidRPr="00C47FE2">
        <w:rPr>
          <w:rFonts w:cs="Arial"/>
          <w:noProof/>
          <w:lang w:val="en-US"/>
        </w:rPr>
        <w:drawing>
          <wp:inline distT="0" distB="0" distL="0" distR="0" wp14:anchorId="7F76C93C" wp14:editId="0B12F238">
            <wp:extent cx="7850711" cy="5454502"/>
            <wp:effectExtent l="0" t="0" r="0" b="0"/>
            <wp:docPr id="3" name="Picture 3" descr="B:\SBA\apache-jmeter-3.1\bin\Rhino\17 Mar\Web\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SBA\apache-jmeter-3.1\bin\Rhino\17 Mar\Web\Network.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853438" cy="5456397"/>
                    </a:xfrm>
                    <a:prstGeom prst="rect">
                      <a:avLst/>
                    </a:prstGeom>
                    <a:noFill/>
                    <a:ln>
                      <a:noFill/>
                    </a:ln>
                  </pic:spPr>
                </pic:pic>
              </a:graphicData>
            </a:graphic>
          </wp:inline>
        </w:drawing>
      </w:r>
    </w:p>
    <w:p w14:paraId="50496DF7" w14:textId="77777777" w:rsidR="003529CC" w:rsidRPr="00C47FE2" w:rsidRDefault="003529CC" w:rsidP="003529CC">
      <w:pPr>
        <w:pStyle w:val="Heading3"/>
        <w:rPr>
          <w:rFonts w:cs="Arial"/>
        </w:rPr>
      </w:pPr>
      <w:r w:rsidRPr="00C47FE2">
        <w:rPr>
          <w:rFonts w:cs="Arial"/>
        </w:rPr>
        <w:lastRenderedPageBreak/>
        <w:t xml:space="preserve">Database Server: </w:t>
      </w:r>
    </w:p>
    <w:p w14:paraId="2C0C88B4" w14:textId="77777777" w:rsidR="003529CC" w:rsidRPr="00C47FE2" w:rsidRDefault="00C47FE2" w:rsidP="00C47FE2">
      <w:pPr>
        <w:pStyle w:val="Heading4"/>
        <w:rPr>
          <w:rFonts w:cs="Arial"/>
        </w:rPr>
      </w:pPr>
      <w:r w:rsidRPr="00C47FE2">
        <w:rPr>
          <w:rFonts w:cs="Arial"/>
        </w:rPr>
        <w:t>CPU Load</w:t>
      </w:r>
    </w:p>
    <w:p w14:paraId="77E53169" w14:textId="77777777" w:rsidR="00C47FE2" w:rsidRPr="00C47FE2" w:rsidRDefault="00C47FE2" w:rsidP="00C47FE2">
      <w:pPr>
        <w:rPr>
          <w:rFonts w:cs="Arial"/>
        </w:rPr>
      </w:pPr>
      <w:r w:rsidRPr="00C47FE2">
        <w:rPr>
          <w:rFonts w:cs="Arial"/>
          <w:noProof/>
          <w:lang w:val="en-US"/>
        </w:rPr>
        <w:drawing>
          <wp:inline distT="0" distB="0" distL="0" distR="0" wp14:anchorId="70E305B7" wp14:editId="505F203C">
            <wp:extent cx="7368363" cy="4656089"/>
            <wp:effectExtent l="0" t="0" r="4445" b="0"/>
            <wp:docPr id="22" name="Picture 22" descr="B:\SBA\apache-jmeter-3.1\bin\Rhino\17 Mar\DB\CPU 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SBA\apache-jmeter-3.1\bin\Rhino\17 Mar\DB\CPU Load.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368158" cy="4655959"/>
                    </a:xfrm>
                    <a:prstGeom prst="rect">
                      <a:avLst/>
                    </a:prstGeom>
                    <a:noFill/>
                    <a:ln>
                      <a:noFill/>
                    </a:ln>
                  </pic:spPr>
                </pic:pic>
              </a:graphicData>
            </a:graphic>
          </wp:inline>
        </w:drawing>
      </w:r>
    </w:p>
    <w:p w14:paraId="2EA5890C" w14:textId="77777777" w:rsidR="00C47FE2" w:rsidRPr="00C47FE2" w:rsidRDefault="00C47FE2" w:rsidP="00C47FE2">
      <w:pPr>
        <w:pStyle w:val="Heading4"/>
        <w:rPr>
          <w:rFonts w:cs="Arial"/>
        </w:rPr>
      </w:pPr>
      <w:r w:rsidRPr="00C47FE2">
        <w:rPr>
          <w:rFonts w:cs="Arial"/>
        </w:rPr>
        <w:lastRenderedPageBreak/>
        <w:t>Memory</w:t>
      </w:r>
    </w:p>
    <w:p w14:paraId="1F876D99" w14:textId="77777777" w:rsidR="00C47FE2" w:rsidRPr="00C47FE2" w:rsidRDefault="00C47FE2" w:rsidP="00C47FE2">
      <w:pPr>
        <w:rPr>
          <w:rFonts w:cs="Arial"/>
        </w:rPr>
      </w:pPr>
      <w:r w:rsidRPr="00C47FE2">
        <w:rPr>
          <w:rFonts w:cs="Arial"/>
          <w:noProof/>
          <w:lang w:val="en-US"/>
        </w:rPr>
        <w:drawing>
          <wp:inline distT="0" distB="0" distL="0" distR="0" wp14:anchorId="6C648738" wp14:editId="67A45EFC">
            <wp:extent cx="8091046" cy="5084298"/>
            <wp:effectExtent l="0" t="0" r="5715" b="2540"/>
            <wp:docPr id="24" name="Picture 24" descr="B:\SBA\apache-jmeter-3.1\bin\Rhino\17 Mar\DB\Memo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SBA\apache-jmeter-3.1\bin\Rhino\17 Mar\DB\Memory.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091505" cy="5084586"/>
                    </a:xfrm>
                    <a:prstGeom prst="rect">
                      <a:avLst/>
                    </a:prstGeom>
                    <a:noFill/>
                    <a:ln>
                      <a:noFill/>
                    </a:ln>
                  </pic:spPr>
                </pic:pic>
              </a:graphicData>
            </a:graphic>
          </wp:inline>
        </w:drawing>
      </w:r>
    </w:p>
    <w:p w14:paraId="29845110" w14:textId="77777777" w:rsidR="00C47FE2" w:rsidRPr="00C47FE2" w:rsidRDefault="00C47FE2" w:rsidP="00C47FE2">
      <w:pPr>
        <w:pStyle w:val="Heading4"/>
        <w:rPr>
          <w:rFonts w:cs="Arial"/>
        </w:rPr>
      </w:pPr>
      <w:r w:rsidRPr="00C47FE2">
        <w:rPr>
          <w:rFonts w:cs="Arial"/>
        </w:rPr>
        <w:lastRenderedPageBreak/>
        <w:t>Network</w:t>
      </w:r>
    </w:p>
    <w:p w14:paraId="54269B6B" w14:textId="77777777" w:rsidR="00C47FE2" w:rsidRPr="00C47FE2" w:rsidRDefault="00C47FE2" w:rsidP="00C47FE2">
      <w:pPr>
        <w:rPr>
          <w:rFonts w:cs="Arial"/>
        </w:rPr>
      </w:pPr>
      <w:r w:rsidRPr="00C47FE2">
        <w:rPr>
          <w:rFonts w:cs="Arial"/>
          <w:noProof/>
          <w:lang w:val="en-US"/>
        </w:rPr>
        <w:drawing>
          <wp:inline distT="0" distB="0" distL="0" distR="0" wp14:anchorId="27DCDC44" wp14:editId="5EFAD3B3">
            <wp:extent cx="7751135" cy="5167422"/>
            <wp:effectExtent l="0" t="0" r="2540" b="0"/>
            <wp:docPr id="25" name="Picture 25" descr="B:\SBA\apache-jmeter-3.1\bin\Rhino\17 Mar\DB\Net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BA\apache-jmeter-3.1\bin\Rhino\17 Mar\DB\Network.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7751292" cy="5167527"/>
                    </a:xfrm>
                    <a:prstGeom prst="rect">
                      <a:avLst/>
                    </a:prstGeom>
                    <a:noFill/>
                    <a:ln>
                      <a:noFill/>
                    </a:ln>
                  </pic:spPr>
                </pic:pic>
              </a:graphicData>
            </a:graphic>
          </wp:inline>
        </w:drawing>
      </w:r>
    </w:p>
    <w:p w14:paraId="68253215" w14:textId="77777777" w:rsidR="002674E9" w:rsidRDefault="002674E9" w:rsidP="002674E9">
      <w:pPr>
        <w:spacing w:line="276" w:lineRule="auto"/>
        <w:rPr>
          <w:rFonts w:cs="Arial"/>
        </w:rPr>
      </w:pPr>
      <w:r w:rsidRPr="00C47FE2">
        <w:rPr>
          <w:rFonts w:cs="Arial"/>
        </w:rPr>
        <w:lastRenderedPageBreak/>
        <w:t xml:space="preserve">During executing time of these tests, </w:t>
      </w:r>
      <w:r>
        <w:rPr>
          <w:rFonts w:cs="Arial"/>
        </w:rPr>
        <w:t xml:space="preserve">after about 5 minutes, </w:t>
      </w:r>
      <w:r w:rsidRPr="00C47FE2">
        <w:rPr>
          <w:rFonts w:cs="Arial"/>
        </w:rPr>
        <w:t xml:space="preserve">the CPU activity of Web Application Server was very high </w:t>
      </w:r>
      <w:ins w:id="5458" w:author="khanguyen" w:date="2017-03-17T22:22:00Z">
        <w:r w:rsidR="007C6B66">
          <w:rPr>
            <w:rFonts w:cs="Arial"/>
          </w:rPr>
          <w:t xml:space="preserve">(&gt;90 – 100%) </w:t>
        </w:r>
      </w:ins>
      <w:r w:rsidRPr="00C47FE2">
        <w:rPr>
          <w:rFonts w:cs="Arial"/>
        </w:rPr>
        <w:t xml:space="preserve">and many time raised alarms by PRTG Network Monitor tool. </w:t>
      </w:r>
    </w:p>
    <w:p w14:paraId="75FF4424" w14:textId="77777777" w:rsidR="002674E9" w:rsidRDefault="002674E9" w:rsidP="002674E9">
      <w:pPr>
        <w:spacing w:line="276" w:lineRule="auto"/>
        <w:rPr>
          <w:rFonts w:cs="Arial"/>
        </w:rPr>
      </w:pPr>
      <w:r>
        <w:rPr>
          <w:rFonts w:cs="Arial"/>
        </w:rPr>
        <w:t>Example – run 1:</w:t>
      </w:r>
    </w:p>
    <w:p w14:paraId="5CE60439" w14:textId="77777777" w:rsidR="002674E9" w:rsidRDefault="002674E9" w:rsidP="002674E9">
      <w:pPr>
        <w:spacing w:line="276" w:lineRule="auto"/>
        <w:rPr>
          <w:rFonts w:cs="Arial"/>
        </w:rPr>
      </w:pPr>
      <w:r>
        <w:rPr>
          <w:rFonts w:cs="Arial"/>
          <w:noProof/>
          <w:lang w:val="en-US"/>
        </w:rPr>
        <w:drawing>
          <wp:inline distT="0" distB="0" distL="0" distR="0" wp14:anchorId="5798604E" wp14:editId="0BB367DB">
            <wp:extent cx="3358611" cy="4493389"/>
            <wp:effectExtent l="0" t="0" r="0" b="2540"/>
            <wp:docPr id="94" name="Picture 94" descr="B:\SBA\apache-jmeter-3.1\bin\Rhino\17 Mar\Web\Ala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B:\SBA\apache-jmeter-3.1\bin\Rhino\17 Mar\Web\Alarm.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68115" cy="4506104"/>
                    </a:xfrm>
                    <a:prstGeom prst="rect">
                      <a:avLst/>
                    </a:prstGeom>
                    <a:noFill/>
                    <a:ln>
                      <a:noFill/>
                    </a:ln>
                  </pic:spPr>
                </pic:pic>
              </a:graphicData>
            </a:graphic>
          </wp:inline>
        </w:drawing>
      </w:r>
    </w:p>
    <w:p w14:paraId="7F3CF551" w14:textId="77777777" w:rsidR="001A6FC7" w:rsidRPr="00C47FE2" w:rsidRDefault="001A6FC7" w:rsidP="004760E6">
      <w:pPr>
        <w:pStyle w:val="Heading2"/>
        <w:rPr>
          <w:rFonts w:cs="Arial"/>
        </w:rPr>
      </w:pPr>
      <w:bookmarkStart w:id="5459" w:name="_Toc477557853"/>
      <w:r w:rsidRPr="00C47FE2">
        <w:rPr>
          <w:rFonts w:cs="Arial"/>
        </w:rPr>
        <w:lastRenderedPageBreak/>
        <w:t>Analysis Summary</w:t>
      </w:r>
      <w:bookmarkEnd w:id="5459"/>
    </w:p>
    <w:p w14:paraId="60E2EC5C" w14:textId="77777777" w:rsidR="00637CF7" w:rsidRDefault="004760E6" w:rsidP="004760E6">
      <w:pPr>
        <w:spacing w:line="276" w:lineRule="auto"/>
        <w:rPr>
          <w:ins w:id="5460" w:author="khanguyen" w:date="2017-03-17T23:47:00Z"/>
          <w:rFonts w:cs="Arial"/>
        </w:rPr>
      </w:pPr>
      <w:r w:rsidRPr="00C47FE2">
        <w:rPr>
          <w:rFonts w:cs="Arial"/>
        </w:rPr>
        <w:t xml:space="preserve">All 6 Load Test rounds have been failed during Performance Test execution. </w:t>
      </w:r>
    </w:p>
    <w:p w14:paraId="609C12DE" w14:textId="7C925E49" w:rsidR="00D87C45" w:rsidRDefault="004760E6" w:rsidP="004760E6">
      <w:pPr>
        <w:spacing w:line="276" w:lineRule="auto"/>
        <w:rPr>
          <w:rFonts w:cs="Arial"/>
        </w:rPr>
      </w:pPr>
      <w:r w:rsidRPr="00C47FE2">
        <w:rPr>
          <w:rFonts w:cs="Arial"/>
        </w:rPr>
        <w:t xml:space="preserve">All functions show many pages with response times that were much longer the expectation of 3s (or 10s for saving invoice). </w:t>
      </w:r>
      <w:r w:rsidR="006C6340" w:rsidRPr="00C47FE2">
        <w:rPr>
          <w:rFonts w:cs="Arial"/>
        </w:rPr>
        <w:t>All requests to access a page or post/put data always have Slow Response Times</w:t>
      </w:r>
      <w:r w:rsidRPr="00C47FE2">
        <w:rPr>
          <w:rFonts w:cs="Arial"/>
        </w:rPr>
        <w:t>.</w:t>
      </w:r>
      <w:r w:rsidR="002674E9">
        <w:rPr>
          <w:rFonts w:cs="Arial"/>
        </w:rPr>
        <w:t xml:space="preserve"> </w:t>
      </w:r>
    </w:p>
    <w:p w14:paraId="5E8CC4F5" w14:textId="77777777" w:rsidR="004760E6" w:rsidRPr="00C47FE2" w:rsidRDefault="004760E6" w:rsidP="004760E6">
      <w:pPr>
        <w:spacing w:line="276" w:lineRule="auto"/>
        <w:rPr>
          <w:rFonts w:cs="Arial"/>
        </w:rPr>
      </w:pPr>
      <w:r w:rsidRPr="00C47FE2">
        <w:rPr>
          <w:rFonts w:cs="Arial"/>
        </w:rPr>
        <w:t xml:space="preserve">The long response times appear to be because of system load. </w:t>
      </w:r>
    </w:p>
    <w:p w14:paraId="596CE3F0" w14:textId="77777777" w:rsidR="004760E6" w:rsidRPr="00C47FE2" w:rsidRDefault="004760E6" w:rsidP="00D87C45">
      <w:pPr>
        <w:spacing w:line="276" w:lineRule="auto"/>
        <w:rPr>
          <w:rFonts w:cs="Arial"/>
        </w:rPr>
      </w:pPr>
      <w:r w:rsidRPr="00C47FE2">
        <w:rPr>
          <w:rFonts w:cs="Arial"/>
        </w:rPr>
        <w:t>A decision should be made to allocate more time for the fix to be developed and tested.</w:t>
      </w:r>
    </w:p>
    <w:p w14:paraId="41714E78" w14:textId="77777777" w:rsidR="00244C50" w:rsidRPr="00C47FE2" w:rsidRDefault="00244C50">
      <w:pPr>
        <w:pStyle w:val="BodyText"/>
        <w:rPr>
          <w:rFonts w:cs="Arial"/>
        </w:rPr>
      </w:pPr>
    </w:p>
    <w:sectPr w:rsidR="00244C50" w:rsidRPr="00C47FE2" w:rsidSect="00887D34">
      <w:headerReference w:type="default" r:id="rId27"/>
      <w:footerReference w:type="default" r:id="rId28"/>
      <w:pgSz w:w="16834" w:h="11909" w:orient="landscape" w:code="9"/>
      <w:pgMar w:top="1440" w:right="1440" w:bottom="1440" w:left="1440" w:header="720" w:footer="0" w:gutter="0"/>
      <w:pgNumType w:start="1"/>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05" w:author="Lam" w:date="2017-03-17T21:45:00Z" w:initials="L">
    <w:p w14:paraId="760B012F" w14:textId="77777777" w:rsidR="00546FC9" w:rsidRDefault="00546FC9">
      <w:pPr>
        <w:pStyle w:val="CommentText"/>
      </w:pPr>
      <w:r>
        <w:rPr>
          <w:rStyle w:val="CommentReference"/>
        </w:rPr>
        <w:annotationRef/>
      </w:r>
      <w:r>
        <w:t>Bo dong nay di</w:t>
      </w:r>
    </w:p>
  </w:comment>
  <w:comment w:id="144" w:author="Lam" w:date="2017-03-17T21:46:00Z" w:initials="L">
    <w:p w14:paraId="1F39577F" w14:textId="77777777" w:rsidR="00546FC9" w:rsidRDefault="00546FC9">
      <w:pPr>
        <w:pStyle w:val="CommentText"/>
      </w:pPr>
      <w:r>
        <w:rPr>
          <w:rStyle w:val="CommentReference"/>
        </w:rPr>
        <w:annotationRef/>
      </w:r>
      <w:r>
        <w:t>Co nham lan gi khong, sao response time lon qua vay</w:t>
      </w:r>
    </w:p>
  </w:comment>
  <w:comment w:id="216" w:author="Lam" w:date="2017-03-17T21:47:00Z" w:initials="L">
    <w:p w14:paraId="75DE5A81" w14:textId="77777777" w:rsidR="00546FC9" w:rsidRDefault="00546FC9">
      <w:pPr>
        <w:pStyle w:val="CommentText"/>
      </w:pPr>
      <w:r>
        <w:rPr>
          <w:rStyle w:val="CommentReference"/>
        </w:rPr>
        <w:annotationRef/>
      </w:r>
      <w:r>
        <w:t>Co nham lan gi khong, sao response time lon qua vay</w:t>
      </w:r>
    </w:p>
  </w:comment>
  <w:comment w:id="936" w:author="Lam" w:date="2017-03-17T21:49:00Z" w:initials="L">
    <w:p w14:paraId="519D3CA3" w14:textId="77777777" w:rsidR="00546FC9" w:rsidRDefault="00546FC9">
      <w:pPr>
        <w:pStyle w:val="CommentText"/>
      </w:pPr>
      <w:r>
        <w:rPr>
          <w:rStyle w:val="CommentReference"/>
        </w:rPr>
        <w:annotationRef/>
      </w:r>
      <w:r>
        <w:t xml:space="preserve">Bao nhieu phan tram so voi total samples, </w:t>
      </w:r>
    </w:p>
    <w:p w14:paraId="182C2A22" w14:textId="77777777" w:rsidR="00546FC9" w:rsidRDefault="00546FC9">
      <w:pPr>
        <w:pStyle w:val="CommentText"/>
      </w:pPr>
    </w:p>
    <w:p w14:paraId="715929EC" w14:textId="77777777" w:rsidR="00546FC9" w:rsidRDefault="00546FC9">
      <w:pPr>
        <w:pStyle w:val="CommentText"/>
      </w:pPr>
      <w:r>
        <w:t>Giai thich 500 la gi</w:t>
      </w:r>
    </w:p>
  </w:comment>
  <w:comment w:id="951" w:author="Lam" w:date="2017-03-17T21:49:00Z" w:initials="L">
    <w:p w14:paraId="04AA3F32" w14:textId="77777777" w:rsidR="00546FC9" w:rsidRDefault="00546FC9">
      <w:pPr>
        <w:pStyle w:val="CommentText"/>
      </w:pPr>
      <w:r>
        <w:rPr>
          <w:rStyle w:val="CommentReference"/>
        </w:rPr>
        <w:annotationRef/>
      </w:r>
      <w:r>
        <w:t>Tuong tu</w:t>
      </w:r>
    </w:p>
    <w:p w14:paraId="12470967" w14:textId="77777777" w:rsidR="00546FC9" w:rsidRDefault="00546FC9">
      <w:pPr>
        <w:pStyle w:val="CommentText"/>
      </w:pPr>
    </w:p>
  </w:comment>
  <w:comment w:id="1040" w:author="Lam" w:date="2017-03-17T21:49:00Z" w:initials="L">
    <w:p w14:paraId="013F148E" w14:textId="77777777" w:rsidR="00546FC9" w:rsidRDefault="00546FC9">
      <w:pPr>
        <w:pStyle w:val="CommentText"/>
      </w:pPr>
      <w:r>
        <w:rPr>
          <w:rStyle w:val="CommentReference"/>
        </w:rPr>
        <w:annotationRef/>
      </w:r>
      <w:r>
        <w:t>Ra chung chung, bo di</w:t>
      </w:r>
    </w:p>
  </w:comment>
  <w:comment w:id="1052" w:author="Lam" w:date="2017-03-17T21:50:00Z" w:initials="L">
    <w:p w14:paraId="6C043877" w14:textId="77777777" w:rsidR="00546FC9" w:rsidRDefault="00546FC9">
      <w:pPr>
        <w:pStyle w:val="CommentText"/>
      </w:pPr>
      <w:r>
        <w:rPr>
          <w:rStyle w:val="CommentReference"/>
        </w:rPr>
        <w:annotationRef/>
      </w:r>
      <w:r>
        <w:t>Bo luon phan nay</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0B012F" w15:done="0"/>
  <w15:commentEx w15:paraId="1F39577F" w15:done="0"/>
  <w15:commentEx w15:paraId="75DE5A81" w15:done="0"/>
  <w15:commentEx w15:paraId="715929EC" w15:done="0"/>
  <w15:commentEx w15:paraId="12470967" w15:done="0"/>
  <w15:commentEx w15:paraId="013F148E" w15:done="0"/>
  <w15:commentEx w15:paraId="6C043877"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1B18897" w14:textId="77777777" w:rsidR="00847D01" w:rsidRDefault="00847D01" w:rsidP="00CC499E">
      <w:pPr>
        <w:spacing w:before="0" w:after="0" w:line="240" w:lineRule="auto"/>
      </w:pPr>
      <w:r>
        <w:separator/>
      </w:r>
    </w:p>
  </w:endnote>
  <w:endnote w:type="continuationSeparator" w:id="0">
    <w:p w14:paraId="34946AA5" w14:textId="77777777" w:rsidR="00847D01" w:rsidRDefault="00847D01" w:rsidP="00CC499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E03B33A" w14:textId="77777777" w:rsidR="00546FC9" w:rsidRDefault="00546FC9" w:rsidP="0032669F">
    <w:pPr>
      <w:pStyle w:val="Footer"/>
      <w:ind w:left="-1440" w:right="-1440"/>
    </w:pPr>
  </w:p>
  <w:p w14:paraId="5EFF7117" w14:textId="77777777" w:rsidR="00546FC9" w:rsidRDefault="00546FC9" w:rsidP="0032669F">
    <w:pPr>
      <w:pStyle w:val="Footer"/>
      <w:tabs>
        <w:tab w:val="left" w:pos="0"/>
      </w:tabs>
      <w:ind w:left="-1440" w:right="-1440"/>
    </w:pPr>
    <w:r>
      <w:tab/>
    </w:r>
    <w:sdt>
      <w:sdtPr>
        <w:alias w:val="Comments"/>
        <w:tag w:val=""/>
        <w:id w:val="1614176876"/>
        <w:dataBinding w:prefixMappings="xmlns:ns0='http://purl.org/dc/elements/1.1/' xmlns:ns1='http://schemas.openxmlformats.org/package/2006/metadata/core-properties' " w:xpath="/ns1:coreProperties[1]/ns0:description[1]" w:storeItemID="{6C3C8BC8-F283-45AE-878A-BAB7291924A1}"/>
        <w:text w:multiLine="1"/>
      </w:sdtPr>
      <w:sdtContent>
        <w:r>
          <w:rPr>
            <w:lang w:val="en-US"/>
          </w:rPr>
          <w:t>Confidential</w:t>
        </w:r>
      </w:sdtContent>
    </w:sdt>
    <w:r>
      <w:ptab w:relativeTo="margin" w:alignment="center" w:leader="none"/>
    </w:r>
    <w:r>
      <w:ptab w:relativeTo="margin" w:alignment="right" w:leader="none"/>
    </w:r>
    <w:r>
      <w:t>www.nashtechglobal.com</w:t>
    </w:r>
  </w:p>
  <w:p w14:paraId="08A261F7" w14:textId="77777777" w:rsidR="00546FC9" w:rsidRDefault="00546FC9" w:rsidP="00BD6DF1">
    <w:pPr>
      <w:pStyle w:val="Footer"/>
      <w:tabs>
        <w:tab w:val="clear" w:pos="4680"/>
        <w:tab w:val="clear" w:pos="9360"/>
        <w:tab w:val="left" w:pos="2292"/>
      </w:tabs>
      <w:ind w:left="-1440" w:right="-1440"/>
    </w:pPr>
    <w:r>
      <w:tab/>
    </w:r>
  </w:p>
  <w:p w14:paraId="5894F5B4" w14:textId="77777777" w:rsidR="00546FC9" w:rsidRDefault="00546FC9" w:rsidP="0032669F">
    <w:pPr>
      <w:pStyle w:val="Footer"/>
      <w:ind w:left="-1440" w:right="-1440"/>
    </w:pPr>
  </w:p>
  <w:p w14:paraId="65A2E456" w14:textId="77777777" w:rsidR="00546FC9" w:rsidRDefault="00546FC9" w:rsidP="0032669F">
    <w:pPr>
      <w:pStyle w:val="Footer"/>
      <w:ind w:left="-1440" w:right="-1440"/>
    </w:pPr>
  </w:p>
  <w:p w14:paraId="351EB14D" w14:textId="77777777" w:rsidR="00546FC9" w:rsidRDefault="00546FC9" w:rsidP="00923ACD">
    <w:pPr>
      <w:pStyle w:val="Footer"/>
      <w:ind w:left="-1440" w:right="-141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F7FC567" w14:textId="77777777" w:rsidR="00847D01" w:rsidRDefault="00847D01" w:rsidP="00CC499E">
      <w:pPr>
        <w:spacing w:before="0" w:after="0" w:line="240" w:lineRule="auto"/>
      </w:pPr>
      <w:r>
        <w:separator/>
      </w:r>
    </w:p>
  </w:footnote>
  <w:footnote w:type="continuationSeparator" w:id="0">
    <w:p w14:paraId="76EC6E7C" w14:textId="77777777" w:rsidR="00847D01" w:rsidRDefault="00847D01" w:rsidP="00CC499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F5D139" w14:textId="77777777" w:rsidR="00546FC9" w:rsidRDefault="00546FC9" w:rsidP="009E2A88">
    <w:pPr>
      <w:pStyle w:val="Header"/>
      <w:ind w:right="90"/>
    </w:pPr>
    <w:r w:rsidRPr="00E2314D">
      <w:rPr>
        <w:noProof/>
        <w:lang w:val="en-US"/>
      </w:rPr>
      <w:drawing>
        <wp:anchor distT="0" distB="0" distL="114300" distR="114300" simplePos="0" relativeHeight="251659264" behindDoc="1" locked="0" layoutInCell="1" allowOverlap="1" wp14:anchorId="5B9C3046" wp14:editId="11F4D476">
          <wp:simplePos x="0" y="0"/>
          <wp:positionH relativeFrom="page">
            <wp:posOffset>19685</wp:posOffset>
          </wp:positionH>
          <wp:positionV relativeFrom="page">
            <wp:posOffset>21590</wp:posOffset>
          </wp:positionV>
          <wp:extent cx="713232" cy="402336"/>
          <wp:effectExtent l="0" t="0" r="0" b="0"/>
          <wp:wrapNone/>
          <wp:docPr id="65" name="Picture 65" descr="C:\Users\tukieunl\Documents\Marketing Material\Templates\Template graphics\top-left-cor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kieunl\Documents\Marketing Material\Templates\Template graphics\top-left-corner.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13232" cy="402336"/>
                  </a:xfrm>
                  <a:prstGeom prst="rect">
                    <a:avLst/>
                  </a:prstGeom>
                  <a:noFill/>
                  <a:ln>
                    <a:noFill/>
                  </a:ln>
                </pic:spPr>
              </pic:pic>
            </a:graphicData>
          </a:graphic>
          <wp14:sizeRelH relativeFrom="margin">
            <wp14:pctWidth>0</wp14:pctWidth>
          </wp14:sizeRelH>
          <wp14:sizeRelV relativeFrom="margin">
            <wp14:pctHeight>0</wp14:pctHeight>
          </wp14:sizeRelV>
        </wp:anchor>
      </w:drawing>
    </w:r>
    <w:sdt>
      <w:sdtPr>
        <w:alias w:val="Title"/>
        <w:tag w:val=""/>
        <w:id w:val="-103658605"/>
        <w:dataBinding w:prefixMappings="xmlns:ns0='http://purl.org/dc/elements/1.1/' xmlns:ns1='http://schemas.openxmlformats.org/package/2006/metadata/core-properties' " w:xpath="/ns1:coreProperties[1]/ns0:title[1]" w:storeItemID="{6C3C8BC8-F283-45AE-878A-BAB7291924A1}"/>
        <w:text/>
      </w:sdtPr>
      <w:sdtContent>
        <w:r>
          <w:rPr>
            <w:lang w:val="en-US"/>
          </w:rPr>
          <w:t>RHINO</w:t>
        </w:r>
      </w:sdtContent>
    </w:sdt>
    <w:r>
      <w:t xml:space="preserve"> - </w:t>
    </w:r>
    <w:sdt>
      <w:sdtPr>
        <w:alias w:val="Sub title"/>
        <w:tag w:val=""/>
        <w:id w:val="774061177"/>
        <w:dataBinding w:prefixMappings="xmlns:ns0='http://purl.org/dc/elements/1.1/' xmlns:ns1='http://schemas.openxmlformats.org/package/2006/metadata/core-properties' " w:xpath="/ns1:coreProperties[1]/ns0:subject[1]" w:storeItemID="{6C3C8BC8-F283-45AE-878A-BAB7291924A1}"/>
        <w:text/>
      </w:sdtPr>
      <w:sdtContent>
        <w:r>
          <w:rPr>
            <w:lang w:val="en-US"/>
          </w:rPr>
          <w:t>Test Report</w:t>
        </w:r>
      </w:sdtContent>
    </w:sdt>
    <w:r>
      <w:ptab w:relativeTo="margin" w:alignment="center" w:leader="none"/>
    </w:r>
    <w:r>
      <w:ptab w:relativeTo="margin" w:alignment="right" w:leader="none"/>
    </w:r>
    <w:r>
      <w:fldChar w:fldCharType="begin"/>
    </w:r>
    <w:r>
      <w:instrText xml:space="preserve"> PAGE  \* Arabic  \* MERGEFORMAT </w:instrText>
    </w:r>
    <w:r>
      <w:fldChar w:fldCharType="separate"/>
    </w:r>
    <w:r w:rsidR="007808DA">
      <w:rPr>
        <w:noProof/>
      </w:rPr>
      <w:t>12</w:t>
    </w:r>
    <w:r>
      <w:fldChar w:fldCharType="end"/>
    </w:r>
  </w:p>
  <w:p w14:paraId="6F682E07" w14:textId="77777777" w:rsidR="00546FC9" w:rsidRDefault="00546FC9">
    <w:pPr>
      <w:pStyle w:val="Header"/>
    </w:pPr>
  </w:p>
  <w:p w14:paraId="0ABAB6D6" w14:textId="77777777" w:rsidR="00546FC9" w:rsidRDefault="00546FC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4"/>
    <w:multiLevelType w:val="singleLevel"/>
    <w:tmpl w:val="00000004"/>
    <w:name w:val="WW8Num4"/>
    <w:lvl w:ilvl="0">
      <w:start w:val="1"/>
      <w:numFmt w:val="bullet"/>
      <w:lvlText w:val=""/>
      <w:lvlJc w:val="left"/>
      <w:pPr>
        <w:tabs>
          <w:tab w:val="num" w:pos="360"/>
        </w:tabs>
        <w:ind w:left="360" w:hanging="360"/>
      </w:pPr>
      <w:rPr>
        <w:rFonts w:ascii="Symbol" w:hAnsi="Symbol" w:cs="Symbol" w:hint="default"/>
      </w:rPr>
    </w:lvl>
  </w:abstractNum>
  <w:abstractNum w:abstractNumId="1" w15:restartNumberingAfterBreak="0">
    <w:nsid w:val="00000006"/>
    <w:multiLevelType w:val="singleLevel"/>
    <w:tmpl w:val="00000006"/>
    <w:name w:val="WW8Num6"/>
    <w:lvl w:ilvl="0">
      <w:start w:val="1"/>
      <w:numFmt w:val="bullet"/>
      <w:lvlText w:val=""/>
      <w:lvlJc w:val="left"/>
      <w:pPr>
        <w:tabs>
          <w:tab w:val="num" w:pos="360"/>
        </w:tabs>
        <w:ind w:left="360" w:hanging="360"/>
      </w:pPr>
      <w:rPr>
        <w:rFonts w:ascii="Symbol" w:hAnsi="Symbol" w:cs="Symbol" w:hint="default"/>
      </w:rPr>
    </w:lvl>
  </w:abstractNum>
  <w:abstractNum w:abstractNumId="2" w15:restartNumberingAfterBreak="0">
    <w:nsid w:val="00000016"/>
    <w:multiLevelType w:val="multilevel"/>
    <w:tmpl w:val="00000016"/>
    <w:name w:val="WW8Num24"/>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Wingdings" w:hAnsi="Wingdings" w:cs="Wingdings"/>
      </w:rPr>
    </w:lvl>
    <w:lvl w:ilvl="2">
      <w:start w:val="1"/>
      <w:numFmt w:val="bullet"/>
      <w:lvlText w:val=""/>
      <w:lvlJc w:val="left"/>
      <w:pPr>
        <w:tabs>
          <w:tab w:val="num" w:pos="1440"/>
        </w:tabs>
        <w:ind w:left="1440" w:hanging="360"/>
      </w:pPr>
      <w:rPr>
        <w:rFonts w:ascii="Wingdings" w:hAnsi="Wingdings" w:cs="Wingdings"/>
      </w:rPr>
    </w:lvl>
    <w:lvl w:ilvl="3">
      <w:start w:val="1"/>
      <w:numFmt w:val="bullet"/>
      <w:lvlText w:val=""/>
      <w:lvlJc w:val="left"/>
      <w:pPr>
        <w:tabs>
          <w:tab w:val="num" w:pos="1800"/>
        </w:tabs>
        <w:ind w:left="1800" w:hanging="360"/>
      </w:pPr>
      <w:rPr>
        <w:rFonts w:ascii="Wingdings" w:hAnsi="Wingdings" w:cs="Wingdings"/>
      </w:rPr>
    </w:lvl>
    <w:lvl w:ilvl="4">
      <w:start w:val="1"/>
      <w:numFmt w:val="bullet"/>
      <w:lvlText w:val=""/>
      <w:lvlJc w:val="left"/>
      <w:pPr>
        <w:tabs>
          <w:tab w:val="num" w:pos="2160"/>
        </w:tabs>
        <w:ind w:left="2160" w:hanging="360"/>
      </w:pPr>
      <w:rPr>
        <w:rFonts w:ascii="Wingdings" w:hAnsi="Wingdings" w:cs="Wingdings"/>
      </w:rPr>
    </w:lvl>
    <w:lvl w:ilvl="5">
      <w:start w:val="1"/>
      <w:numFmt w:val="bullet"/>
      <w:lvlText w:val=""/>
      <w:lvlJc w:val="left"/>
      <w:pPr>
        <w:tabs>
          <w:tab w:val="num" w:pos="2520"/>
        </w:tabs>
        <w:ind w:left="2520" w:hanging="360"/>
      </w:pPr>
      <w:rPr>
        <w:rFonts w:ascii="Wingdings" w:hAnsi="Wingdings" w:cs="Wingdings"/>
      </w:rPr>
    </w:lvl>
    <w:lvl w:ilvl="6">
      <w:start w:val="1"/>
      <w:numFmt w:val="bullet"/>
      <w:lvlText w:val=""/>
      <w:lvlJc w:val="left"/>
      <w:pPr>
        <w:tabs>
          <w:tab w:val="num" w:pos="2880"/>
        </w:tabs>
        <w:ind w:left="2880" w:hanging="360"/>
      </w:pPr>
      <w:rPr>
        <w:rFonts w:ascii="Wingdings" w:hAnsi="Wingdings" w:cs="Wingdings"/>
      </w:rPr>
    </w:lvl>
    <w:lvl w:ilvl="7">
      <w:start w:val="1"/>
      <w:numFmt w:val="bullet"/>
      <w:lvlText w:val=""/>
      <w:lvlJc w:val="left"/>
      <w:pPr>
        <w:tabs>
          <w:tab w:val="num" w:pos="3240"/>
        </w:tabs>
        <w:ind w:left="3240" w:hanging="360"/>
      </w:pPr>
      <w:rPr>
        <w:rFonts w:ascii="Wingdings" w:hAnsi="Wingdings" w:cs="Wingdings"/>
      </w:rPr>
    </w:lvl>
    <w:lvl w:ilvl="8">
      <w:start w:val="1"/>
      <w:numFmt w:val="bullet"/>
      <w:lvlText w:val=""/>
      <w:lvlJc w:val="left"/>
      <w:pPr>
        <w:tabs>
          <w:tab w:val="num" w:pos="3600"/>
        </w:tabs>
        <w:ind w:left="3600" w:hanging="360"/>
      </w:pPr>
      <w:rPr>
        <w:rFonts w:ascii="Wingdings" w:hAnsi="Wingdings" w:cs="Wingdings"/>
      </w:rPr>
    </w:lvl>
  </w:abstractNum>
  <w:abstractNum w:abstractNumId="3" w15:restartNumberingAfterBreak="0">
    <w:nsid w:val="00000017"/>
    <w:multiLevelType w:val="multilevel"/>
    <w:tmpl w:val="00000017"/>
    <w:name w:val="WW8Num25"/>
    <w:lvl w:ilvl="0">
      <w:start w:val="1"/>
      <w:numFmt w:val="bullet"/>
      <w:lvlText w:val=""/>
      <w:lvlJc w:val="left"/>
      <w:pPr>
        <w:tabs>
          <w:tab w:val="num" w:pos="720"/>
        </w:tabs>
        <w:ind w:left="720" w:hanging="360"/>
      </w:pPr>
      <w:rPr>
        <w:rFonts w:ascii="Symbol" w:hAnsi="Symbol" w:cs="Symbol"/>
      </w:rPr>
    </w:lvl>
    <w:lvl w:ilvl="1">
      <w:start w:val="1"/>
      <w:numFmt w:val="bullet"/>
      <w:lvlText w:val=""/>
      <w:lvlJc w:val="left"/>
      <w:pPr>
        <w:tabs>
          <w:tab w:val="num" w:pos="1080"/>
        </w:tabs>
        <w:ind w:left="1080" w:hanging="360"/>
      </w:pPr>
      <w:rPr>
        <w:rFonts w:ascii="Symbol" w:hAnsi="Symbol" w:cs="Symbol"/>
      </w:rPr>
    </w:lvl>
    <w:lvl w:ilvl="2">
      <w:start w:val="1"/>
      <w:numFmt w:val="bullet"/>
      <w:lvlText w:val=""/>
      <w:lvlJc w:val="left"/>
      <w:pPr>
        <w:tabs>
          <w:tab w:val="num" w:pos="1440"/>
        </w:tabs>
        <w:ind w:left="1440" w:hanging="360"/>
      </w:pPr>
      <w:rPr>
        <w:rFonts w:ascii="Symbol" w:hAnsi="Symbol" w:cs="Symbol"/>
      </w:rPr>
    </w:lvl>
    <w:lvl w:ilvl="3">
      <w:start w:val="1"/>
      <w:numFmt w:val="bullet"/>
      <w:lvlText w:val=""/>
      <w:lvlJc w:val="left"/>
      <w:pPr>
        <w:tabs>
          <w:tab w:val="num" w:pos="1800"/>
        </w:tabs>
        <w:ind w:left="1800" w:hanging="360"/>
      </w:pPr>
      <w:rPr>
        <w:rFonts w:ascii="Symbol" w:hAnsi="Symbol" w:cs="Symbol"/>
      </w:rPr>
    </w:lvl>
    <w:lvl w:ilvl="4">
      <w:start w:val="1"/>
      <w:numFmt w:val="bullet"/>
      <w:lvlText w:val=""/>
      <w:lvlJc w:val="left"/>
      <w:pPr>
        <w:tabs>
          <w:tab w:val="num" w:pos="2160"/>
        </w:tabs>
        <w:ind w:left="2160" w:hanging="360"/>
      </w:pPr>
      <w:rPr>
        <w:rFonts w:ascii="Symbol" w:hAnsi="Symbol" w:cs="Symbol"/>
      </w:rPr>
    </w:lvl>
    <w:lvl w:ilvl="5">
      <w:start w:val="1"/>
      <w:numFmt w:val="bullet"/>
      <w:lvlText w:val=""/>
      <w:lvlJc w:val="left"/>
      <w:pPr>
        <w:tabs>
          <w:tab w:val="num" w:pos="2520"/>
        </w:tabs>
        <w:ind w:left="2520" w:hanging="360"/>
      </w:pPr>
      <w:rPr>
        <w:rFonts w:ascii="Symbol" w:hAnsi="Symbol" w:cs="Symbol"/>
      </w:rPr>
    </w:lvl>
    <w:lvl w:ilvl="6">
      <w:start w:val="1"/>
      <w:numFmt w:val="bullet"/>
      <w:lvlText w:val=""/>
      <w:lvlJc w:val="left"/>
      <w:pPr>
        <w:tabs>
          <w:tab w:val="num" w:pos="2880"/>
        </w:tabs>
        <w:ind w:left="2880" w:hanging="360"/>
      </w:pPr>
      <w:rPr>
        <w:rFonts w:ascii="Symbol" w:hAnsi="Symbol" w:cs="Symbol"/>
      </w:rPr>
    </w:lvl>
    <w:lvl w:ilvl="7">
      <w:start w:val="1"/>
      <w:numFmt w:val="bullet"/>
      <w:lvlText w:val=""/>
      <w:lvlJc w:val="left"/>
      <w:pPr>
        <w:tabs>
          <w:tab w:val="num" w:pos="3240"/>
        </w:tabs>
        <w:ind w:left="3240" w:hanging="360"/>
      </w:pPr>
      <w:rPr>
        <w:rFonts w:ascii="Symbol" w:hAnsi="Symbol" w:cs="Symbol"/>
      </w:rPr>
    </w:lvl>
    <w:lvl w:ilvl="8">
      <w:start w:val="1"/>
      <w:numFmt w:val="bullet"/>
      <w:lvlText w:val=""/>
      <w:lvlJc w:val="left"/>
      <w:pPr>
        <w:tabs>
          <w:tab w:val="num" w:pos="3600"/>
        </w:tabs>
        <w:ind w:left="3600" w:hanging="360"/>
      </w:pPr>
      <w:rPr>
        <w:rFonts w:ascii="Symbol" w:hAnsi="Symbol" w:cs="Symbol"/>
      </w:rPr>
    </w:lvl>
  </w:abstractNum>
  <w:abstractNum w:abstractNumId="4" w15:restartNumberingAfterBreak="0">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s="Times New Roman"/>
        <w:color w:val="002E36"/>
        <w:sz w:val="22"/>
        <w:szCs w:val="24"/>
      </w:rPr>
    </w:lvl>
    <w:lvl w:ilvl="1">
      <w:start w:val="1"/>
      <w:numFmt w:val="bullet"/>
      <w:lvlText w:val="-"/>
      <w:lvlJc w:val="left"/>
      <w:pPr>
        <w:tabs>
          <w:tab w:val="num" w:pos="1440"/>
        </w:tabs>
        <w:ind w:left="1440" w:hanging="360"/>
      </w:pPr>
      <w:rPr>
        <w:rFonts w:ascii="Courier New" w:hAnsi="Courier New" w:cs="Times New Roman" w:hint="default"/>
        <w:color w:val="FF0000"/>
      </w:rPr>
    </w:lvl>
    <w:lvl w:ilvl="2">
      <w:start w:val="1"/>
      <w:numFmt w:val="bullet"/>
      <w:lvlText w:val=""/>
      <w:lvlJc w:val="left"/>
      <w:pPr>
        <w:tabs>
          <w:tab w:val="num" w:pos="2160"/>
        </w:tabs>
        <w:ind w:left="2160" w:hanging="648"/>
      </w:pPr>
      <w:rPr>
        <w:rFonts w:ascii="Wingdings" w:hAnsi="Wingdings" w:cs="Times New Roman"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4190493"/>
    <w:multiLevelType w:val="multilevel"/>
    <w:tmpl w:val="876A72D0"/>
    <w:lvl w:ilvl="0">
      <w:start w:val="1"/>
      <w:numFmt w:val="upperLetter"/>
      <w:pStyle w:val="Annex1"/>
      <w:lvlText w:val="Annex %1"/>
      <w:lvlJc w:val="left"/>
      <w:pPr>
        <w:ind w:left="360" w:hanging="360"/>
      </w:pPr>
      <w:rPr>
        <w:rFonts w:hint="default"/>
      </w:rPr>
    </w:lvl>
    <w:lvl w:ilvl="1">
      <w:start w:val="1"/>
      <w:numFmt w:val="decimal"/>
      <w:pStyle w:val="Annex2"/>
      <w:lvlText w:val="%1.%2"/>
      <w:lvlJc w:val="left"/>
      <w:pPr>
        <w:ind w:left="360" w:hanging="360"/>
      </w:pPr>
      <w:rPr>
        <w:rFonts w:cs="Times New Roman"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Annex3"/>
      <w:lvlText w:val="%1.%2.%3"/>
      <w:lvlJc w:val="left"/>
      <w:pPr>
        <w:ind w:left="432" w:hanging="432"/>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6" w15:restartNumberingAfterBreak="0">
    <w:nsid w:val="24337714"/>
    <w:multiLevelType w:val="hybridMultilevel"/>
    <w:tmpl w:val="1F30C912"/>
    <w:lvl w:ilvl="0" w:tplc="C7AC897C">
      <w:start w:val="1"/>
      <w:numFmt w:val="bullet"/>
      <w:pStyle w:val="Bullets3"/>
      <w:lvlText w:val=""/>
      <w:lvlJc w:val="left"/>
      <w:pPr>
        <w:tabs>
          <w:tab w:val="num" w:pos="1080"/>
        </w:tabs>
        <w:ind w:left="1080" w:hanging="360"/>
      </w:pPr>
      <w:rPr>
        <w:rFonts w:ascii="Symbol" w:hAnsi="Symbol" w:hint="default"/>
        <w:b w:val="0"/>
        <w:i w:val="0"/>
        <w:color w:val="000000"/>
        <w:sz w:val="20"/>
        <w:szCs w:val="20"/>
      </w:rPr>
    </w:lvl>
    <w:lvl w:ilvl="1" w:tplc="D250E506">
      <w:start w:val="1"/>
      <w:numFmt w:val="bullet"/>
      <w:lvlText w:val="o"/>
      <w:lvlJc w:val="left"/>
      <w:pPr>
        <w:tabs>
          <w:tab w:val="num" w:pos="720"/>
        </w:tabs>
        <w:ind w:left="720" w:hanging="360"/>
      </w:pPr>
      <w:rPr>
        <w:rFonts w:ascii="Courier New" w:hAnsi="Courier New" w:cs="Courier New" w:hint="default"/>
      </w:rPr>
    </w:lvl>
    <w:lvl w:ilvl="2" w:tplc="BC4A0AD2" w:tentative="1">
      <w:start w:val="1"/>
      <w:numFmt w:val="bullet"/>
      <w:lvlText w:val=""/>
      <w:lvlJc w:val="left"/>
      <w:pPr>
        <w:tabs>
          <w:tab w:val="num" w:pos="1440"/>
        </w:tabs>
        <w:ind w:left="1440" w:hanging="360"/>
      </w:pPr>
      <w:rPr>
        <w:rFonts w:ascii="Wingdings" w:hAnsi="Wingdings" w:hint="default"/>
      </w:rPr>
    </w:lvl>
    <w:lvl w:ilvl="3" w:tplc="8AA8EABA" w:tentative="1">
      <w:start w:val="1"/>
      <w:numFmt w:val="bullet"/>
      <w:lvlText w:val=""/>
      <w:lvlJc w:val="left"/>
      <w:pPr>
        <w:tabs>
          <w:tab w:val="num" w:pos="2160"/>
        </w:tabs>
        <w:ind w:left="2160" w:hanging="360"/>
      </w:pPr>
      <w:rPr>
        <w:rFonts w:ascii="Symbol" w:hAnsi="Symbol" w:hint="default"/>
      </w:rPr>
    </w:lvl>
    <w:lvl w:ilvl="4" w:tplc="62CCC838" w:tentative="1">
      <w:start w:val="1"/>
      <w:numFmt w:val="bullet"/>
      <w:lvlText w:val="o"/>
      <w:lvlJc w:val="left"/>
      <w:pPr>
        <w:tabs>
          <w:tab w:val="num" w:pos="2880"/>
        </w:tabs>
        <w:ind w:left="2880" w:hanging="360"/>
      </w:pPr>
      <w:rPr>
        <w:rFonts w:ascii="Courier New" w:hAnsi="Courier New" w:cs="Courier New" w:hint="default"/>
      </w:rPr>
    </w:lvl>
    <w:lvl w:ilvl="5" w:tplc="90DAA686" w:tentative="1">
      <w:start w:val="1"/>
      <w:numFmt w:val="bullet"/>
      <w:lvlText w:val=""/>
      <w:lvlJc w:val="left"/>
      <w:pPr>
        <w:tabs>
          <w:tab w:val="num" w:pos="3600"/>
        </w:tabs>
        <w:ind w:left="3600" w:hanging="360"/>
      </w:pPr>
      <w:rPr>
        <w:rFonts w:ascii="Wingdings" w:hAnsi="Wingdings" w:hint="default"/>
      </w:rPr>
    </w:lvl>
    <w:lvl w:ilvl="6" w:tplc="0CC2B378" w:tentative="1">
      <w:start w:val="1"/>
      <w:numFmt w:val="bullet"/>
      <w:lvlText w:val=""/>
      <w:lvlJc w:val="left"/>
      <w:pPr>
        <w:tabs>
          <w:tab w:val="num" w:pos="4320"/>
        </w:tabs>
        <w:ind w:left="4320" w:hanging="360"/>
      </w:pPr>
      <w:rPr>
        <w:rFonts w:ascii="Symbol" w:hAnsi="Symbol" w:hint="default"/>
      </w:rPr>
    </w:lvl>
    <w:lvl w:ilvl="7" w:tplc="98C429B6" w:tentative="1">
      <w:start w:val="1"/>
      <w:numFmt w:val="bullet"/>
      <w:lvlText w:val="o"/>
      <w:lvlJc w:val="left"/>
      <w:pPr>
        <w:tabs>
          <w:tab w:val="num" w:pos="5040"/>
        </w:tabs>
        <w:ind w:left="5040" w:hanging="360"/>
      </w:pPr>
      <w:rPr>
        <w:rFonts w:ascii="Courier New" w:hAnsi="Courier New" w:cs="Courier New" w:hint="default"/>
      </w:rPr>
    </w:lvl>
    <w:lvl w:ilvl="8" w:tplc="B532BA64" w:tentative="1">
      <w:start w:val="1"/>
      <w:numFmt w:val="bullet"/>
      <w:lvlText w:val=""/>
      <w:lvlJc w:val="left"/>
      <w:pPr>
        <w:tabs>
          <w:tab w:val="num" w:pos="5760"/>
        </w:tabs>
        <w:ind w:left="5760" w:hanging="360"/>
      </w:pPr>
      <w:rPr>
        <w:rFonts w:ascii="Wingdings" w:hAnsi="Wingdings" w:hint="default"/>
      </w:rPr>
    </w:lvl>
  </w:abstractNum>
  <w:abstractNum w:abstractNumId="7" w15:restartNumberingAfterBreak="0">
    <w:nsid w:val="273B3BDE"/>
    <w:multiLevelType w:val="hybridMultilevel"/>
    <w:tmpl w:val="68AE5E24"/>
    <w:lvl w:ilvl="0" w:tplc="3BA6B9EE">
      <w:numFmt w:val="bullet"/>
      <w:lvlText w:val="-"/>
      <w:lvlJc w:val="left"/>
      <w:pPr>
        <w:ind w:left="720" w:hanging="360"/>
      </w:pPr>
      <w:rPr>
        <w:rFonts w:ascii="Arial" w:eastAsia="Times New Roman" w:hAnsi="Arial" w:cs="Aria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D512F46"/>
    <w:multiLevelType w:val="multilevel"/>
    <w:tmpl w:val="04090025"/>
    <w:styleLink w:val="Style3"/>
    <w:lvl w:ilvl="0">
      <w:start w:val="1"/>
      <w:numFmt w:val="decima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30027042"/>
    <w:multiLevelType w:val="multilevel"/>
    <w:tmpl w:val="3DF8D36E"/>
    <w:styleLink w:val="Style6"/>
    <w:lvl w:ilvl="0">
      <w:start w:val="1"/>
      <w:numFmt w:val="decima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4E43B3C"/>
    <w:multiLevelType w:val="multilevel"/>
    <w:tmpl w:val="04090025"/>
    <w:styleLink w:val="Style5"/>
    <w:lvl w:ilvl="0">
      <w:start w:val="1"/>
      <w:numFmt w:val="decimal"/>
      <w:lvlText w:val="%1"/>
      <w:lvlJc w:val="left"/>
      <w:pPr>
        <w:ind w:left="432" w:hanging="432"/>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F6F3831"/>
    <w:multiLevelType w:val="multilevel"/>
    <w:tmpl w:val="F34C58CA"/>
    <w:styleLink w:val="Style1"/>
    <w:lvl w:ilvl="0">
      <w:start w:val="1"/>
      <w:numFmt w:val="decimal"/>
      <w:lvlText w:val="%1."/>
      <w:lvlJc w:val="left"/>
      <w:pPr>
        <w:ind w:left="432" w:hanging="432"/>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4"/>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42794C16"/>
    <w:multiLevelType w:val="multilevel"/>
    <w:tmpl w:val="DF8453BA"/>
    <w:styleLink w:val="Style7"/>
    <w:lvl w:ilvl="0">
      <w:start w:val="1"/>
      <w:numFmt w:val="decimal"/>
      <w:isLg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4B2E6B8D"/>
    <w:multiLevelType w:val="hybridMultilevel"/>
    <w:tmpl w:val="B85ADFE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880CC17A">
      <w:numFmt w:val="bullet"/>
      <w:lvlText w:val="•"/>
      <w:lvlJc w:val="left"/>
      <w:pPr>
        <w:ind w:left="2160" w:hanging="360"/>
      </w:pPr>
      <w:rPr>
        <w:rFonts w:ascii="Arial" w:eastAsia="Times New Roman"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C0E07D9"/>
    <w:multiLevelType w:val="multilevel"/>
    <w:tmpl w:val="B5B6792E"/>
    <w:styleLink w:val="Style8"/>
    <w:lvl w:ilvl="0">
      <w:start w:val="1"/>
      <w:numFmt w:val="decimal"/>
      <w:lvlText w:val="%1."/>
      <w:lvlJc w:val="left"/>
      <w:pPr>
        <w:ind w:left="432" w:hanging="432"/>
      </w:pPr>
      <w:rPr>
        <w:rFonts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677D6D9B"/>
    <w:multiLevelType w:val="multilevel"/>
    <w:tmpl w:val="00B6C7DE"/>
    <w:styleLink w:val="Style2"/>
    <w:lvl w:ilvl="0">
      <w:start w:val="1"/>
      <w:numFmt w:val="decimal"/>
      <w:lvlText w:val="%1."/>
      <w:lvlJc w:val="left"/>
      <w:pPr>
        <w:ind w:left="360" w:hanging="360"/>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785C4574"/>
    <w:multiLevelType w:val="multilevel"/>
    <w:tmpl w:val="0D6E7122"/>
    <w:lvl w:ilvl="0">
      <w:start w:val="1"/>
      <w:numFmt w:val="decimal"/>
      <w:pStyle w:val="Heading1"/>
      <w:lvlText w:val="%1."/>
      <w:lvlJc w:val="left"/>
      <w:pPr>
        <w:ind w:left="450" w:hanging="360"/>
      </w:pPr>
      <w:rPr>
        <w:rFonts w:ascii="Arial" w:hAnsi="Arial" w:hint="default"/>
        <w:b w:val="0"/>
        <w:i w:val="0"/>
        <w:color w:val="CC2337" w:themeColor="accent4"/>
        <w:sz w:val="36"/>
      </w:rPr>
    </w:lvl>
    <w:lvl w:ilvl="1">
      <w:start w:val="1"/>
      <w:numFmt w:val="decimal"/>
      <w:pStyle w:val="Heading2"/>
      <w:lvlText w:val="%1.%2"/>
      <w:lvlJc w:val="left"/>
      <w:pPr>
        <w:ind w:left="576" w:hanging="576"/>
      </w:pPr>
      <w:rPr>
        <w:rFonts w:hint="default"/>
        <w:b/>
        <w:i w:val="0"/>
        <w:color w:val="6D829F" w:themeColor="accent2"/>
        <w:sz w:val="26"/>
      </w:rPr>
    </w:lvl>
    <w:lvl w:ilvl="2">
      <w:start w:val="1"/>
      <w:numFmt w:val="decimal"/>
      <w:pStyle w:val="Heading3"/>
      <w:lvlText w:val="%1.%2.%3"/>
      <w:lvlJc w:val="left"/>
      <w:pPr>
        <w:ind w:left="720" w:hanging="720"/>
      </w:pPr>
      <w:rPr>
        <w:rFonts w:hint="default"/>
        <w:color w:val="333333" w:themeColor="text1"/>
        <w:sz w:val="22"/>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79417E22"/>
    <w:multiLevelType w:val="multilevel"/>
    <w:tmpl w:val="6016C254"/>
    <w:styleLink w:val="Style4"/>
    <w:lvl w:ilvl="0">
      <w:start w:val="1"/>
      <w:numFmt w:val="decimal"/>
      <w:lvlText w:val="%1."/>
      <w:lvlJc w:val="left"/>
      <w:pPr>
        <w:ind w:left="432" w:hanging="432"/>
      </w:pPr>
      <w:rPr>
        <w:rFonts w:ascii="Arial" w:hAnsi="Arial" w:hint="default"/>
        <w:color w:val="CC2337" w:themeColor="accent4"/>
        <w:sz w:val="36"/>
      </w:rPr>
    </w:lvl>
    <w:lvl w:ilvl="1">
      <w:start w:val="1"/>
      <w:numFmt w:val="decimal"/>
      <w:lvlText w:val="%1.%2"/>
      <w:lvlJc w:val="left"/>
      <w:pPr>
        <w:ind w:left="576" w:hanging="576"/>
      </w:pPr>
      <w:rPr>
        <w:rFonts w:hint="default"/>
        <w:b/>
        <w:i w:val="0"/>
        <w:color w:val="6D829F" w:themeColor="accent2"/>
        <w:sz w:val="26"/>
      </w:rPr>
    </w:lvl>
    <w:lvl w:ilvl="2">
      <w:start w:val="1"/>
      <w:numFmt w:val="decimal"/>
      <w:lvlText w:val="%1.%2.%3"/>
      <w:lvlJc w:val="left"/>
      <w:pPr>
        <w:ind w:left="720" w:hanging="720"/>
      </w:pPr>
      <w:rPr>
        <w:rFonts w:hint="default"/>
        <w:color w:val="333333" w:themeColor="text1"/>
        <w:sz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15:restartNumberingAfterBreak="0">
    <w:nsid w:val="7BDA29A4"/>
    <w:multiLevelType w:val="multilevel"/>
    <w:tmpl w:val="075CA346"/>
    <w:lvl w:ilvl="0">
      <w:start w:val="1"/>
      <w:numFmt w:val="bullet"/>
      <w:pStyle w:val="ListBullet"/>
      <w:lvlText w:val=""/>
      <w:lvlJc w:val="left"/>
      <w:pPr>
        <w:ind w:left="720" w:hanging="360"/>
      </w:pPr>
      <w:rPr>
        <w:rFonts w:ascii="Symbol" w:hAnsi="Symbol" w:hint="default"/>
        <w:color w:val="CC2337" w:themeColor="accent4"/>
        <w:sz w:val="24"/>
      </w:rPr>
    </w:lvl>
    <w:lvl w:ilvl="1">
      <w:start w:val="1"/>
      <w:numFmt w:val="bullet"/>
      <w:pStyle w:val="ListBullet2"/>
      <w:lvlText w:val="−"/>
      <w:lvlJc w:val="left"/>
      <w:pPr>
        <w:ind w:left="1080" w:hanging="360"/>
      </w:pPr>
      <w:rPr>
        <w:rFonts w:ascii="Arial" w:hAnsi="Arial" w:hint="default"/>
        <w:color w:val="333333" w:themeColor="text1"/>
        <w:sz w:val="22"/>
      </w:rPr>
    </w:lvl>
    <w:lvl w:ilvl="2">
      <w:start w:val="1"/>
      <w:numFmt w:val="bullet"/>
      <w:pStyle w:val="ListBullet3"/>
      <w:lvlText w:val=""/>
      <w:lvlJc w:val="left"/>
      <w:pPr>
        <w:ind w:left="1440" w:hanging="360"/>
      </w:pPr>
      <w:rPr>
        <w:rFonts w:ascii="Symbol" w:hAnsi="Symbol" w:hint="default"/>
        <w:color w:val="333333" w:themeColor="text1"/>
        <w:sz w:val="22"/>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11"/>
  </w:num>
  <w:num w:numId="2">
    <w:abstractNumId w:val="15"/>
  </w:num>
  <w:num w:numId="3">
    <w:abstractNumId w:val="16"/>
  </w:num>
  <w:num w:numId="4">
    <w:abstractNumId w:val="8"/>
  </w:num>
  <w:num w:numId="5">
    <w:abstractNumId w:val="17"/>
  </w:num>
  <w:num w:numId="6">
    <w:abstractNumId w:val="10"/>
  </w:num>
  <w:num w:numId="7">
    <w:abstractNumId w:val="9"/>
  </w:num>
  <w:num w:numId="8">
    <w:abstractNumId w:val="12"/>
  </w:num>
  <w:num w:numId="9">
    <w:abstractNumId w:val="14"/>
  </w:num>
  <w:num w:numId="10">
    <w:abstractNumId w:val="18"/>
  </w:num>
  <w:num w:numId="11">
    <w:abstractNumId w:val="5"/>
  </w:num>
  <w:num w:numId="12">
    <w:abstractNumId w:val="7"/>
  </w:num>
  <w:num w:numId="13">
    <w:abstractNumId w:val="4"/>
  </w:num>
  <w:num w:numId="14">
    <w:abstractNumId w:val="6"/>
  </w:num>
  <w:num w:numId="15">
    <w:abstractNumId w:val="13"/>
  </w:num>
  <w:num w:numId="16">
    <w:abstractNumId w:val="16"/>
  </w:num>
  <w:numIdMacAtCleanup w:val="15"/>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khanguyen">
    <w15:presenceInfo w15:providerId="None" w15:userId="khanguy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5ACF"/>
    <w:rsid w:val="000043DD"/>
    <w:rsid w:val="0002082F"/>
    <w:rsid w:val="000217FD"/>
    <w:rsid w:val="00055EA1"/>
    <w:rsid w:val="00076E78"/>
    <w:rsid w:val="00080036"/>
    <w:rsid w:val="000B7DF6"/>
    <w:rsid w:val="000C1F3E"/>
    <w:rsid w:val="000C7C20"/>
    <w:rsid w:val="000F2BFA"/>
    <w:rsid w:val="001113CA"/>
    <w:rsid w:val="0014250D"/>
    <w:rsid w:val="001537A7"/>
    <w:rsid w:val="001853D2"/>
    <w:rsid w:val="001972E5"/>
    <w:rsid w:val="001A6FC7"/>
    <w:rsid w:val="001B560D"/>
    <w:rsid w:val="001C170C"/>
    <w:rsid w:val="001D361B"/>
    <w:rsid w:val="001F0F31"/>
    <w:rsid w:val="001F33C2"/>
    <w:rsid w:val="00225E32"/>
    <w:rsid w:val="002327DA"/>
    <w:rsid w:val="00244C50"/>
    <w:rsid w:val="00245C2A"/>
    <w:rsid w:val="00261A68"/>
    <w:rsid w:val="002674E9"/>
    <w:rsid w:val="002B1408"/>
    <w:rsid w:val="002D08D1"/>
    <w:rsid w:val="002D54E7"/>
    <w:rsid w:val="002E1096"/>
    <w:rsid w:val="00310A51"/>
    <w:rsid w:val="0032669F"/>
    <w:rsid w:val="003529CC"/>
    <w:rsid w:val="00353852"/>
    <w:rsid w:val="0037076B"/>
    <w:rsid w:val="003A26FC"/>
    <w:rsid w:val="003A74A1"/>
    <w:rsid w:val="003C0528"/>
    <w:rsid w:val="003C614B"/>
    <w:rsid w:val="00403102"/>
    <w:rsid w:val="00412B5E"/>
    <w:rsid w:val="00436131"/>
    <w:rsid w:val="00445ACF"/>
    <w:rsid w:val="00446A26"/>
    <w:rsid w:val="00474997"/>
    <w:rsid w:val="004760E6"/>
    <w:rsid w:val="00491810"/>
    <w:rsid w:val="004940C3"/>
    <w:rsid w:val="004B51D2"/>
    <w:rsid w:val="004D2B89"/>
    <w:rsid w:val="004D3944"/>
    <w:rsid w:val="004D6282"/>
    <w:rsid w:val="004F7302"/>
    <w:rsid w:val="0050435F"/>
    <w:rsid w:val="005048CE"/>
    <w:rsid w:val="00505053"/>
    <w:rsid w:val="00517B8F"/>
    <w:rsid w:val="005362DF"/>
    <w:rsid w:val="0054083E"/>
    <w:rsid w:val="00546FC9"/>
    <w:rsid w:val="00547937"/>
    <w:rsid w:val="005C056B"/>
    <w:rsid w:val="005C3224"/>
    <w:rsid w:val="005F48D2"/>
    <w:rsid w:val="006025BA"/>
    <w:rsid w:val="006074ED"/>
    <w:rsid w:val="00637CF7"/>
    <w:rsid w:val="00670DC5"/>
    <w:rsid w:val="0069344F"/>
    <w:rsid w:val="006A16B8"/>
    <w:rsid w:val="006B33E5"/>
    <w:rsid w:val="006B5295"/>
    <w:rsid w:val="006B5904"/>
    <w:rsid w:val="006C6340"/>
    <w:rsid w:val="006D08C6"/>
    <w:rsid w:val="006F3814"/>
    <w:rsid w:val="00732E3F"/>
    <w:rsid w:val="007372BD"/>
    <w:rsid w:val="007402E1"/>
    <w:rsid w:val="007808DA"/>
    <w:rsid w:val="007849B4"/>
    <w:rsid w:val="00791CFA"/>
    <w:rsid w:val="007921BF"/>
    <w:rsid w:val="00797589"/>
    <w:rsid w:val="007B5D67"/>
    <w:rsid w:val="007C6B66"/>
    <w:rsid w:val="007E3C56"/>
    <w:rsid w:val="007F2FC9"/>
    <w:rsid w:val="007F41AA"/>
    <w:rsid w:val="007F569A"/>
    <w:rsid w:val="008027A9"/>
    <w:rsid w:val="00802C86"/>
    <w:rsid w:val="00824052"/>
    <w:rsid w:val="008350D9"/>
    <w:rsid w:val="00837411"/>
    <w:rsid w:val="0084047D"/>
    <w:rsid w:val="00847D01"/>
    <w:rsid w:val="008529C6"/>
    <w:rsid w:val="00852DEB"/>
    <w:rsid w:val="00863A37"/>
    <w:rsid w:val="0087128A"/>
    <w:rsid w:val="00875E35"/>
    <w:rsid w:val="00875EA5"/>
    <w:rsid w:val="00887D34"/>
    <w:rsid w:val="00892132"/>
    <w:rsid w:val="008B2F8D"/>
    <w:rsid w:val="008E4941"/>
    <w:rsid w:val="008E4C3F"/>
    <w:rsid w:val="009078F2"/>
    <w:rsid w:val="00911AFE"/>
    <w:rsid w:val="00916816"/>
    <w:rsid w:val="00923ACD"/>
    <w:rsid w:val="00926BF0"/>
    <w:rsid w:val="00927DFA"/>
    <w:rsid w:val="00933B87"/>
    <w:rsid w:val="00972D53"/>
    <w:rsid w:val="009738CA"/>
    <w:rsid w:val="009B4819"/>
    <w:rsid w:val="009C657F"/>
    <w:rsid w:val="009D4466"/>
    <w:rsid w:val="009E2A88"/>
    <w:rsid w:val="009E6784"/>
    <w:rsid w:val="009E6C0E"/>
    <w:rsid w:val="009F3D34"/>
    <w:rsid w:val="00A2517D"/>
    <w:rsid w:val="00A33F43"/>
    <w:rsid w:val="00A47DBF"/>
    <w:rsid w:val="00A5302A"/>
    <w:rsid w:val="00A618C6"/>
    <w:rsid w:val="00A74801"/>
    <w:rsid w:val="00A761B8"/>
    <w:rsid w:val="00A80312"/>
    <w:rsid w:val="00A81A37"/>
    <w:rsid w:val="00A93905"/>
    <w:rsid w:val="00A97F1B"/>
    <w:rsid w:val="00AB0824"/>
    <w:rsid w:val="00AD22BB"/>
    <w:rsid w:val="00AD2A4F"/>
    <w:rsid w:val="00AE5064"/>
    <w:rsid w:val="00B01AF2"/>
    <w:rsid w:val="00B370B5"/>
    <w:rsid w:val="00B46EED"/>
    <w:rsid w:val="00B51B82"/>
    <w:rsid w:val="00B62FC6"/>
    <w:rsid w:val="00B71A37"/>
    <w:rsid w:val="00B80423"/>
    <w:rsid w:val="00B96808"/>
    <w:rsid w:val="00BB4AA7"/>
    <w:rsid w:val="00BB54C0"/>
    <w:rsid w:val="00BC68F6"/>
    <w:rsid w:val="00BC6C1D"/>
    <w:rsid w:val="00BD1FEC"/>
    <w:rsid w:val="00BD2AD9"/>
    <w:rsid w:val="00BD4538"/>
    <w:rsid w:val="00BD6DF1"/>
    <w:rsid w:val="00BF6446"/>
    <w:rsid w:val="00C05D20"/>
    <w:rsid w:val="00C104D4"/>
    <w:rsid w:val="00C153AA"/>
    <w:rsid w:val="00C3342D"/>
    <w:rsid w:val="00C33A0B"/>
    <w:rsid w:val="00C36DFC"/>
    <w:rsid w:val="00C47FE2"/>
    <w:rsid w:val="00C65400"/>
    <w:rsid w:val="00C822CB"/>
    <w:rsid w:val="00C93ABA"/>
    <w:rsid w:val="00C97871"/>
    <w:rsid w:val="00CC499E"/>
    <w:rsid w:val="00CC6B2D"/>
    <w:rsid w:val="00CC756A"/>
    <w:rsid w:val="00CD6CFD"/>
    <w:rsid w:val="00CF5CFF"/>
    <w:rsid w:val="00D13CE9"/>
    <w:rsid w:val="00D227D0"/>
    <w:rsid w:val="00D22DD3"/>
    <w:rsid w:val="00D24A74"/>
    <w:rsid w:val="00D26D20"/>
    <w:rsid w:val="00D445E1"/>
    <w:rsid w:val="00D4564A"/>
    <w:rsid w:val="00D56762"/>
    <w:rsid w:val="00D62626"/>
    <w:rsid w:val="00D66BB4"/>
    <w:rsid w:val="00D71F25"/>
    <w:rsid w:val="00D749E7"/>
    <w:rsid w:val="00D778D0"/>
    <w:rsid w:val="00D801E7"/>
    <w:rsid w:val="00D8468E"/>
    <w:rsid w:val="00D87C45"/>
    <w:rsid w:val="00DB5A81"/>
    <w:rsid w:val="00DC61EB"/>
    <w:rsid w:val="00DC733B"/>
    <w:rsid w:val="00DD28DE"/>
    <w:rsid w:val="00DF08E1"/>
    <w:rsid w:val="00DF40F1"/>
    <w:rsid w:val="00E37125"/>
    <w:rsid w:val="00E9110F"/>
    <w:rsid w:val="00E92384"/>
    <w:rsid w:val="00E961AD"/>
    <w:rsid w:val="00EA4464"/>
    <w:rsid w:val="00EB776A"/>
    <w:rsid w:val="00EB7A4E"/>
    <w:rsid w:val="00EC5F27"/>
    <w:rsid w:val="00ED2A00"/>
    <w:rsid w:val="00EF3846"/>
    <w:rsid w:val="00F0262A"/>
    <w:rsid w:val="00F21A16"/>
    <w:rsid w:val="00F8783E"/>
    <w:rsid w:val="00F954C2"/>
    <w:rsid w:val="00FB23F2"/>
    <w:rsid w:val="00FB2E06"/>
    <w:rsid w:val="00FC3663"/>
    <w:rsid w:val="00FC3BDD"/>
    <w:rsid w:val="00FC64FB"/>
    <w:rsid w:val="00FD23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A89FE"/>
  <w15:docId w15:val="{16E7678B-9BA5-4F57-B6E5-9AA61CA08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color w:val="333333" w:themeColor="text1"/>
        <w:sz w:val="22"/>
        <w:szCs w:val="22"/>
        <w:lang w:val="en-US" w:eastAsia="en-US" w:bidi="ar-SA"/>
      </w:rPr>
    </w:rPrDefault>
    <w:pPrDefault>
      <w:pPr>
        <w:spacing w:before="120" w:after="120" w:line="288" w:lineRule="auto"/>
      </w:pPr>
    </w:pPrDefault>
  </w:docDefaults>
  <w:latentStyles w:defLockedState="0" w:defUIPriority="99" w:defSemiHidden="0" w:defUnhideWhenUsed="0" w:defQFormat="0" w:count="371">
    <w:lsdException w:name="Normal" w:uiPriority="3" w:qFormat="1"/>
    <w:lsdException w:name="heading 1" w:uiPriority="0" w:qFormat="1"/>
    <w:lsdException w:name="heading 2" w:semiHidden="1" w:uiPriority="1" w:unhideWhenUsed="1" w:qFormat="1"/>
    <w:lsdException w:name="heading 3" w:uiPriority="2" w:qFormat="1"/>
    <w:lsdException w:name="heading 4" w:semiHidden="1" w:uiPriority="31" w:unhideWhenUsed="1" w:qFormat="1"/>
    <w:lsdException w:name="heading 5" w:semiHidden="1" w:uiPriority="31" w:unhideWhenUsed="1" w:qFormat="1"/>
    <w:lsdException w:name="heading 6" w:semiHidden="1" w:uiPriority="31" w:unhideWhenUsed="1" w:qFormat="1"/>
    <w:lsdException w:name="heading 7" w:semiHidden="1" w:uiPriority="31" w:unhideWhenUsed="1" w:qFormat="1"/>
    <w:lsdException w:name="heading 8" w:semiHidden="1" w:uiPriority="31" w:unhideWhenUsed="1" w:qFormat="1"/>
    <w:lsdException w:name="heading 9" w:semiHidden="1" w:uiPriority="31" w:unhideWhenUsed="1" w:qFormat="1"/>
    <w:lsdException w:name="index 1" w:semiHidden="1" w:uiPriority="22" w:unhideWhenUsed="1"/>
    <w:lsdException w:name="index 2" w:uiPriority="23"/>
    <w:lsdException w:name="index 3" w:uiPriority="24"/>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13" w:unhideWhenUsed="1"/>
    <w:lsdException w:name="annotation text" w:semiHidden="1" w:uiPriority="0" w:unhideWhenUsed="1"/>
    <w:lsdException w:name="header" w:semiHidden="1" w:unhideWhenUsed="1"/>
    <w:lsdException w:name="footer" w:semiHidden="1" w:uiPriority="11" w:unhideWhenUsed="1"/>
    <w:lsdException w:name="index heading" w:semiHidden="1" w:uiPriority="21" w:unhideWhenUsed="1"/>
    <w:lsdException w:name="caption" w:uiPriority="6" w:qFormat="1"/>
    <w:lsdException w:name="table of figures" w:semiHidden="1" w:uiPriority="28"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25" w:unhideWhenUsed="1"/>
    <w:lsdException w:name="endnote reference" w:semiHidden="1" w:unhideWhenUsed="1"/>
    <w:lsdException w:name="endnote text" w:semiHidden="1" w:unhideWhenUsed="1"/>
    <w:lsdException w:name="table of authorities" w:semiHidden="1" w:uiPriority="27" w:unhideWhenUsed="1"/>
    <w:lsdException w:name="macro" w:semiHidden="1" w:unhideWhenUsed="1"/>
    <w:lsdException w:name="toa heading" w:semiHidden="1" w:uiPriority="26" w:unhideWhenUsed="1"/>
    <w:lsdException w:name="List" w:semiHidden="1" w:unhideWhenUsed="1"/>
    <w:lsdException w:name="List Bullet" w:semiHidden="1" w:uiPriority="7"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8" w:unhideWhenUsed="1" w:qFormat="1"/>
    <w:lsdException w:name="List Bullet 3" w:semiHidden="1" w:uiPriority="9" w:unhideWhenUsed="1"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4"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30" w:qFormat="1"/>
    <w:lsdException w:name="Emphasis" w:uiPriority="3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29"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4"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31" w:qFormat="1"/>
    <w:lsdException w:name="Subtle Reference" w:uiPriority="31" w:qFormat="1"/>
    <w:lsdException w:name="Intense Reference" w:uiPriority="32" w:qFormat="1"/>
    <w:lsdException w:name="Book Title" w:uiPriority="33" w:qFormat="1"/>
    <w:lsdException w:name="Bibliography" w:uiPriority="16"/>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3"/>
    <w:qFormat/>
    <w:rsid w:val="00A81A37"/>
    <w:pPr>
      <w:spacing w:after="200"/>
    </w:pPr>
    <w:rPr>
      <w:lang w:val="en-GB"/>
    </w:rPr>
  </w:style>
  <w:style w:type="paragraph" w:styleId="Heading1">
    <w:name w:val="heading 1"/>
    <w:basedOn w:val="Normal"/>
    <w:next w:val="BodyText"/>
    <w:link w:val="Heading1Char"/>
    <w:qFormat/>
    <w:rsid w:val="00FB23F2"/>
    <w:pPr>
      <w:keepNext/>
      <w:keepLines/>
      <w:numPr>
        <w:numId w:val="3"/>
      </w:numPr>
      <w:spacing w:before="360"/>
      <w:ind w:left="360"/>
      <w:outlineLvl w:val="0"/>
    </w:pPr>
    <w:rPr>
      <w:rFonts w:eastAsia="Times New Roman" w:cs="Times New Roman"/>
      <w:color w:val="CF1F32"/>
      <w:kern w:val="28"/>
      <w:sz w:val="36"/>
      <w:szCs w:val="20"/>
    </w:rPr>
  </w:style>
  <w:style w:type="paragraph" w:styleId="Heading2">
    <w:name w:val="heading 2"/>
    <w:basedOn w:val="Normal"/>
    <w:next w:val="Normal"/>
    <w:link w:val="Heading2Char"/>
    <w:uiPriority w:val="1"/>
    <w:qFormat/>
    <w:rsid w:val="003C0528"/>
    <w:pPr>
      <w:keepNext/>
      <w:keepLines/>
      <w:numPr>
        <w:ilvl w:val="1"/>
        <w:numId w:val="3"/>
      </w:numPr>
      <w:spacing w:before="240" w:after="120"/>
      <w:outlineLvl w:val="1"/>
    </w:pPr>
    <w:rPr>
      <w:rFonts w:eastAsiaTheme="majorEastAsia" w:cstheme="majorBidi"/>
      <w:b/>
      <w:color w:val="6D829F" w:themeColor="accent2"/>
      <w:sz w:val="26"/>
      <w:szCs w:val="26"/>
    </w:rPr>
  </w:style>
  <w:style w:type="paragraph" w:styleId="Heading3">
    <w:name w:val="heading 3"/>
    <w:basedOn w:val="Normal"/>
    <w:next w:val="Normal"/>
    <w:link w:val="Heading3Char"/>
    <w:uiPriority w:val="2"/>
    <w:qFormat/>
    <w:rsid w:val="00E9110F"/>
    <w:pPr>
      <w:keepNext/>
      <w:keepLines/>
      <w:numPr>
        <w:ilvl w:val="2"/>
        <w:numId w:val="3"/>
      </w:numPr>
      <w:spacing w:before="240" w:after="120"/>
      <w:outlineLvl w:val="2"/>
    </w:pPr>
    <w:rPr>
      <w:rFonts w:eastAsiaTheme="majorEastAsia" w:cstheme="majorBidi"/>
      <w:b/>
      <w:szCs w:val="24"/>
    </w:rPr>
  </w:style>
  <w:style w:type="paragraph" w:styleId="Heading4">
    <w:name w:val="heading 4"/>
    <w:basedOn w:val="Normal"/>
    <w:next w:val="Normal"/>
    <w:link w:val="Heading4Char"/>
    <w:uiPriority w:val="31"/>
    <w:semiHidden/>
    <w:rsid w:val="003C0528"/>
    <w:pPr>
      <w:keepNext/>
      <w:keepLines/>
      <w:numPr>
        <w:ilvl w:val="3"/>
        <w:numId w:val="3"/>
      </w:numPr>
      <w:spacing w:before="40" w:after="0"/>
      <w:outlineLvl w:val="3"/>
    </w:pPr>
    <w:rPr>
      <w:rFonts w:eastAsiaTheme="majorEastAsia" w:cstheme="majorBidi"/>
      <w:i/>
      <w:iCs/>
    </w:rPr>
  </w:style>
  <w:style w:type="paragraph" w:styleId="Heading5">
    <w:name w:val="heading 5"/>
    <w:basedOn w:val="Subtitle"/>
    <w:next w:val="Normal"/>
    <w:link w:val="Heading5Char"/>
    <w:uiPriority w:val="31"/>
    <w:semiHidden/>
    <w:rsid w:val="003C0528"/>
    <w:pPr>
      <w:numPr>
        <w:ilvl w:val="4"/>
        <w:numId w:val="3"/>
      </w:numPr>
      <w:outlineLvl w:val="4"/>
    </w:pPr>
    <w:rPr>
      <w:b/>
      <w:color w:val="333333" w:themeColor="text1"/>
      <w:sz w:val="22"/>
    </w:rPr>
  </w:style>
  <w:style w:type="paragraph" w:styleId="Heading6">
    <w:name w:val="heading 6"/>
    <w:basedOn w:val="Normal"/>
    <w:next w:val="Normal"/>
    <w:link w:val="Heading6Char"/>
    <w:uiPriority w:val="31"/>
    <w:semiHidden/>
    <w:unhideWhenUsed/>
    <w:rsid w:val="003C0528"/>
    <w:pPr>
      <w:keepNext/>
      <w:keepLines/>
      <w:numPr>
        <w:ilvl w:val="5"/>
        <w:numId w:val="3"/>
      </w:numPr>
      <w:spacing w:before="40" w:after="0"/>
      <w:outlineLvl w:val="5"/>
    </w:pPr>
    <w:rPr>
      <w:rFonts w:asciiTheme="majorHAnsi" w:eastAsiaTheme="majorEastAsia" w:hAnsiTheme="majorHAnsi" w:cstheme="majorBidi"/>
      <w:color w:val="5E6F91" w:themeColor="accent1" w:themeShade="7F"/>
    </w:rPr>
  </w:style>
  <w:style w:type="paragraph" w:styleId="Heading7">
    <w:name w:val="heading 7"/>
    <w:basedOn w:val="Normal"/>
    <w:next w:val="Normal"/>
    <w:link w:val="Heading7Char"/>
    <w:uiPriority w:val="31"/>
    <w:semiHidden/>
    <w:unhideWhenUsed/>
    <w:qFormat/>
    <w:rsid w:val="003C0528"/>
    <w:pPr>
      <w:keepNext/>
      <w:keepLines/>
      <w:numPr>
        <w:ilvl w:val="6"/>
        <w:numId w:val="3"/>
      </w:numPr>
      <w:spacing w:before="40" w:after="0"/>
      <w:outlineLvl w:val="6"/>
    </w:pPr>
    <w:rPr>
      <w:rFonts w:asciiTheme="majorHAnsi" w:eastAsiaTheme="majorEastAsia" w:hAnsiTheme="majorHAnsi" w:cstheme="majorBidi"/>
      <w:i/>
      <w:iCs/>
      <w:color w:val="5E6F91" w:themeColor="accent1" w:themeShade="7F"/>
    </w:rPr>
  </w:style>
  <w:style w:type="paragraph" w:styleId="Heading8">
    <w:name w:val="heading 8"/>
    <w:basedOn w:val="Normal"/>
    <w:next w:val="Normal"/>
    <w:link w:val="Heading8Char"/>
    <w:uiPriority w:val="31"/>
    <w:semiHidden/>
    <w:unhideWhenUsed/>
    <w:qFormat/>
    <w:rsid w:val="003C0528"/>
    <w:pPr>
      <w:keepNext/>
      <w:keepLines/>
      <w:numPr>
        <w:ilvl w:val="7"/>
        <w:numId w:val="3"/>
      </w:numPr>
      <w:spacing w:before="40" w:after="0"/>
      <w:outlineLvl w:val="7"/>
    </w:pPr>
    <w:rPr>
      <w:rFonts w:asciiTheme="majorHAnsi" w:eastAsiaTheme="majorEastAsia" w:hAnsiTheme="majorHAnsi" w:cstheme="majorBidi"/>
      <w:color w:val="525252" w:themeColor="text1" w:themeTint="D8"/>
      <w:sz w:val="21"/>
      <w:szCs w:val="21"/>
    </w:rPr>
  </w:style>
  <w:style w:type="paragraph" w:styleId="Heading9">
    <w:name w:val="heading 9"/>
    <w:basedOn w:val="Normal"/>
    <w:next w:val="Normal"/>
    <w:link w:val="Heading9Char"/>
    <w:uiPriority w:val="31"/>
    <w:semiHidden/>
    <w:unhideWhenUsed/>
    <w:qFormat/>
    <w:rsid w:val="003C0528"/>
    <w:pPr>
      <w:keepNext/>
      <w:keepLines/>
      <w:numPr>
        <w:ilvl w:val="8"/>
        <w:numId w:val="3"/>
      </w:numPr>
      <w:spacing w:before="40" w:after="0"/>
      <w:outlineLvl w:val="8"/>
    </w:pPr>
    <w:rPr>
      <w:rFonts w:asciiTheme="majorHAnsi" w:eastAsiaTheme="majorEastAsia" w:hAnsiTheme="majorHAnsi" w:cstheme="majorBidi"/>
      <w:i/>
      <w:iCs/>
      <w:color w:val="525252"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B23F2"/>
    <w:rPr>
      <w:rFonts w:eastAsia="Times New Roman" w:cs="Times New Roman"/>
      <w:color w:val="CF1F32"/>
      <w:kern w:val="28"/>
      <w:sz w:val="36"/>
      <w:szCs w:val="20"/>
      <w:lang w:val="en-GB"/>
    </w:rPr>
  </w:style>
  <w:style w:type="paragraph" w:styleId="BodyText">
    <w:name w:val="Body Text"/>
    <w:basedOn w:val="Normal"/>
    <w:link w:val="BodyTextChar"/>
    <w:uiPriority w:val="99"/>
    <w:unhideWhenUsed/>
    <w:rsid w:val="003C0528"/>
    <w:pPr>
      <w:spacing w:after="120"/>
    </w:pPr>
  </w:style>
  <w:style w:type="character" w:customStyle="1" w:styleId="BodyTextChar">
    <w:name w:val="Body Text Char"/>
    <w:basedOn w:val="DefaultParagraphFont"/>
    <w:link w:val="BodyText"/>
    <w:uiPriority w:val="99"/>
    <w:rsid w:val="003C0528"/>
  </w:style>
  <w:style w:type="character" w:customStyle="1" w:styleId="Heading2Char">
    <w:name w:val="Heading 2 Char"/>
    <w:basedOn w:val="DefaultParagraphFont"/>
    <w:link w:val="Heading2"/>
    <w:uiPriority w:val="1"/>
    <w:rsid w:val="003C0528"/>
    <w:rPr>
      <w:rFonts w:eastAsiaTheme="majorEastAsia" w:cstheme="majorBidi"/>
      <w:b/>
      <w:color w:val="6D829F" w:themeColor="accent2"/>
      <w:sz w:val="26"/>
      <w:szCs w:val="26"/>
      <w:lang w:val="en-GB"/>
    </w:rPr>
  </w:style>
  <w:style w:type="paragraph" w:styleId="Title">
    <w:name w:val="Title"/>
    <w:basedOn w:val="Normal"/>
    <w:next w:val="Normal"/>
    <w:link w:val="TitleChar"/>
    <w:uiPriority w:val="4"/>
    <w:qFormat/>
    <w:rsid w:val="003C0528"/>
    <w:pPr>
      <w:spacing w:after="240" w:line="276" w:lineRule="auto"/>
      <w:contextualSpacing/>
    </w:pPr>
    <w:rPr>
      <w:rFonts w:eastAsiaTheme="majorEastAsia" w:cstheme="majorBidi"/>
      <w:color w:val="CC2337" w:themeColor="accent4"/>
      <w:spacing w:val="-10"/>
      <w:kern w:val="28"/>
      <w:sz w:val="72"/>
      <w:szCs w:val="56"/>
    </w:rPr>
  </w:style>
  <w:style w:type="character" w:customStyle="1" w:styleId="TitleChar">
    <w:name w:val="Title Char"/>
    <w:basedOn w:val="DefaultParagraphFont"/>
    <w:link w:val="Title"/>
    <w:uiPriority w:val="4"/>
    <w:rsid w:val="003C0528"/>
    <w:rPr>
      <w:rFonts w:eastAsiaTheme="majorEastAsia" w:cstheme="majorBidi"/>
      <w:color w:val="CC2337" w:themeColor="accent4"/>
      <w:spacing w:val="-10"/>
      <w:kern w:val="28"/>
      <w:sz w:val="72"/>
      <w:szCs w:val="56"/>
    </w:rPr>
  </w:style>
  <w:style w:type="character" w:styleId="PlaceholderText">
    <w:name w:val="Placeholder Text"/>
    <w:basedOn w:val="DefaultParagraphFont"/>
    <w:uiPriority w:val="99"/>
    <w:semiHidden/>
    <w:rsid w:val="003C0528"/>
    <w:rPr>
      <w:color w:val="808080"/>
    </w:rPr>
  </w:style>
  <w:style w:type="paragraph" w:styleId="ListParagraph">
    <w:name w:val="List Paragraph"/>
    <w:basedOn w:val="Normal"/>
    <w:uiPriority w:val="34"/>
    <w:qFormat/>
    <w:rsid w:val="003C0528"/>
    <w:pPr>
      <w:ind w:left="720"/>
      <w:contextualSpacing/>
    </w:pPr>
  </w:style>
  <w:style w:type="paragraph" w:styleId="Quote">
    <w:name w:val="Quote"/>
    <w:basedOn w:val="Normal"/>
    <w:next w:val="Normal"/>
    <w:link w:val="QuoteChar"/>
    <w:uiPriority w:val="14"/>
    <w:qFormat/>
    <w:rsid w:val="003C0528"/>
    <w:pPr>
      <w:spacing w:before="200" w:after="160"/>
      <w:ind w:left="864" w:right="864"/>
    </w:pPr>
    <w:rPr>
      <w:i/>
      <w:iCs/>
      <w:color w:val="6D829F" w:themeColor="accent2"/>
      <w:sz w:val="24"/>
    </w:rPr>
  </w:style>
  <w:style w:type="character" w:customStyle="1" w:styleId="QuoteChar">
    <w:name w:val="Quote Char"/>
    <w:basedOn w:val="DefaultParagraphFont"/>
    <w:link w:val="Quote"/>
    <w:uiPriority w:val="14"/>
    <w:rsid w:val="003C0528"/>
    <w:rPr>
      <w:i/>
      <w:iCs/>
      <w:color w:val="6D829F" w:themeColor="accent2"/>
      <w:sz w:val="24"/>
    </w:rPr>
  </w:style>
  <w:style w:type="character" w:customStyle="1" w:styleId="Heading3Char">
    <w:name w:val="Heading 3 Char"/>
    <w:basedOn w:val="DefaultParagraphFont"/>
    <w:link w:val="Heading3"/>
    <w:uiPriority w:val="2"/>
    <w:rsid w:val="00E9110F"/>
    <w:rPr>
      <w:rFonts w:eastAsiaTheme="majorEastAsia" w:cstheme="majorBidi"/>
      <w:b/>
      <w:szCs w:val="24"/>
      <w:lang w:val="en-GB"/>
    </w:rPr>
  </w:style>
  <w:style w:type="character" w:customStyle="1" w:styleId="Heading4Char">
    <w:name w:val="Heading 4 Char"/>
    <w:basedOn w:val="DefaultParagraphFont"/>
    <w:link w:val="Heading4"/>
    <w:uiPriority w:val="31"/>
    <w:semiHidden/>
    <w:rsid w:val="00547937"/>
    <w:rPr>
      <w:rFonts w:eastAsiaTheme="majorEastAsia" w:cstheme="majorBidi"/>
      <w:i/>
      <w:iCs/>
      <w:lang w:val="en-GB"/>
    </w:rPr>
  </w:style>
  <w:style w:type="character" w:customStyle="1" w:styleId="Heading5Char">
    <w:name w:val="Heading 5 Char"/>
    <w:basedOn w:val="DefaultParagraphFont"/>
    <w:link w:val="Heading5"/>
    <w:uiPriority w:val="31"/>
    <w:semiHidden/>
    <w:rsid w:val="00547937"/>
    <w:rPr>
      <w:rFonts w:eastAsiaTheme="minorEastAsia"/>
      <w:b/>
      <w:spacing w:val="15"/>
      <w:lang w:val="en-GB"/>
    </w:rPr>
  </w:style>
  <w:style w:type="paragraph" w:styleId="Subtitle">
    <w:name w:val="Subtitle"/>
    <w:basedOn w:val="Normal"/>
    <w:next w:val="Normal"/>
    <w:link w:val="SubtitleChar"/>
    <w:uiPriority w:val="5"/>
    <w:qFormat/>
    <w:rsid w:val="003C0528"/>
    <w:pPr>
      <w:numPr>
        <w:ilvl w:val="1"/>
      </w:numPr>
      <w:spacing w:after="120" w:line="276" w:lineRule="auto"/>
    </w:pPr>
    <w:rPr>
      <w:rFonts w:eastAsiaTheme="minorEastAsia"/>
      <w:color w:val="6D829F" w:themeColor="accent2"/>
      <w:spacing w:val="15"/>
      <w:sz w:val="52"/>
    </w:rPr>
  </w:style>
  <w:style w:type="character" w:customStyle="1" w:styleId="SubtitleChar">
    <w:name w:val="Subtitle Char"/>
    <w:basedOn w:val="DefaultParagraphFont"/>
    <w:link w:val="Subtitle"/>
    <w:uiPriority w:val="5"/>
    <w:rsid w:val="003C0528"/>
    <w:rPr>
      <w:rFonts w:eastAsiaTheme="minorEastAsia"/>
      <w:color w:val="6D829F" w:themeColor="accent2"/>
      <w:spacing w:val="15"/>
      <w:sz w:val="52"/>
    </w:rPr>
  </w:style>
  <w:style w:type="character" w:customStyle="1" w:styleId="Heading6Char">
    <w:name w:val="Heading 6 Char"/>
    <w:basedOn w:val="DefaultParagraphFont"/>
    <w:link w:val="Heading6"/>
    <w:uiPriority w:val="31"/>
    <w:semiHidden/>
    <w:rsid w:val="003C0528"/>
    <w:rPr>
      <w:rFonts w:asciiTheme="majorHAnsi" w:eastAsiaTheme="majorEastAsia" w:hAnsiTheme="majorHAnsi" w:cstheme="majorBidi"/>
      <w:color w:val="5E6F91" w:themeColor="accent1" w:themeShade="7F"/>
      <w:lang w:val="en-GB"/>
    </w:rPr>
  </w:style>
  <w:style w:type="character" w:customStyle="1" w:styleId="Heading7Char">
    <w:name w:val="Heading 7 Char"/>
    <w:basedOn w:val="DefaultParagraphFont"/>
    <w:link w:val="Heading7"/>
    <w:uiPriority w:val="31"/>
    <w:semiHidden/>
    <w:rsid w:val="003C0528"/>
    <w:rPr>
      <w:rFonts w:asciiTheme="majorHAnsi" w:eastAsiaTheme="majorEastAsia" w:hAnsiTheme="majorHAnsi" w:cstheme="majorBidi"/>
      <w:i/>
      <w:iCs/>
      <w:color w:val="5E6F91" w:themeColor="accent1" w:themeShade="7F"/>
      <w:lang w:val="en-GB"/>
    </w:rPr>
  </w:style>
  <w:style w:type="character" w:customStyle="1" w:styleId="Heading8Char">
    <w:name w:val="Heading 8 Char"/>
    <w:basedOn w:val="DefaultParagraphFont"/>
    <w:link w:val="Heading8"/>
    <w:uiPriority w:val="31"/>
    <w:semiHidden/>
    <w:rsid w:val="003C0528"/>
    <w:rPr>
      <w:rFonts w:asciiTheme="majorHAnsi" w:eastAsiaTheme="majorEastAsia" w:hAnsiTheme="majorHAnsi" w:cstheme="majorBidi"/>
      <w:color w:val="525252" w:themeColor="text1" w:themeTint="D8"/>
      <w:sz w:val="21"/>
      <w:szCs w:val="21"/>
      <w:lang w:val="en-GB"/>
    </w:rPr>
  </w:style>
  <w:style w:type="character" w:customStyle="1" w:styleId="Heading9Char">
    <w:name w:val="Heading 9 Char"/>
    <w:basedOn w:val="DefaultParagraphFont"/>
    <w:link w:val="Heading9"/>
    <w:uiPriority w:val="31"/>
    <w:semiHidden/>
    <w:rsid w:val="003C0528"/>
    <w:rPr>
      <w:rFonts w:asciiTheme="majorHAnsi" w:eastAsiaTheme="majorEastAsia" w:hAnsiTheme="majorHAnsi" w:cstheme="majorBidi"/>
      <w:i/>
      <w:iCs/>
      <w:color w:val="525252" w:themeColor="text1" w:themeTint="D8"/>
      <w:sz w:val="21"/>
      <w:szCs w:val="21"/>
      <w:lang w:val="en-GB"/>
    </w:rPr>
  </w:style>
  <w:style w:type="paragraph" w:styleId="Index1">
    <w:name w:val="index 1"/>
    <w:basedOn w:val="Normal"/>
    <w:next w:val="Normal"/>
    <w:autoRedefine/>
    <w:uiPriority w:val="22"/>
    <w:rsid w:val="003C0528"/>
    <w:pPr>
      <w:spacing w:before="0" w:after="0" w:line="240" w:lineRule="auto"/>
      <w:ind w:left="220" w:hanging="220"/>
    </w:pPr>
  </w:style>
  <w:style w:type="paragraph" w:styleId="TOC1">
    <w:name w:val="toc 1"/>
    <w:basedOn w:val="Normal"/>
    <w:next w:val="Normal"/>
    <w:autoRedefine/>
    <w:uiPriority w:val="39"/>
    <w:rsid w:val="00245C2A"/>
    <w:pPr>
      <w:spacing w:before="240" w:after="240"/>
    </w:pPr>
    <w:rPr>
      <w:rFonts w:cstheme="minorHAnsi"/>
      <w:b/>
      <w:bCs/>
      <w:color w:val="6D829F" w:themeColor="accent2"/>
      <w:sz w:val="24"/>
      <w:u w:val="single"/>
    </w:rPr>
  </w:style>
  <w:style w:type="paragraph" w:styleId="TOC2">
    <w:name w:val="toc 2"/>
    <w:basedOn w:val="Normal"/>
    <w:next w:val="Normal"/>
    <w:autoRedefine/>
    <w:uiPriority w:val="39"/>
    <w:rsid w:val="00A74801"/>
    <w:pPr>
      <w:spacing w:before="60" w:after="60"/>
    </w:pPr>
    <w:rPr>
      <w:rFonts w:cstheme="minorHAnsi"/>
      <w:bCs/>
    </w:rPr>
  </w:style>
  <w:style w:type="paragraph" w:styleId="TOC3">
    <w:name w:val="toc 3"/>
    <w:basedOn w:val="Normal"/>
    <w:next w:val="Normal"/>
    <w:autoRedefine/>
    <w:uiPriority w:val="39"/>
    <w:unhideWhenUsed/>
    <w:rsid w:val="003C0528"/>
    <w:pPr>
      <w:spacing w:before="60" w:after="60"/>
    </w:pPr>
    <w:rPr>
      <w:rFonts w:cstheme="minorHAnsi"/>
    </w:rPr>
  </w:style>
  <w:style w:type="paragraph" w:styleId="TOC4">
    <w:name w:val="toc 4"/>
    <w:basedOn w:val="Normal"/>
    <w:next w:val="Normal"/>
    <w:autoRedefine/>
    <w:uiPriority w:val="39"/>
    <w:unhideWhenUsed/>
    <w:rsid w:val="003C0528"/>
    <w:pPr>
      <w:spacing w:after="100"/>
      <w:ind w:left="660"/>
    </w:pPr>
  </w:style>
  <w:style w:type="paragraph" w:styleId="TOC5">
    <w:name w:val="toc 5"/>
    <w:basedOn w:val="Normal"/>
    <w:next w:val="Normal"/>
    <w:autoRedefine/>
    <w:uiPriority w:val="39"/>
    <w:semiHidden/>
    <w:unhideWhenUsed/>
    <w:rsid w:val="003C0528"/>
    <w:pPr>
      <w:spacing w:after="100"/>
      <w:ind w:left="880"/>
    </w:pPr>
  </w:style>
  <w:style w:type="paragraph" w:styleId="TOC6">
    <w:name w:val="toc 6"/>
    <w:basedOn w:val="Normal"/>
    <w:next w:val="Normal"/>
    <w:autoRedefine/>
    <w:uiPriority w:val="39"/>
    <w:semiHidden/>
    <w:unhideWhenUsed/>
    <w:rsid w:val="003C0528"/>
    <w:pPr>
      <w:spacing w:after="100"/>
      <w:ind w:left="1100"/>
    </w:pPr>
  </w:style>
  <w:style w:type="paragraph" w:styleId="TOC7">
    <w:name w:val="toc 7"/>
    <w:basedOn w:val="Normal"/>
    <w:next w:val="Normal"/>
    <w:autoRedefine/>
    <w:uiPriority w:val="39"/>
    <w:semiHidden/>
    <w:unhideWhenUsed/>
    <w:rsid w:val="003C0528"/>
    <w:pPr>
      <w:spacing w:after="100"/>
      <w:ind w:left="1320"/>
    </w:pPr>
  </w:style>
  <w:style w:type="paragraph" w:styleId="TOC8">
    <w:name w:val="toc 8"/>
    <w:basedOn w:val="Normal"/>
    <w:next w:val="Normal"/>
    <w:autoRedefine/>
    <w:uiPriority w:val="39"/>
    <w:semiHidden/>
    <w:unhideWhenUsed/>
    <w:rsid w:val="003C0528"/>
    <w:pPr>
      <w:spacing w:after="100"/>
      <w:ind w:left="1540"/>
    </w:pPr>
  </w:style>
  <w:style w:type="paragraph" w:styleId="TOC9">
    <w:name w:val="toc 9"/>
    <w:basedOn w:val="Normal"/>
    <w:next w:val="Normal"/>
    <w:autoRedefine/>
    <w:uiPriority w:val="39"/>
    <w:semiHidden/>
    <w:unhideWhenUsed/>
    <w:rsid w:val="003C0528"/>
    <w:pPr>
      <w:spacing w:after="100"/>
      <w:ind w:left="1760"/>
    </w:pPr>
  </w:style>
  <w:style w:type="paragraph" w:styleId="FootnoteText">
    <w:name w:val="footnote text"/>
    <w:basedOn w:val="Normal"/>
    <w:link w:val="FootnoteTextChar"/>
    <w:uiPriority w:val="13"/>
    <w:rsid w:val="003C0528"/>
    <w:pPr>
      <w:spacing w:before="60" w:after="60" w:line="264" w:lineRule="auto"/>
    </w:pPr>
    <w:rPr>
      <w:sz w:val="20"/>
      <w:szCs w:val="20"/>
    </w:rPr>
  </w:style>
  <w:style w:type="character" w:customStyle="1" w:styleId="FootnoteTextChar">
    <w:name w:val="Footnote Text Char"/>
    <w:basedOn w:val="DefaultParagraphFont"/>
    <w:link w:val="FootnoteText"/>
    <w:uiPriority w:val="13"/>
    <w:rsid w:val="003C0528"/>
    <w:rPr>
      <w:sz w:val="20"/>
      <w:szCs w:val="20"/>
    </w:rPr>
  </w:style>
  <w:style w:type="paragraph" w:styleId="Header">
    <w:name w:val="header"/>
    <w:basedOn w:val="Normal"/>
    <w:link w:val="HeaderChar"/>
    <w:uiPriority w:val="99"/>
    <w:rsid w:val="003C0528"/>
    <w:pPr>
      <w:tabs>
        <w:tab w:val="center" w:pos="4680"/>
        <w:tab w:val="right" w:pos="9360"/>
      </w:tabs>
      <w:spacing w:before="0" w:after="0" w:line="240" w:lineRule="auto"/>
    </w:pPr>
    <w:rPr>
      <w:color w:val="6D829F" w:themeColor="accent2"/>
      <w:sz w:val="18"/>
    </w:rPr>
  </w:style>
  <w:style w:type="character" w:customStyle="1" w:styleId="HeaderChar">
    <w:name w:val="Header Char"/>
    <w:basedOn w:val="DefaultParagraphFont"/>
    <w:link w:val="Header"/>
    <w:uiPriority w:val="99"/>
    <w:rsid w:val="003C0528"/>
    <w:rPr>
      <w:color w:val="6D829F" w:themeColor="accent2"/>
      <w:sz w:val="18"/>
    </w:rPr>
  </w:style>
  <w:style w:type="paragraph" w:styleId="Footer">
    <w:name w:val="footer"/>
    <w:basedOn w:val="Normal"/>
    <w:link w:val="FooterChar"/>
    <w:uiPriority w:val="11"/>
    <w:rsid w:val="004D2B89"/>
    <w:pPr>
      <w:shd w:val="clear" w:color="auto" w:fill="EEF0F4" w:themeFill="accent1"/>
      <w:tabs>
        <w:tab w:val="center" w:pos="4680"/>
        <w:tab w:val="right" w:pos="9360"/>
      </w:tabs>
      <w:spacing w:before="0" w:after="0" w:line="240" w:lineRule="auto"/>
    </w:pPr>
    <w:rPr>
      <w:color w:val="6D829F" w:themeColor="accent2"/>
      <w:sz w:val="18"/>
    </w:rPr>
  </w:style>
  <w:style w:type="character" w:customStyle="1" w:styleId="FooterChar">
    <w:name w:val="Footer Char"/>
    <w:basedOn w:val="DefaultParagraphFont"/>
    <w:link w:val="Footer"/>
    <w:uiPriority w:val="11"/>
    <w:rsid w:val="004D2B89"/>
    <w:rPr>
      <w:color w:val="6D829F" w:themeColor="accent2"/>
      <w:sz w:val="18"/>
      <w:shd w:val="clear" w:color="auto" w:fill="EEF0F4" w:themeFill="accent1"/>
    </w:rPr>
  </w:style>
  <w:style w:type="paragraph" w:styleId="IndexHeading">
    <w:name w:val="index heading"/>
    <w:basedOn w:val="Normal"/>
    <w:next w:val="Index1"/>
    <w:uiPriority w:val="21"/>
    <w:rsid w:val="003C0528"/>
    <w:pPr>
      <w:spacing w:before="240" w:after="120"/>
    </w:pPr>
    <w:rPr>
      <w:rFonts w:eastAsiaTheme="majorEastAsia" w:cstheme="majorBidi"/>
      <w:b/>
      <w:bCs/>
      <w:color w:val="CC2337" w:themeColor="accent4"/>
      <w:sz w:val="28"/>
    </w:rPr>
  </w:style>
  <w:style w:type="paragraph" w:styleId="Caption">
    <w:name w:val="caption"/>
    <w:basedOn w:val="Normal"/>
    <w:next w:val="Normal"/>
    <w:uiPriority w:val="6"/>
    <w:rsid w:val="003C0528"/>
    <w:pPr>
      <w:spacing w:before="0" w:line="240" w:lineRule="auto"/>
    </w:pPr>
    <w:rPr>
      <w:i/>
      <w:iCs/>
      <w:color w:val="6D829F" w:themeColor="accent2"/>
      <w:sz w:val="18"/>
      <w:szCs w:val="18"/>
    </w:rPr>
  </w:style>
  <w:style w:type="paragraph" w:styleId="TableofFigures">
    <w:name w:val="table of figures"/>
    <w:basedOn w:val="Normal"/>
    <w:next w:val="Normal"/>
    <w:uiPriority w:val="28"/>
    <w:rsid w:val="003C0528"/>
    <w:pPr>
      <w:spacing w:after="0"/>
    </w:pPr>
  </w:style>
  <w:style w:type="character" w:styleId="PageNumber">
    <w:name w:val="page number"/>
    <w:basedOn w:val="DefaultParagraphFont"/>
    <w:uiPriority w:val="25"/>
    <w:rsid w:val="003C0528"/>
    <w:rPr>
      <w:rFonts w:ascii="Arial" w:hAnsi="Arial"/>
      <w:color w:val="6D829F" w:themeColor="accent2"/>
      <w:sz w:val="20"/>
    </w:rPr>
  </w:style>
  <w:style w:type="paragraph" w:styleId="TableofAuthorities">
    <w:name w:val="table of authorities"/>
    <w:basedOn w:val="Normal"/>
    <w:next w:val="Normal"/>
    <w:uiPriority w:val="27"/>
    <w:rsid w:val="003C0528"/>
    <w:pPr>
      <w:spacing w:after="0"/>
      <w:ind w:left="216" w:hanging="216"/>
    </w:pPr>
  </w:style>
  <w:style w:type="paragraph" w:styleId="TOAHeading">
    <w:name w:val="toa heading"/>
    <w:basedOn w:val="Normal"/>
    <w:next w:val="Normal"/>
    <w:uiPriority w:val="26"/>
    <w:rsid w:val="00A74801"/>
    <w:pPr>
      <w:spacing w:after="120"/>
    </w:pPr>
    <w:rPr>
      <w:rFonts w:eastAsiaTheme="majorEastAsia" w:cstheme="majorBidi"/>
      <w:b/>
      <w:bCs/>
      <w:caps/>
      <w:color w:val="CC2337" w:themeColor="accent4"/>
      <w:sz w:val="44"/>
      <w:szCs w:val="24"/>
    </w:rPr>
  </w:style>
  <w:style w:type="paragraph" w:styleId="ListBullet">
    <w:name w:val="List Bullet"/>
    <w:basedOn w:val="Normal"/>
    <w:uiPriority w:val="7"/>
    <w:qFormat/>
    <w:rsid w:val="00245C2A"/>
    <w:pPr>
      <w:numPr>
        <w:numId w:val="10"/>
      </w:numPr>
      <w:spacing w:after="120"/>
      <w:contextualSpacing/>
    </w:pPr>
  </w:style>
  <w:style w:type="paragraph" w:styleId="ListBullet2">
    <w:name w:val="List Bullet 2"/>
    <w:basedOn w:val="ListBullet"/>
    <w:uiPriority w:val="8"/>
    <w:qFormat/>
    <w:rsid w:val="00245C2A"/>
    <w:pPr>
      <w:numPr>
        <w:ilvl w:val="1"/>
      </w:numPr>
    </w:pPr>
  </w:style>
  <w:style w:type="paragraph" w:styleId="ListBullet3">
    <w:name w:val="List Bullet 3"/>
    <w:basedOn w:val="ListBullet2"/>
    <w:uiPriority w:val="9"/>
    <w:qFormat/>
    <w:rsid w:val="00D26D20"/>
    <w:pPr>
      <w:numPr>
        <w:ilvl w:val="2"/>
      </w:numPr>
    </w:pPr>
  </w:style>
  <w:style w:type="character" w:styleId="Hyperlink">
    <w:name w:val="Hyperlink"/>
    <w:basedOn w:val="DefaultParagraphFont"/>
    <w:uiPriority w:val="99"/>
    <w:qFormat/>
    <w:rsid w:val="003C0528"/>
    <w:rPr>
      <w:rFonts w:ascii="Arial" w:hAnsi="Arial"/>
      <w:i w:val="0"/>
      <w:color w:val="7EB5D0" w:themeColor="accent3"/>
      <w:sz w:val="20"/>
      <w:u w:val="single"/>
    </w:rPr>
  </w:style>
  <w:style w:type="paragraph" w:styleId="Bibliography">
    <w:name w:val="Bibliography"/>
    <w:basedOn w:val="Normal"/>
    <w:next w:val="Normal"/>
    <w:uiPriority w:val="16"/>
    <w:rsid w:val="003C0528"/>
  </w:style>
  <w:style w:type="paragraph" w:styleId="TOCHeading">
    <w:name w:val="TOC Heading"/>
    <w:basedOn w:val="Heading1"/>
    <w:next w:val="Normal"/>
    <w:uiPriority w:val="39"/>
    <w:qFormat/>
    <w:rsid w:val="00A74801"/>
    <w:pPr>
      <w:numPr>
        <w:numId w:val="0"/>
      </w:numPr>
      <w:spacing w:before="240" w:after="120"/>
      <w:outlineLvl w:val="9"/>
    </w:pPr>
    <w:rPr>
      <w:rFonts w:eastAsiaTheme="majorEastAsia" w:cstheme="majorBidi"/>
      <w:caps/>
      <w:color w:val="CC2337" w:themeColor="accent4"/>
      <w:kern w:val="0"/>
      <w:sz w:val="44"/>
      <w:szCs w:val="32"/>
    </w:rPr>
  </w:style>
  <w:style w:type="table" w:styleId="TableProfessional">
    <w:name w:val="Table Professional"/>
    <w:basedOn w:val="TableNormal"/>
    <w:uiPriority w:val="99"/>
    <w:semiHidden/>
    <w:unhideWhenUsed/>
    <w:rsid w:val="003C0528"/>
    <w:pPr>
      <w:spacing w:after="200"/>
    </w:pPr>
    <w:rPr>
      <w:color w:val="auto"/>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shd w:val="clear" w:color="auto" w:fill="auto"/>
    </w:tcPr>
    <w:tblStylePr w:type="firstRow">
      <w:rPr>
        <w:b/>
        <w:bCs/>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single" w:sz="4" w:space="0" w:color="BFBFBF" w:themeColor="background1" w:themeShade="BF"/>
          <w:tl2br w:val="nil"/>
          <w:tr2bl w:val="nil"/>
        </w:tcBorders>
        <w:shd w:val="solid" w:color="6D829F" w:themeColor="accent2" w:fill="FFFFFF"/>
      </w:tcPr>
    </w:tblStylePr>
  </w:style>
  <w:style w:type="paragraph" w:customStyle="1" w:styleId="DecimalAligned">
    <w:name w:val="Decimal Aligned"/>
    <w:basedOn w:val="Normal"/>
    <w:uiPriority w:val="40"/>
    <w:semiHidden/>
    <w:qFormat/>
    <w:rsid w:val="00DD28DE"/>
    <w:pPr>
      <w:tabs>
        <w:tab w:val="decimal" w:pos="360"/>
      </w:tabs>
      <w:spacing w:before="0" w:line="276" w:lineRule="auto"/>
    </w:pPr>
    <w:rPr>
      <w:rFonts w:asciiTheme="minorHAnsi" w:eastAsiaTheme="minorEastAsia" w:hAnsiTheme="minorHAnsi" w:cs="Times New Roman"/>
      <w:color w:val="auto"/>
    </w:rPr>
  </w:style>
  <w:style w:type="table" w:styleId="TableGrid">
    <w:name w:val="Table Grid"/>
    <w:aliases w:val="NashTech Table 1"/>
    <w:basedOn w:val="TableNormal"/>
    <w:uiPriority w:val="59"/>
    <w:rsid w:val="00D801E7"/>
    <w:pPr>
      <w:spacing w:before="80" w:line="240" w:lineRule="auto"/>
    </w:pPr>
    <w:rPr>
      <w:color w:val="auto"/>
      <w:sz w:val="20"/>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rFonts w:ascii="Arial" w:hAnsi="Arial"/>
        <w:b/>
        <w:color w:val="FFFFFF" w:themeColor="background1"/>
        <w:sz w:val="20"/>
      </w:rPr>
      <w:tblPr/>
      <w:tcPr>
        <w:shd w:val="clear" w:color="auto" w:fill="6D829F" w:themeFill="accent2"/>
      </w:tcPr>
    </w:tblStylePr>
  </w:style>
  <w:style w:type="table" w:styleId="LightShading-Accent1">
    <w:name w:val="Light Shading Accent 1"/>
    <w:basedOn w:val="TableNormal"/>
    <w:uiPriority w:val="60"/>
    <w:rsid w:val="003C0528"/>
    <w:pPr>
      <w:spacing w:before="0" w:after="0" w:line="240" w:lineRule="auto"/>
    </w:pPr>
    <w:rPr>
      <w:rFonts w:asciiTheme="minorHAnsi" w:eastAsiaTheme="minorEastAsia" w:hAnsiTheme="minorHAnsi"/>
      <w:color w:val="A4AFC4" w:themeColor="accent1" w:themeShade="BF"/>
    </w:rPr>
    <w:tblPr>
      <w:tblStyleRowBandSize w:val="1"/>
      <w:tblStyleColBandSize w:val="1"/>
      <w:tblBorders>
        <w:top w:val="single" w:sz="8" w:space="0" w:color="EEF0F4" w:themeColor="accent1"/>
        <w:bottom w:val="single" w:sz="8" w:space="0" w:color="EEF0F4" w:themeColor="accent1"/>
      </w:tblBorders>
    </w:tblPr>
    <w:tblStylePr w:type="fir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lastRow">
      <w:pPr>
        <w:spacing w:before="0" w:after="0" w:line="240" w:lineRule="auto"/>
      </w:pPr>
      <w:rPr>
        <w:b/>
        <w:bCs/>
      </w:rPr>
      <w:tblPr/>
      <w:tcPr>
        <w:tcBorders>
          <w:top w:val="single" w:sz="8" w:space="0" w:color="EEF0F4" w:themeColor="accent1"/>
          <w:left w:val="nil"/>
          <w:bottom w:val="single" w:sz="8" w:space="0" w:color="EEF0F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FBFC" w:themeFill="accent1" w:themeFillTint="3F"/>
      </w:tcPr>
    </w:tblStylePr>
    <w:tblStylePr w:type="band1Horz">
      <w:tblPr/>
      <w:tcPr>
        <w:tcBorders>
          <w:left w:val="nil"/>
          <w:right w:val="nil"/>
          <w:insideH w:val="nil"/>
          <w:insideV w:val="nil"/>
        </w:tcBorders>
        <w:shd w:val="clear" w:color="auto" w:fill="FAFBFC" w:themeFill="accent1" w:themeFillTint="3F"/>
      </w:tcPr>
    </w:tblStylePr>
  </w:style>
  <w:style w:type="table" w:styleId="LightList-Accent3">
    <w:name w:val="Light List Accent 3"/>
    <w:basedOn w:val="TableNormal"/>
    <w:uiPriority w:val="61"/>
    <w:rsid w:val="003C0528"/>
    <w:pPr>
      <w:spacing w:before="0" w:after="0" w:line="240" w:lineRule="auto"/>
    </w:pPr>
    <w:rPr>
      <w:rFonts w:asciiTheme="minorHAnsi" w:eastAsiaTheme="minorEastAsia" w:hAnsiTheme="minorHAnsi"/>
      <w:color w:val="auto"/>
    </w:rPr>
    <w:tblPr>
      <w:tblStyleRowBandSize w:val="1"/>
      <w:tblStyleColBandSize w:val="1"/>
      <w:tblBorders>
        <w:top w:val="single" w:sz="8" w:space="0" w:color="7EB5D0" w:themeColor="accent3"/>
        <w:left w:val="single" w:sz="8" w:space="0" w:color="7EB5D0" w:themeColor="accent3"/>
        <w:bottom w:val="single" w:sz="8" w:space="0" w:color="7EB5D0" w:themeColor="accent3"/>
        <w:right w:val="single" w:sz="8" w:space="0" w:color="7EB5D0" w:themeColor="accent3"/>
      </w:tblBorders>
    </w:tblPr>
    <w:tblStylePr w:type="firstRow">
      <w:pPr>
        <w:spacing w:before="0" w:after="0" w:line="240" w:lineRule="auto"/>
      </w:pPr>
      <w:rPr>
        <w:b/>
        <w:bCs/>
        <w:color w:val="FFFFFF" w:themeColor="background1"/>
      </w:rPr>
      <w:tblPr/>
      <w:tcPr>
        <w:shd w:val="clear" w:color="auto" w:fill="7EB5D0" w:themeFill="accent3"/>
      </w:tcPr>
    </w:tblStylePr>
    <w:tblStylePr w:type="lastRow">
      <w:pPr>
        <w:spacing w:before="0" w:after="0" w:line="240" w:lineRule="auto"/>
      </w:pPr>
      <w:rPr>
        <w:b/>
        <w:bCs/>
      </w:rPr>
      <w:tblPr/>
      <w:tcPr>
        <w:tcBorders>
          <w:top w:val="double" w:sz="6" w:space="0" w:color="7EB5D0" w:themeColor="accent3"/>
          <w:left w:val="single" w:sz="8" w:space="0" w:color="7EB5D0" w:themeColor="accent3"/>
          <w:bottom w:val="single" w:sz="8" w:space="0" w:color="7EB5D0" w:themeColor="accent3"/>
          <w:right w:val="single" w:sz="8" w:space="0" w:color="7EB5D0" w:themeColor="accent3"/>
        </w:tcBorders>
      </w:tcPr>
    </w:tblStylePr>
    <w:tblStylePr w:type="firstCol">
      <w:rPr>
        <w:b/>
        <w:bCs/>
      </w:rPr>
    </w:tblStylePr>
    <w:tblStylePr w:type="lastCol">
      <w:rPr>
        <w:b/>
        <w:bCs/>
      </w:rPr>
    </w:tblStylePr>
    <w:tblStylePr w:type="band1Vert">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tblStylePr w:type="band1Horz">
      <w:tblPr/>
      <w:tcPr>
        <w:tcBorders>
          <w:top w:val="single" w:sz="8" w:space="0" w:color="7EB5D0" w:themeColor="accent3"/>
          <w:left w:val="single" w:sz="8" w:space="0" w:color="7EB5D0" w:themeColor="accent3"/>
          <w:bottom w:val="single" w:sz="8" w:space="0" w:color="7EB5D0" w:themeColor="accent3"/>
          <w:right w:val="single" w:sz="8" w:space="0" w:color="7EB5D0" w:themeColor="accent3"/>
        </w:tcBorders>
      </w:tcPr>
    </w:tblStylePr>
  </w:style>
  <w:style w:type="table" w:styleId="MediumShading2-Accent5">
    <w:name w:val="Medium Shading 2 Accent 5"/>
    <w:basedOn w:val="TableNormal"/>
    <w:uiPriority w:val="64"/>
    <w:rsid w:val="003C0528"/>
    <w:pPr>
      <w:spacing w:before="0" w:after="0" w:line="240" w:lineRule="auto"/>
    </w:pPr>
    <w:rPr>
      <w:rFonts w:asciiTheme="minorHAnsi" w:eastAsiaTheme="minorEastAsia" w:hAnsiTheme="minorHAnsi"/>
      <w:color w:val="auto"/>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EB63E"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EB63E" w:themeFill="accent5"/>
      </w:tcPr>
    </w:tblStylePr>
    <w:tblStylePr w:type="lastCol">
      <w:rPr>
        <w:b/>
        <w:bCs/>
        <w:color w:val="FFFFFF" w:themeColor="background1"/>
      </w:rPr>
      <w:tblPr/>
      <w:tcPr>
        <w:tcBorders>
          <w:left w:val="nil"/>
          <w:right w:val="nil"/>
          <w:insideH w:val="nil"/>
          <w:insideV w:val="nil"/>
        </w:tcBorders>
        <w:shd w:val="clear" w:color="auto" w:fill="8EB63E"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SubtleEmphasis">
    <w:name w:val="Subtle Emphasis"/>
    <w:basedOn w:val="DefaultParagraphFont"/>
    <w:uiPriority w:val="19"/>
    <w:semiHidden/>
    <w:unhideWhenUsed/>
    <w:qFormat/>
    <w:rsid w:val="003C0528"/>
    <w:rPr>
      <w:i/>
      <w:iCs/>
      <w:color w:val="666666" w:themeColor="text1" w:themeTint="BF"/>
    </w:rPr>
  </w:style>
  <w:style w:type="paragraph" w:styleId="NoSpacing">
    <w:name w:val="No Spacing"/>
    <w:next w:val="Normal"/>
    <w:uiPriority w:val="29"/>
    <w:qFormat/>
    <w:rsid w:val="003C0528"/>
    <w:pPr>
      <w:spacing w:before="0" w:after="20" w:line="240" w:lineRule="auto"/>
    </w:pPr>
    <w:rPr>
      <w:sz w:val="18"/>
    </w:rPr>
  </w:style>
  <w:style w:type="numbering" w:customStyle="1" w:styleId="Style1">
    <w:name w:val="Style1"/>
    <w:uiPriority w:val="99"/>
    <w:rsid w:val="009C657F"/>
    <w:pPr>
      <w:numPr>
        <w:numId w:val="1"/>
      </w:numPr>
    </w:pPr>
  </w:style>
  <w:style w:type="numbering" w:customStyle="1" w:styleId="Style2">
    <w:name w:val="Style2"/>
    <w:uiPriority w:val="99"/>
    <w:rsid w:val="009C657F"/>
    <w:pPr>
      <w:numPr>
        <w:numId w:val="2"/>
      </w:numPr>
    </w:pPr>
  </w:style>
  <w:style w:type="numbering" w:customStyle="1" w:styleId="Style3">
    <w:name w:val="Style3"/>
    <w:uiPriority w:val="99"/>
    <w:rsid w:val="00FB23F2"/>
    <w:pPr>
      <w:numPr>
        <w:numId w:val="4"/>
      </w:numPr>
    </w:pPr>
  </w:style>
  <w:style w:type="numbering" w:customStyle="1" w:styleId="Style4">
    <w:name w:val="Style4"/>
    <w:uiPriority w:val="99"/>
    <w:rsid w:val="00FB23F2"/>
    <w:pPr>
      <w:numPr>
        <w:numId w:val="5"/>
      </w:numPr>
    </w:pPr>
  </w:style>
  <w:style w:type="numbering" w:customStyle="1" w:styleId="Style5">
    <w:name w:val="Style5"/>
    <w:uiPriority w:val="99"/>
    <w:rsid w:val="00FB23F2"/>
    <w:pPr>
      <w:numPr>
        <w:numId w:val="6"/>
      </w:numPr>
    </w:pPr>
  </w:style>
  <w:style w:type="numbering" w:customStyle="1" w:styleId="Style6">
    <w:name w:val="Style6"/>
    <w:uiPriority w:val="99"/>
    <w:rsid w:val="00FB23F2"/>
    <w:pPr>
      <w:numPr>
        <w:numId w:val="7"/>
      </w:numPr>
    </w:pPr>
  </w:style>
  <w:style w:type="numbering" w:customStyle="1" w:styleId="Style7">
    <w:name w:val="Style7"/>
    <w:uiPriority w:val="99"/>
    <w:rsid w:val="00FB23F2"/>
    <w:pPr>
      <w:numPr>
        <w:numId w:val="8"/>
      </w:numPr>
    </w:pPr>
  </w:style>
  <w:style w:type="numbering" w:customStyle="1" w:styleId="Style8">
    <w:name w:val="Style8"/>
    <w:uiPriority w:val="99"/>
    <w:rsid w:val="00FB23F2"/>
    <w:pPr>
      <w:numPr>
        <w:numId w:val="9"/>
      </w:numPr>
    </w:pPr>
  </w:style>
  <w:style w:type="paragraph" w:customStyle="1" w:styleId="Annex1">
    <w:name w:val="Annex 1"/>
    <w:basedOn w:val="Heading1"/>
    <w:next w:val="Normal"/>
    <w:link w:val="Annex1Char"/>
    <w:uiPriority w:val="3"/>
    <w:qFormat/>
    <w:rsid w:val="00C05D20"/>
    <w:pPr>
      <w:numPr>
        <w:numId w:val="11"/>
      </w:numPr>
    </w:pPr>
    <w:rPr>
      <w:color w:val="6D829F" w:themeColor="accent2"/>
      <w:sz w:val="32"/>
    </w:rPr>
  </w:style>
  <w:style w:type="character" w:customStyle="1" w:styleId="Annex1Char">
    <w:name w:val="Annex 1 Char"/>
    <w:basedOn w:val="Heading1Char"/>
    <w:link w:val="Annex1"/>
    <w:uiPriority w:val="3"/>
    <w:rsid w:val="00C05D20"/>
    <w:rPr>
      <w:rFonts w:eastAsia="Times New Roman" w:cs="Times New Roman"/>
      <w:color w:val="6D829F" w:themeColor="accent2"/>
      <w:kern w:val="28"/>
      <w:sz w:val="32"/>
      <w:szCs w:val="20"/>
      <w:lang w:val="en-GB"/>
    </w:rPr>
  </w:style>
  <w:style w:type="paragraph" w:customStyle="1" w:styleId="AnnexTitle">
    <w:name w:val="Annex Title"/>
    <w:basedOn w:val="Title"/>
    <w:next w:val="Normal"/>
    <w:link w:val="AnnexTitleChar"/>
    <w:uiPriority w:val="3"/>
    <w:qFormat/>
    <w:rsid w:val="005C056B"/>
    <w:rPr>
      <w:sz w:val="52"/>
    </w:rPr>
  </w:style>
  <w:style w:type="character" w:customStyle="1" w:styleId="AnnexTitleChar">
    <w:name w:val="Annex Title Char"/>
    <w:basedOn w:val="TitleChar"/>
    <w:link w:val="AnnexTitle"/>
    <w:uiPriority w:val="3"/>
    <w:rsid w:val="005C056B"/>
    <w:rPr>
      <w:rFonts w:eastAsiaTheme="majorEastAsia" w:cstheme="majorBidi"/>
      <w:color w:val="CC2337" w:themeColor="accent4"/>
      <w:spacing w:val="-10"/>
      <w:kern w:val="28"/>
      <w:sz w:val="52"/>
      <w:szCs w:val="56"/>
    </w:rPr>
  </w:style>
  <w:style w:type="paragraph" w:customStyle="1" w:styleId="Annex2">
    <w:name w:val="Annex 2"/>
    <w:basedOn w:val="Heading2"/>
    <w:next w:val="Normal"/>
    <w:link w:val="Annex2Char"/>
    <w:uiPriority w:val="3"/>
    <w:qFormat/>
    <w:rsid w:val="00C05D20"/>
    <w:pPr>
      <w:numPr>
        <w:numId w:val="11"/>
      </w:numPr>
    </w:pPr>
    <w:rPr>
      <w:b w:val="0"/>
      <w:color w:val="333333" w:themeColor="text1"/>
      <w:sz w:val="24"/>
    </w:rPr>
  </w:style>
  <w:style w:type="character" w:customStyle="1" w:styleId="Annex2Char">
    <w:name w:val="Annex 2 Char"/>
    <w:basedOn w:val="Heading2Char"/>
    <w:link w:val="Annex2"/>
    <w:uiPriority w:val="3"/>
    <w:rsid w:val="00C05D20"/>
    <w:rPr>
      <w:rFonts w:eastAsiaTheme="majorEastAsia" w:cstheme="majorBidi"/>
      <w:b w:val="0"/>
      <w:color w:val="6D829F" w:themeColor="accent2"/>
      <w:sz w:val="24"/>
      <w:szCs w:val="26"/>
      <w:lang w:val="en-GB"/>
    </w:rPr>
  </w:style>
  <w:style w:type="paragraph" w:customStyle="1" w:styleId="Annex3">
    <w:name w:val="Annex 3"/>
    <w:basedOn w:val="Heading3"/>
    <w:next w:val="Normal"/>
    <w:link w:val="Annex3Char"/>
    <w:uiPriority w:val="3"/>
    <w:qFormat/>
    <w:rsid w:val="00A81A37"/>
    <w:pPr>
      <w:numPr>
        <w:numId w:val="11"/>
      </w:numPr>
    </w:pPr>
    <w:rPr>
      <w:b w:val="0"/>
    </w:rPr>
  </w:style>
  <w:style w:type="character" w:customStyle="1" w:styleId="Annex3Char">
    <w:name w:val="Annex 3 Char"/>
    <w:basedOn w:val="Heading3Char"/>
    <w:link w:val="Annex3"/>
    <w:uiPriority w:val="3"/>
    <w:rsid w:val="00A81A37"/>
    <w:rPr>
      <w:rFonts w:eastAsiaTheme="majorEastAsia" w:cstheme="majorBidi"/>
      <w:b w:val="0"/>
      <w:szCs w:val="24"/>
      <w:lang w:val="en-GB"/>
    </w:rPr>
  </w:style>
  <w:style w:type="paragraph" w:styleId="BalloonText">
    <w:name w:val="Balloon Text"/>
    <w:basedOn w:val="Normal"/>
    <w:link w:val="BalloonTextChar"/>
    <w:uiPriority w:val="99"/>
    <w:semiHidden/>
    <w:unhideWhenUsed/>
    <w:rsid w:val="00A33F43"/>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3F43"/>
    <w:rPr>
      <w:rFonts w:ascii="Tahoma" w:hAnsi="Tahoma" w:cs="Tahoma"/>
      <w:sz w:val="16"/>
      <w:szCs w:val="16"/>
      <w:lang w:val="en-GB"/>
    </w:rPr>
  </w:style>
  <w:style w:type="table" w:customStyle="1" w:styleId="TableGridLight1">
    <w:name w:val="Table Grid Light1"/>
    <w:basedOn w:val="TableNormal"/>
    <w:uiPriority w:val="40"/>
    <w:rsid w:val="007F41AA"/>
    <w:pPr>
      <w:spacing w:before="80" w:after="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left w:w="115" w:type="dxa"/>
        <w:right w:w="115" w:type="dxa"/>
      </w:tblCellMar>
    </w:tblPr>
    <w:tblStylePr w:type="firstCol">
      <w:rPr>
        <w:rFonts w:ascii="Arial" w:hAnsi="Arial"/>
        <w:b/>
        <w:color w:val="FFFFFF" w:themeColor="background1"/>
        <w:sz w:val="20"/>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nil"/>
          <w:insideV w:val="nil"/>
          <w:tl2br w:val="nil"/>
          <w:tr2bl w:val="nil"/>
        </w:tcBorders>
        <w:shd w:val="clear" w:color="auto" w:fill="6D829F" w:themeFill="accent2"/>
      </w:tcPr>
    </w:tblStylePr>
  </w:style>
  <w:style w:type="table" w:customStyle="1" w:styleId="Style9">
    <w:name w:val="Style9"/>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cBorders>
        <w:shd w:val="clear" w:color="auto" w:fill="6D829F" w:themeFill="accent2"/>
        <w:vAlign w:val="center"/>
      </w:tcPr>
    </w:tblStylePr>
  </w:style>
  <w:style w:type="table" w:customStyle="1" w:styleId="Style10">
    <w:name w:val="Style10"/>
    <w:basedOn w:val="TableNormal"/>
    <w:uiPriority w:val="99"/>
    <w:rsid w:val="000F2BFA"/>
    <w:pPr>
      <w:spacing w:before="80" w:line="240" w:lineRule="auto"/>
    </w:pPr>
    <w:rPr>
      <w:sz w:val="20"/>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cPr>
      <w:vAlign w:val="center"/>
    </w:tcPr>
    <w:tblStylePr w:type="firstCol">
      <w:rPr>
        <w:b/>
        <w:color w:val="FFFFFF" w:themeColor="background1"/>
      </w:rPr>
      <w:tblPr/>
      <w:tcPr>
        <w:shd w:val="clear" w:color="auto" w:fill="6D829F" w:themeFill="accent2"/>
      </w:tcPr>
    </w:tblStylePr>
  </w:style>
  <w:style w:type="paragraph" w:customStyle="1" w:styleId="InfoBlue">
    <w:name w:val="InfoBlue"/>
    <w:basedOn w:val="Normal"/>
    <w:next w:val="BodyText"/>
    <w:link w:val="InfoBlueChar"/>
    <w:autoRedefine/>
    <w:rsid w:val="00A5302A"/>
    <w:pPr>
      <w:widowControl w:val="0"/>
      <w:tabs>
        <w:tab w:val="left" w:pos="381"/>
      </w:tabs>
      <w:spacing w:before="0" w:after="120" w:line="240" w:lineRule="atLeast"/>
      <w:ind w:left="381"/>
    </w:pPr>
    <w:rPr>
      <w:rFonts w:ascii="Times New Roman" w:eastAsia="Times New Roman" w:hAnsi="Times New Roman" w:cs="Times New Roman"/>
      <w:iCs/>
      <w:color w:val="auto"/>
      <w:sz w:val="20"/>
      <w:szCs w:val="20"/>
      <w:lang w:val="en-US"/>
    </w:rPr>
  </w:style>
  <w:style w:type="character" w:customStyle="1" w:styleId="InfoBlueChar">
    <w:name w:val="InfoBlue Char"/>
    <w:link w:val="InfoBlue"/>
    <w:rsid w:val="00A5302A"/>
    <w:rPr>
      <w:rFonts w:ascii="Times New Roman" w:eastAsia="Times New Roman" w:hAnsi="Times New Roman" w:cs="Times New Roman"/>
      <w:iCs/>
      <w:color w:val="auto"/>
      <w:sz w:val="20"/>
      <w:szCs w:val="20"/>
    </w:rPr>
  </w:style>
  <w:style w:type="paragraph" w:customStyle="1" w:styleId="ProposalTitle">
    <w:name w:val="Proposal Title"/>
    <w:basedOn w:val="Normal"/>
    <w:rsid w:val="00B62FC6"/>
    <w:pPr>
      <w:spacing w:before="60" w:after="120" w:line="240" w:lineRule="auto"/>
      <w:jc w:val="right"/>
    </w:pPr>
    <w:rPr>
      <w:rFonts w:eastAsia="Times New Roman" w:cs="Times New Roman"/>
      <w:b/>
      <w:color w:val="002E36"/>
      <w:sz w:val="24"/>
      <w:szCs w:val="24"/>
      <w:lang w:eastAsia="en-GB"/>
    </w:rPr>
  </w:style>
  <w:style w:type="numbering" w:customStyle="1" w:styleId="BulletPoint">
    <w:name w:val="Bullet Point"/>
    <w:basedOn w:val="NoList"/>
    <w:rsid w:val="00B62FC6"/>
    <w:pPr>
      <w:numPr>
        <w:numId w:val="13"/>
      </w:numPr>
    </w:pPr>
  </w:style>
  <w:style w:type="character" w:styleId="CommentReference">
    <w:name w:val="annotation reference"/>
    <w:rsid w:val="006F3814"/>
    <w:rPr>
      <w:sz w:val="16"/>
      <w:szCs w:val="16"/>
    </w:rPr>
  </w:style>
  <w:style w:type="paragraph" w:styleId="CommentText">
    <w:name w:val="annotation text"/>
    <w:basedOn w:val="Normal"/>
    <w:link w:val="CommentTextChar"/>
    <w:rsid w:val="006F3814"/>
    <w:pPr>
      <w:spacing w:before="60" w:after="120" w:line="240" w:lineRule="auto"/>
      <w:jc w:val="both"/>
    </w:pPr>
    <w:rPr>
      <w:rFonts w:eastAsia="Times New Roman" w:cs="Times New Roman"/>
      <w:color w:val="002E36"/>
      <w:sz w:val="20"/>
      <w:szCs w:val="20"/>
      <w:lang w:eastAsia="en-GB"/>
    </w:rPr>
  </w:style>
  <w:style w:type="character" w:customStyle="1" w:styleId="CommentTextChar">
    <w:name w:val="Comment Text Char"/>
    <w:basedOn w:val="DefaultParagraphFont"/>
    <w:link w:val="CommentText"/>
    <w:rsid w:val="006F3814"/>
    <w:rPr>
      <w:rFonts w:eastAsia="Times New Roman" w:cs="Times New Roman"/>
      <w:color w:val="002E36"/>
      <w:sz w:val="20"/>
      <w:szCs w:val="20"/>
      <w:lang w:val="en-GB" w:eastAsia="en-GB"/>
    </w:rPr>
  </w:style>
  <w:style w:type="paragraph" w:customStyle="1" w:styleId="Bullets3">
    <w:name w:val="Bullets 3"/>
    <w:basedOn w:val="BodyText"/>
    <w:rsid w:val="006F3814"/>
    <w:pPr>
      <w:keepLines/>
      <w:widowControl w:val="0"/>
      <w:numPr>
        <w:numId w:val="14"/>
      </w:numPr>
      <w:tabs>
        <w:tab w:val="clear" w:pos="1080"/>
        <w:tab w:val="num" w:pos="2880"/>
      </w:tabs>
      <w:spacing w:before="0" w:after="60" w:line="240" w:lineRule="atLeast"/>
      <w:ind w:left="2880"/>
    </w:pPr>
    <w:rPr>
      <w:rFonts w:ascii="Times New Roman" w:eastAsia="Times New Roman" w:hAnsi="Times New Roman" w:cs="Times New Roman"/>
      <w:color w:val="auto"/>
      <w:sz w:val="20"/>
      <w:szCs w:val="20"/>
      <w:lang w:val="en-US"/>
    </w:rPr>
  </w:style>
  <w:style w:type="paragraph" w:customStyle="1" w:styleId="BodyText1">
    <w:name w:val="Body Text1"/>
    <w:rsid w:val="0087128A"/>
    <w:pPr>
      <w:keepLines/>
      <w:spacing w:before="0" w:line="220" w:lineRule="atLeast"/>
    </w:pPr>
    <w:rPr>
      <w:rFonts w:ascii="Times New Roman" w:eastAsia="Times New Roman" w:hAnsi="Times New Roman" w:cs="Times New Roman"/>
      <w:color w:val="auto"/>
      <w:sz w:val="20"/>
      <w:szCs w:val="20"/>
      <w:lang w:val="en-GB"/>
    </w:rPr>
  </w:style>
  <w:style w:type="character" w:customStyle="1" w:styleId="config-key">
    <w:name w:val="config-key"/>
    <w:basedOn w:val="DefaultParagraphFont"/>
    <w:rsid w:val="009F3D34"/>
  </w:style>
  <w:style w:type="paragraph" w:customStyle="1" w:styleId="report-sub-title">
    <w:name w:val="report-sub-title"/>
    <w:basedOn w:val="Normal"/>
    <w:rsid w:val="000C7C20"/>
    <w:pPr>
      <w:spacing w:before="100" w:beforeAutospacing="1" w:after="100" w:afterAutospacing="1" w:line="240" w:lineRule="auto"/>
    </w:pPr>
    <w:rPr>
      <w:rFonts w:ascii="Times New Roman" w:eastAsia="Times New Roman" w:hAnsi="Times New Roman" w:cs="Times New Roman"/>
      <w:color w:val="auto"/>
      <w:sz w:val="24"/>
      <w:szCs w:val="24"/>
      <w:lang w:val="en-US"/>
    </w:rPr>
  </w:style>
  <w:style w:type="character" w:styleId="FollowedHyperlink">
    <w:name w:val="FollowedHyperlink"/>
    <w:basedOn w:val="DefaultParagraphFont"/>
    <w:uiPriority w:val="99"/>
    <w:semiHidden/>
    <w:unhideWhenUsed/>
    <w:rsid w:val="00D8468E"/>
    <w:rPr>
      <w:color w:val="954F72"/>
      <w:u w:val="single"/>
    </w:rPr>
  </w:style>
  <w:style w:type="paragraph" w:customStyle="1" w:styleId="xl67">
    <w:name w:val="xl67"/>
    <w:basedOn w:val="Normal"/>
    <w:rsid w:val="00D8468E"/>
    <w:pPr>
      <w:pBdr>
        <w:top w:val="single" w:sz="4" w:space="0" w:color="ACB9CA"/>
        <w:left w:val="single" w:sz="4" w:space="7" w:color="ACB9CA"/>
        <w:bottom w:val="single" w:sz="4" w:space="0" w:color="ACB9CA"/>
        <w:right w:val="single" w:sz="4" w:space="0" w:color="ACB9CA"/>
      </w:pBdr>
      <w:shd w:val="clear" w:color="000000" w:fill="F4F9FE"/>
      <w:spacing w:before="100" w:beforeAutospacing="1" w:after="100" w:afterAutospacing="1" w:line="240" w:lineRule="auto"/>
      <w:ind w:firstLineChars="100" w:firstLine="100"/>
    </w:pPr>
    <w:rPr>
      <w:rFonts w:ascii="Open Sans" w:eastAsia="Times New Roman" w:hAnsi="Open Sans" w:cs="Open Sans"/>
      <w:b/>
      <w:bCs/>
      <w:color w:val="4B4B63"/>
      <w:sz w:val="18"/>
      <w:szCs w:val="18"/>
      <w:lang w:val="en-US"/>
    </w:rPr>
  </w:style>
  <w:style w:type="paragraph" w:customStyle="1" w:styleId="xl68">
    <w:name w:val="xl68"/>
    <w:basedOn w:val="Normal"/>
    <w:rsid w:val="00D8468E"/>
    <w:pPr>
      <w:pBdr>
        <w:top w:val="single" w:sz="4" w:space="0" w:color="ACB9CA"/>
        <w:left w:val="single" w:sz="4" w:space="0" w:color="ACB9CA"/>
        <w:bottom w:val="single" w:sz="4" w:space="0" w:color="ACB9CA"/>
        <w:right w:val="single" w:sz="4" w:space="0" w:color="ACB9CA"/>
      </w:pBdr>
      <w:shd w:val="clear" w:color="000000" w:fill="F4F9FE"/>
      <w:spacing w:before="100" w:beforeAutospacing="1" w:after="100" w:afterAutospacing="1" w:line="240" w:lineRule="auto"/>
    </w:pPr>
    <w:rPr>
      <w:rFonts w:ascii="Open Sans" w:eastAsia="Times New Roman" w:hAnsi="Open Sans" w:cs="Open Sans"/>
      <w:b/>
      <w:bCs/>
      <w:color w:val="4B4B63"/>
      <w:sz w:val="18"/>
      <w:szCs w:val="18"/>
      <w:lang w:val="en-US"/>
    </w:rPr>
  </w:style>
  <w:style w:type="paragraph" w:customStyle="1" w:styleId="xl69">
    <w:name w:val="xl69"/>
    <w:basedOn w:val="Normal"/>
    <w:rsid w:val="00D8468E"/>
    <w:pPr>
      <w:pBdr>
        <w:top w:val="single" w:sz="4" w:space="0" w:color="ACB9CA"/>
        <w:left w:val="single" w:sz="4" w:space="7" w:color="ACB9CA"/>
        <w:bottom w:val="single" w:sz="4" w:space="0" w:color="ACB9CA"/>
        <w:right w:val="single" w:sz="4" w:space="0" w:color="ACB9CA"/>
      </w:pBdr>
      <w:shd w:val="clear" w:color="000000" w:fill="FFFFFF"/>
      <w:spacing w:before="100" w:beforeAutospacing="1" w:after="100" w:afterAutospacing="1" w:line="240" w:lineRule="auto"/>
      <w:ind w:firstLineChars="100" w:firstLine="100"/>
      <w:textAlignment w:val="center"/>
    </w:pPr>
    <w:rPr>
      <w:rFonts w:ascii="Open Sans" w:eastAsia="Times New Roman" w:hAnsi="Open Sans" w:cs="Open Sans"/>
      <w:color w:val="4B4B63"/>
      <w:sz w:val="20"/>
      <w:szCs w:val="20"/>
      <w:lang w:val="en-US"/>
    </w:rPr>
  </w:style>
  <w:style w:type="paragraph" w:customStyle="1" w:styleId="xl70">
    <w:name w:val="xl70"/>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1">
    <w:name w:val="xl71"/>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2">
    <w:name w:val="xl72"/>
    <w:basedOn w:val="Normal"/>
    <w:rsid w:val="00D8468E"/>
    <w:pPr>
      <w:pBdr>
        <w:top w:val="single" w:sz="4" w:space="0" w:color="ACB9CA"/>
        <w:left w:val="single" w:sz="4" w:space="0" w:color="ACB9CA"/>
        <w:bottom w:val="single" w:sz="4" w:space="0" w:color="ACB9CA"/>
        <w:right w:val="single" w:sz="4" w:space="0" w:color="ACB9CA"/>
      </w:pBdr>
      <w:shd w:val="clear" w:color="000000" w:fill="FFFF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3">
    <w:name w:val="xl73"/>
    <w:basedOn w:val="Normal"/>
    <w:rsid w:val="00D8468E"/>
    <w:pPr>
      <w:pBdr>
        <w:top w:val="single" w:sz="4" w:space="0" w:color="ACB9CA"/>
        <w:left w:val="single" w:sz="4" w:space="7" w:color="ACB9CA"/>
        <w:bottom w:val="single" w:sz="4" w:space="0" w:color="ACB9CA"/>
        <w:right w:val="single" w:sz="4" w:space="0" w:color="ACB9CA"/>
      </w:pBdr>
      <w:shd w:val="clear" w:color="000000" w:fill="EDF6FF"/>
      <w:spacing w:before="100" w:beforeAutospacing="1" w:after="100" w:afterAutospacing="1" w:line="240" w:lineRule="auto"/>
      <w:ind w:firstLineChars="100" w:firstLine="100"/>
      <w:textAlignment w:val="center"/>
    </w:pPr>
    <w:rPr>
      <w:rFonts w:ascii="Open Sans" w:eastAsia="Times New Roman" w:hAnsi="Open Sans" w:cs="Open Sans"/>
      <w:color w:val="4B4B63"/>
      <w:sz w:val="20"/>
      <w:szCs w:val="20"/>
      <w:lang w:val="en-US"/>
    </w:rPr>
  </w:style>
  <w:style w:type="paragraph" w:customStyle="1" w:styleId="xl74">
    <w:name w:val="xl74"/>
    <w:basedOn w:val="Normal"/>
    <w:rsid w:val="00D8468E"/>
    <w:pPr>
      <w:pBdr>
        <w:top w:val="single" w:sz="4" w:space="0" w:color="ACB9CA"/>
        <w:left w:val="single" w:sz="4" w:space="0" w:color="ACB9CA"/>
        <w:bottom w:val="single" w:sz="4" w:space="0" w:color="ACB9CA"/>
        <w:right w:val="single" w:sz="4" w:space="0" w:color="ACB9CA"/>
      </w:pBd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5">
    <w:name w:val="xl75"/>
    <w:basedOn w:val="Normal"/>
    <w:rsid w:val="00D8468E"/>
    <w:pPr>
      <w:pBdr>
        <w:top w:val="single" w:sz="4" w:space="0" w:color="ACB9CA"/>
        <w:left w:val="single" w:sz="4" w:space="0" w:color="ACB9CA"/>
        <w:bottom w:val="single" w:sz="4" w:space="0" w:color="ACB9CA"/>
        <w:right w:val="single" w:sz="4" w:space="0" w:color="ACB9CA"/>
      </w:pBd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6">
    <w:name w:val="xl76"/>
    <w:basedOn w:val="Normal"/>
    <w:rsid w:val="001A6FC7"/>
    <w:pP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customStyle="1" w:styleId="xl77">
    <w:name w:val="xl77"/>
    <w:basedOn w:val="Normal"/>
    <w:rsid w:val="001A6FC7"/>
    <w:pPr>
      <w:shd w:val="clear" w:color="000000" w:fill="EDF6FF"/>
      <w:spacing w:before="100" w:beforeAutospacing="1" w:after="100" w:afterAutospacing="1" w:line="240" w:lineRule="auto"/>
      <w:textAlignment w:val="center"/>
    </w:pPr>
    <w:rPr>
      <w:rFonts w:ascii="Open Sans" w:eastAsia="Times New Roman" w:hAnsi="Open Sans" w:cs="Open Sans"/>
      <w:color w:val="4B4B63"/>
      <w:sz w:val="20"/>
      <w:szCs w:val="20"/>
      <w:lang w:val="en-US"/>
    </w:rPr>
  </w:style>
  <w:style w:type="paragraph" w:styleId="NormalWeb">
    <w:name w:val="Normal (Web)"/>
    <w:basedOn w:val="Normal"/>
    <w:uiPriority w:val="99"/>
    <w:unhideWhenUsed/>
    <w:rsid w:val="002674E9"/>
    <w:pPr>
      <w:spacing w:before="0" w:after="0" w:line="240" w:lineRule="auto"/>
    </w:pPr>
    <w:rPr>
      <w:rFonts w:ascii="Times New Roman" w:hAnsi="Times New Roman" w:cs="Times New Roman"/>
      <w:color w:val="auto"/>
      <w:sz w:val="24"/>
      <w:szCs w:val="24"/>
      <w:lang w:val="en-US"/>
    </w:rPr>
  </w:style>
  <w:style w:type="paragraph" w:styleId="CommentSubject">
    <w:name w:val="annotation subject"/>
    <w:basedOn w:val="CommentText"/>
    <w:next w:val="CommentText"/>
    <w:link w:val="CommentSubjectChar"/>
    <w:uiPriority w:val="99"/>
    <w:semiHidden/>
    <w:unhideWhenUsed/>
    <w:rsid w:val="007849B4"/>
    <w:pPr>
      <w:spacing w:before="120" w:after="200"/>
      <w:jc w:val="left"/>
    </w:pPr>
    <w:rPr>
      <w:rFonts w:eastAsiaTheme="minorHAnsi" w:cstheme="minorBidi"/>
      <w:b/>
      <w:bCs/>
      <w:color w:val="333333" w:themeColor="text1"/>
      <w:lang w:eastAsia="en-US"/>
    </w:rPr>
  </w:style>
  <w:style w:type="character" w:customStyle="1" w:styleId="CommentSubjectChar">
    <w:name w:val="Comment Subject Char"/>
    <w:basedOn w:val="CommentTextChar"/>
    <w:link w:val="CommentSubject"/>
    <w:uiPriority w:val="99"/>
    <w:semiHidden/>
    <w:rsid w:val="007849B4"/>
    <w:rPr>
      <w:rFonts w:eastAsia="Times New Roman" w:cs="Times New Roman"/>
      <w:b/>
      <w:bCs/>
      <w:color w:val="002E36"/>
      <w:sz w:val="20"/>
      <w:szCs w:val="20"/>
      <w:lang w:val="en-GB" w:eastAsia="en-GB"/>
    </w:rPr>
  </w:style>
  <w:style w:type="character" w:customStyle="1" w:styleId="apple-converted-space">
    <w:name w:val="apple-converted-space"/>
    <w:basedOn w:val="DefaultParagraphFont"/>
    <w:rsid w:val="004F73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40352">
      <w:bodyDiv w:val="1"/>
      <w:marLeft w:val="0"/>
      <w:marRight w:val="0"/>
      <w:marTop w:val="0"/>
      <w:marBottom w:val="0"/>
      <w:divBdr>
        <w:top w:val="none" w:sz="0" w:space="0" w:color="auto"/>
        <w:left w:val="none" w:sz="0" w:space="0" w:color="auto"/>
        <w:bottom w:val="none" w:sz="0" w:space="0" w:color="auto"/>
        <w:right w:val="none" w:sz="0" w:space="0" w:color="auto"/>
      </w:divBdr>
      <w:divsChild>
        <w:div w:id="464080282">
          <w:marLeft w:val="0"/>
          <w:marRight w:val="0"/>
          <w:marTop w:val="0"/>
          <w:marBottom w:val="0"/>
          <w:divBdr>
            <w:top w:val="none" w:sz="0" w:space="0" w:color="auto"/>
            <w:left w:val="none" w:sz="0" w:space="0" w:color="auto"/>
            <w:bottom w:val="none" w:sz="0" w:space="0" w:color="auto"/>
            <w:right w:val="none" w:sz="0" w:space="0" w:color="auto"/>
          </w:divBdr>
        </w:div>
        <w:div w:id="940457460">
          <w:marLeft w:val="0"/>
          <w:marRight w:val="0"/>
          <w:marTop w:val="0"/>
          <w:marBottom w:val="0"/>
          <w:divBdr>
            <w:top w:val="none" w:sz="0" w:space="0" w:color="auto"/>
            <w:left w:val="none" w:sz="0" w:space="0" w:color="auto"/>
            <w:bottom w:val="none" w:sz="0" w:space="0" w:color="auto"/>
            <w:right w:val="none" w:sz="0" w:space="0" w:color="auto"/>
          </w:divBdr>
        </w:div>
        <w:div w:id="1456169606">
          <w:marLeft w:val="0"/>
          <w:marRight w:val="0"/>
          <w:marTop w:val="0"/>
          <w:marBottom w:val="0"/>
          <w:divBdr>
            <w:top w:val="none" w:sz="0" w:space="0" w:color="auto"/>
            <w:left w:val="none" w:sz="0" w:space="0" w:color="auto"/>
            <w:bottom w:val="none" w:sz="0" w:space="0" w:color="auto"/>
            <w:right w:val="none" w:sz="0" w:space="0" w:color="auto"/>
          </w:divBdr>
        </w:div>
        <w:div w:id="1680963011">
          <w:marLeft w:val="0"/>
          <w:marRight w:val="0"/>
          <w:marTop w:val="0"/>
          <w:marBottom w:val="0"/>
          <w:divBdr>
            <w:top w:val="none" w:sz="0" w:space="0" w:color="auto"/>
            <w:left w:val="none" w:sz="0" w:space="0" w:color="auto"/>
            <w:bottom w:val="none" w:sz="0" w:space="0" w:color="auto"/>
            <w:right w:val="none" w:sz="0" w:space="0" w:color="auto"/>
          </w:divBdr>
        </w:div>
        <w:div w:id="1655908908">
          <w:marLeft w:val="0"/>
          <w:marRight w:val="0"/>
          <w:marTop w:val="0"/>
          <w:marBottom w:val="0"/>
          <w:divBdr>
            <w:top w:val="none" w:sz="0" w:space="0" w:color="auto"/>
            <w:left w:val="none" w:sz="0" w:space="0" w:color="auto"/>
            <w:bottom w:val="none" w:sz="0" w:space="0" w:color="auto"/>
            <w:right w:val="none" w:sz="0" w:space="0" w:color="auto"/>
          </w:divBdr>
        </w:div>
        <w:div w:id="2083023572">
          <w:marLeft w:val="0"/>
          <w:marRight w:val="0"/>
          <w:marTop w:val="0"/>
          <w:marBottom w:val="0"/>
          <w:divBdr>
            <w:top w:val="none" w:sz="0" w:space="0" w:color="auto"/>
            <w:left w:val="none" w:sz="0" w:space="0" w:color="auto"/>
            <w:bottom w:val="none" w:sz="0" w:space="0" w:color="auto"/>
            <w:right w:val="none" w:sz="0" w:space="0" w:color="auto"/>
          </w:divBdr>
        </w:div>
        <w:div w:id="2052534833">
          <w:marLeft w:val="0"/>
          <w:marRight w:val="0"/>
          <w:marTop w:val="0"/>
          <w:marBottom w:val="0"/>
          <w:divBdr>
            <w:top w:val="none" w:sz="0" w:space="0" w:color="auto"/>
            <w:left w:val="none" w:sz="0" w:space="0" w:color="auto"/>
            <w:bottom w:val="none" w:sz="0" w:space="0" w:color="auto"/>
            <w:right w:val="none" w:sz="0" w:space="0" w:color="auto"/>
          </w:divBdr>
        </w:div>
        <w:div w:id="387341815">
          <w:marLeft w:val="0"/>
          <w:marRight w:val="0"/>
          <w:marTop w:val="0"/>
          <w:marBottom w:val="0"/>
          <w:divBdr>
            <w:top w:val="none" w:sz="0" w:space="0" w:color="auto"/>
            <w:left w:val="none" w:sz="0" w:space="0" w:color="auto"/>
            <w:bottom w:val="none" w:sz="0" w:space="0" w:color="auto"/>
            <w:right w:val="none" w:sz="0" w:space="0" w:color="auto"/>
          </w:divBdr>
        </w:div>
        <w:div w:id="1854151913">
          <w:marLeft w:val="0"/>
          <w:marRight w:val="0"/>
          <w:marTop w:val="0"/>
          <w:marBottom w:val="0"/>
          <w:divBdr>
            <w:top w:val="none" w:sz="0" w:space="0" w:color="auto"/>
            <w:left w:val="none" w:sz="0" w:space="0" w:color="auto"/>
            <w:bottom w:val="none" w:sz="0" w:space="0" w:color="auto"/>
            <w:right w:val="none" w:sz="0" w:space="0" w:color="auto"/>
          </w:divBdr>
        </w:div>
        <w:div w:id="796292430">
          <w:marLeft w:val="0"/>
          <w:marRight w:val="0"/>
          <w:marTop w:val="0"/>
          <w:marBottom w:val="0"/>
          <w:divBdr>
            <w:top w:val="none" w:sz="0" w:space="0" w:color="auto"/>
            <w:left w:val="none" w:sz="0" w:space="0" w:color="auto"/>
            <w:bottom w:val="none" w:sz="0" w:space="0" w:color="auto"/>
            <w:right w:val="none" w:sz="0" w:space="0" w:color="auto"/>
          </w:divBdr>
        </w:div>
        <w:div w:id="1625774402">
          <w:marLeft w:val="0"/>
          <w:marRight w:val="0"/>
          <w:marTop w:val="0"/>
          <w:marBottom w:val="0"/>
          <w:divBdr>
            <w:top w:val="none" w:sz="0" w:space="0" w:color="auto"/>
            <w:left w:val="none" w:sz="0" w:space="0" w:color="auto"/>
            <w:bottom w:val="none" w:sz="0" w:space="0" w:color="auto"/>
            <w:right w:val="none" w:sz="0" w:space="0" w:color="auto"/>
          </w:divBdr>
        </w:div>
        <w:div w:id="1598446532">
          <w:marLeft w:val="0"/>
          <w:marRight w:val="0"/>
          <w:marTop w:val="0"/>
          <w:marBottom w:val="0"/>
          <w:divBdr>
            <w:top w:val="none" w:sz="0" w:space="0" w:color="auto"/>
            <w:left w:val="none" w:sz="0" w:space="0" w:color="auto"/>
            <w:bottom w:val="none" w:sz="0" w:space="0" w:color="auto"/>
            <w:right w:val="none" w:sz="0" w:space="0" w:color="auto"/>
          </w:divBdr>
        </w:div>
        <w:div w:id="287275257">
          <w:marLeft w:val="0"/>
          <w:marRight w:val="0"/>
          <w:marTop w:val="0"/>
          <w:marBottom w:val="0"/>
          <w:divBdr>
            <w:top w:val="none" w:sz="0" w:space="0" w:color="auto"/>
            <w:left w:val="none" w:sz="0" w:space="0" w:color="auto"/>
            <w:bottom w:val="none" w:sz="0" w:space="0" w:color="auto"/>
            <w:right w:val="none" w:sz="0" w:space="0" w:color="auto"/>
          </w:divBdr>
        </w:div>
        <w:div w:id="257521396">
          <w:marLeft w:val="0"/>
          <w:marRight w:val="0"/>
          <w:marTop w:val="0"/>
          <w:marBottom w:val="0"/>
          <w:divBdr>
            <w:top w:val="none" w:sz="0" w:space="0" w:color="auto"/>
            <w:left w:val="none" w:sz="0" w:space="0" w:color="auto"/>
            <w:bottom w:val="none" w:sz="0" w:space="0" w:color="auto"/>
            <w:right w:val="none" w:sz="0" w:space="0" w:color="auto"/>
          </w:divBdr>
        </w:div>
        <w:div w:id="426776161">
          <w:marLeft w:val="0"/>
          <w:marRight w:val="0"/>
          <w:marTop w:val="0"/>
          <w:marBottom w:val="0"/>
          <w:divBdr>
            <w:top w:val="none" w:sz="0" w:space="0" w:color="auto"/>
            <w:left w:val="none" w:sz="0" w:space="0" w:color="auto"/>
            <w:bottom w:val="none" w:sz="0" w:space="0" w:color="auto"/>
            <w:right w:val="none" w:sz="0" w:space="0" w:color="auto"/>
          </w:divBdr>
        </w:div>
        <w:div w:id="361127314">
          <w:marLeft w:val="0"/>
          <w:marRight w:val="0"/>
          <w:marTop w:val="0"/>
          <w:marBottom w:val="0"/>
          <w:divBdr>
            <w:top w:val="none" w:sz="0" w:space="0" w:color="auto"/>
            <w:left w:val="none" w:sz="0" w:space="0" w:color="auto"/>
            <w:bottom w:val="none" w:sz="0" w:space="0" w:color="auto"/>
            <w:right w:val="none" w:sz="0" w:space="0" w:color="auto"/>
          </w:divBdr>
        </w:div>
        <w:div w:id="1296132750">
          <w:marLeft w:val="0"/>
          <w:marRight w:val="0"/>
          <w:marTop w:val="0"/>
          <w:marBottom w:val="0"/>
          <w:divBdr>
            <w:top w:val="none" w:sz="0" w:space="0" w:color="auto"/>
            <w:left w:val="none" w:sz="0" w:space="0" w:color="auto"/>
            <w:bottom w:val="none" w:sz="0" w:space="0" w:color="auto"/>
            <w:right w:val="none" w:sz="0" w:space="0" w:color="auto"/>
          </w:divBdr>
        </w:div>
        <w:div w:id="2034452025">
          <w:marLeft w:val="0"/>
          <w:marRight w:val="0"/>
          <w:marTop w:val="0"/>
          <w:marBottom w:val="0"/>
          <w:divBdr>
            <w:top w:val="none" w:sz="0" w:space="0" w:color="auto"/>
            <w:left w:val="none" w:sz="0" w:space="0" w:color="auto"/>
            <w:bottom w:val="none" w:sz="0" w:space="0" w:color="auto"/>
            <w:right w:val="none" w:sz="0" w:space="0" w:color="auto"/>
          </w:divBdr>
        </w:div>
        <w:div w:id="660039229">
          <w:marLeft w:val="0"/>
          <w:marRight w:val="0"/>
          <w:marTop w:val="0"/>
          <w:marBottom w:val="0"/>
          <w:divBdr>
            <w:top w:val="none" w:sz="0" w:space="0" w:color="auto"/>
            <w:left w:val="none" w:sz="0" w:space="0" w:color="auto"/>
            <w:bottom w:val="none" w:sz="0" w:space="0" w:color="auto"/>
            <w:right w:val="none" w:sz="0" w:space="0" w:color="auto"/>
          </w:divBdr>
        </w:div>
        <w:div w:id="1251815237">
          <w:marLeft w:val="0"/>
          <w:marRight w:val="0"/>
          <w:marTop w:val="0"/>
          <w:marBottom w:val="0"/>
          <w:divBdr>
            <w:top w:val="none" w:sz="0" w:space="0" w:color="auto"/>
            <w:left w:val="none" w:sz="0" w:space="0" w:color="auto"/>
            <w:bottom w:val="none" w:sz="0" w:space="0" w:color="auto"/>
            <w:right w:val="none" w:sz="0" w:space="0" w:color="auto"/>
          </w:divBdr>
        </w:div>
        <w:div w:id="58066113">
          <w:marLeft w:val="0"/>
          <w:marRight w:val="0"/>
          <w:marTop w:val="0"/>
          <w:marBottom w:val="0"/>
          <w:divBdr>
            <w:top w:val="none" w:sz="0" w:space="0" w:color="auto"/>
            <w:left w:val="none" w:sz="0" w:space="0" w:color="auto"/>
            <w:bottom w:val="none" w:sz="0" w:space="0" w:color="auto"/>
            <w:right w:val="none" w:sz="0" w:space="0" w:color="auto"/>
          </w:divBdr>
        </w:div>
        <w:div w:id="1469543903">
          <w:marLeft w:val="0"/>
          <w:marRight w:val="0"/>
          <w:marTop w:val="0"/>
          <w:marBottom w:val="0"/>
          <w:divBdr>
            <w:top w:val="none" w:sz="0" w:space="0" w:color="auto"/>
            <w:left w:val="none" w:sz="0" w:space="0" w:color="auto"/>
            <w:bottom w:val="none" w:sz="0" w:space="0" w:color="auto"/>
            <w:right w:val="none" w:sz="0" w:space="0" w:color="auto"/>
          </w:divBdr>
        </w:div>
        <w:div w:id="671298679">
          <w:marLeft w:val="0"/>
          <w:marRight w:val="0"/>
          <w:marTop w:val="0"/>
          <w:marBottom w:val="0"/>
          <w:divBdr>
            <w:top w:val="none" w:sz="0" w:space="0" w:color="auto"/>
            <w:left w:val="none" w:sz="0" w:space="0" w:color="auto"/>
            <w:bottom w:val="none" w:sz="0" w:space="0" w:color="auto"/>
            <w:right w:val="none" w:sz="0" w:space="0" w:color="auto"/>
          </w:divBdr>
        </w:div>
        <w:div w:id="1560902000">
          <w:marLeft w:val="0"/>
          <w:marRight w:val="0"/>
          <w:marTop w:val="0"/>
          <w:marBottom w:val="0"/>
          <w:divBdr>
            <w:top w:val="none" w:sz="0" w:space="0" w:color="auto"/>
            <w:left w:val="none" w:sz="0" w:space="0" w:color="auto"/>
            <w:bottom w:val="none" w:sz="0" w:space="0" w:color="auto"/>
            <w:right w:val="none" w:sz="0" w:space="0" w:color="auto"/>
          </w:divBdr>
        </w:div>
        <w:div w:id="2021346451">
          <w:marLeft w:val="0"/>
          <w:marRight w:val="0"/>
          <w:marTop w:val="0"/>
          <w:marBottom w:val="0"/>
          <w:divBdr>
            <w:top w:val="none" w:sz="0" w:space="0" w:color="auto"/>
            <w:left w:val="none" w:sz="0" w:space="0" w:color="auto"/>
            <w:bottom w:val="none" w:sz="0" w:space="0" w:color="auto"/>
            <w:right w:val="none" w:sz="0" w:space="0" w:color="auto"/>
          </w:divBdr>
        </w:div>
        <w:div w:id="965770007">
          <w:marLeft w:val="0"/>
          <w:marRight w:val="0"/>
          <w:marTop w:val="0"/>
          <w:marBottom w:val="0"/>
          <w:divBdr>
            <w:top w:val="none" w:sz="0" w:space="0" w:color="auto"/>
            <w:left w:val="none" w:sz="0" w:space="0" w:color="auto"/>
            <w:bottom w:val="none" w:sz="0" w:space="0" w:color="auto"/>
            <w:right w:val="none" w:sz="0" w:space="0" w:color="auto"/>
          </w:divBdr>
        </w:div>
        <w:div w:id="1519542162">
          <w:marLeft w:val="0"/>
          <w:marRight w:val="0"/>
          <w:marTop w:val="0"/>
          <w:marBottom w:val="0"/>
          <w:divBdr>
            <w:top w:val="none" w:sz="0" w:space="0" w:color="auto"/>
            <w:left w:val="none" w:sz="0" w:space="0" w:color="auto"/>
            <w:bottom w:val="none" w:sz="0" w:space="0" w:color="auto"/>
            <w:right w:val="none" w:sz="0" w:space="0" w:color="auto"/>
          </w:divBdr>
        </w:div>
        <w:div w:id="146362192">
          <w:marLeft w:val="0"/>
          <w:marRight w:val="0"/>
          <w:marTop w:val="0"/>
          <w:marBottom w:val="0"/>
          <w:divBdr>
            <w:top w:val="none" w:sz="0" w:space="0" w:color="auto"/>
            <w:left w:val="none" w:sz="0" w:space="0" w:color="auto"/>
            <w:bottom w:val="none" w:sz="0" w:space="0" w:color="auto"/>
            <w:right w:val="none" w:sz="0" w:space="0" w:color="auto"/>
          </w:divBdr>
        </w:div>
        <w:div w:id="1630863731">
          <w:marLeft w:val="0"/>
          <w:marRight w:val="0"/>
          <w:marTop w:val="0"/>
          <w:marBottom w:val="0"/>
          <w:divBdr>
            <w:top w:val="none" w:sz="0" w:space="0" w:color="auto"/>
            <w:left w:val="none" w:sz="0" w:space="0" w:color="auto"/>
            <w:bottom w:val="none" w:sz="0" w:space="0" w:color="auto"/>
            <w:right w:val="none" w:sz="0" w:space="0" w:color="auto"/>
          </w:divBdr>
        </w:div>
        <w:div w:id="697311632">
          <w:marLeft w:val="0"/>
          <w:marRight w:val="0"/>
          <w:marTop w:val="0"/>
          <w:marBottom w:val="0"/>
          <w:divBdr>
            <w:top w:val="none" w:sz="0" w:space="0" w:color="auto"/>
            <w:left w:val="none" w:sz="0" w:space="0" w:color="auto"/>
            <w:bottom w:val="none" w:sz="0" w:space="0" w:color="auto"/>
            <w:right w:val="none" w:sz="0" w:space="0" w:color="auto"/>
          </w:divBdr>
        </w:div>
        <w:div w:id="460927872">
          <w:marLeft w:val="0"/>
          <w:marRight w:val="0"/>
          <w:marTop w:val="0"/>
          <w:marBottom w:val="0"/>
          <w:divBdr>
            <w:top w:val="none" w:sz="0" w:space="0" w:color="auto"/>
            <w:left w:val="none" w:sz="0" w:space="0" w:color="auto"/>
            <w:bottom w:val="none" w:sz="0" w:space="0" w:color="auto"/>
            <w:right w:val="none" w:sz="0" w:space="0" w:color="auto"/>
          </w:divBdr>
        </w:div>
        <w:div w:id="1175919456">
          <w:marLeft w:val="0"/>
          <w:marRight w:val="0"/>
          <w:marTop w:val="0"/>
          <w:marBottom w:val="0"/>
          <w:divBdr>
            <w:top w:val="none" w:sz="0" w:space="0" w:color="auto"/>
            <w:left w:val="none" w:sz="0" w:space="0" w:color="auto"/>
            <w:bottom w:val="none" w:sz="0" w:space="0" w:color="auto"/>
            <w:right w:val="none" w:sz="0" w:space="0" w:color="auto"/>
          </w:divBdr>
        </w:div>
        <w:div w:id="857816051">
          <w:marLeft w:val="0"/>
          <w:marRight w:val="0"/>
          <w:marTop w:val="0"/>
          <w:marBottom w:val="0"/>
          <w:divBdr>
            <w:top w:val="none" w:sz="0" w:space="0" w:color="auto"/>
            <w:left w:val="none" w:sz="0" w:space="0" w:color="auto"/>
            <w:bottom w:val="none" w:sz="0" w:space="0" w:color="auto"/>
            <w:right w:val="none" w:sz="0" w:space="0" w:color="auto"/>
          </w:divBdr>
        </w:div>
        <w:div w:id="1897156159">
          <w:marLeft w:val="0"/>
          <w:marRight w:val="0"/>
          <w:marTop w:val="0"/>
          <w:marBottom w:val="0"/>
          <w:divBdr>
            <w:top w:val="none" w:sz="0" w:space="0" w:color="auto"/>
            <w:left w:val="none" w:sz="0" w:space="0" w:color="auto"/>
            <w:bottom w:val="none" w:sz="0" w:space="0" w:color="auto"/>
            <w:right w:val="none" w:sz="0" w:space="0" w:color="auto"/>
          </w:divBdr>
        </w:div>
        <w:div w:id="1813253003">
          <w:marLeft w:val="0"/>
          <w:marRight w:val="0"/>
          <w:marTop w:val="0"/>
          <w:marBottom w:val="0"/>
          <w:divBdr>
            <w:top w:val="none" w:sz="0" w:space="0" w:color="auto"/>
            <w:left w:val="none" w:sz="0" w:space="0" w:color="auto"/>
            <w:bottom w:val="none" w:sz="0" w:space="0" w:color="auto"/>
            <w:right w:val="none" w:sz="0" w:space="0" w:color="auto"/>
          </w:divBdr>
        </w:div>
        <w:div w:id="1554929860">
          <w:marLeft w:val="0"/>
          <w:marRight w:val="0"/>
          <w:marTop w:val="0"/>
          <w:marBottom w:val="0"/>
          <w:divBdr>
            <w:top w:val="none" w:sz="0" w:space="0" w:color="auto"/>
            <w:left w:val="none" w:sz="0" w:space="0" w:color="auto"/>
            <w:bottom w:val="none" w:sz="0" w:space="0" w:color="auto"/>
            <w:right w:val="none" w:sz="0" w:space="0" w:color="auto"/>
          </w:divBdr>
        </w:div>
        <w:div w:id="2079790760">
          <w:marLeft w:val="0"/>
          <w:marRight w:val="0"/>
          <w:marTop w:val="0"/>
          <w:marBottom w:val="0"/>
          <w:divBdr>
            <w:top w:val="none" w:sz="0" w:space="0" w:color="auto"/>
            <w:left w:val="none" w:sz="0" w:space="0" w:color="auto"/>
            <w:bottom w:val="none" w:sz="0" w:space="0" w:color="auto"/>
            <w:right w:val="none" w:sz="0" w:space="0" w:color="auto"/>
          </w:divBdr>
        </w:div>
        <w:div w:id="1182082750">
          <w:marLeft w:val="0"/>
          <w:marRight w:val="0"/>
          <w:marTop w:val="0"/>
          <w:marBottom w:val="0"/>
          <w:divBdr>
            <w:top w:val="none" w:sz="0" w:space="0" w:color="auto"/>
            <w:left w:val="none" w:sz="0" w:space="0" w:color="auto"/>
            <w:bottom w:val="none" w:sz="0" w:space="0" w:color="auto"/>
            <w:right w:val="none" w:sz="0" w:space="0" w:color="auto"/>
          </w:divBdr>
        </w:div>
        <w:div w:id="1783110103">
          <w:marLeft w:val="0"/>
          <w:marRight w:val="0"/>
          <w:marTop w:val="0"/>
          <w:marBottom w:val="0"/>
          <w:divBdr>
            <w:top w:val="none" w:sz="0" w:space="0" w:color="auto"/>
            <w:left w:val="none" w:sz="0" w:space="0" w:color="auto"/>
            <w:bottom w:val="none" w:sz="0" w:space="0" w:color="auto"/>
            <w:right w:val="none" w:sz="0" w:space="0" w:color="auto"/>
          </w:divBdr>
        </w:div>
        <w:div w:id="1759473366">
          <w:marLeft w:val="0"/>
          <w:marRight w:val="0"/>
          <w:marTop w:val="0"/>
          <w:marBottom w:val="0"/>
          <w:divBdr>
            <w:top w:val="none" w:sz="0" w:space="0" w:color="auto"/>
            <w:left w:val="none" w:sz="0" w:space="0" w:color="auto"/>
            <w:bottom w:val="none" w:sz="0" w:space="0" w:color="auto"/>
            <w:right w:val="none" w:sz="0" w:space="0" w:color="auto"/>
          </w:divBdr>
        </w:div>
        <w:div w:id="603806701">
          <w:marLeft w:val="0"/>
          <w:marRight w:val="0"/>
          <w:marTop w:val="0"/>
          <w:marBottom w:val="0"/>
          <w:divBdr>
            <w:top w:val="none" w:sz="0" w:space="0" w:color="auto"/>
            <w:left w:val="none" w:sz="0" w:space="0" w:color="auto"/>
            <w:bottom w:val="none" w:sz="0" w:space="0" w:color="auto"/>
            <w:right w:val="none" w:sz="0" w:space="0" w:color="auto"/>
          </w:divBdr>
        </w:div>
        <w:div w:id="1109158287">
          <w:marLeft w:val="0"/>
          <w:marRight w:val="0"/>
          <w:marTop w:val="0"/>
          <w:marBottom w:val="0"/>
          <w:divBdr>
            <w:top w:val="none" w:sz="0" w:space="0" w:color="auto"/>
            <w:left w:val="none" w:sz="0" w:space="0" w:color="auto"/>
            <w:bottom w:val="none" w:sz="0" w:space="0" w:color="auto"/>
            <w:right w:val="none" w:sz="0" w:space="0" w:color="auto"/>
          </w:divBdr>
        </w:div>
        <w:div w:id="679702337">
          <w:marLeft w:val="0"/>
          <w:marRight w:val="0"/>
          <w:marTop w:val="0"/>
          <w:marBottom w:val="0"/>
          <w:divBdr>
            <w:top w:val="none" w:sz="0" w:space="0" w:color="auto"/>
            <w:left w:val="none" w:sz="0" w:space="0" w:color="auto"/>
            <w:bottom w:val="none" w:sz="0" w:space="0" w:color="auto"/>
            <w:right w:val="none" w:sz="0" w:space="0" w:color="auto"/>
          </w:divBdr>
        </w:div>
        <w:div w:id="793062931">
          <w:marLeft w:val="0"/>
          <w:marRight w:val="0"/>
          <w:marTop w:val="0"/>
          <w:marBottom w:val="0"/>
          <w:divBdr>
            <w:top w:val="none" w:sz="0" w:space="0" w:color="auto"/>
            <w:left w:val="none" w:sz="0" w:space="0" w:color="auto"/>
            <w:bottom w:val="none" w:sz="0" w:space="0" w:color="auto"/>
            <w:right w:val="none" w:sz="0" w:space="0" w:color="auto"/>
          </w:divBdr>
        </w:div>
        <w:div w:id="576062516">
          <w:marLeft w:val="0"/>
          <w:marRight w:val="0"/>
          <w:marTop w:val="0"/>
          <w:marBottom w:val="0"/>
          <w:divBdr>
            <w:top w:val="none" w:sz="0" w:space="0" w:color="auto"/>
            <w:left w:val="none" w:sz="0" w:space="0" w:color="auto"/>
            <w:bottom w:val="none" w:sz="0" w:space="0" w:color="auto"/>
            <w:right w:val="none" w:sz="0" w:space="0" w:color="auto"/>
          </w:divBdr>
        </w:div>
        <w:div w:id="996152871">
          <w:marLeft w:val="0"/>
          <w:marRight w:val="0"/>
          <w:marTop w:val="0"/>
          <w:marBottom w:val="0"/>
          <w:divBdr>
            <w:top w:val="none" w:sz="0" w:space="0" w:color="auto"/>
            <w:left w:val="none" w:sz="0" w:space="0" w:color="auto"/>
            <w:bottom w:val="none" w:sz="0" w:space="0" w:color="auto"/>
            <w:right w:val="none" w:sz="0" w:space="0" w:color="auto"/>
          </w:divBdr>
        </w:div>
        <w:div w:id="1446658225">
          <w:marLeft w:val="0"/>
          <w:marRight w:val="0"/>
          <w:marTop w:val="0"/>
          <w:marBottom w:val="0"/>
          <w:divBdr>
            <w:top w:val="none" w:sz="0" w:space="0" w:color="auto"/>
            <w:left w:val="none" w:sz="0" w:space="0" w:color="auto"/>
            <w:bottom w:val="none" w:sz="0" w:space="0" w:color="auto"/>
            <w:right w:val="none" w:sz="0" w:space="0" w:color="auto"/>
          </w:divBdr>
        </w:div>
        <w:div w:id="1736396467">
          <w:marLeft w:val="0"/>
          <w:marRight w:val="0"/>
          <w:marTop w:val="0"/>
          <w:marBottom w:val="0"/>
          <w:divBdr>
            <w:top w:val="none" w:sz="0" w:space="0" w:color="auto"/>
            <w:left w:val="none" w:sz="0" w:space="0" w:color="auto"/>
            <w:bottom w:val="none" w:sz="0" w:space="0" w:color="auto"/>
            <w:right w:val="none" w:sz="0" w:space="0" w:color="auto"/>
          </w:divBdr>
        </w:div>
        <w:div w:id="1042249952">
          <w:marLeft w:val="0"/>
          <w:marRight w:val="0"/>
          <w:marTop w:val="0"/>
          <w:marBottom w:val="0"/>
          <w:divBdr>
            <w:top w:val="none" w:sz="0" w:space="0" w:color="auto"/>
            <w:left w:val="none" w:sz="0" w:space="0" w:color="auto"/>
            <w:bottom w:val="none" w:sz="0" w:space="0" w:color="auto"/>
            <w:right w:val="none" w:sz="0" w:space="0" w:color="auto"/>
          </w:divBdr>
        </w:div>
        <w:div w:id="1376999781">
          <w:marLeft w:val="0"/>
          <w:marRight w:val="0"/>
          <w:marTop w:val="0"/>
          <w:marBottom w:val="0"/>
          <w:divBdr>
            <w:top w:val="none" w:sz="0" w:space="0" w:color="auto"/>
            <w:left w:val="none" w:sz="0" w:space="0" w:color="auto"/>
            <w:bottom w:val="none" w:sz="0" w:space="0" w:color="auto"/>
            <w:right w:val="none" w:sz="0" w:space="0" w:color="auto"/>
          </w:divBdr>
        </w:div>
        <w:div w:id="556163271">
          <w:marLeft w:val="0"/>
          <w:marRight w:val="0"/>
          <w:marTop w:val="0"/>
          <w:marBottom w:val="0"/>
          <w:divBdr>
            <w:top w:val="none" w:sz="0" w:space="0" w:color="auto"/>
            <w:left w:val="none" w:sz="0" w:space="0" w:color="auto"/>
            <w:bottom w:val="none" w:sz="0" w:space="0" w:color="auto"/>
            <w:right w:val="none" w:sz="0" w:space="0" w:color="auto"/>
          </w:divBdr>
        </w:div>
        <w:div w:id="1610235999">
          <w:marLeft w:val="0"/>
          <w:marRight w:val="0"/>
          <w:marTop w:val="0"/>
          <w:marBottom w:val="0"/>
          <w:divBdr>
            <w:top w:val="none" w:sz="0" w:space="0" w:color="auto"/>
            <w:left w:val="none" w:sz="0" w:space="0" w:color="auto"/>
            <w:bottom w:val="none" w:sz="0" w:space="0" w:color="auto"/>
            <w:right w:val="none" w:sz="0" w:space="0" w:color="auto"/>
          </w:divBdr>
        </w:div>
        <w:div w:id="255749581">
          <w:marLeft w:val="0"/>
          <w:marRight w:val="0"/>
          <w:marTop w:val="0"/>
          <w:marBottom w:val="0"/>
          <w:divBdr>
            <w:top w:val="none" w:sz="0" w:space="0" w:color="auto"/>
            <w:left w:val="none" w:sz="0" w:space="0" w:color="auto"/>
            <w:bottom w:val="none" w:sz="0" w:space="0" w:color="auto"/>
            <w:right w:val="none" w:sz="0" w:space="0" w:color="auto"/>
          </w:divBdr>
        </w:div>
        <w:div w:id="1758138587">
          <w:marLeft w:val="0"/>
          <w:marRight w:val="0"/>
          <w:marTop w:val="0"/>
          <w:marBottom w:val="0"/>
          <w:divBdr>
            <w:top w:val="none" w:sz="0" w:space="0" w:color="auto"/>
            <w:left w:val="none" w:sz="0" w:space="0" w:color="auto"/>
            <w:bottom w:val="none" w:sz="0" w:space="0" w:color="auto"/>
            <w:right w:val="none" w:sz="0" w:space="0" w:color="auto"/>
          </w:divBdr>
        </w:div>
        <w:div w:id="753861909">
          <w:marLeft w:val="0"/>
          <w:marRight w:val="0"/>
          <w:marTop w:val="0"/>
          <w:marBottom w:val="0"/>
          <w:divBdr>
            <w:top w:val="none" w:sz="0" w:space="0" w:color="auto"/>
            <w:left w:val="none" w:sz="0" w:space="0" w:color="auto"/>
            <w:bottom w:val="none" w:sz="0" w:space="0" w:color="auto"/>
            <w:right w:val="none" w:sz="0" w:space="0" w:color="auto"/>
          </w:divBdr>
        </w:div>
        <w:div w:id="1860389798">
          <w:marLeft w:val="0"/>
          <w:marRight w:val="0"/>
          <w:marTop w:val="0"/>
          <w:marBottom w:val="0"/>
          <w:divBdr>
            <w:top w:val="none" w:sz="0" w:space="0" w:color="auto"/>
            <w:left w:val="none" w:sz="0" w:space="0" w:color="auto"/>
            <w:bottom w:val="none" w:sz="0" w:space="0" w:color="auto"/>
            <w:right w:val="none" w:sz="0" w:space="0" w:color="auto"/>
          </w:divBdr>
        </w:div>
        <w:div w:id="813445607">
          <w:marLeft w:val="0"/>
          <w:marRight w:val="0"/>
          <w:marTop w:val="0"/>
          <w:marBottom w:val="0"/>
          <w:divBdr>
            <w:top w:val="none" w:sz="0" w:space="0" w:color="auto"/>
            <w:left w:val="none" w:sz="0" w:space="0" w:color="auto"/>
            <w:bottom w:val="none" w:sz="0" w:space="0" w:color="auto"/>
            <w:right w:val="none" w:sz="0" w:space="0" w:color="auto"/>
          </w:divBdr>
        </w:div>
        <w:div w:id="197936300">
          <w:marLeft w:val="0"/>
          <w:marRight w:val="0"/>
          <w:marTop w:val="0"/>
          <w:marBottom w:val="0"/>
          <w:divBdr>
            <w:top w:val="none" w:sz="0" w:space="0" w:color="auto"/>
            <w:left w:val="none" w:sz="0" w:space="0" w:color="auto"/>
            <w:bottom w:val="none" w:sz="0" w:space="0" w:color="auto"/>
            <w:right w:val="none" w:sz="0" w:space="0" w:color="auto"/>
          </w:divBdr>
        </w:div>
        <w:div w:id="248733640">
          <w:marLeft w:val="0"/>
          <w:marRight w:val="0"/>
          <w:marTop w:val="0"/>
          <w:marBottom w:val="0"/>
          <w:divBdr>
            <w:top w:val="none" w:sz="0" w:space="0" w:color="auto"/>
            <w:left w:val="none" w:sz="0" w:space="0" w:color="auto"/>
            <w:bottom w:val="none" w:sz="0" w:space="0" w:color="auto"/>
            <w:right w:val="none" w:sz="0" w:space="0" w:color="auto"/>
          </w:divBdr>
        </w:div>
        <w:div w:id="637996207">
          <w:marLeft w:val="0"/>
          <w:marRight w:val="0"/>
          <w:marTop w:val="0"/>
          <w:marBottom w:val="0"/>
          <w:divBdr>
            <w:top w:val="none" w:sz="0" w:space="0" w:color="auto"/>
            <w:left w:val="none" w:sz="0" w:space="0" w:color="auto"/>
            <w:bottom w:val="none" w:sz="0" w:space="0" w:color="auto"/>
            <w:right w:val="none" w:sz="0" w:space="0" w:color="auto"/>
          </w:divBdr>
        </w:div>
        <w:div w:id="314140386">
          <w:marLeft w:val="0"/>
          <w:marRight w:val="0"/>
          <w:marTop w:val="0"/>
          <w:marBottom w:val="0"/>
          <w:divBdr>
            <w:top w:val="none" w:sz="0" w:space="0" w:color="auto"/>
            <w:left w:val="none" w:sz="0" w:space="0" w:color="auto"/>
            <w:bottom w:val="none" w:sz="0" w:space="0" w:color="auto"/>
            <w:right w:val="none" w:sz="0" w:space="0" w:color="auto"/>
          </w:divBdr>
        </w:div>
        <w:div w:id="421731346">
          <w:marLeft w:val="0"/>
          <w:marRight w:val="0"/>
          <w:marTop w:val="0"/>
          <w:marBottom w:val="0"/>
          <w:divBdr>
            <w:top w:val="none" w:sz="0" w:space="0" w:color="auto"/>
            <w:left w:val="none" w:sz="0" w:space="0" w:color="auto"/>
            <w:bottom w:val="none" w:sz="0" w:space="0" w:color="auto"/>
            <w:right w:val="none" w:sz="0" w:space="0" w:color="auto"/>
          </w:divBdr>
        </w:div>
        <w:div w:id="1777406289">
          <w:marLeft w:val="0"/>
          <w:marRight w:val="0"/>
          <w:marTop w:val="0"/>
          <w:marBottom w:val="0"/>
          <w:divBdr>
            <w:top w:val="none" w:sz="0" w:space="0" w:color="auto"/>
            <w:left w:val="none" w:sz="0" w:space="0" w:color="auto"/>
            <w:bottom w:val="none" w:sz="0" w:space="0" w:color="auto"/>
            <w:right w:val="none" w:sz="0" w:space="0" w:color="auto"/>
          </w:divBdr>
        </w:div>
        <w:div w:id="1721632402">
          <w:marLeft w:val="0"/>
          <w:marRight w:val="0"/>
          <w:marTop w:val="0"/>
          <w:marBottom w:val="0"/>
          <w:divBdr>
            <w:top w:val="none" w:sz="0" w:space="0" w:color="auto"/>
            <w:left w:val="none" w:sz="0" w:space="0" w:color="auto"/>
            <w:bottom w:val="none" w:sz="0" w:space="0" w:color="auto"/>
            <w:right w:val="none" w:sz="0" w:space="0" w:color="auto"/>
          </w:divBdr>
        </w:div>
        <w:div w:id="439760032">
          <w:marLeft w:val="0"/>
          <w:marRight w:val="0"/>
          <w:marTop w:val="0"/>
          <w:marBottom w:val="0"/>
          <w:divBdr>
            <w:top w:val="none" w:sz="0" w:space="0" w:color="auto"/>
            <w:left w:val="none" w:sz="0" w:space="0" w:color="auto"/>
            <w:bottom w:val="none" w:sz="0" w:space="0" w:color="auto"/>
            <w:right w:val="none" w:sz="0" w:space="0" w:color="auto"/>
          </w:divBdr>
        </w:div>
        <w:div w:id="1914467626">
          <w:marLeft w:val="0"/>
          <w:marRight w:val="0"/>
          <w:marTop w:val="0"/>
          <w:marBottom w:val="0"/>
          <w:divBdr>
            <w:top w:val="none" w:sz="0" w:space="0" w:color="auto"/>
            <w:left w:val="none" w:sz="0" w:space="0" w:color="auto"/>
            <w:bottom w:val="none" w:sz="0" w:space="0" w:color="auto"/>
            <w:right w:val="none" w:sz="0" w:space="0" w:color="auto"/>
          </w:divBdr>
        </w:div>
        <w:div w:id="5060716">
          <w:marLeft w:val="0"/>
          <w:marRight w:val="0"/>
          <w:marTop w:val="0"/>
          <w:marBottom w:val="0"/>
          <w:divBdr>
            <w:top w:val="none" w:sz="0" w:space="0" w:color="auto"/>
            <w:left w:val="none" w:sz="0" w:space="0" w:color="auto"/>
            <w:bottom w:val="none" w:sz="0" w:space="0" w:color="auto"/>
            <w:right w:val="none" w:sz="0" w:space="0" w:color="auto"/>
          </w:divBdr>
        </w:div>
        <w:div w:id="621768643">
          <w:marLeft w:val="0"/>
          <w:marRight w:val="0"/>
          <w:marTop w:val="0"/>
          <w:marBottom w:val="0"/>
          <w:divBdr>
            <w:top w:val="none" w:sz="0" w:space="0" w:color="auto"/>
            <w:left w:val="none" w:sz="0" w:space="0" w:color="auto"/>
            <w:bottom w:val="none" w:sz="0" w:space="0" w:color="auto"/>
            <w:right w:val="none" w:sz="0" w:space="0" w:color="auto"/>
          </w:divBdr>
        </w:div>
        <w:div w:id="624119369">
          <w:marLeft w:val="0"/>
          <w:marRight w:val="0"/>
          <w:marTop w:val="0"/>
          <w:marBottom w:val="0"/>
          <w:divBdr>
            <w:top w:val="none" w:sz="0" w:space="0" w:color="auto"/>
            <w:left w:val="none" w:sz="0" w:space="0" w:color="auto"/>
            <w:bottom w:val="none" w:sz="0" w:space="0" w:color="auto"/>
            <w:right w:val="none" w:sz="0" w:space="0" w:color="auto"/>
          </w:divBdr>
        </w:div>
        <w:div w:id="1480728766">
          <w:marLeft w:val="0"/>
          <w:marRight w:val="0"/>
          <w:marTop w:val="0"/>
          <w:marBottom w:val="0"/>
          <w:divBdr>
            <w:top w:val="none" w:sz="0" w:space="0" w:color="auto"/>
            <w:left w:val="none" w:sz="0" w:space="0" w:color="auto"/>
            <w:bottom w:val="none" w:sz="0" w:space="0" w:color="auto"/>
            <w:right w:val="none" w:sz="0" w:space="0" w:color="auto"/>
          </w:divBdr>
        </w:div>
        <w:div w:id="477189048">
          <w:marLeft w:val="0"/>
          <w:marRight w:val="0"/>
          <w:marTop w:val="0"/>
          <w:marBottom w:val="0"/>
          <w:divBdr>
            <w:top w:val="none" w:sz="0" w:space="0" w:color="auto"/>
            <w:left w:val="none" w:sz="0" w:space="0" w:color="auto"/>
            <w:bottom w:val="none" w:sz="0" w:space="0" w:color="auto"/>
            <w:right w:val="none" w:sz="0" w:space="0" w:color="auto"/>
          </w:divBdr>
        </w:div>
        <w:div w:id="1538160932">
          <w:marLeft w:val="0"/>
          <w:marRight w:val="0"/>
          <w:marTop w:val="0"/>
          <w:marBottom w:val="0"/>
          <w:divBdr>
            <w:top w:val="none" w:sz="0" w:space="0" w:color="auto"/>
            <w:left w:val="none" w:sz="0" w:space="0" w:color="auto"/>
            <w:bottom w:val="none" w:sz="0" w:space="0" w:color="auto"/>
            <w:right w:val="none" w:sz="0" w:space="0" w:color="auto"/>
          </w:divBdr>
        </w:div>
        <w:div w:id="2119450903">
          <w:marLeft w:val="0"/>
          <w:marRight w:val="0"/>
          <w:marTop w:val="0"/>
          <w:marBottom w:val="0"/>
          <w:divBdr>
            <w:top w:val="none" w:sz="0" w:space="0" w:color="auto"/>
            <w:left w:val="none" w:sz="0" w:space="0" w:color="auto"/>
            <w:bottom w:val="none" w:sz="0" w:space="0" w:color="auto"/>
            <w:right w:val="none" w:sz="0" w:space="0" w:color="auto"/>
          </w:divBdr>
        </w:div>
        <w:div w:id="525484506">
          <w:marLeft w:val="0"/>
          <w:marRight w:val="0"/>
          <w:marTop w:val="0"/>
          <w:marBottom w:val="0"/>
          <w:divBdr>
            <w:top w:val="none" w:sz="0" w:space="0" w:color="auto"/>
            <w:left w:val="none" w:sz="0" w:space="0" w:color="auto"/>
            <w:bottom w:val="none" w:sz="0" w:space="0" w:color="auto"/>
            <w:right w:val="none" w:sz="0" w:space="0" w:color="auto"/>
          </w:divBdr>
        </w:div>
        <w:div w:id="1386566165">
          <w:marLeft w:val="0"/>
          <w:marRight w:val="0"/>
          <w:marTop w:val="0"/>
          <w:marBottom w:val="0"/>
          <w:divBdr>
            <w:top w:val="none" w:sz="0" w:space="0" w:color="auto"/>
            <w:left w:val="none" w:sz="0" w:space="0" w:color="auto"/>
            <w:bottom w:val="none" w:sz="0" w:space="0" w:color="auto"/>
            <w:right w:val="none" w:sz="0" w:space="0" w:color="auto"/>
          </w:divBdr>
        </w:div>
        <w:div w:id="368577049">
          <w:marLeft w:val="0"/>
          <w:marRight w:val="0"/>
          <w:marTop w:val="0"/>
          <w:marBottom w:val="0"/>
          <w:divBdr>
            <w:top w:val="none" w:sz="0" w:space="0" w:color="auto"/>
            <w:left w:val="none" w:sz="0" w:space="0" w:color="auto"/>
            <w:bottom w:val="none" w:sz="0" w:space="0" w:color="auto"/>
            <w:right w:val="none" w:sz="0" w:space="0" w:color="auto"/>
          </w:divBdr>
        </w:div>
        <w:div w:id="1515531848">
          <w:marLeft w:val="0"/>
          <w:marRight w:val="0"/>
          <w:marTop w:val="0"/>
          <w:marBottom w:val="0"/>
          <w:divBdr>
            <w:top w:val="none" w:sz="0" w:space="0" w:color="auto"/>
            <w:left w:val="none" w:sz="0" w:space="0" w:color="auto"/>
            <w:bottom w:val="none" w:sz="0" w:space="0" w:color="auto"/>
            <w:right w:val="none" w:sz="0" w:space="0" w:color="auto"/>
          </w:divBdr>
        </w:div>
        <w:div w:id="465977388">
          <w:marLeft w:val="0"/>
          <w:marRight w:val="0"/>
          <w:marTop w:val="0"/>
          <w:marBottom w:val="0"/>
          <w:divBdr>
            <w:top w:val="none" w:sz="0" w:space="0" w:color="auto"/>
            <w:left w:val="none" w:sz="0" w:space="0" w:color="auto"/>
            <w:bottom w:val="none" w:sz="0" w:space="0" w:color="auto"/>
            <w:right w:val="none" w:sz="0" w:space="0" w:color="auto"/>
          </w:divBdr>
        </w:div>
        <w:div w:id="2055614162">
          <w:marLeft w:val="0"/>
          <w:marRight w:val="0"/>
          <w:marTop w:val="0"/>
          <w:marBottom w:val="0"/>
          <w:divBdr>
            <w:top w:val="none" w:sz="0" w:space="0" w:color="auto"/>
            <w:left w:val="none" w:sz="0" w:space="0" w:color="auto"/>
            <w:bottom w:val="none" w:sz="0" w:space="0" w:color="auto"/>
            <w:right w:val="none" w:sz="0" w:space="0" w:color="auto"/>
          </w:divBdr>
        </w:div>
        <w:div w:id="1456407393">
          <w:marLeft w:val="0"/>
          <w:marRight w:val="0"/>
          <w:marTop w:val="0"/>
          <w:marBottom w:val="0"/>
          <w:divBdr>
            <w:top w:val="none" w:sz="0" w:space="0" w:color="auto"/>
            <w:left w:val="none" w:sz="0" w:space="0" w:color="auto"/>
            <w:bottom w:val="none" w:sz="0" w:space="0" w:color="auto"/>
            <w:right w:val="none" w:sz="0" w:space="0" w:color="auto"/>
          </w:divBdr>
        </w:div>
        <w:div w:id="969285942">
          <w:marLeft w:val="0"/>
          <w:marRight w:val="0"/>
          <w:marTop w:val="0"/>
          <w:marBottom w:val="0"/>
          <w:divBdr>
            <w:top w:val="none" w:sz="0" w:space="0" w:color="auto"/>
            <w:left w:val="none" w:sz="0" w:space="0" w:color="auto"/>
            <w:bottom w:val="none" w:sz="0" w:space="0" w:color="auto"/>
            <w:right w:val="none" w:sz="0" w:space="0" w:color="auto"/>
          </w:divBdr>
        </w:div>
        <w:div w:id="557783361">
          <w:marLeft w:val="0"/>
          <w:marRight w:val="0"/>
          <w:marTop w:val="0"/>
          <w:marBottom w:val="0"/>
          <w:divBdr>
            <w:top w:val="none" w:sz="0" w:space="0" w:color="auto"/>
            <w:left w:val="none" w:sz="0" w:space="0" w:color="auto"/>
            <w:bottom w:val="none" w:sz="0" w:space="0" w:color="auto"/>
            <w:right w:val="none" w:sz="0" w:space="0" w:color="auto"/>
          </w:divBdr>
        </w:div>
        <w:div w:id="1842043217">
          <w:marLeft w:val="0"/>
          <w:marRight w:val="0"/>
          <w:marTop w:val="0"/>
          <w:marBottom w:val="0"/>
          <w:divBdr>
            <w:top w:val="none" w:sz="0" w:space="0" w:color="auto"/>
            <w:left w:val="none" w:sz="0" w:space="0" w:color="auto"/>
            <w:bottom w:val="none" w:sz="0" w:space="0" w:color="auto"/>
            <w:right w:val="none" w:sz="0" w:space="0" w:color="auto"/>
          </w:divBdr>
        </w:div>
        <w:div w:id="691759571">
          <w:marLeft w:val="0"/>
          <w:marRight w:val="0"/>
          <w:marTop w:val="0"/>
          <w:marBottom w:val="0"/>
          <w:divBdr>
            <w:top w:val="none" w:sz="0" w:space="0" w:color="auto"/>
            <w:left w:val="none" w:sz="0" w:space="0" w:color="auto"/>
            <w:bottom w:val="none" w:sz="0" w:space="0" w:color="auto"/>
            <w:right w:val="none" w:sz="0" w:space="0" w:color="auto"/>
          </w:divBdr>
        </w:div>
        <w:div w:id="1569414809">
          <w:marLeft w:val="0"/>
          <w:marRight w:val="0"/>
          <w:marTop w:val="0"/>
          <w:marBottom w:val="0"/>
          <w:divBdr>
            <w:top w:val="none" w:sz="0" w:space="0" w:color="auto"/>
            <w:left w:val="none" w:sz="0" w:space="0" w:color="auto"/>
            <w:bottom w:val="none" w:sz="0" w:space="0" w:color="auto"/>
            <w:right w:val="none" w:sz="0" w:space="0" w:color="auto"/>
          </w:divBdr>
        </w:div>
        <w:div w:id="1117917768">
          <w:marLeft w:val="0"/>
          <w:marRight w:val="0"/>
          <w:marTop w:val="0"/>
          <w:marBottom w:val="0"/>
          <w:divBdr>
            <w:top w:val="none" w:sz="0" w:space="0" w:color="auto"/>
            <w:left w:val="none" w:sz="0" w:space="0" w:color="auto"/>
            <w:bottom w:val="none" w:sz="0" w:space="0" w:color="auto"/>
            <w:right w:val="none" w:sz="0" w:space="0" w:color="auto"/>
          </w:divBdr>
        </w:div>
        <w:div w:id="1750039456">
          <w:marLeft w:val="0"/>
          <w:marRight w:val="0"/>
          <w:marTop w:val="0"/>
          <w:marBottom w:val="0"/>
          <w:divBdr>
            <w:top w:val="none" w:sz="0" w:space="0" w:color="auto"/>
            <w:left w:val="none" w:sz="0" w:space="0" w:color="auto"/>
            <w:bottom w:val="none" w:sz="0" w:space="0" w:color="auto"/>
            <w:right w:val="none" w:sz="0" w:space="0" w:color="auto"/>
          </w:divBdr>
        </w:div>
        <w:div w:id="1309016525">
          <w:marLeft w:val="0"/>
          <w:marRight w:val="0"/>
          <w:marTop w:val="0"/>
          <w:marBottom w:val="0"/>
          <w:divBdr>
            <w:top w:val="none" w:sz="0" w:space="0" w:color="auto"/>
            <w:left w:val="none" w:sz="0" w:space="0" w:color="auto"/>
            <w:bottom w:val="none" w:sz="0" w:space="0" w:color="auto"/>
            <w:right w:val="none" w:sz="0" w:space="0" w:color="auto"/>
          </w:divBdr>
        </w:div>
        <w:div w:id="629825283">
          <w:marLeft w:val="0"/>
          <w:marRight w:val="0"/>
          <w:marTop w:val="0"/>
          <w:marBottom w:val="0"/>
          <w:divBdr>
            <w:top w:val="none" w:sz="0" w:space="0" w:color="auto"/>
            <w:left w:val="none" w:sz="0" w:space="0" w:color="auto"/>
            <w:bottom w:val="none" w:sz="0" w:space="0" w:color="auto"/>
            <w:right w:val="none" w:sz="0" w:space="0" w:color="auto"/>
          </w:divBdr>
        </w:div>
        <w:div w:id="178011366">
          <w:marLeft w:val="0"/>
          <w:marRight w:val="0"/>
          <w:marTop w:val="0"/>
          <w:marBottom w:val="0"/>
          <w:divBdr>
            <w:top w:val="none" w:sz="0" w:space="0" w:color="auto"/>
            <w:left w:val="none" w:sz="0" w:space="0" w:color="auto"/>
            <w:bottom w:val="none" w:sz="0" w:space="0" w:color="auto"/>
            <w:right w:val="none" w:sz="0" w:space="0" w:color="auto"/>
          </w:divBdr>
        </w:div>
        <w:div w:id="1474176449">
          <w:marLeft w:val="0"/>
          <w:marRight w:val="0"/>
          <w:marTop w:val="0"/>
          <w:marBottom w:val="0"/>
          <w:divBdr>
            <w:top w:val="none" w:sz="0" w:space="0" w:color="auto"/>
            <w:left w:val="none" w:sz="0" w:space="0" w:color="auto"/>
            <w:bottom w:val="none" w:sz="0" w:space="0" w:color="auto"/>
            <w:right w:val="none" w:sz="0" w:space="0" w:color="auto"/>
          </w:divBdr>
        </w:div>
        <w:div w:id="1705598652">
          <w:marLeft w:val="0"/>
          <w:marRight w:val="0"/>
          <w:marTop w:val="0"/>
          <w:marBottom w:val="0"/>
          <w:divBdr>
            <w:top w:val="none" w:sz="0" w:space="0" w:color="auto"/>
            <w:left w:val="none" w:sz="0" w:space="0" w:color="auto"/>
            <w:bottom w:val="none" w:sz="0" w:space="0" w:color="auto"/>
            <w:right w:val="none" w:sz="0" w:space="0" w:color="auto"/>
          </w:divBdr>
        </w:div>
        <w:div w:id="1870029465">
          <w:marLeft w:val="0"/>
          <w:marRight w:val="0"/>
          <w:marTop w:val="0"/>
          <w:marBottom w:val="0"/>
          <w:divBdr>
            <w:top w:val="none" w:sz="0" w:space="0" w:color="auto"/>
            <w:left w:val="none" w:sz="0" w:space="0" w:color="auto"/>
            <w:bottom w:val="none" w:sz="0" w:space="0" w:color="auto"/>
            <w:right w:val="none" w:sz="0" w:space="0" w:color="auto"/>
          </w:divBdr>
        </w:div>
        <w:div w:id="1040782642">
          <w:marLeft w:val="0"/>
          <w:marRight w:val="0"/>
          <w:marTop w:val="0"/>
          <w:marBottom w:val="0"/>
          <w:divBdr>
            <w:top w:val="none" w:sz="0" w:space="0" w:color="auto"/>
            <w:left w:val="none" w:sz="0" w:space="0" w:color="auto"/>
            <w:bottom w:val="none" w:sz="0" w:space="0" w:color="auto"/>
            <w:right w:val="none" w:sz="0" w:space="0" w:color="auto"/>
          </w:divBdr>
        </w:div>
        <w:div w:id="524052845">
          <w:marLeft w:val="0"/>
          <w:marRight w:val="0"/>
          <w:marTop w:val="0"/>
          <w:marBottom w:val="0"/>
          <w:divBdr>
            <w:top w:val="none" w:sz="0" w:space="0" w:color="auto"/>
            <w:left w:val="none" w:sz="0" w:space="0" w:color="auto"/>
            <w:bottom w:val="none" w:sz="0" w:space="0" w:color="auto"/>
            <w:right w:val="none" w:sz="0" w:space="0" w:color="auto"/>
          </w:divBdr>
        </w:div>
        <w:div w:id="332101589">
          <w:marLeft w:val="0"/>
          <w:marRight w:val="0"/>
          <w:marTop w:val="0"/>
          <w:marBottom w:val="0"/>
          <w:divBdr>
            <w:top w:val="none" w:sz="0" w:space="0" w:color="auto"/>
            <w:left w:val="none" w:sz="0" w:space="0" w:color="auto"/>
            <w:bottom w:val="none" w:sz="0" w:space="0" w:color="auto"/>
            <w:right w:val="none" w:sz="0" w:space="0" w:color="auto"/>
          </w:divBdr>
        </w:div>
        <w:div w:id="1264456954">
          <w:marLeft w:val="0"/>
          <w:marRight w:val="0"/>
          <w:marTop w:val="0"/>
          <w:marBottom w:val="0"/>
          <w:divBdr>
            <w:top w:val="none" w:sz="0" w:space="0" w:color="auto"/>
            <w:left w:val="none" w:sz="0" w:space="0" w:color="auto"/>
            <w:bottom w:val="none" w:sz="0" w:space="0" w:color="auto"/>
            <w:right w:val="none" w:sz="0" w:space="0" w:color="auto"/>
          </w:divBdr>
        </w:div>
        <w:div w:id="1457673897">
          <w:marLeft w:val="0"/>
          <w:marRight w:val="0"/>
          <w:marTop w:val="0"/>
          <w:marBottom w:val="0"/>
          <w:divBdr>
            <w:top w:val="none" w:sz="0" w:space="0" w:color="auto"/>
            <w:left w:val="none" w:sz="0" w:space="0" w:color="auto"/>
            <w:bottom w:val="none" w:sz="0" w:space="0" w:color="auto"/>
            <w:right w:val="none" w:sz="0" w:space="0" w:color="auto"/>
          </w:divBdr>
        </w:div>
        <w:div w:id="930695871">
          <w:marLeft w:val="0"/>
          <w:marRight w:val="0"/>
          <w:marTop w:val="0"/>
          <w:marBottom w:val="0"/>
          <w:divBdr>
            <w:top w:val="none" w:sz="0" w:space="0" w:color="auto"/>
            <w:left w:val="none" w:sz="0" w:space="0" w:color="auto"/>
            <w:bottom w:val="none" w:sz="0" w:space="0" w:color="auto"/>
            <w:right w:val="none" w:sz="0" w:space="0" w:color="auto"/>
          </w:divBdr>
        </w:div>
        <w:div w:id="580065468">
          <w:marLeft w:val="0"/>
          <w:marRight w:val="0"/>
          <w:marTop w:val="0"/>
          <w:marBottom w:val="0"/>
          <w:divBdr>
            <w:top w:val="none" w:sz="0" w:space="0" w:color="auto"/>
            <w:left w:val="none" w:sz="0" w:space="0" w:color="auto"/>
            <w:bottom w:val="none" w:sz="0" w:space="0" w:color="auto"/>
            <w:right w:val="none" w:sz="0" w:space="0" w:color="auto"/>
          </w:divBdr>
        </w:div>
        <w:div w:id="1767650671">
          <w:marLeft w:val="0"/>
          <w:marRight w:val="0"/>
          <w:marTop w:val="0"/>
          <w:marBottom w:val="0"/>
          <w:divBdr>
            <w:top w:val="none" w:sz="0" w:space="0" w:color="auto"/>
            <w:left w:val="none" w:sz="0" w:space="0" w:color="auto"/>
            <w:bottom w:val="none" w:sz="0" w:space="0" w:color="auto"/>
            <w:right w:val="none" w:sz="0" w:space="0" w:color="auto"/>
          </w:divBdr>
        </w:div>
        <w:div w:id="1886986806">
          <w:marLeft w:val="0"/>
          <w:marRight w:val="0"/>
          <w:marTop w:val="0"/>
          <w:marBottom w:val="0"/>
          <w:divBdr>
            <w:top w:val="none" w:sz="0" w:space="0" w:color="auto"/>
            <w:left w:val="none" w:sz="0" w:space="0" w:color="auto"/>
            <w:bottom w:val="none" w:sz="0" w:space="0" w:color="auto"/>
            <w:right w:val="none" w:sz="0" w:space="0" w:color="auto"/>
          </w:divBdr>
        </w:div>
        <w:div w:id="316495769">
          <w:marLeft w:val="0"/>
          <w:marRight w:val="0"/>
          <w:marTop w:val="0"/>
          <w:marBottom w:val="0"/>
          <w:divBdr>
            <w:top w:val="none" w:sz="0" w:space="0" w:color="auto"/>
            <w:left w:val="none" w:sz="0" w:space="0" w:color="auto"/>
            <w:bottom w:val="none" w:sz="0" w:space="0" w:color="auto"/>
            <w:right w:val="none" w:sz="0" w:space="0" w:color="auto"/>
          </w:divBdr>
        </w:div>
        <w:div w:id="612371458">
          <w:marLeft w:val="0"/>
          <w:marRight w:val="0"/>
          <w:marTop w:val="0"/>
          <w:marBottom w:val="0"/>
          <w:divBdr>
            <w:top w:val="none" w:sz="0" w:space="0" w:color="auto"/>
            <w:left w:val="none" w:sz="0" w:space="0" w:color="auto"/>
            <w:bottom w:val="none" w:sz="0" w:space="0" w:color="auto"/>
            <w:right w:val="none" w:sz="0" w:space="0" w:color="auto"/>
          </w:divBdr>
        </w:div>
        <w:div w:id="1041706871">
          <w:marLeft w:val="0"/>
          <w:marRight w:val="0"/>
          <w:marTop w:val="0"/>
          <w:marBottom w:val="0"/>
          <w:divBdr>
            <w:top w:val="none" w:sz="0" w:space="0" w:color="auto"/>
            <w:left w:val="none" w:sz="0" w:space="0" w:color="auto"/>
            <w:bottom w:val="none" w:sz="0" w:space="0" w:color="auto"/>
            <w:right w:val="none" w:sz="0" w:space="0" w:color="auto"/>
          </w:divBdr>
        </w:div>
        <w:div w:id="1977025742">
          <w:marLeft w:val="0"/>
          <w:marRight w:val="0"/>
          <w:marTop w:val="0"/>
          <w:marBottom w:val="0"/>
          <w:divBdr>
            <w:top w:val="none" w:sz="0" w:space="0" w:color="auto"/>
            <w:left w:val="none" w:sz="0" w:space="0" w:color="auto"/>
            <w:bottom w:val="none" w:sz="0" w:space="0" w:color="auto"/>
            <w:right w:val="none" w:sz="0" w:space="0" w:color="auto"/>
          </w:divBdr>
        </w:div>
        <w:div w:id="1569419085">
          <w:marLeft w:val="0"/>
          <w:marRight w:val="0"/>
          <w:marTop w:val="0"/>
          <w:marBottom w:val="0"/>
          <w:divBdr>
            <w:top w:val="none" w:sz="0" w:space="0" w:color="auto"/>
            <w:left w:val="none" w:sz="0" w:space="0" w:color="auto"/>
            <w:bottom w:val="none" w:sz="0" w:space="0" w:color="auto"/>
            <w:right w:val="none" w:sz="0" w:space="0" w:color="auto"/>
          </w:divBdr>
        </w:div>
        <w:div w:id="164638352">
          <w:marLeft w:val="0"/>
          <w:marRight w:val="0"/>
          <w:marTop w:val="0"/>
          <w:marBottom w:val="0"/>
          <w:divBdr>
            <w:top w:val="none" w:sz="0" w:space="0" w:color="auto"/>
            <w:left w:val="none" w:sz="0" w:space="0" w:color="auto"/>
            <w:bottom w:val="none" w:sz="0" w:space="0" w:color="auto"/>
            <w:right w:val="none" w:sz="0" w:space="0" w:color="auto"/>
          </w:divBdr>
        </w:div>
        <w:div w:id="1930966242">
          <w:marLeft w:val="0"/>
          <w:marRight w:val="0"/>
          <w:marTop w:val="0"/>
          <w:marBottom w:val="0"/>
          <w:divBdr>
            <w:top w:val="none" w:sz="0" w:space="0" w:color="auto"/>
            <w:left w:val="none" w:sz="0" w:space="0" w:color="auto"/>
            <w:bottom w:val="none" w:sz="0" w:space="0" w:color="auto"/>
            <w:right w:val="none" w:sz="0" w:space="0" w:color="auto"/>
          </w:divBdr>
        </w:div>
        <w:div w:id="1401753569">
          <w:marLeft w:val="0"/>
          <w:marRight w:val="0"/>
          <w:marTop w:val="0"/>
          <w:marBottom w:val="0"/>
          <w:divBdr>
            <w:top w:val="none" w:sz="0" w:space="0" w:color="auto"/>
            <w:left w:val="none" w:sz="0" w:space="0" w:color="auto"/>
            <w:bottom w:val="none" w:sz="0" w:space="0" w:color="auto"/>
            <w:right w:val="none" w:sz="0" w:space="0" w:color="auto"/>
          </w:divBdr>
        </w:div>
        <w:div w:id="754203013">
          <w:marLeft w:val="0"/>
          <w:marRight w:val="0"/>
          <w:marTop w:val="0"/>
          <w:marBottom w:val="0"/>
          <w:divBdr>
            <w:top w:val="none" w:sz="0" w:space="0" w:color="auto"/>
            <w:left w:val="none" w:sz="0" w:space="0" w:color="auto"/>
            <w:bottom w:val="none" w:sz="0" w:space="0" w:color="auto"/>
            <w:right w:val="none" w:sz="0" w:space="0" w:color="auto"/>
          </w:divBdr>
        </w:div>
        <w:div w:id="846142073">
          <w:marLeft w:val="0"/>
          <w:marRight w:val="0"/>
          <w:marTop w:val="0"/>
          <w:marBottom w:val="0"/>
          <w:divBdr>
            <w:top w:val="none" w:sz="0" w:space="0" w:color="auto"/>
            <w:left w:val="none" w:sz="0" w:space="0" w:color="auto"/>
            <w:bottom w:val="none" w:sz="0" w:space="0" w:color="auto"/>
            <w:right w:val="none" w:sz="0" w:space="0" w:color="auto"/>
          </w:divBdr>
        </w:div>
        <w:div w:id="775490764">
          <w:marLeft w:val="0"/>
          <w:marRight w:val="0"/>
          <w:marTop w:val="0"/>
          <w:marBottom w:val="0"/>
          <w:divBdr>
            <w:top w:val="none" w:sz="0" w:space="0" w:color="auto"/>
            <w:left w:val="none" w:sz="0" w:space="0" w:color="auto"/>
            <w:bottom w:val="none" w:sz="0" w:space="0" w:color="auto"/>
            <w:right w:val="none" w:sz="0" w:space="0" w:color="auto"/>
          </w:divBdr>
        </w:div>
        <w:div w:id="45304310">
          <w:marLeft w:val="0"/>
          <w:marRight w:val="0"/>
          <w:marTop w:val="0"/>
          <w:marBottom w:val="0"/>
          <w:divBdr>
            <w:top w:val="none" w:sz="0" w:space="0" w:color="auto"/>
            <w:left w:val="none" w:sz="0" w:space="0" w:color="auto"/>
            <w:bottom w:val="none" w:sz="0" w:space="0" w:color="auto"/>
            <w:right w:val="none" w:sz="0" w:space="0" w:color="auto"/>
          </w:divBdr>
        </w:div>
        <w:div w:id="43339384">
          <w:marLeft w:val="0"/>
          <w:marRight w:val="0"/>
          <w:marTop w:val="0"/>
          <w:marBottom w:val="0"/>
          <w:divBdr>
            <w:top w:val="none" w:sz="0" w:space="0" w:color="auto"/>
            <w:left w:val="none" w:sz="0" w:space="0" w:color="auto"/>
            <w:bottom w:val="none" w:sz="0" w:space="0" w:color="auto"/>
            <w:right w:val="none" w:sz="0" w:space="0" w:color="auto"/>
          </w:divBdr>
        </w:div>
        <w:div w:id="1989549150">
          <w:marLeft w:val="0"/>
          <w:marRight w:val="0"/>
          <w:marTop w:val="0"/>
          <w:marBottom w:val="0"/>
          <w:divBdr>
            <w:top w:val="none" w:sz="0" w:space="0" w:color="auto"/>
            <w:left w:val="none" w:sz="0" w:space="0" w:color="auto"/>
            <w:bottom w:val="none" w:sz="0" w:space="0" w:color="auto"/>
            <w:right w:val="none" w:sz="0" w:space="0" w:color="auto"/>
          </w:divBdr>
        </w:div>
        <w:div w:id="1616912338">
          <w:marLeft w:val="0"/>
          <w:marRight w:val="0"/>
          <w:marTop w:val="0"/>
          <w:marBottom w:val="0"/>
          <w:divBdr>
            <w:top w:val="none" w:sz="0" w:space="0" w:color="auto"/>
            <w:left w:val="none" w:sz="0" w:space="0" w:color="auto"/>
            <w:bottom w:val="none" w:sz="0" w:space="0" w:color="auto"/>
            <w:right w:val="none" w:sz="0" w:space="0" w:color="auto"/>
          </w:divBdr>
        </w:div>
        <w:div w:id="1554074029">
          <w:marLeft w:val="0"/>
          <w:marRight w:val="0"/>
          <w:marTop w:val="0"/>
          <w:marBottom w:val="0"/>
          <w:divBdr>
            <w:top w:val="none" w:sz="0" w:space="0" w:color="auto"/>
            <w:left w:val="none" w:sz="0" w:space="0" w:color="auto"/>
            <w:bottom w:val="none" w:sz="0" w:space="0" w:color="auto"/>
            <w:right w:val="none" w:sz="0" w:space="0" w:color="auto"/>
          </w:divBdr>
        </w:div>
        <w:div w:id="39136851">
          <w:marLeft w:val="0"/>
          <w:marRight w:val="0"/>
          <w:marTop w:val="0"/>
          <w:marBottom w:val="0"/>
          <w:divBdr>
            <w:top w:val="none" w:sz="0" w:space="0" w:color="auto"/>
            <w:left w:val="none" w:sz="0" w:space="0" w:color="auto"/>
            <w:bottom w:val="none" w:sz="0" w:space="0" w:color="auto"/>
            <w:right w:val="none" w:sz="0" w:space="0" w:color="auto"/>
          </w:divBdr>
        </w:div>
        <w:div w:id="709502008">
          <w:marLeft w:val="0"/>
          <w:marRight w:val="0"/>
          <w:marTop w:val="0"/>
          <w:marBottom w:val="0"/>
          <w:divBdr>
            <w:top w:val="none" w:sz="0" w:space="0" w:color="auto"/>
            <w:left w:val="none" w:sz="0" w:space="0" w:color="auto"/>
            <w:bottom w:val="none" w:sz="0" w:space="0" w:color="auto"/>
            <w:right w:val="none" w:sz="0" w:space="0" w:color="auto"/>
          </w:divBdr>
        </w:div>
        <w:div w:id="466239736">
          <w:marLeft w:val="0"/>
          <w:marRight w:val="0"/>
          <w:marTop w:val="0"/>
          <w:marBottom w:val="0"/>
          <w:divBdr>
            <w:top w:val="none" w:sz="0" w:space="0" w:color="auto"/>
            <w:left w:val="none" w:sz="0" w:space="0" w:color="auto"/>
            <w:bottom w:val="none" w:sz="0" w:space="0" w:color="auto"/>
            <w:right w:val="none" w:sz="0" w:space="0" w:color="auto"/>
          </w:divBdr>
        </w:div>
        <w:div w:id="1934510323">
          <w:marLeft w:val="0"/>
          <w:marRight w:val="0"/>
          <w:marTop w:val="0"/>
          <w:marBottom w:val="0"/>
          <w:divBdr>
            <w:top w:val="none" w:sz="0" w:space="0" w:color="auto"/>
            <w:left w:val="none" w:sz="0" w:space="0" w:color="auto"/>
            <w:bottom w:val="none" w:sz="0" w:space="0" w:color="auto"/>
            <w:right w:val="none" w:sz="0" w:space="0" w:color="auto"/>
          </w:divBdr>
        </w:div>
        <w:div w:id="1020203323">
          <w:marLeft w:val="0"/>
          <w:marRight w:val="0"/>
          <w:marTop w:val="0"/>
          <w:marBottom w:val="0"/>
          <w:divBdr>
            <w:top w:val="none" w:sz="0" w:space="0" w:color="auto"/>
            <w:left w:val="none" w:sz="0" w:space="0" w:color="auto"/>
            <w:bottom w:val="none" w:sz="0" w:space="0" w:color="auto"/>
            <w:right w:val="none" w:sz="0" w:space="0" w:color="auto"/>
          </w:divBdr>
        </w:div>
        <w:div w:id="579481783">
          <w:marLeft w:val="0"/>
          <w:marRight w:val="0"/>
          <w:marTop w:val="0"/>
          <w:marBottom w:val="0"/>
          <w:divBdr>
            <w:top w:val="none" w:sz="0" w:space="0" w:color="auto"/>
            <w:left w:val="none" w:sz="0" w:space="0" w:color="auto"/>
            <w:bottom w:val="none" w:sz="0" w:space="0" w:color="auto"/>
            <w:right w:val="none" w:sz="0" w:space="0" w:color="auto"/>
          </w:divBdr>
        </w:div>
        <w:div w:id="35324911">
          <w:marLeft w:val="0"/>
          <w:marRight w:val="0"/>
          <w:marTop w:val="0"/>
          <w:marBottom w:val="0"/>
          <w:divBdr>
            <w:top w:val="none" w:sz="0" w:space="0" w:color="auto"/>
            <w:left w:val="none" w:sz="0" w:space="0" w:color="auto"/>
            <w:bottom w:val="none" w:sz="0" w:space="0" w:color="auto"/>
            <w:right w:val="none" w:sz="0" w:space="0" w:color="auto"/>
          </w:divBdr>
        </w:div>
        <w:div w:id="1883901080">
          <w:marLeft w:val="0"/>
          <w:marRight w:val="0"/>
          <w:marTop w:val="0"/>
          <w:marBottom w:val="0"/>
          <w:divBdr>
            <w:top w:val="none" w:sz="0" w:space="0" w:color="auto"/>
            <w:left w:val="none" w:sz="0" w:space="0" w:color="auto"/>
            <w:bottom w:val="none" w:sz="0" w:space="0" w:color="auto"/>
            <w:right w:val="none" w:sz="0" w:space="0" w:color="auto"/>
          </w:divBdr>
        </w:div>
        <w:div w:id="767392208">
          <w:marLeft w:val="0"/>
          <w:marRight w:val="0"/>
          <w:marTop w:val="0"/>
          <w:marBottom w:val="0"/>
          <w:divBdr>
            <w:top w:val="none" w:sz="0" w:space="0" w:color="auto"/>
            <w:left w:val="none" w:sz="0" w:space="0" w:color="auto"/>
            <w:bottom w:val="none" w:sz="0" w:space="0" w:color="auto"/>
            <w:right w:val="none" w:sz="0" w:space="0" w:color="auto"/>
          </w:divBdr>
        </w:div>
        <w:div w:id="1467241033">
          <w:marLeft w:val="0"/>
          <w:marRight w:val="0"/>
          <w:marTop w:val="0"/>
          <w:marBottom w:val="0"/>
          <w:divBdr>
            <w:top w:val="none" w:sz="0" w:space="0" w:color="auto"/>
            <w:left w:val="none" w:sz="0" w:space="0" w:color="auto"/>
            <w:bottom w:val="none" w:sz="0" w:space="0" w:color="auto"/>
            <w:right w:val="none" w:sz="0" w:space="0" w:color="auto"/>
          </w:divBdr>
        </w:div>
        <w:div w:id="1809391566">
          <w:marLeft w:val="0"/>
          <w:marRight w:val="0"/>
          <w:marTop w:val="0"/>
          <w:marBottom w:val="0"/>
          <w:divBdr>
            <w:top w:val="none" w:sz="0" w:space="0" w:color="auto"/>
            <w:left w:val="none" w:sz="0" w:space="0" w:color="auto"/>
            <w:bottom w:val="none" w:sz="0" w:space="0" w:color="auto"/>
            <w:right w:val="none" w:sz="0" w:space="0" w:color="auto"/>
          </w:divBdr>
        </w:div>
        <w:div w:id="799760920">
          <w:marLeft w:val="0"/>
          <w:marRight w:val="0"/>
          <w:marTop w:val="0"/>
          <w:marBottom w:val="0"/>
          <w:divBdr>
            <w:top w:val="none" w:sz="0" w:space="0" w:color="auto"/>
            <w:left w:val="none" w:sz="0" w:space="0" w:color="auto"/>
            <w:bottom w:val="none" w:sz="0" w:space="0" w:color="auto"/>
            <w:right w:val="none" w:sz="0" w:space="0" w:color="auto"/>
          </w:divBdr>
        </w:div>
        <w:div w:id="1294870104">
          <w:marLeft w:val="0"/>
          <w:marRight w:val="0"/>
          <w:marTop w:val="0"/>
          <w:marBottom w:val="0"/>
          <w:divBdr>
            <w:top w:val="none" w:sz="0" w:space="0" w:color="auto"/>
            <w:left w:val="none" w:sz="0" w:space="0" w:color="auto"/>
            <w:bottom w:val="none" w:sz="0" w:space="0" w:color="auto"/>
            <w:right w:val="none" w:sz="0" w:space="0" w:color="auto"/>
          </w:divBdr>
        </w:div>
        <w:div w:id="57678381">
          <w:marLeft w:val="0"/>
          <w:marRight w:val="0"/>
          <w:marTop w:val="0"/>
          <w:marBottom w:val="0"/>
          <w:divBdr>
            <w:top w:val="none" w:sz="0" w:space="0" w:color="auto"/>
            <w:left w:val="none" w:sz="0" w:space="0" w:color="auto"/>
            <w:bottom w:val="none" w:sz="0" w:space="0" w:color="auto"/>
            <w:right w:val="none" w:sz="0" w:space="0" w:color="auto"/>
          </w:divBdr>
        </w:div>
        <w:div w:id="829055345">
          <w:marLeft w:val="0"/>
          <w:marRight w:val="0"/>
          <w:marTop w:val="0"/>
          <w:marBottom w:val="0"/>
          <w:divBdr>
            <w:top w:val="none" w:sz="0" w:space="0" w:color="auto"/>
            <w:left w:val="none" w:sz="0" w:space="0" w:color="auto"/>
            <w:bottom w:val="none" w:sz="0" w:space="0" w:color="auto"/>
            <w:right w:val="none" w:sz="0" w:space="0" w:color="auto"/>
          </w:divBdr>
        </w:div>
        <w:div w:id="1613854818">
          <w:marLeft w:val="0"/>
          <w:marRight w:val="0"/>
          <w:marTop w:val="0"/>
          <w:marBottom w:val="0"/>
          <w:divBdr>
            <w:top w:val="none" w:sz="0" w:space="0" w:color="auto"/>
            <w:left w:val="none" w:sz="0" w:space="0" w:color="auto"/>
            <w:bottom w:val="none" w:sz="0" w:space="0" w:color="auto"/>
            <w:right w:val="none" w:sz="0" w:space="0" w:color="auto"/>
          </w:divBdr>
        </w:div>
        <w:div w:id="1884369405">
          <w:marLeft w:val="0"/>
          <w:marRight w:val="0"/>
          <w:marTop w:val="0"/>
          <w:marBottom w:val="0"/>
          <w:divBdr>
            <w:top w:val="none" w:sz="0" w:space="0" w:color="auto"/>
            <w:left w:val="none" w:sz="0" w:space="0" w:color="auto"/>
            <w:bottom w:val="none" w:sz="0" w:space="0" w:color="auto"/>
            <w:right w:val="none" w:sz="0" w:space="0" w:color="auto"/>
          </w:divBdr>
        </w:div>
        <w:div w:id="1564295406">
          <w:marLeft w:val="0"/>
          <w:marRight w:val="0"/>
          <w:marTop w:val="0"/>
          <w:marBottom w:val="0"/>
          <w:divBdr>
            <w:top w:val="none" w:sz="0" w:space="0" w:color="auto"/>
            <w:left w:val="none" w:sz="0" w:space="0" w:color="auto"/>
            <w:bottom w:val="none" w:sz="0" w:space="0" w:color="auto"/>
            <w:right w:val="none" w:sz="0" w:space="0" w:color="auto"/>
          </w:divBdr>
        </w:div>
        <w:div w:id="325786281">
          <w:marLeft w:val="0"/>
          <w:marRight w:val="0"/>
          <w:marTop w:val="0"/>
          <w:marBottom w:val="0"/>
          <w:divBdr>
            <w:top w:val="none" w:sz="0" w:space="0" w:color="auto"/>
            <w:left w:val="none" w:sz="0" w:space="0" w:color="auto"/>
            <w:bottom w:val="none" w:sz="0" w:space="0" w:color="auto"/>
            <w:right w:val="none" w:sz="0" w:space="0" w:color="auto"/>
          </w:divBdr>
        </w:div>
        <w:div w:id="1207108193">
          <w:marLeft w:val="0"/>
          <w:marRight w:val="0"/>
          <w:marTop w:val="0"/>
          <w:marBottom w:val="0"/>
          <w:divBdr>
            <w:top w:val="none" w:sz="0" w:space="0" w:color="auto"/>
            <w:left w:val="none" w:sz="0" w:space="0" w:color="auto"/>
            <w:bottom w:val="none" w:sz="0" w:space="0" w:color="auto"/>
            <w:right w:val="none" w:sz="0" w:space="0" w:color="auto"/>
          </w:divBdr>
        </w:div>
        <w:div w:id="1470975328">
          <w:marLeft w:val="0"/>
          <w:marRight w:val="0"/>
          <w:marTop w:val="0"/>
          <w:marBottom w:val="0"/>
          <w:divBdr>
            <w:top w:val="none" w:sz="0" w:space="0" w:color="auto"/>
            <w:left w:val="none" w:sz="0" w:space="0" w:color="auto"/>
            <w:bottom w:val="none" w:sz="0" w:space="0" w:color="auto"/>
            <w:right w:val="none" w:sz="0" w:space="0" w:color="auto"/>
          </w:divBdr>
        </w:div>
        <w:div w:id="48462038">
          <w:marLeft w:val="0"/>
          <w:marRight w:val="0"/>
          <w:marTop w:val="0"/>
          <w:marBottom w:val="0"/>
          <w:divBdr>
            <w:top w:val="none" w:sz="0" w:space="0" w:color="auto"/>
            <w:left w:val="none" w:sz="0" w:space="0" w:color="auto"/>
            <w:bottom w:val="none" w:sz="0" w:space="0" w:color="auto"/>
            <w:right w:val="none" w:sz="0" w:space="0" w:color="auto"/>
          </w:divBdr>
        </w:div>
        <w:div w:id="1206260978">
          <w:marLeft w:val="0"/>
          <w:marRight w:val="0"/>
          <w:marTop w:val="0"/>
          <w:marBottom w:val="0"/>
          <w:divBdr>
            <w:top w:val="none" w:sz="0" w:space="0" w:color="auto"/>
            <w:left w:val="none" w:sz="0" w:space="0" w:color="auto"/>
            <w:bottom w:val="none" w:sz="0" w:space="0" w:color="auto"/>
            <w:right w:val="none" w:sz="0" w:space="0" w:color="auto"/>
          </w:divBdr>
        </w:div>
        <w:div w:id="375158225">
          <w:marLeft w:val="0"/>
          <w:marRight w:val="0"/>
          <w:marTop w:val="0"/>
          <w:marBottom w:val="0"/>
          <w:divBdr>
            <w:top w:val="none" w:sz="0" w:space="0" w:color="auto"/>
            <w:left w:val="none" w:sz="0" w:space="0" w:color="auto"/>
            <w:bottom w:val="none" w:sz="0" w:space="0" w:color="auto"/>
            <w:right w:val="none" w:sz="0" w:space="0" w:color="auto"/>
          </w:divBdr>
        </w:div>
        <w:div w:id="118766723">
          <w:marLeft w:val="0"/>
          <w:marRight w:val="0"/>
          <w:marTop w:val="0"/>
          <w:marBottom w:val="0"/>
          <w:divBdr>
            <w:top w:val="none" w:sz="0" w:space="0" w:color="auto"/>
            <w:left w:val="none" w:sz="0" w:space="0" w:color="auto"/>
            <w:bottom w:val="none" w:sz="0" w:space="0" w:color="auto"/>
            <w:right w:val="none" w:sz="0" w:space="0" w:color="auto"/>
          </w:divBdr>
        </w:div>
        <w:div w:id="272633397">
          <w:marLeft w:val="0"/>
          <w:marRight w:val="0"/>
          <w:marTop w:val="0"/>
          <w:marBottom w:val="0"/>
          <w:divBdr>
            <w:top w:val="none" w:sz="0" w:space="0" w:color="auto"/>
            <w:left w:val="none" w:sz="0" w:space="0" w:color="auto"/>
            <w:bottom w:val="none" w:sz="0" w:space="0" w:color="auto"/>
            <w:right w:val="none" w:sz="0" w:space="0" w:color="auto"/>
          </w:divBdr>
        </w:div>
        <w:div w:id="230193244">
          <w:marLeft w:val="0"/>
          <w:marRight w:val="0"/>
          <w:marTop w:val="0"/>
          <w:marBottom w:val="0"/>
          <w:divBdr>
            <w:top w:val="none" w:sz="0" w:space="0" w:color="auto"/>
            <w:left w:val="none" w:sz="0" w:space="0" w:color="auto"/>
            <w:bottom w:val="none" w:sz="0" w:space="0" w:color="auto"/>
            <w:right w:val="none" w:sz="0" w:space="0" w:color="auto"/>
          </w:divBdr>
        </w:div>
        <w:div w:id="67851659">
          <w:marLeft w:val="0"/>
          <w:marRight w:val="0"/>
          <w:marTop w:val="0"/>
          <w:marBottom w:val="0"/>
          <w:divBdr>
            <w:top w:val="none" w:sz="0" w:space="0" w:color="auto"/>
            <w:left w:val="none" w:sz="0" w:space="0" w:color="auto"/>
            <w:bottom w:val="none" w:sz="0" w:space="0" w:color="auto"/>
            <w:right w:val="none" w:sz="0" w:space="0" w:color="auto"/>
          </w:divBdr>
        </w:div>
        <w:div w:id="1542396260">
          <w:marLeft w:val="0"/>
          <w:marRight w:val="0"/>
          <w:marTop w:val="0"/>
          <w:marBottom w:val="0"/>
          <w:divBdr>
            <w:top w:val="none" w:sz="0" w:space="0" w:color="auto"/>
            <w:left w:val="none" w:sz="0" w:space="0" w:color="auto"/>
            <w:bottom w:val="none" w:sz="0" w:space="0" w:color="auto"/>
            <w:right w:val="none" w:sz="0" w:space="0" w:color="auto"/>
          </w:divBdr>
        </w:div>
        <w:div w:id="640690802">
          <w:marLeft w:val="0"/>
          <w:marRight w:val="0"/>
          <w:marTop w:val="0"/>
          <w:marBottom w:val="0"/>
          <w:divBdr>
            <w:top w:val="none" w:sz="0" w:space="0" w:color="auto"/>
            <w:left w:val="none" w:sz="0" w:space="0" w:color="auto"/>
            <w:bottom w:val="none" w:sz="0" w:space="0" w:color="auto"/>
            <w:right w:val="none" w:sz="0" w:space="0" w:color="auto"/>
          </w:divBdr>
        </w:div>
        <w:div w:id="2063553817">
          <w:marLeft w:val="0"/>
          <w:marRight w:val="0"/>
          <w:marTop w:val="0"/>
          <w:marBottom w:val="0"/>
          <w:divBdr>
            <w:top w:val="none" w:sz="0" w:space="0" w:color="auto"/>
            <w:left w:val="none" w:sz="0" w:space="0" w:color="auto"/>
            <w:bottom w:val="none" w:sz="0" w:space="0" w:color="auto"/>
            <w:right w:val="none" w:sz="0" w:space="0" w:color="auto"/>
          </w:divBdr>
        </w:div>
        <w:div w:id="1115053457">
          <w:marLeft w:val="0"/>
          <w:marRight w:val="0"/>
          <w:marTop w:val="0"/>
          <w:marBottom w:val="0"/>
          <w:divBdr>
            <w:top w:val="none" w:sz="0" w:space="0" w:color="auto"/>
            <w:left w:val="none" w:sz="0" w:space="0" w:color="auto"/>
            <w:bottom w:val="none" w:sz="0" w:space="0" w:color="auto"/>
            <w:right w:val="none" w:sz="0" w:space="0" w:color="auto"/>
          </w:divBdr>
        </w:div>
        <w:div w:id="831944161">
          <w:marLeft w:val="0"/>
          <w:marRight w:val="0"/>
          <w:marTop w:val="0"/>
          <w:marBottom w:val="0"/>
          <w:divBdr>
            <w:top w:val="none" w:sz="0" w:space="0" w:color="auto"/>
            <w:left w:val="none" w:sz="0" w:space="0" w:color="auto"/>
            <w:bottom w:val="none" w:sz="0" w:space="0" w:color="auto"/>
            <w:right w:val="none" w:sz="0" w:space="0" w:color="auto"/>
          </w:divBdr>
        </w:div>
        <w:div w:id="1655067739">
          <w:marLeft w:val="0"/>
          <w:marRight w:val="0"/>
          <w:marTop w:val="0"/>
          <w:marBottom w:val="0"/>
          <w:divBdr>
            <w:top w:val="none" w:sz="0" w:space="0" w:color="auto"/>
            <w:left w:val="none" w:sz="0" w:space="0" w:color="auto"/>
            <w:bottom w:val="none" w:sz="0" w:space="0" w:color="auto"/>
            <w:right w:val="none" w:sz="0" w:space="0" w:color="auto"/>
          </w:divBdr>
        </w:div>
        <w:div w:id="1490436377">
          <w:marLeft w:val="0"/>
          <w:marRight w:val="0"/>
          <w:marTop w:val="0"/>
          <w:marBottom w:val="0"/>
          <w:divBdr>
            <w:top w:val="none" w:sz="0" w:space="0" w:color="auto"/>
            <w:left w:val="none" w:sz="0" w:space="0" w:color="auto"/>
            <w:bottom w:val="none" w:sz="0" w:space="0" w:color="auto"/>
            <w:right w:val="none" w:sz="0" w:space="0" w:color="auto"/>
          </w:divBdr>
        </w:div>
        <w:div w:id="2078241269">
          <w:marLeft w:val="0"/>
          <w:marRight w:val="0"/>
          <w:marTop w:val="0"/>
          <w:marBottom w:val="0"/>
          <w:divBdr>
            <w:top w:val="none" w:sz="0" w:space="0" w:color="auto"/>
            <w:left w:val="none" w:sz="0" w:space="0" w:color="auto"/>
            <w:bottom w:val="none" w:sz="0" w:space="0" w:color="auto"/>
            <w:right w:val="none" w:sz="0" w:space="0" w:color="auto"/>
          </w:divBdr>
        </w:div>
        <w:div w:id="1991014768">
          <w:marLeft w:val="0"/>
          <w:marRight w:val="0"/>
          <w:marTop w:val="0"/>
          <w:marBottom w:val="0"/>
          <w:divBdr>
            <w:top w:val="none" w:sz="0" w:space="0" w:color="auto"/>
            <w:left w:val="none" w:sz="0" w:space="0" w:color="auto"/>
            <w:bottom w:val="none" w:sz="0" w:space="0" w:color="auto"/>
            <w:right w:val="none" w:sz="0" w:space="0" w:color="auto"/>
          </w:divBdr>
        </w:div>
        <w:div w:id="1900824640">
          <w:marLeft w:val="0"/>
          <w:marRight w:val="0"/>
          <w:marTop w:val="0"/>
          <w:marBottom w:val="0"/>
          <w:divBdr>
            <w:top w:val="none" w:sz="0" w:space="0" w:color="auto"/>
            <w:left w:val="none" w:sz="0" w:space="0" w:color="auto"/>
            <w:bottom w:val="none" w:sz="0" w:space="0" w:color="auto"/>
            <w:right w:val="none" w:sz="0" w:space="0" w:color="auto"/>
          </w:divBdr>
        </w:div>
        <w:div w:id="1871871683">
          <w:marLeft w:val="0"/>
          <w:marRight w:val="0"/>
          <w:marTop w:val="0"/>
          <w:marBottom w:val="0"/>
          <w:divBdr>
            <w:top w:val="none" w:sz="0" w:space="0" w:color="auto"/>
            <w:left w:val="none" w:sz="0" w:space="0" w:color="auto"/>
            <w:bottom w:val="none" w:sz="0" w:space="0" w:color="auto"/>
            <w:right w:val="none" w:sz="0" w:space="0" w:color="auto"/>
          </w:divBdr>
        </w:div>
        <w:div w:id="706948458">
          <w:marLeft w:val="0"/>
          <w:marRight w:val="0"/>
          <w:marTop w:val="0"/>
          <w:marBottom w:val="0"/>
          <w:divBdr>
            <w:top w:val="none" w:sz="0" w:space="0" w:color="auto"/>
            <w:left w:val="none" w:sz="0" w:space="0" w:color="auto"/>
            <w:bottom w:val="none" w:sz="0" w:space="0" w:color="auto"/>
            <w:right w:val="none" w:sz="0" w:space="0" w:color="auto"/>
          </w:divBdr>
        </w:div>
        <w:div w:id="1551652743">
          <w:marLeft w:val="0"/>
          <w:marRight w:val="0"/>
          <w:marTop w:val="0"/>
          <w:marBottom w:val="0"/>
          <w:divBdr>
            <w:top w:val="none" w:sz="0" w:space="0" w:color="auto"/>
            <w:left w:val="none" w:sz="0" w:space="0" w:color="auto"/>
            <w:bottom w:val="none" w:sz="0" w:space="0" w:color="auto"/>
            <w:right w:val="none" w:sz="0" w:space="0" w:color="auto"/>
          </w:divBdr>
        </w:div>
        <w:div w:id="58287853">
          <w:marLeft w:val="0"/>
          <w:marRight w:val="0"/>
          <w:marTop w:val="0"/>
          <w:marBottom w:val="0"/>
          <w:divBdr>
            <w:top w:val="none" w:sz="0" w:space="0" w:color="auto"/>
            <w:left w:val="none" w:sz="0" w:space="0" w:color="auto"/>
            <w:bottom w:val="none" w:sz="0" w:space="0" w:color="auto"/>
            <w:right w:val="none" w:sz="0" w:space="0" w:color="auto"/>
          </w:divBdr>
        </w:div>
        <w:div w:id="1129862791">
          <w:marLeft w:val="0"/>
          <w:marRight w:val="0"/>
          <w:marTop w:val="0"/>
          <w:marBottom w:val="0"/>
          <w:divBdr>
            <w:top w:val="none" w:sz="0" w:space="0" w:color="auto"/>
            <w:left w:val="none" w:sz="0" w:space="0" w:color="auto"/>
            <w:bottom w:val="none" w:sz="0" w:space="0" w:color="auto"/>
            <w:right w:val="none" w:sz="0" w:space="0" w:color="auto"/>
          </w:divBdr>
        </w:div>
        <w:div w:id="671832029">
          <w:marLeft w:val="0"/>
          <w:marRight w:val="0"/>
          <w:marTop w:val="0"/>
          <w:marBottom w:val="0"/>
          <w:divBdr>
            <w:top w:val="none" w:sz="0" w:space="0" w:color="auto"/>
            <w:left w:val="none" w:sz="0" w:space="0" w:color="auto"/>
            <w:bottom w:val="none" w:sz="0" w:space="0" w:color="auto"/>
            <w:right w:val="none" w:sz="0" w:space="0" w:color="auto"/>
          </w:divBdr>
        </w:div>
        <w:div w:id="1680739168">
          <w:marLeft w:val="0"/>
          <w:marRight w:val="0"/>
          <w:marTop w:val="0"/>
          <w:marBottom w:val="0"/>
          <w:divBdr>
            <w:top w:val="none" w:sz="0" w:space="0" w:color="auto"/>
            <w:left w:val="none" w:sz="0" w:space="0" w:color="auto"/>
            <w:bottom w:val="none" w:sz="0" w:space="0" w:color="auto"/>
            <w:right w:val="none" w:sz="0" w:space="0" w:color="auto"/>
          </w:divBdr>
        </w:div>
        <w:div w:id="1676767847">
          <w:marLeft w:val="0"/>
          <w:marRight w:val="0"/>
          <w:marTop w:val="0"/>
          <w:marBottom w:val="0"/>
          <w:divBdr>
            <w:top w:val="none" w:sz="0" w:space="0" w:color="auto"/>
            <w:left w:val="none" w:sz="0" w:space="0" w:color="auto"/>
            <w:bottom w:val="none" w:sz="0" w:space="0" w:color="auto"/>
            <w:right w:val="none" w:sz="0" w:space="0" w:color="auto"/>
          </w:divBdr>
        </w:div>
        <w:div w:id="255988992">
          <w:marLeft w:val="0"/>
          <w:marRight w:val="0"/>
          <w:marTop w:val="0"/>
          <w:marBottom w:val="0"/>
          <w:divBdr>
            <w:top w:val="none" w:sz="0" w:space="0" w:color="auto"/>
            <w:left w:val="none" w:sz="0" w:space="0" w:color="auto"/>
            <w:bottom w:val="none" w:sz="0" w:space="0" w:color="auto"/>
            <w:right w:val="none" w:sz="0" w:space="0" w:color="auto"/>
          </w:divBdr>
        </w:div>
        <w:div w:id="710499469">
          <w:marLeft w:val="0"/>
          <w:marRight w:val="0"/>
          <w:marTop w:val="0"/>
          <w:marBottom w:val="0"/>
          <w:divBdr>
            <w:top w:val="none" w:sz="0" w:space="0" w:color="auto"/>
            <w:left w:val="none" w:sz="0" w:space="0" w:color="auto"/>
            <w:bottom w:val="none" w:sz="0" w:space="0" w:color="auto"/>
            <w:right w:val="none" w:sz="0" w:space="0" w:color="auto"/>
          </w:divBdr>
        </w:div>
        <w:div w:id="737745683">
          <w:marLeft w:val="0"/>
          <w:marRight w:val="0"/>
          <w:marTop w:val="0"/>
          <w:marBottom w:val="0"/>
          <w:divBdr>
            <w:top w:val="none" w:sz="0" w:space="0" w:color="auto"/>
            <w:left w:val="none" w:sz="0" w:space="0" w:color="auto"/>
            <w:bottom w:val="none" w:sz="0" w:space="0" w:color="auto"/>
            <w:right w:val="none" w:sz="0" w:space="0" w:color="auto"/>
          </w:divBdr>
        </w:div>
        <w:div w:id="624508232">
          <w:marLeft w:val="0"/>
          <w:marRight w:val="0"/>
          <w:marTop w:val="0"/>
          <w:marBottom w:val="0"/>
          <w:divBdr>
            <w:top w:val="none" w:sz="0" w:space="0" w:color="auto"/>
            <w:left w:val="none" w:sz="0" w:space="0" w:color="auto"/>
            <w:bottom w:val="none" w:sz="0" w:space="0" w:color="auto"/>
            <w:right w:val="none" w:sz="0" w:space="0" w:color="auto"/>
          </w:divBdr>
        </w:div>
        <w:div w:id="273752509">
          <w:marLeft w:val="0"/>
          <w:marRight w:val="0"/>
          <w:marTop w:val="0"/>
          <w:marBottom w:val="0"/>
          <w:divBdr>
            <w:top w:val="none" w:sz="0" w:space="0" w:color="auto"/>
            <w:left w:val="none" w:sz="0" w:space="0" w:color="auto"/>
            <w:bottom w:val="none" w:sz="0" w:space="0" w:color="auto"/>
            <w:right w:val="none" w:sz="0" w:space="0" w:color="auto"/>
          </w:divBdr>
        </w:div>
        <w:div w:id="1844198252">
          <w:marLeft w:val="0"/>
          <w:marRight w:val="0"/>
          <w:marTop w:val="0"/>
          <w:marBottom w:val="0"/>
          <w:divBdr>
            <w:top w:val="none" w:sz="0" w:space="0" w:color="auto"/>
            <w:left w:val="none" w:sz="0" w:space="0" w:color="auto"/>
            <w:bottom w:val="none" w:sz="0" w:space="0" w:color="auto"/>
            <w:right w:val="none" w:sz="0" w:space="0" w:color="auto"/>
          </w:divBdr>
        </w:div>
        <w:div w:id="1023096471">
          <w:marLeft w:val="0"/>
          <w:marRight w:val="0"/>
          <w:marTop w:val="0"/>
          <w:marBottom w:val="0"/>
          <w:divBdr>
            <w:top w:val="none" w:sz="0" w:space="0" w:color="auto"/>
            <w:left w:val="none" w:sz="0" w:space="0" w:color="auto"/>
            <w:bottom w:val="none" w:sz="0" w:space="0" w:color="auto"/>
            <w:right w:val="none" w:sz="0" w:space="0" w:color="auto"/>
          </w:divBdr>
        </w:div>
        <w:div w:id="1705061380">
          <w:marLeft w:val="0"/>
          <w:marRight w:val="0"/>
          <w:marTop w:val="0"/>
          <w:marBottom w:val="0"/>
          <w:divBdr>
            <w:top w:val="none" w:sz="0" w:space="0" w:color="auto"/>
            <w:left w:val="none" w:sz="0" w:space="0" w:color="auto"/>
            <w:bottom w:val="none" w:sz="0" w:space="0" w:color="auto"/>
            <w:right w:val="none" w:sz="0" w:space="0" w:color="auto"/>
          </w:divBdr>
        </w:div>
        <w:div w:id="520977135">
          <w:marLeft w:val="0"/>
          <w:marRight w:val="0"/>
          <w:marTop w:val="0"/>
          <w:marBottom w:val="0"/>
          <w:divBdr>
            <w:top w:val="none" w:sz="0" w:space="0" w:color="auto"/>
            <w:left w:val="none" w:sz="0" w:space="0" w:color="auto"/>
            <w:bottom w:val="none" w:sz="0" w:space="0" w:color="auto"/>
            <w:right w:val="none" w:sz="0" w:space="0" w:color="auto"/>
          </w:divBdr>
        </w:div>
        <w:div w:id="1496922047">
          <w:marLeft w:val="0"/>
          <w:marRight w:val="0"/>
          <w:marTop w:val="0"/>
          <w:marBottom w:val="0"/>
          <w:divBdr>
            <w:top w:val="none" w:sz="0" w:space="0" w:color="auto"/>
            <w:left w:val="none" w:sz="0" w:space="0" w:color="auto"/>
            <w:bottom w:val="none" w:sz="0" w:space="0" w:color="auto"/>
            <w:right w:val="none" w:sz="0" w:space="0" w:color="auto"/>
          </w:divBdr>
        </w:div>
        <w:div w:id="1009793248">
          <w:marLeft w:val="0"/>
          <w:marRight w:val="0"/>
          <w:marTop w:val="0"/>
          <w:marBottom w:val="0"/>
          <w:divBdr>
            <w:top w:val="none" w:sz="0" w:space="0" w:color="auto"/>
            <w:left w:val="none" w:sz="0" w:space="0" w:color="auto"/>
            <w:bottom w:val="none" w:sz="0" w:space="0" w:color="auto"/>
            <w:right w:val="none" w:sz="0" w:space="0" w:color="auto"/>
          </w:divBdr>
        </w:div>
        <w:div w:id="2067794309">
          <w:marLeft w:val="0"/>
          <w:marRight w:val="0"/>
          <w:marTop w:val="0"/>
          <w:marBottom w:val="0"/>
          <w:divBdr>
            <w:top w:val="none" w:sz="0" w:space="0" w:color="auto"/>
            <w:left w:val="none" w:sz="0" w:space="0" w:color="auto"/>
            <w:bottom w:val="none" w:sz="0" w:space="0" w:color="auto"/>
            <w:right w:val="none" w:sz="0" w:space="0" w:color="auto"/>
          </w:divBdr>
        </w:div>
        <w:div w:id="1341421904">
          <w:marLeft w:val="0"/>
          <w:marRight w:val="0"/>
          <w:marTop w:val="0"/>
          <w:marBottom w:val="0"/>
          <w:divBdr>
            <w:top w:val="none" w:sz="0" w:space="0" w:color="auto"/>
            <w:left w:val="none" w:sz="0" w:space="0" w:color="auto"/>
            <w:bottom w:val="none" w:sz="0" w:space="0" w:color="auto"/>
            <w:right w:val="none" w:sz="0" w:space="0" w:color="auto"/>
          </w:divBdr>
        </w:div>
        <w:div w:id="323631026">
          <w:marLeft w:val="0"/>
          <w:marRight w:val="0"/>
          <w:marTop w:val="0"/>
          <w:marBottom w:val="0"/>
          <w:divBdr>
            <w:top w:val="none" w:sz="0" w:space="0" w:color="auto"/>
            <w:left w:val="none" w:sz="0" w:space="0" w:color="auto"/>
            <w:bottom w:val="none" w:sz="0" w:space="0" w:color="auto"/>
            <w:right w:val="none" w:sz="0" w:space="0" w:color="auto"/>
          </w:divBdr>
        </w:div>
        <w:div w:id="913703632">
          <w:marLeft w:val="0"/>
          <w:marRight w:val="0"/>
          <w:marTop w:val="0"/>
          <w:marBottom w:val="0"/>
          <w:divBdr>
            <w:top w:val="none" w:sz="0" w:space="0" w:color="auto"/>
            <w:left w:val="none" w:sz="0" w:space="0" w:color="auto"/>
            <w:bottom w:val="none" w:sz="0" w:space="0" w:color="auto"/>
            <w:right w:val="none" w:sz="0" w:space="0" w:color="auto"/>
          </w:divBdr>
        </w:div>
        <w:div w:id="1659110702">
          <w:marLeft w:val="0"/>
          <w:marRight w:val="0"/>
          <w:marTop w:val="0"/>
          <w:marBottom w:val="0"/>
          <w:divBdr>
            <w:top w:val="none" w:sz="0" w:space="0" w:color="auto"/>
            <w:left w:val="none" w:sz="0" w:space="0" w:color="auto"/>
            <w:bottom w:val="none" w:sz="0" w:space="0" w:color="auto"/>
            <w:right w:val="none" w:sz="0" w:space="0" w:color="auto"/>
          </w:divBdr>
        </w:div>
        <w:div w:id="813105640">
          <w:marLeft w:val="0"/>
          <w:marRight w:val="0"/>
          <w:marTop w:val="0"/>
          <w:marBottom w:val="0"/>
          <w:divBdr>
            <w:top w:val="none" w:sz="0" w:space="0" w:color="auto"/>
            <w:left w:val="none" w:sz="0" w:space="0" w:color="auto"/>
            <w:bottom w:val="none" w:sz="0" w:space="0" w:color="auto"/>
            <w:right w:val="none" w:sz="0" w:space="0" w:color="auto"/>
          </w:divBdr>
        </w:div>
        <w:div w:id="451903322">
          <w:marLeft w:val="0"/>
          <w:marRight w:val="0"/>
          <w:marTop w:val="0"/>
          <w:marBottom w:val="0"/>
          <w:divBdr>
            <w:top w:val="none" w:sz="0" w:space="0" w:color="auto"/>
            <w:left w:val="none" w:sz="0" w:space="0" w:color="auto"/>
            <w:bottom w:val="none" w:sz="0" w:space="0" w:color="auto"/>
            <w:right w:val="none" w:sz="0" w:space="0" w:color="auto"/>
          </w:divBdr>
        </w:div>
        <w:div w:id="1382435392">
          <w:marLeft w:val="0"/>
          <w:marRight w:val="0"/>
          <w:marTop w:val="0"/>
          <w:marBottom w:val="0"/>
          <w:divBdr>
            <w:top w:val="none" w:sz="0" w:space="0" w:color="auto"/>
            <w:left w:val="none" w:sz="0" w:space="0" w:color="auto"/>
            <w:bottom w:val="none" w:sz="0" w:space="0" w:color="auto"/>
            <w:right w:val="none" w:sz="0" w:space="0" w:color="auto"/>
          </w:divBdr>
        </w:div>
        <w:div w:id="385641907">
          <w:marLeft w:val="0"/>
          <w:marRight w:val="0"/>
          <w:marTop w:val="0"/>
          <w:marBottom w:val="0"/>
          <w:divBdr>
            <w:top w:val="none" w:sz="0" w:space="0" w:color="auto"/>
            <w:left w:val="none" w:sz="0" w:space="0" w:color="auto"/>
            <w:bottom w:val="none" w:sz="0" w:space="0" w:color="auto"/>
            <w:right w:val="none" w:sz="0" w:space="0" w:color="auto"/>
          </w:divBdr>
        </w:div>
        <w:div w:id="414520780">
          <w:marLeft w:val="0"/>
          <w:marRight w:val="0"/>
          <w:marTop w:val="0"/>
          <w:marBottom w:val="0"/>
          <w:divBdr>
            <w:top w:val="none" w:sz="0" w:space="0" w:color="auto"/>
            <w:left w:val="none" w:sz="0" w:space="0" w:color="auto"/>
            <w:bottom w:val="none" w:sz="0" w:space="0" w:color="auto"/>
            <w:right w:val="none" w:sz="0" w:space="0" w:color="auto"/>
          </w:divBdr>
        </w:div>
        <w:div w:id="1148280344">
          <w:marLeft w:val="0"/>
          <w:marRight w:val="0"/>
          <w:marTop w:val="0"/>
          <w:marBottom w:val="0"/>
          <w:divBdr>
            <w:top w:val="none" w:sz="0" w:space="0" w:color="auto"/>
            <w:left w:val="none" w:sz="0" w:space="0" w:color="auto"/>
            <w:bottom w:val="none" w:sz="0" w:space="0" w:color="auto"/>
            <w:right w:val="none" w:sz="0" w:space="0" w:color="auto"/>
          </w:divBdr>
        </w:div>
        <w:div w:id="1715078724">
          <w:marLeft w:val="0"/>
          <w:marRight w:val="0"/>
          <w:marTop w:val="0"/>
          <w:marBottom w:val="0"/>
          <w:divBdr>
            <w:top w:val="none" w:sz="0" w:space="0" w:color="auto"/>
            <w:left w:val="none" w:sz="0" w:space="0" w:color="auto"/>
            <w:bottom w:val="none" w:sz="0" w:space="0" w:color="auto"/>
            <w:right w:val="none" w:sz="0" w:space="0" w:color="auto"/>
          </w:divBdr>
        </w:div>
        <w:div w:id="1433016588">
          <w:marLeft w:val="0"/>
          <w:marRight w:val="0"/>
          <w:marTop w:val="0"/>
          <w:marBottom w:val="0"/>
          <w:divBdr>
            <w:top w:val="none" w:sz="0" w:space="0" w:color="auto"/>
            <w:left w:val="none" w:sz="0" w:space="0" w:color="auto"/>
            <w:bottom w:val="none" w:sz="0" w:space="0" w:color="auto"/>
            <w:right w:val="none" w:sz="0" w:space="0" w:color="auto"/>
          </w:divBdr>
        </w:div>
        <w:div w:id="1630892032">
          <w:marLeft w:val="0"/>
          <w:marRight w:val="0"/>
          <w:marTop w:val="0"/>
          <w:marBottom w:val="0"/>
          <w:divBdr>
            <w:top w:val="none" w:sz="0" w:space="0" w:color="auto"/>
            <w:left w:val="none" w:sz="0" w:space="0" w:color="auto"/>
            <w:bottom w:val="none" w:sz="0" w:space="0" w:color="auto"/>
            <w:right w:val="none" w:sz="0" w:space="0" w:color="auto"/>
          </w:divBdr>
        </w:div>
        <w:div w:id="1792094492">
          <w:marLeft w:val="0"/>
          <w:marRight w:val="0"/>
          <w:marTop w:val="0"/>
          <w:marBottom w:val="0"/>
          <w:divBdr>
            <w:top w:val="none" w:sz="0" w:space="0" w:color="auto"/>
            <w:left w:val="none" w:sz="0" w:space="0" w:color="auto"/>
            <w:bottom w:val="none" w:sz="0" w:space="0" w:color="auto"/>
            <w:right w:val="none" w:sz="0" w:space="0" w:color="auto"/>
          </w:divBdr>
        </w:div>
        <w:div w:id="258804208">
          <w:marLeft w:val="0"/>
          <w:marRight w:val="0"/>
          <w:marTop w:val="0"/>
          <w:marBottom w:val="0"/>
          <w:divBdr>
            <w:top w:val="none" w:sz="0" w:space="0" w:color="auto"/>
            <w:left w:val="none" w:sz="0" w:space="0" w:color="auto"/>
            <w:bottom w:val="none" w:sz="0" w:space="0" w:color="auto"/>
            <w:right w:val="none" w:sz="0" w:space="0" w:color="auto"/>
          </w:divBdr>
        </w:div>
        <w:div w:id="1490099458">
          <w:marLeft w:val="0"/>
          <w:marRight w:val="0"/>
          <w:marTop w:val="0"/>
          <w:marBottom w:val="0"/>
          <w:divBdr>
            <w:top w:val="none" w:sz="0" w:space="0" w:color="auto"/>
            <w:left w:val="none" w:sz="0" w:space="0" w:color="auto"/>
            <w:bottom w:val="none" w:sz="0" w:space="0" w:color="auto"/>
            <w:right w:val="none" w:sz="0" w:space="0" w:color="auto"/>
          </w:divBdr>
        </w:div>
        <w:div w:id="1917669852">
          <w:marLeft w:val="0"/>
          <w:marRight w:val="0"/>
          <w:marTop w:val="0"/>
          <w:marBottom w:val="0"/>
          <w:divBdr>
            <w:top w:val="none" w:sz="0" w:space="0" w:color="auto"/>
            <w:left w:val="none" w:sz="0" w:space="0" w:color="auto"/>
            <w:bottom w:val="none" w:sz="0" w:space="0" w:color="auto"/>
            <w:right w:val="none" w:sz="0" w:space="0" w:color="auto"/>
          </w:divBdr>
        </w:div>
        <w:div w:id="300501930">
          <w:marLeft w:val="0"/>
          <w:marRight w:val="0"/>
          <w:marTop w:val="0"/>
          <w:marBottom w:val="0"/>
          <w:divBdr>
            <w:top w:val="none" w:sz="0" w:space="0" w:color="auto"/>
            <w:left w:val="none" w:sz="0" w:space="0" w:color="auto"/>
            <w:bottom w:val="none" w:sz="0" w:space="0" w:color="auto"/>
            <w:right w:val="none" w:sz="0" w:space="0" w:color="auto"/>
          </w:divBdr>
        </w:div>
        <w:div w:id="1707832782">
          <w:marLeft w:val="0"/>
          <w:marRight w:val="0"/>
          <w:marTop w:val="0"/>
          <w:marBottom w:val="0"/>
          <w:divBdr>
            <w:top w:val="none" w:sz="0" w:space="0" w:color="auto"/>
            <w:left w:val="none" w:sz="0" w:space="0" w:color="auto"/>
            <w:bottom w:val="none" w:sz="0" w:space="0" w:color="auto"/>
            <w:right w:val="none" w:sz="0" w:space="0" w:color="auto"/>
          </w:divBdr>
        </w:div>
        <w:div w:id="455179307">
          <w:marLeft w:val="0"/>
          <w:marRight w:val="0"/>
          <w:marTop w:val="0"/>
          <w:marBottom w:val="0"/>
          <w:divBdr>
            <w:top w:val="none" w:sz="0" w:space="0" w:color="auto"/>
            <w:left w:val="none" w:sz="0" w:space="0" w:color="auto"/>
            <w:bottom w:val="none" w:sz="0" w:space="0" w:color="auto"/>
            <w:right w:val="none" w:sz="0" w:space="0" w:color="auto"/>
          </w:divBdr>
        </w:div>
        <w:div w:id="447553221">
          <w:marLeft w:val="0"/>
          <w:marRight w:val="0"/>
          <w:marTop w:val="0"/>
          <w:marBottom w:val="0"/>
          <w:divBdr>
            <w:top w:val="none" w:sz="0" w:space="0" w:color="auto"/>
            <w:left w:val="none" w:sz="0" w:space="0" w:color="auto"/>
            <w:bottom w:val="none" w:sz="0" w:space="0" w:color="auto"/>
            <w:right w:val="none" w:sz="0" w:space="0" w:color="auto"/>
          </w:divBdr>
        </w:div>
        <w:div w:id="42412070">
          <w:marLeft w:val="0"/>
          <w:marRight w:val="0"/>
          <w:marTop w:val="0"/>
          <w:marBottom w:val="0"/>
          <w:divBdr>
            <w:top w:val="none" w:sz="0" w:space="0" w:color="auto"/>
            <w:left w:val="none" w:sz="0" w:space="0" w:color="auto"/>
            <w:bottom w:val="none" w:sz="0" w:space="0" w:color="auto"/>
            <w:right w:val="none" w:sz="0" w:space="0" w:color="auto"/>
          </w:divBdr>
        </w:div>
        <w:div w:id="1277299676">
          <w:marLeft w:val="0"/>
          <w:marRight w:val="0"/>
          <w:marTop w:val="0"/>
          <w:marBottom w:val="0"/>
          <w:divBdr>
            <w:top w:val="none" w:sz="0" w:space="0" w:color="auto"/>
            <w:left w:val="none" w:sz="0" w:space="0" w:color="auto"/>
            <w:bottom w:val="none" w:sz="0" w:space="0" w:color="auto"/>
            <w:right w:val="none" w:sz="0" w:space="0" w:color="auto"/>
          </w:divBdr>
        </w:div>
        <w:div w:id="304898910">
          <w:marLeft w:val="0"/>
          <w:marRight w:val="0"/>
          <w:marTop w:val="0"/>
          <w:marBottom w:val="0"/>
          <w:divBdr>
            <w:top w:val="none" w:sz="0" w:space="0" w:color="auto"/>
            <w:left w:val="none" w:sz="0" w:space="0" w:color="auto"/>
            <w:bottom w:val="none" w:sz="0" w:space="0" w:color="auto"/>
            <w:right w:val="none" w:sz="0" w:space="0" w:color="auto"/>
          </w:divBdr>
        </w:div>
        <w:div w:id="1068572850">
          <w:marLeft w:val="0"/>
          <w:marRight w:val="0"/>
          <w:marTop w:val="0"/>
          <w:marBottom w:val="0"/>
          <w:divBdr>
            <w:top w:val="none" w:sz="0" w:space="0" w:color="auto"/>
            <w:left w:val="none" w:sz="0" w:space="0" w:color="auto"/>
            <w:bottom w:val="none" w:sz="0" w:space="0" w:color="auto"/>
            <w:right w:val="none" w:sz="0" w:space="0" w:color="auto"/>
          </w:divBdr>
        </w:div>
        <w:div w:id="1548106587">
          <w:marLeft w:val="0"/>
          <w:marRight w:val="0"/>
          <w:marTop w:val="0"/>
          <w:marBottom w:val="0"/>
          <w:divBdr>
            <w:top w:val="none" w:sz="0" w:space="0" w:color="auto"/>
            <w:left w:val="none" w:sz="0" w:space="0" w:color="auto"/>
            <w:bottom w:val="none" w:sz="0" w:space="0" w:color="auto"/>
            <w:right w:val="none" w:sz="0" w:space="0" w:color="auto"/>
          </w:divBdr>
        </w:div>
        <w:div w:id="650138840">
          <w:marLeft w:val="0"/>
          <w:marRight w:val="0"/>
          <w:marTop w:val="0"/>
          <w:marBottom w:val="0"/>
          <w:divBdr>
            <w:top w:val="none" w:sz="0" w:space="0" w:color="auto"/>
            <w:left w:val="none" w:sz="0" w:space="0" w:color="auto"/>
            <w:bottom w:val="none" w:sz="0" w:space="0" w:color="auto"/>
            <w:right w:val="none" w:sz="0" w:space="0" w:color="auto"/>
          </w:divBdr>
        </w:div>
        <w:div w:id="1991053114">
          <w:marLeft w:val="0"/>
          <w:marRight w:val="0"/>
          <w:marTop w:val="0"/>
          <w:marBottom w:val="0"/>
          <w:divBdr>
            <w:top w:val="none" w:sz="0" w:space="0" w:color="auto"/>
            <w:left w:val="none" w:sz="0" w:space="0" w:color="auto"/>
            <w:bottom w:val="none" w:sz="0" w:space="0" w:color="auto"/>
            <w:right w:val="none" w:sz="0" w:space="0" w:color="auto"/>
          </w:divBdr>
        </w:div>
        <w:div w:id="703289953">
          <w:marLeft w:val="0"/>
          <w:marRight w:val="0"/>
          <w:marTop w:val="0"/>
          <w:marBottom w:val="0"/>
          <w:divBdr>
            <w:top w:val="none" w:sz="0" w:space="0" w:color="auto"/>
            <w:left w:val="none" w:sz="0" w:space="0" w:color="auto"/>
            <w:bottom w:val="none" w:sz="0" w:space="0" w:color="auto"/>
            <w:right w:val="none" w:sz="0" w:space="0" w:color="auto"/>
          </w:divBdr>
        </w:div>
        <w:div w:id="1603803770">
          <w:marLeft w:val="0"/>
          <w:marRight w:val="0"/>
          <w:marTop w:val="0"/>
          <w:marBottom w:val="0"/>
          <w:divBdr>
            <w:top w:val="none" w:sz="0" w:space="0" w:color="auto"/>
            <w:left w:val="none" w:sz="0" w:space="0" w:color="auto"/>
            <w:bottom w:val="none" w:sz="0" w:space="0" w:color="auto"/>
            <w:right w:val="none" w:sz="0" w:space="0" w:color="auto"/>
          </w:divBdr>
        </w:div>
        <w:div w:id="1527600229">
          <w:marLeft w:val="0"/>
          <w:marRight w:val="0"/>
          <w:marTop w:val="0"/>
          <w:marBottom w:val="0"/>
          <w:divBdr>
            <w:top w:val="none" w:sz="0" w:space="0" w:color="auto"/>
            <w:left w:val="none" w:sz="0" w:space="0" w:color="auto"/>
            <w:bottom w:val="none" w:sz="0" w:space="0" w:color="auto"/>
            <w:right w:val="none" w:sz="0" w:space="0" w:color="auto"/>
          </w:divBdr>
        </w:div>
        <w:div w:id="1433236572">
          <w:marLeft w:val="0"/>
          <w:marRight w:val="0"/>
          <w:marTop w:val="0"/>
          <w:marBottom w:val="0"/>
          <w:divBdr>
            <w:top w:val="none" w:sz="0" w:space="0" w:color="auto"/>
            <w:left w:val="none" w:sz="0" w:space="0" w:color="auto"/>
            <w:bottom w:val="none" w:sz="0" w:space="0" w:color="auto"/>
            <w:right w:val="none" w:sz="0" w:space="0" w:color="auto"/>
          </w:divBdr>
        </w:div>
        <w:div w:id="470831066">
          <w:marLeft w:val="0"/>
          <w:marRight w:val="0"/>
          <w:marTop w:val="0"/>
          <w:marBottom w:val="0"/>
          <w:divBdr>
            <w:top w:val="none" w:sz="0" w:space="0" w:color="auto"/>
            <w:left w:val="none" w:sz="0" w:space="0" w:color="auto"/>
            <w:bottom w:val="none" w:sz="0" w:space="0" w:color="auto"/>
            <w:right w:val="none" w:sz="0" w:space="0" w:color="auto"/>
          </w:divBdr>
        </w:div>
        <w:div w:id="1823351150">
          <w:marLeft w:val="0"/>
          <w:marRight w:val="0"/>
          <w:marTop w:val="0"/>
          <w:marBottom w:val="0"/>
          <w:divBdr>
            <w:top w:val="none" w:sz="0" w:space="0" w:color="auto"/>
            <w:left w:val="none" w:sz="0" w:space="0" w:color="auto"/>
            <w:bottom w:val="none" w:sz="0" w:space="0" w:color="auto"/>
            <w:right w:val="none" w:sz="0" w:space="0" w:color="auto"/>
          </w:divBdr>
        </w:div>
        <w:div w:id="2021617589">
          <w:marLeft w:val="0"/>
          <w:marRight w:val="0"/>
          <w:marTop w:val="0"/>
          <w:marBottom w:val="0"/>
          <w:divBdr>
            <w:top w:val="none" w:sz="0" w:space="0" w:color="auto"/>
            <w:left w:val="none" w:sz="0" w:space="0" w:color="auto"/>
            <w:bottom w:val="none" w:sz="0" w:space="0" w:color="auto"/>
            <w:right w:val="none" w:sz="0" w:space="0" w:color="auto"/>
          </w:divBdr>
        </w:div>
        <w:div w:id="496073811">
          <w:marLeft w:val="0"/>
          <w:marRight w:val="0"/>
          <w:marTop w:val="0"/>
          <w:marBottom w:val="0"/>
          <w:divBdr>
            <w:top w:val="none" w:sz="0" w:space="0" w:color="auto"/>
            <w:left w:val="none" w:sz="0" w:space="0" w:color="auto"/>
            <w:bottom w:val="none" w:sz="0" w:space="0" w:color="auto"/>
            <w:right w:val="none" w:sz="0" w:space="0" w:color="auto"/>
          </w:divBdr>
        </w:div>
        <w:div w:id="962268759">
          <w:marLeft w:val="0"/>
          <w:marRight w:val="0"/>
          <w:marTop w:val="0"/>
          <w:marBottom w:val="0"/>
          <w:divBdr>
            <w:top w:val="none" w:sz="0" w:space="0" w:color="auto"/>
            <w:left w:val="none" w:sz="0" w:space="0" w:color="auto"/>
            <w:bottom w:val="none" w:sz="0" w:space="0" w:color="auto"/>
            <w:right w:val="none" w:sz="0" w:space="0" w:color="auto"/>
          </w:divBdr>
        </w:div>
        <w:div w:id="427890134">
          <w:marLeft w:val="0"/>
          <w:marRight w:val="0"/>
          <w:marTop w:val="0"/>
          <w:marBottom w:val="0"/>
          <w:divBdr>
            <w:top w:val="none" w:sz="0" w:space="0" w:color="auto"/>
            <w:left w:val="none" w:sz="0" w:space="0" w:color="auto"/>
            <w:bottom w:val="none" w:sz="0" w:space="0" w:color="auto"/>
            <w:right w:val="none" w:sz="0" w:space="0" w:color="auto"/>
          </w:divBdr>
        </w:div>
        <w:div w:id="821699662">
          <w:marLeft w:val="0"/>
          <w:marRight w:val="0"/>
          <w:marTop w:val="0"/>
          <w:marBottom w:val="0"/>
          <w:divBdr>
            <w:top w:val="none" w:sz="0" w:space="0" w:color="auto"/>
            <w:left w:val="none" w:sz="0" w:space="0" w:color="auto"/>
            <w:bottom w:val="none" w:sz="0" w:space="0" w:color="auto"/>
            <w:right w:val="none" w:sz="0" w:space="0" w:color="auto"/>
          </w:divBdr>
        </w:div>
        <w:div w:id="1185941670">
          <w:marLeft w:val="0"/>
          <w:marRight w:val="0"/>
          <w:marTop w:val="0"/>
          <w:marBottom w:val="0"/>
          <w:divBdr>
            <w:top w:val="none" w:sz="0" w:space="0" w:color="auto"/>
            <w:left w:val="none" w:sz="0" w:space="0" w:color="auto"/>
            <w:bottom w:val="none" w:sz="0" w:space="0" w:color="auto"/>
            <w:right w:val="none" w:sz="0" w:space="0" w:color="auto"/>
          </w:divBdr>
        </w:div>
        <w:div w:id="1687361452">
          <w:marLeft w:val="0"/>
          <w:marRight w:val="0"/>
          <w:marTop w:val="0"/>
          <w:marBottom w:val="0"/>
          <w:divBdr>
            <w:top w:val="none" w:sz="0" w:space="0" w:color="auto"/>
            <w:left w:val="none" w:sz="0" w:space="0" w:color="auto"/>
            <w:bottom w:val="none" w:sz="0" w:space="0" w:color="auto"/>
            <w:right w:val="none" w:sz="0" w:space="0" w:color="auto"/>
          </w:divBdr>
        </w:div>
        <w:div w:id="843663158">
          <w:marLeft w:val="0"/>
          <w:marRight w:val="0"/>
          <w:marTop w:val="0"/>
          <w:marBottom w:val="0"/>
          <w:divBdr>
            <w:top w:val="none" w:sz="0" w:space="0" w:color="auto"/>
            <w:left w:val="none" w:sz="0" w:space="0" w:color="auto"/>
            <w:bottom w:val="none" w:sz="0" w:space="0" w:color="auto"/>
            <w:right w:val="none" w:sz="0" w:space="0" w:color="auto"/>
          </w:divBdr>
        </w:div>
        <w:div w:id="1919053613">
          <w:marLeft w:val="0"/>
          <w:marRight w:val="0"/>
          <w:marTop w:val="0"/>
          <w:marBottom w:val="0"/>
          <w:divBdr>
            <w:top w:val="none" w:sz="0" w:space="0" w:color="auto"/>
            <w:left w:val="none" w:sz="0" w:space="0" w:color="auto"/>
            <w:bottom w:val="none" w:sz="0" w:space="0" w:color="auto"/>
            <w:right w:val="none" w:sz="0" w:space="0" w:color="auto"/>
          </w:divBdr>
        </w:div>
        <w:div w:id="748305888">
          <w:marLeft w:val="0"/>
          <w:marRight w:val="0"/>
          <w:marTop w:val="0"/>
          <w:marBottom w:val="0"/>
          <w:divBdr>
            <w:top w:val="none" w:sz="0" w:space="0" w:color="auto"/>
            <w:left w:val="none" w:sz="0" w:space="0" w:color="auto"/>
            <w:bottom w:val="none" w:sz="0" w:space="0" w:color="auto"/>
            <w:right w:val="none" w:sz="0" w:space="0" w:color="auto"/>
          </w:divBdr>
        </w:div>
        <w:div w:id="1601793304">
          <w:marLeft w:val="0"/>
          <w:marRight w:val="0"/>
          <w:marTop w:val="0"/>
          <w:marBottom w:val="0"/>
          <w:divBdr>
            <w:top w:val="none" w:sz="0" w:space="0" w:color="auto"/>
            <w:left w:val="none" w:sz="0" w:space="0" w:color="auto"/>
            <w:bottom w:val="none" w:sz="0" w:space="0" w:color="auto"/>
            <w:right w:val="none" w:sz="0" w:space="0" w:color="auto"/>
          </w:divBdr>
        </w:div>
        <w:div w:id="1738016149">
          <w:marLeft w:val="0"/>
          <w:marRight w:val="0"/>
          <w:marTop w:val="0"/>
          <w:marBottom w:val="0"/>
          <w:divBdr>
            <w:top w:val="none" w:sz="0" w:space="0" w:color="auto"/>
            <w:left w:val="none" w:sz="0" w:space="0" w:color="auto"/>
            <w:bottom w:val="none" w:sz="0" w:space="0" w:color="auto"/>
            <w:right w:val="none" w:sz="0" w:space="0" w:color="auto"/>
          </w:divBdr>
        </w:div>
        <w:div w:id="944464123">
          <w:marLeft w:val="0"/>
          <w:marRight w:val="0"/>
          <w:marTop w:val="0"/>
          <w:marBottom w:val="0"/>
          <w:divBdr>
            <w:top w:val="none" w:sz="0" w:space="0" w:color="auto"/>
            <w:left w:val="none" w:sz="0" w:space="0" w:color="auto"/>
            <w:bottom w:val="none" w:sz="0" w:space="0" w:color="auto"/>
            <w:right w:val="none" w:sz="0" w:space="0" w:color="auto"/>
          </w:divBdr>
        </w:div>
        <w:div w:id="459417773">
          <w:marLeft w:val="0"/>
          <w:marRight w:val="0"/>
          <w:marTop w:val="0"/>
          <w:marBottom w:val="0"/>
          <w:divBdr>
            <w:top w:val="none" w:sz="0" w:space="0" w:color="auto"/>
            <w:left w:val="none" w:sz="0" w:space="0" w:color="auto"/>
            <w:bottom w:val="none" w:sz="0" w:space="0" w:color="auto"/>
            <w:right w:val="none" w:sz="0" w:space="0" w:color="auto"/>
          </w:divBdr>
        </w:div>
        <w:div w:id="2034334677">
          <w:marLeft w:val="0"/>
          <w:marRight w:val="0"/>
          <w:marTop w:val="0"/>
          <w:marBottom w:val="0"/>
          <w:divBdr>
            <w:top w:val="none" w:sz="0" w:space="0" w:color="auto"/>
            <w:left w:val="none" w:sz="0" w:space="0" w:color="auto"/>
            <w:bottom w:val="none" w:sz="0" w:space="0" w:color="auto"/>
            <w:right w:val="none" w:sz="0" w:space="0" w:color="auto"/>
          </w:divBdr>
        </w:div>
        <w:div w:id="1221744197">
          <w:marLeft w:val="0"/>
          <w:marRight w:val="0"/>
          <w:marTop w:val="0"/>
          <w:marBottom w:val="0"/>
          <w:divBdr>
            <w:top w:val="none" w:sz="0" w:space="0" w:color="auto"/>
            <w:left w:val="none" w:sz="0" w:space="0" w:color="auto"/>
            <w:bottom w:val="none" w:sz="0" w:space="0" w:color="auto"/>
            <w:right w:val="none" w:sz="0" w:space="0" w:color="auto"/>
          </w:divBdr>
        </w:div>
        <w:div w:id="1168134567">
          <w:marLeft w:val="0"/>
          <w:marRight w:val="0"/>
          <w:marTop w:val="0"/>
          <w:marBottom w:val="0"/>
          <w:divBdr>
            <w:top w:val="none" w:sz="0" w:space="0" w:color="auto"/>
            <w:left w:val="none" w:sz="0" w:space="0" w:color="auto"/>
            <w:bottom w:val="none" w:sz="0" w:space="0" w:color="auto"/>
            <w:right w:val="none" w:sz="0" w:space="0" w:color="auto"/>
          </w:divBdr>
        </w:div>
        <w:div w:id="537548716">
          <w:marLeft w:val="0"/>
          <w:marRight w:val="0"/>
          <w:marTop w:val="0"/>
          <w:marBottom w:val="0"/>
          <w:divBdr>
            <w:top w:val="none" w:sz="0" w:space="0" w:color="auto"/>
            <w:left w:val="none" w:sz="0" w:space="0" w:color="auto"/>
            <w:bottom w:val="none" w:sz="0" w:space="0" w:color="auto"/>
            <w:right w:val="none" w:sz="0" w:space="0" w:color="auto"/>
          </w:divBdr>
        </w:div>
        <w:div w:id="19361451">
          <w:marLeft w:val="0"/>
          <w:marRight w:val="0"/>
          <w:marTop w:val="0"/>
          <w:marBottom w:val="0"/>
          <w:divBdr>
            <w:top w:val="none" w:sz="0" w:space="0" w:color="auto"/>
            <w:left w:val="none" w:sz="0" w:space="0" w:color="auto"/>
            <w:bottom w:val="none" w:sz="0" w:space="0" w:color="auto"/>
            <w:right w:val="none" w:sz="0" w:space="0" w:color="auto"/>
          </w:divBdr>
        </w:div>
        <w:div w:id="1302075689">
          <w:marLeft w:val="0"/>
          <w:marRight w:val="0"/>
          <w:marTop w:val="0"/>
          <w:marBottom w:val="0"/>
          <w:divBdr>
            <w:top w:val="none" w:sz="0" w:space="0" w:color="auto"/>
            <w:left w:val="none" w:sz="0" w:space="0" w:color="auto"/>
            <w:bottom w:val="none" w:sz="0" w:space="0" w:color="auto"/>
            <w:right w:val="none" w:sz="0" w:space="0" w:color="auto"/>
          </w:divBdr>
        </w:div>
        <w:div w:id="1520124368">
          <w:marLeft w:val="0"/>
          <w:marRight w:val="0"/>
          <w:marTop w:val="0"/>
          <w:marBottom w:val="0"/>
          <w:divBdr>
            <w:top w:val="none" w:sz="0" w:space="0" w:color="auto"/>
            <w:left w:val="none" w:sz="0" w:space="0" w:color="auto"/>
            <w:bottom w:val="none" w:sz="0" w:space="0" w:color="auto"/>
            <w:right w:val="none" w:sz="0" w:space="0" w:color="auto"/>
          </w:divBdr>
        </w:div>
        <w:div w:id="1600943086">
          <w:marLeft w:val="0"/>
          <w:marRight w:val="0"/>
          <w:marTop w:val="0"/>
          <w:marBottom w:val="0"/>
          <w:divBdr>
            <w:top w:val="none" w:sz="0" w:space="0" w:color="auto"/>
            <w:left w:val="none" w:sz="0" w:space="0" w:color="auto"/>
            <w:bottom w:val="none" w:sz="0" w:space="0" w:color="auto"/>
            <w:right w:val="none" w:sz="0" w:space="0" w:color="auto"/>
          </w:divBdr>
        </w:div>
        <w:div w:id="526607272">
          <w:marLeft w:val="0"/>
          <w:marRight w:val="0"/>
          <w:marTop w:val="0"/>
          <w:marBottom w:val="0"/>
          <w:divBdr>
            <w:top w:val="none" w:sz="0" w:space="0" w:color="auto"/>
            <w:left w:val="none" w:sz="0" w:space="0" w:color="auto"/>
            <w:bottom w:val="none" w:sz="0" w:space="0" w:color="auto"/>
            <w:right w:val="none" w:sz="0" w:space="0" w:color="auto"/>
          </w:divBdr>
        </w:div>
        <w:div w:id="952175516">
          <w:marLeft w:val="0"/>
          <w:marRight w:val="0"/>
          <w:marTop w:val="0"/>
          <w:marBottom w:val="0"/>
          <w:divBdr>
            <w:top w:val="none" w:sz="0" w:space="0" w:color="auto"/>
            <w:left w:val="none" w:sz="0" w:space="0" w:color="auto"/>
            <w:bottom w:val="none" w:sz="0" w:space="0" w:color="auto"/>
            <w:right w:val="none" w:sz="0" w:space="0" w:color="auto"/>
          </w:divBdr>
        </w:div>
        <w:div w:id="1962765296">
          <w:marLeft w:val="0"/>
          <w:marRight w:val="0"/>
          <w:marTop w:val="0"/>
          <w:marBottom w:val="0"/>
          <w:divBdr>
            <w:top w:val="none" w:sz="0" w:space="0" w:color="auto"/>
            <w:left w:val="none" w:sz="0" w:space="0" w:color="auto"/>
            <w:bottom w:val="none" w:sz="0" w:space="0" w:color="auto"/>
            <w:right w:val="none" w:sz="0" w:space="0" w:color="auto"/>
          </w:divBdr>
        </w:div>
        <w:div w:id="2051415040">
          <w:marLeft w:val="0"/>
          <w:marRight w:val="0"/>
          <w:marTop w:val="0"/>
          <w:marBottom w:val="0"/>
          <w:divBdr>
            <w:top w:val="none" w:sz="0" w:space="0" w:color="auto"/>
            <w:left w:val="none" w:sz="0" w:space="0" w:color="auto"/>
            <w:bottom w:val="none" w:sz="0" w:space="0" w:color="auto"/>
            <w:right w:val="none" w:sz="0" w:space="0" w:color="auto"/>
          </w:divBdr>
        </w:div>
        <w:div w:id="971980302">
          <w:marLeft w:val="0"/>
          <w:marRight w:val="0"/>
          <w:marTop w:val="0"/>
          <w:marBottom w:val="0"/>
          <w:divBdr>
            <w:top w:val="none" w:sz="0" w:space="0" w:color="auto"/>
            <w:left w:val="none" w:sz="0" w:space="0" w:color="auto"/>
            <w:bottom w:val="none" w:sz="0" w:space="0" w:color="auto"/>
            <w:right w:val="none" w:sz="0" w:space="0" w:color="auto"/>
          </w:divBdr>
        </w:div>
        <w:div w:id="777336706">
          <w:marLeft w:val="0"/>
          <w:marRight w:val="0"/>
          <w:marTop w:val="0"/>
          <w:marBottom w:val="0"/>
          <w:divBdr>
            <w:top w:val="none" w:sz="0" w:space="0" w:color="auto"/>
            <w:left w:val="none" w:sz="0" w:space="0" w:color="auto"/>
            <w:bottom w:val="none" w:sz="0" w:space="0" w:color="auto"/>
            <w:right w:val="none" w:sz="0" w:space="0" w:color="auto"/>
          </w:divBdr>
        </w:div>
        <w:div w:id="257687783">
          <w:marLeft w:val="0"/>
          <w:marRight w:val="0"/>
          <w:marTop w:val="0"/>
          <w:marBottom w:val="0"/>
          <w:divBdr>
            <w:top w:val="none" w:sz="0" w:space="0" w:color="auto"/>
            <w:left w:val="none" w:sz="0" w:space="0" w:color="auto"/>
            <w:bottom w:val="none" w:sz="0" w:space="0" w:color="auto"/>
            <w:right w:val="none" w:sz="0" w:space="0" w:color="auto"/>
          </w:divBdr>
        </w:div>
        <w:div w:id="449054397">
          <w:marLeft w:val="0"/>
          <w:marRight w:val="0"/>
          <w:marTop w:val="0"/>
          <w:marBottom w:val="0"/>
          <w:divBdr>
            <w:top w:val="none" w:sz="0" w:space="0" w:color="auto"/>
            <w:left w:val="none" w:sz="0" w:space="0" w:color="auto"/>
            <w:bottom w:val="none" w:sz="0" w:space="0" w:color="auto"/>
            <w:right w:val="none" w:sz="0" w:space="0" w:color="auto"/>
          </w:divBdr>
        </w:div>
        <w:div w:id="186333761">
          <w:marLeft w:val="0"/>
          <w:marRight w:val="0"/>
          <w:marTop w:val="0"/>
          <w:marBottom w:val="0"/>
          <w:divBdr>
            <w:top w:val="none" w:sz="0" w:space="0" w:color="auto"/>
            <w:left w:val="none" w:sz="0" w:space="0" w:color="auto"/>
            <w:bottom w:val="none" w:sz="0" w:space="0" w:color="auto"/>
            <w:right w:val="none" w:sz="0" w:space="0" w:color="auto"/>
          </w:divBdr>
        </w:div>
        <w:div w:id="1605377910">
          <w:marLeft w:val="0"/>
          <w:marRight w:val="0"/>
          <w:marTop w:val="0"/>
          <w:marBottom w:val="0"/>
          <w:divBdr>
            <w:top w:val="none" w:sz="0" w:space="0" w:color="auto"/>
            <w:left w:val="none" w:sz="0" w:space="0" w:color="auto"/>
            <w:bottom w:val="none" w:sz="0" w:space="0" w:color="auto"/>
            <w:right w:val="none" w:sz="0" w:space="0" w:color="auto"/>
          </w:divBdr>
        </w:div>
        <w:div w:id="355934904">
          <w:marLeft w:val="0"/>
          <w:marRight w:val="0"/>
          <w:marTop w:val="0"/>
          <w:marBottom w:val="0"/>
          <w:divBdr>
            <w:top w:val="none" w:sz="0" w:space="0" w:color="auto"/>
            <w:left w:val="none" w:sz="0" w:space="0" w:color="auto"/>
            <w:bottom w:val="none" w:sz="0" w:space="0" w:color="auto"/>
            <w:right w:val="none" w:sz="0" w:space="0" w:color="auto"/>
          </w:divBdr>
        </w:div>
        <w:div w:id="2130738723">
          <w:marLeft w:val="0"/>
          <w:marRight w:val="0"/>
          <w:marTop w:val="0"/>
          <w:marBottom w:val="0"/>
          <w:divBdr>
            <w:top w:val="none" w:sz="0" w:space="0" w:color="auto"/>
            <w:left w:val="none" w:sz="0" w:space="0" w:color="auto"/>
            <w:bottom w:val="none" w:sz="0" w:space="0" w:color="auto"/>
            <w:right w:val="none" w:sz="0" w:space="0" w:color="auto"/>
          </w:divBdr>
        </w:div>
        <w:div w:id="900293175">
          <w:marLeft w:val="0"/>
          <w:marRight w:val="0"/>
          <w:marTop w:val="0"/>
          <w:marBottom w:val="0"/>
          <w:divBdr>
            <w:top w:val="none" w:sz="0" w:space="0" w:color="auto"/>
            <w:left w:val="none" w:sz="0" w:space="0" w:color="auto"/>
            <w:bottom w:val="none" w:sz="0" w:space="0" w:color="auto"/>
            <w:right w:val="none" w:sz="0" w:space="0" w:color="auto"/>
          </w:divBdr>
        </w:div>
        <w:div w:id="184756937">
          <w:marLeft w:val="0"/>
          <w:marRight w:val="0"/>
          <w:marTop w:val="0"/>
          <w:marBottom w:val="0"/>
          <w:divBdr>
            <w:top w:val="none" w:sz="0" w:space="0" w:color="auto"/>
            <w:left w:val="none" w:sz="0" w:space="0" w:color="auto"/>
            <w:bottom w:val="none" w:sz="0" w:space="0" w:color="auto"/>
            <w:right w:val="none" w:sz="0" w:space="0" w:color="auto"/>
          </w:divBdr>
        </w:div>
        <w:div w:id="2093625252">
          <w:marLeft w:val="0"/>
          <w:marRight w:val="0"/>
          <w:marTop w:val="0"/>
          <w:marBottom w:val="0"/>
          <w:divBdr>
            <w:top w:val="none" w:sz="0" w:space="0" w:color="auto"/>
            <w:left w:val="none" w:sz="0" w:space="0" w:color="auto"/>
            <w:bottom w:val="none" w:sz="0" w:space="0" w:color="auto"/>
            <w:right w:val="none" w:sz="0" w:space="0" w:color="auto"/>
          </w:divBdr>
        </w:div>
        <w:div w:id="702747926">
          <w:marLeft w:val="0"/>
          <w:marRight w:val="0"/>
          <w:marTop w:val="0"/>
          <w:marBottom w:val="0"/>
          <w:divBdr>
            <w:top w:val="none" w:sz="0" w:space="0" w:color="auto"/>
            <w:left w:val="none" w:sz="0" w:space="0" w:color="auto"/>
            <w:bottom w:val="none" w:sz="0" w:space="0" w:color="auto"/>
            <w:right w:val="none" w:sz="0" w:space="0" w:color="auto"/>
          </w:divBdr>
        </w:div>
        <w:div w:id="1939291111">
          <w:marLeft w:val="0"/>
          <w:marRight w:val="0"/>
          <w:marTop w:val="0"/>
          <w:marBottom w:val="0"/>
          <w:divBdr>
            <w:top w:val="none" w:sz="0" w:space="0" w:color="auto"/>
            <w:left w:val="none" w:sz="0" w:space="0" w:color="auto"/>
            <w:bottom w:val="none" w:sz="0" w:space="0" w:color="auto"/>
            <w:right w:val="none" w:sz="0" w:space="0" w:color="auto"/>
          </w:divBdr>
        </w:div>
        <w:div w:id="741369648">
          <w:marLeft w:val="0"/>
          <w:marRight w:val="0"/>
          <w:marTop w:val="0"/>
          <w:marBottom w:val="0"/>
          <w:divBdr>
            <w:top w:val="none" w:sz="0" w:space="0" w:color="auto"/>
            <w:left w:val="none" w:sz="0" w:space="0" w:color="auto"/>
            <w:bottom w:val="none" w:sz="0" w:space="0" w:color="auto"/>
            <w:right w:val="none" w:sz="0" w:space="0" w:color="auto"/>
          </w:divBdr>
        </w:div>
        <w:div w:id="1353531019">
          <w:marLeft w:val="0"/>
          <w:marRight w:val="0"/>
          <w:marTop w:val="0"/>
          <w:marBottom w:val="0"/>
          <w:divBdr>
            <w:top w:val="none" w:sz="0" w:space="0" w:color="auto"/>
            <w:left w:val="none" w:sz="0" w:space="0" w:color="auto"/>
            <w:bottom w:val="none" w:sz="0" w:space="0" w:color="auto"/>
            <w:right w:val="none" w:sz="0" w:space="0" w:color="auto"/>
          </w:divBdr>
        </w:div>
        <w:div w:id="1911844235">
          <w:marLeft w:val="0"/>
          <w:marRight w:val="0"/>
          <w:marTop w:val="0"/>
          <w:marBottom w:val="0"/>
          <w:divBdr>
            <w:top w:val="none" w:sz="0" w:space="0" w:color="auto"/>
            <w:left w:val="none" w:sz="0" w:space="0" w:color="auto"/>
            <w:bottom w:val="none" w:sz="0" w:space="0" w:color="auto"/>
            <w:right w:val="none" w:sz="0" w:space="0" w:color="auto"/>
          </w:divBdr>
        </w:div>
        <w:div w:id="240406933">
          <w:marLeft w:val="0"/>
          <w:marRight w:val="0"/>
          <w:marTop w:val="0"/>
          <w:marBottom w:val="0"/>
          <w:divBdr>
            <w:top w:val="none" w:sz="0" w:space="0" w:color="auto"/>
            <w:left w:val="none" w:sz="0" w:space="0" w:color="auto"/>
            <w:bottom w:val="none" w:sz="0" w:space="0" w:color="auto"/>
            <w:right w:val="none" w:sz="0" w:space="0" w:color="auto"/>
          </w:divBdr>
        </w:div>
        <w:div w:id="1829250650">
          <w:marLeft w:val="0"/>
          <w:marRight w:val="0"/>
          <w:marTop w:val="0"/>
          <w:marBottom w:val="0"/>
          <w:divBdr>
            <w:top w:val="none" w:sz="0" w:space="0" w:color="auto"/>
            <w:left w:val="none" w:sz="0" w:space="0" w:color="auto"/>
            <w:bottom w:val="none" w:sz="0" w:space="0" w:color="auto"/>
            <w:right w:val="none" w:sz="0" w:space="0" w:color="auto"/>
          </w:divBdr>
        </w:div>
        <w:div w:id="1508710718">
          <w:marLeft w:val="0"/>
          <w:marRight w:val="0"/>
          <w:marTop w:val="0"/>
          <w:marBottom w:val="0"/>
          <w:divBdr>
            <w:top w:val="none" w:sz="0" w:space="0" w:color="auto"/>
            <w:left w:val="none" w:sz="0" w:space="0" w:color="auto"/>
            <w:bottom w:val="none" w:sz="0" w:space="0" w:color="auto"/>
            <w:right w:val="none" w:sz="0" w:space="0" w:color="auto"/>
          </w:divBdr>
        </w:div>
        <w:div w:id="1609696228">
          <w:marLeft w:val="0"/>
          <w:marRight w:val="0"/>
          <w:marTop w:val="0"/>
          <w:marBottom w:val="0"/>
          <w:divBdr>
            <w:top w:val="none" w:sz="0" w:space="0" w:color="auto"/>
            <w:left w:val="none" w:sz="0" w:space="0" w:color="auto"/>
            <w:bottom w:val="none" w:sz="0" w:space="0" w:color="auto"/>
            <w:right w:val="none" w:sz="0" w:space="0" w:color="auto"/>
          </w:divBdr>
        </w:div>
        <w:div w:id="1202090848">
          <w:marLeft w:val="0"/>
          <w:marRight w:val="0"/>
          <w:marTop w:val="0"/>
          <w:marBottom w:val="0"/>
          <w:divBdr>
            <w:top w:val="none" w:sz="0" w:space="0" w:color="auto"/>
            <w:left w:val="none" w:sz="0" w:space="0" w:color="auto"/>
            <w:bottom w:val="none" w:sz="0" w:space="0" w:color="auto"/>
            <w:right w:val="none" w:sz="0" w:space="0" w:color="auto"/>
          </w:divBdr>
        </w:div>
        <w:div w:id="1395666184">
          <w:marLeft w:val="0"/>
          <w:marRight w:val="0"/>
          <w:marTop w:val="0"/>
          <w:marBottom w:val="0"/>
          <w:divBdr>
            <w:top w:val="none" w:sz="0" w:space="0" w:color="auto"/>
            <w:left w:val="none" w:sz="0" w:space="0" w:color="auto"/>
            <w:bottom w:val="none" w:sz="0" w:space="0" w:color="auto"/>
            <w:right w:val="none" w:sz="0" w:space="0" w:color="auto"/>
          </w:divBdr>
        </w:div>
        <w:div w:id="759987133">
          <w:marLeft w:val="0"/>
          <w:marRight w:val="0"/>
          <w:marTop w:val="0"/>
          <w:marBottom w:val="0"/>
          <w:divBdr>
            <w:top w:val="none" w:sz="0" w:space="0" w:color="auto"/>
            <w:left w:val="none" w:sz="0" w:space="0" w:color="auto"/>
            <w:bottom w:val="none" w:sz="0" w:space="0" w:color="auto"/>
            <w:right w:val="none" w:sz="0" w:space="0" w:color="auto"/>
          </w:divBdr>
        </w:div>
        <w:div w:id="851190870">
          <w:marLeft w:val="0"/>
          <w:marRight w:val="0"/>
          <w:marTop w:val="0"/>
          <w:marBottom w:val="0"/>
          <w:divBdr>
            <w:top w:val="none" w:sz="0" w:space="0" w:color="auto"/>
            <w:left w:val="none" w:sz="0" w:space="0" w:color="auto"/>
            <w:bottom w:val="none" w:sz="0" w:space="0" w:color="auto"/>
            <w:right w:val="none" w:sz="0" w:space="0" w:color="auto"/>
          </w:divBdr>
        </w:div>
        <w:div w:id="166791666">
          <w:marLeft w:val="0"/>
          <w:marRight w:val="0"/>
          <w:marTop w:val="0"/>
          <w:marBottom w:val="0"/>
          <w:divBdr>
            <w:top w:val="none" w:sz="0" w:space="0" w:color="auto"/>
            <w:left w:val="none" w:sz="0" w:space="0" w:color="auto"/>
            <w:bottom w:val="none" w:sz="0" w:space="0" w:color="auto"/>
            <w:right w:val="none" w:sz="0" w:space="0" w:color="auto"/>
          </w:divBdr>
        </w:div>
        <w:div w:id="352729799">
          <w:marLeft w:val="0"/>
          <w:marRight w:val="0"/>
          <w:marTop w:val="0"/>
          <w:marBottom w:val="0"/>
          <w:divBdr>
            <w:top w:val="none" w:sz="0" w:space="0" w:color="auto"/>
            <w:left w:val="none" w:sz="0" w:space="0" w:color="auto"/>
            <w:bottom w:val="none" w:sz="0" w:space="0" w:color="auto"/>
            <w:right w:val="none" w:sz="0" w:space="0" w:color="auto"/>
          </w:divBdr>
        </w:div>
        <w:div w:id="1856845269">
          <w:marLeft w:val="0"/>
          <w:marRight w:val="0"/>
          <w:marTop w:val="0"/>
          <w:marBottom w:val="0"/>
          <w:divBdr>
            <w:top w:val="none" w:sz="0" w:space="0" w:color="auto"/>
            <w:left w:val="none" w:sz="0" w:space="0" w:color="auto"/>
            <w:bottom w:val="none" w:sz="0" w:space="0" w:color="auto"/>
            <w:right w:val="none" w:sz="0" w:space="0" w:color="auto"/>
          </w:divBdr>
        </w:div>
        <w:div w:id="1065378790">
          <w:marLeft w:val="0"/>
          <w:marRight w:val="0"/>
          <w:marTop w:val="0"/>
          <w:marBottom w:val="0"/>
          <w:divBdr>
            <w:top w:val="none" w:sz="0" w:space="0" w:color="auto"/>
            <w:left w:val="none" w:sz="0" w:space="0" w:color="auto"/>
            <w:bottom w:val="none" w:sz="0" w:space="0" w:color="auto"/>
            <w:right w:val="none" w:sz="0" w:space="0" w:color="auto"/>
          </w:divBdr>
        </w:div>
        <w:div w:id="414204812">
          <w:marLeft w:val="0"/>
          <w:marRight w:val="0"/>
          <w:marTop w:val="0"/>
          <w:marBottom w:val="0"/>
          <w:divBdr>
            <w:top w:val="none" w:sz="0" w:space="0" w:color="auto"/>
            <w:left w:val="none" w:sz="0" w:space="0" w:color="auto"/>
            <w:bottom w:val="none" w:sz="0" w:space="0" w:color="auto"/>
            <w:right w:val="none" w:sz="0" w:space="0" w:color="auto"/>
          </w:divBdr>
        </w:div>
        <w:div w:id="1859342980">
          <w:marLeft w:val="0"/>
          <w:marRight w:val="0"/>
          <w:marTop w:val="0"/>
          <w:marBottom w:val="0"/>
          <w:divBdr>
            <w:top w:val="none" w:sz="0" w:space="0" w:color="auto"/>
            <w:left w:val="none" w:sz="0" w:space="0" w:color="auto"/>
            <w:bottom w:val="none" w:sz="0" w:space="0" w:color="auto"/>
            <w:right w:val="none" w:sz="0" w:space="0" w:color="auto"/>
          </w:divBdr>
        </w:div>
        <w:div w:id="953824918">
          <w:marLeft w:val="0"/>
          <w:marRight w:val="0"/>
          <w:marTop w:val="0"/>
          <w:marBottom w:val="0"/>
          <w:divBdr>
            <w:top w:val="none" w:sz="0" w:space="0" w:color="auto"/>
            <w:left w:val="none" w:sz="0" w:space="0" w:color="auto"/>
            <w:bottom w:val="none" w:sz="0" w:space="0" w:color="auto"/>
            <w:right w:val="none" w:sz="0" w:space="0" w:color="auto"/>
          </w:divBdr>
        </w:div>
        <w:div w:id="1073235197">
          <w:marLeft w:val="0"/>
          <w:marRight w:val="0"/>
          <w:marTop w:val="0"/>
          <w:marBottom w:val="0"/>
          <w:divBdr>
            <w:top w:val="none" w:sz="0" w:space="0" w:color="auto"/>
            <w:left w:val="none" w:sz="0" w:space="0" w:color="auto"/>
            <w:bottom w:val="none" w:sz="0" w:space="0" w:color="auto"/>
            <w:right w:val="none" w:sz="0" w:space="0" w:color="auto"/>
          </w:divBdr>
        </w:div>
        <w:div w:id="1228495607">
          <w:marLeft w:val="0"/>
          <w:marRight w:val="0"/>
          <w:marTop w:val="0"/>
          <w:marBottom w:val="0"/>
          <w:divBdr>
            <w:top w:val="none" w:sz="0" w:space="0" w:color="auto"/>
            <w:left w:val="none" w:sz="0" w:space="0" w:color="auto"/>
            <w:bottom w:val="none" w:sz="0" w:space="0" w:color="auto"/>
            <w:right w:val="none" w:sz="0" w:space="0" w:color="auto"/>
          </w:divBdr>
        </w:div>
        <w:div w:id="1596863961">
          <w:marLeft w:val="0"/>
          <w:marRight w:val="0"/>
          <w:marTop w:val="0"/>
          <w:marBottom w:val="0"/>
          <w:divBdr>
            <w:top w:val="none" w:sz="0" w:space="0" w:color="auto"/>
            <w:left w:val="none" w:sz="0" w:space="0" w:color="auto"/>
            <w:bottom w:val="none" w:sz="0" w:space="0" w:color="auto"/>
            <w:right w:val="none" w:sz="0" w:space="0" w:color="auto"/>
          </w:divBdr>
        </w:div>
        <w:div w:id="1815678538">
          <w:marLeft w:val="0"/>
          <w:marRight w:val="0"/>
          <w:marTop w:val="0"/>
          <w:marBottom w:val="0"/>
          <w:divBdr>
            <w:top w:val="none" w:sz="0" w:space="0" w:color="auto"/>
            <w:left w:val="none" w:sz="0" w:space="0" w:color="auto"/>
            <w:bottom w:val="none" w:sz="0" w:space="0" w:color="auto"/>
            <w:right w:val="none" w:sz="0" w:space="0" w:color="auto"/>
          </w:divBdr>
        </w:div>
        <w:div w:id="1074859367">
          <w:marLeft w:val="0"/>
          <w:marRight w:val="0"/>
          <w:marTop w:val="0"/>
          <w:marBottom w:val="0"/>
          <w:divBdr>
            <w:top w:val="none" w:sz="0" w:space="0" w:color="auto"/>
            <w:left w:val="none" w:sz="0" w:space="0" w:color="auto"/>
            <w:bottom w:val="none" w:sz="0" w:space="0" w:color="auto"/>
            <w:right w:val="none" w:sz="0" w:space="0" w:color="auto"/>
          </w:divBdr>
        </w:div>
        <w:div w:id="842210776">
          <w:marLeft w:val="0"/>
          <w:marRight w:val="0"/>
          <w:marTop w:val="0"/>
          <w:marBottom w:val="0"/>
          <w:divBdr>
            <w:top w:val="none" w:sz="0" w:space="0" w:color="auto"/>
            <w:left w:val="none" w:sz="0" w:space="0" w:color="auto"/>
            <w:bottom w:val="none" w:sz="0" w:space="0" w:color="auto"/>
            <w:right w:val="none" w:sz="0" w:space="0" w:color="auto"/>
          </w:divBdr>
        </w:div>
        <w:div w:id="130248592">
          <w:marLeft w:val="0"/>
          <w:marRight w:val="0"/>
          <w:marTop w:val="0"/>
          <w:marBottom w:val="0"/>
          <w:divBdr>
            <w:top w:val="none" w:sz="0" w:space="0" w:color="auto"/>
            <w:left w:val="none" w:sz="0" w:space="0" w:color="auto"/>
            <w:bottom w:val="none" w:sz="0" w:space="0" w:color="auto"/>
            <w:right w:val="none" w:sz="0" w:space="0" w:color="auto"/>
          </w:divBdr>
        </w:div>
        <w:div w:id="411006415">
          <w:marLeft w:val="0"/>
          <w:marRight w:val="0"/>
          <w:marTop w:val="0"/>
          <w:marBottom w:val="0"/>
          <w:divBdr>
            <w:top w:val="none" w:sz="0" w:space="0" w:color="auto"/>
            <w:left w:val="none" w:sz="0" w:space="0" w:color="auto"/>
            <w:bottom w:val="none" w:sz="0" w:space="0" w:color="auto"/>
            <w:right w:val="none" w:sz="0" w:space="0" w:color="auto"/>
          </w:divBdr>
        </w:div>
        <w:div w:id="992833594">
          <w:marLeft w:val="0"/>
          <w:marRight w:val="0"/>
          <w:marTop w:val="0"/>
          <w:marBottom w:val="0"/>
          <w:divBdr>
            <w:top w:val="none" w:sz="0" w:space="0" w:color="auto"/>
            <w:left w:val="none" w:sz="0" w:space="0" w:color="auto"/>
            <w:bottom w:val="none" w:sz="0" w:space="0" w:color="auto"/>
            <w:right w:val="none" w:sz="0" w:space="0" w:color="auto"/>
          </w:divBdr>
        </w:div>
        <w:div w:id="105471071">
          <w:marLeft w:val="0"/>
          <w:marRight w:val="0"/>
          <w:marTop w:val="0"/>
          <w:marBottom w:val="0"/>
          <w:divBdr>
            <w:top w:val="none" w:sz="0" w:space="0" w:color="auto"/>
            <w:left w:val="none" w:sz="0" w:space="0" w:color="auto"/>
            <w:bottom w:val="none" w:sz="0" w:space="0" w:color="auto"/>
            <w:right w:val="none" w:sz="0" w:space="0" w:color="auto"/>
          </w:divBdr>
        </w:div>
        <w:div w:id="1540360840">
          <w:marLeft w:val="0"/>
          <w:marRight w:val="0"/>
          <w:marTop w:val="0"/>
          <w:marBottom w:val="0"/>
          <w:divBdr>
            <w:top w:val="none" w:sz="0" w:space="0" w:color="auto"/>
            <w:left w:val="none" w:sz="0" w:space="0" w:color="auto"/>
            <w:bottom w:val="none" w:sz="0" w:space="0" w:color="auto"/>
            <w:right w:val="none" w:sz="0" w:space="0" w:color="auto"/>
          </w:divBdr>
        </w:div>
        <w:div w:id="271670670">
          <w:marLeft w:val="0"/>
          <w:marRight w:val="0"/>
          <w:marTop w:val="0"/>
          <w:marBottom w:val="0"/>
          <w:divBdr>
            <w:top w:val="none" w:sz="0" w:space="0" w:color="auto"/>
            <w:left w:val="none" w:sz="0" w:space="0" w:color="auto"/>
            <w:bottom w:val="none" w:sz="0" w:space="0" w:color="auto"/>
            <w:right w:val="none" w:sz="0" w:space="0" w:color="auto"/>
          </w:divBdr>
        </w:div>
        <w:div w:id="649292129">
          <w:marLeft w:val="0"/>
          <w:marRight w:val="0"/>
          <w:marTop w:val="0"/>
          <w:marBottom w:val="0"/>
          <w:divBdr>
            <w:top w:val="none" w:sz="0" w:space="0" w:color="auto"/>
            <w:left w:val="none" w:sz="0" w:space="0" w:color="auto"/>
            <w:bottom w:val="none" w:sz="0" w:space="0" w:color="auto"/>
            <w:right w:val="none" w:sz="0" w:space="0" w:color="auto"/>
          </w:divBdr>
        </w:div>
        <w:div w:id="1298951146">
          <w:marLeft w:val="0"/>
          <w:marRight w:val="0"/>
          <w:marTop w:val="0"/>
          <w:marBottom w:val="0"/>
          <w:divBdr>
            <w:top w:val="none" w:sz="0" w:space="0" w:color="auto"/>
            <w:left w:val="none" w:sz="0" w:space="0" w:color="auto"/>
            <w:bottom w:val="none" w:sz="0" w:space="0" w:color="auto"/>
            <w:right w:val="none" w:sz="0" w:space="0" w:color="auto"/>
          </w:divBdr>
        </w:div>
        <w:div w:id="383023889">
          <w:marLeft w:val="0"/>
          <w:marRight w:val="0"/>
          <w:marTop w:val="0"/>
          <w:marBottom w:val="0"/>
          <w:divBdr>
            <w:top w:val="none" w:sz="0" w:space="0" w:color="auto"/>
            <w:left w:val="none" w:sz="0" w:space="0" w:color="auto"/>
            <w:bottom w:val="none" w:sz="0" w:space="0" w:color="auto"/>
            <w:right w:val="none" w:sz="0" w:space="0" w:color="auto"/>
          </w:divBdr>
        </w:div>
        <w:div w:id="1613434442">
          <w:marLeft w:val="0"/>
          <w:marRight w:val="0"/>
          <w:marTop w:val="0"/>
          <w:marBottom w:val="0"/>
          <w:divBdr>
            <w:top w:val="none" w:sz="0" w:space="0" w:color="auto"/>
            <w:left w:val="none" w:sz="0" w:space="0" w:color="auto"/>
            <w:bottom w:val="none" w:sz="0" w:space="0" w:color="auto"/>
            <w:right w:val="none" w:sz="0" w:space="0" w:color="auto"/>
          </w:divBdr>
        </w:div>
        <w:div w:id="928388073">
          <w:marLeft w:val="0"/>
          <w:marRight w:val="0"/>
          <w:marTop w:val="0"/>
          <w:marBottom w:val="0"/>
          <w:divBdr>
            <w:top w:val="none" w:sz="0" w:space="0" w:color="auto"/>
            <w:left w:val="none" w:sz="0" w:space="0" w:color="auto"/>
            <w:bottom w:val="none" w:sz="0" w:space="0" w:color="auto"/>
            <w:right w:val="none" w:sz="0" w:space="0" w:color="auto"/>
          </w:divBdr>
        </w:div>
        <w:div w:id="1852141895">
          <w:marLeft w:val="0"/>
          <w:marRight w:val="0"/>
          <w:marTop w:val="0"/>
          <w:marBottom w:val="0"/>
          <w:divBdr>
            <w:top w:val="none" w:sz="0" w:space="0" w:color="auto"/>
            <w:left w:val="none" w:sz="0" w:space="0" w:color="auto"/>
            <w:bottom w:val="none" w:sz="0" w:space="0" w:color="auto"/>
            <w:right w:val="none" w:sz="0" w:space="0" w:color="auto"/>
          </w:divBdr>
        </w:div>
        <w:div w:id="1698003804">
          <w:marLeft w:val="0"/>
          <w:marRight w:val="0"/>
          <w:marTop w:val="0"/>
          <w:marBottom w:val="0"/>
          <w:divBdr>
            <w:top w:val="none" w:sz="0" w:space="0" w:color="auto"/>
            <w:left w:val="none" w:sz="0" w:space="0" w:color="auto"/>
            <w:bottom w:val="none" w:sz="0" w:space="0" w:color="auto"/>
            <w:right w:val="none" w:sz="0" w:space="0" w:color="auto"/>
          </w:divBdr>
        </w:div>
        <w:div w:id="444888813">
          <w:marLeft w:val="0"/>
          <w:marRight w:val="0"/>
          <w:marTop w:val="0"/>
          <w:marBottom w:val="0"/>
          <w:divBdr>
            <w:top w:val="none" w:sz="0" w:space="0" w:color="auto"/>
            <w:left w:val="none" w:sz="0" w:space="0" w:color="auto"/>
            <w:bottom w:val="none" w:sz="0" w:space="0" w:color="auto"/>
            <w:right w:val="none" w:sz="0" w:space="0" w:color="auto"/>
          </w:divBdr>
        </w:div>
        <w:div w:id="268856540">
          <w:marLeft w:val="0"/>
          <w:marRight w:val="0"/>
          <w:marTop w:val="0"/>
          <w:marBottom w:val="0"/>
          <w:divBdr>
            <w:top w:val="none" w:sz="0" w:space="0" w:color="auto"/>
            <w:left w:val="none" w:sz="0" w:space="0" w:color="auto"/>
            <w:bottom w:val="none" w:sz="0" w:space="0" w:color="auto"/>
            <w:right w:val="none" w:sz="0" w:space="0" w:color="auto"/>
          </w:divBdr>
        </w:div>
        <w:div w:id="1637294485">
          <w:marLeft w:val="0"/>
          <w:marRight w:val="0"/>
          <w:marTop w:val="0"/>
          <w:marBottom w:val="0"/>
          <w:divBdr>
            <w:top w:val="none" w:sz="0" w:space="0" w:color="auto"/>
            <w:left w:val="none" w:sz="0" w:space="0" w:color="auto"/>
            <w:bottom w:val="none" w:sz="0" w:space="0" w:color="auto"/>
            <w:right w:val="none" w:sz="0" w:space="0" w:color="auto"/>
          </w:divBdr>
        </w:div>
        <w:div w:id="1534422785">
          <w:marLeft w:val="0"/>
          <w:marRight w:val="0"/>
          <w:marTop w:val="0"/>
          <w:marBottom w:val="0"/>
          <w:divBdr>
            <w:top w:val="none" w:sz="0" w:space="0" w:color="auto"/>
            <w:left w:val="none" w:sz="0" w:space="0" w:color="auto"/>
            <w:bottom w:val="none" w:sz="0" w:space="0" w:color="auto"/>
            <w:right w:val="none" w:sz="0" w:space="0" w:color="auto"/>
          </w:divBdr>
        </w:div>
        <w:div w:id="666904382">
          <w:marLeft w:val="0"/>
          <w:marRight w:val="0"/>
          <w:marTop w:val="0"/>
          <w:marBottom w:val="0"/>
          <w:divBdr>
            <w:top w:val="none" w:sz="0" w:space="0" w:color="auto"/>
            <w:left w:val="none" w:sz="0" w:space="0" w:color="auto"/>
            <w:bottom w:val="none" w:sz="0" w:space="0" w:color="auto"/>
            <w:right w:val="none" w:sz="0" w:space="0" w:color="auto"/>
          </w:divBdr>
        </w:div>
        <w:div w:id="327251981">
          <w:marLeft w:val="0"/>
          <w:marRight w:val="0"/>
          <w:marTop w:val="0"/>
          <w:marBottom w:val="0"/>
          <w:divBdr>
            <w:top w:val="none" w:sz="0" w:space="0" w:color="auto"/>
            <w:left w:val="none" w:sz="0" w:space="0" w:color="auto"/>
            <w:bottom w:val="none" w:sz="0" w:space="0" w:color="auto"/>
            <w:right w:val="none" w:sz="0" w:space="0" w:color="auto"/>
          </w:divBdr>
        </w:div>
        <w:div w:id="1116677996">
          <w:marLeft w:val="0"/>
          <w:marRight w:val="0"/>
          <w:marTop w:val="0"/>
          <w:marBottom w:val="0"/>
          <w:divBdr>
            <w:top w:val="none" w:sz="0" w:space="0" w:color="auto"/>
            <w:left w:val="none" w:sz="0" w:space="0" w:color="auto"/>
            <w:bottom w:val="none" w:sz="0" w:space="0" w:color="auto"/>
            <w:right w:val="none" w:sz="0" w:space="0" w:color="auto"/>
          </w:divBdr>
        </w:div>
        <w:div w:id="1961065254">
          <w:marLeft w:val="0"/>
          <w:marRight w:val="0"/>
          <w:marTop w:val="0"/>
          <w:marBottom w:val="0"/>
          <w:divBdr>
            <w:top w:val="none" w:sz="0" w:space="0" w:color="auto"/>
            <w:left w:val="none" w:sz="0" w:space="0" w:color="auto"/>
            <w:bottom w:val="none" w:sz="0" w:space="0" w:color="auto"/>
            <w:right w:val="none" w:sz="0" w:space="0" w:color="auto"/>
          </w:divBdr>
        </w:div>
        <w:div w:id="436558713">
          <w:marLeft w:val="0"/>
          <w:marRight w:val="0"/>
          <w:marTop w:val="0"/>
          <w:marBottom w:val="0"/>
          <w:divBdr>
            <w:top w:val="none" w:sz="0" w:space="0" w:color="auto"/>
            <w:left w:val="none" w:sz="0" w:space="0" w:color="auto"/>
            <w:bottom w:val="none" w:sz="0" w:space="0" w:color="auto"/>
            <w:right w:val="none" w:sz="0" w:space="0" w:color="auto"/>
          </w:divBdr>
        </w:div>
        <w:div w:id="1320378538">
          <w:marLeft w:val="0"/>
          <w:marRight w:val="0"/>
          <w:marTop w:val="0"/>
          <w:marBottom w:val="0"/>
          <w:divBdr>
            <w:top w:val="none" w:sz="0" w:space="0" w:color="auto"/>
            <w:left w:val="none" w:sz="0" w:space="0" w:color="auto"/>
            <w:bottom w:val="none" w:sz="0" w:space="0" w:color="auto"/>
            <w:right w:val="none" w:sz="0" w:space="0" w:color="auto"/>
          </w:divBdr>
        </w:div>
        <w:div w:id="128207410">
          <w:marLeft w:val="0"/>
          <w:marRight w:val="0"/>
          <w:marTop w:val="0"/>
          <w:marBottom w:val="0"/>
          <w:divBdr>
            <w:top w:val="none" w:sz="0" w:space="0" w:color="auto"/>
            <w:left w:val="none" w:sz="0" w:space="0" w:color="auto"/>
            <w:bottom w:val="none" w:sz="0" w:space="0" w:color="auto"/>
            <w:right w:val="none" w:sz="0" w:space="0" w:color="auto"/>
          </w:divBdr>
        </w:div>
        <w:div w:id="2047286991">
          <w:marLeft w:val="0"/>
          <w:marRight w:val="0"/>
          <w:marTop w:val="0"/>
          <w:marBottom w:val="0"/>
          <w:divBdr>
            <w:top w:val="none" w:sz="0" w:space="0" w:color="auto"/>
            <w:left w:val="none" w:sz="0" w:space="0" w:color="auto"/>
            <w:bottom w:val="none" w:sz="0" w:space="0" w:color="auto"/>
            <w:right w:val="none" w:sz="0" w:space="0" w:color="auto"/>
          </w:divBdr>
        </w:div>
        <w:div w:id="1940874281">
          <w:marLeft w:val="0"/>
          <w:marRight w:val="0"/>
          <w:marTop w:val="0"/>
          <w:marBottom w:val="0"/>
          <w:divBdr>
            <w:top w:val="none" w:sz="0" w:space="0" w:color="auto"/>
            <w:left w:val="none" w:sz="0" w:space="0" w:color="auto"/>
            <w:bottom w:val="none" w:sz="0" w:space="0" w:color="auto"/>
            <w:right w:val="none" w:sz="0" w:space="0" w:color="auto"/>
          </w:divBdr>
        </w:div>
        <w:div w:id="659697868">
          <w:marLeft w:val="0"/>
          <w:marRight w:val="0"/>
          <w:marTop w:val="0"/>
          <w:marBottom w:val="0"/>
          <w:divBdr>
            <w:top w:val="none" w:sz="0" w:space="0" w:color="auto"/>
            <w:left w:val="none" w:sz="0" w:space="0" w:color="auto"/>
            <w:bottom w:val="none" w:sz="0" w:space="0" w:color="auto"/>
            <w:right w:val="none" w:sz="0" w:space="0" w:color="auto"/>
          </w:divBdr>
        </w:div>
        <w:div w:id="131019756">
          <w:marLeft w:val="0"/>
          <w:marRight w:val="0"/>
          <w:marTop w:val="0"/>
          <w:marBottom w:val="0"/>
          <w:divBdr>
            <w:top w:val="none" w:sz="0" w:space="0" w:color="auto"/>
            <w:left w:val="none" w:sz="0" w:space="0" w:color="auto"/>
            <w:bottom w:val="none" w:sz="0" w:space="0" w:color="auto"/>
            <w:right w:val="none" w:sz="0" w:space="0" w:color="auto"/>
          </w:divBdr>
        </w:div>
        <w:div w:id="1830515803">
          <w:marLeft w:val="0"/>
          <w:marRight w:val="0"/>
          <w:marTop w:val="0"/>
          <w:marBottom w:val="0"/>
          <w:divBdr>
            <w:top w:val="none" w:sz="0" w:space="0" w:color="auto"/>
            <w:left w:val="none" w:sz="0" w:space="0" w:color="auto"/>
            <w:bottom w:val="none" w:sz="0" w:space="0" w:color="auto"/>
            <w:right w:val="none" w:sz="0" w:space="0" w:color="auto"/>
          </w:divBdr>
        </w:div>
        <w:div w:id="2103254640">
          <w:marLeft w:val="0"/>
          <w:marRight w:val="0"/>
          <w:marTop w:val="0"/>
          <w:marBottom w:val="0"/>
          <w:divBdr>
            <w:top w:val="none" w:sz="0" w:space="0" w:color="auto"/>
            <w:left w:val="none" w:sz="0" w:space="0" w:color="auto"/>
            <w:bottom w:val="none" w:sz="0" w:space="0" w:color="auto"/>
            <w:right w:val="none" w:sz="0" w:space="0" w:color="auto"/>
          </w:divBdr>
        </w:div>
        <w:div w:id="1190219332">
          <w:marLeft w:val="0"/>
          <w:marRight w:val="0"/>
          <w:marTop w:val="0"/>
          <w:marBottom w:val="0"/>
          <w:divBdr>
            <w:top w:val="none" w:sz="0" w:space="0" w:color="auto"/>
            <w:left w:val="none" w:sz="0" w:space="0" w:color="auto"/>
            <w:bottom w:val="none" w:sz="0" w:space="0" w:color="auto"/>
            <w:right w:val="none" w:sz="0" w:space="0" w:color="auto"/>
          </w:divBdr>
        </w:div>
        <w:div w:id="657000259">
          <w:marLeft w:val="0"/>
          <w:marRight w:val="0"/>
          <w:marTop w:val="0"/>
          <w:marBottom w:val="0"/>
          <w:divBdr>
            <w:top w:val="none" w:sz="0" w:space="0" w:color="auto"/>
            <w:left w:val="none" w:sz="0" w:space="0" w:color="auto"/>
            <w:bottom w:val="none" w:sz="0" w:space="0" w:color="auto"/>
            <w:right w:val="none" w:sz="0" w:space="0" w:color="auto"/>
          </w:divBdr>
        </w:div>
        <w:div w:id="690422118">
          <w:marLeft w:val="0"/>
          <w:marRight w:val="0"/>
          <w:marTop w:val="0"/>
          <w:marBottom w:val="0"/>
          <w:divBdr>
            <w:top w:val="none" w:sz="0" w:space="0" w:color="auto"/>
            <w:left w:val="none" w:sz="0" w:space="0" w:color="auto"/>
            <w:bottom w:val="none" w:sz="0" w:space="0" w:color="auto"/>
            <w:right w:val="none" w:sz="0" w:space="0" w:color="auto"/>
          </w:divBdr>
        </w:div>
        <w:div w:id="467743698">
          <w:marLeft w:val="0"/>
          <w:marRight w:val="0"/>
          <w:marTop w:val="0"/>
          <w:marBottom w:val="0"/>
          <w:divBdr>
            <w:top w:val="none" w:sz="0" w:space="0" w:color="auto"/>
            <w:left w:val="none" w:sz="0" w:space="0" w:color="auto"/>
            <w:bottom w:val="none" w:sz="0" w:space="0" w:color="auto"/>
            <w:right w:val="none" w:sz="0" w:space="0" w:color="auto"/>
          </w:divBdr>
        </w:div>
        <w:div w:id="626618252">
          <w:marLeft w:val="0"/>
          <w:marRight w:val="0"/>
          <w:marTop w:val="0"/>
          <w:marBottom w:val="0"/>
          <w:divBdr>
            <w:top w:val="none" w:sz="0" w:space="0" w:color="auto"/>
            <w:left w:val="none" w:sz="0" w:space="0" w:color="auto"/>
            <w:bottom w:val="none" w:sz="0" w:space="0" w:color="auto"/>
            <w:right w:val="none" w:sz="0" w:space="0" w:color="auto"/>
          </w:divBdr>
        </w:div>
        <w:div w:id="1746103111">
          <w:marLeft w:val="0"/>
          <w:marRight w:val="0"/>
          <w:marTop w:val="0"/>
          <w:marBottom w:val="0"/>
          <w:divBdr>
            <w:top w:val="none" w:sz="0" w:space="0" w:color="auto"/>
            <w:left w:val="none" w:sz="0" w:space="0" w:color="auto"/>
            <w:bottom w:val="none" w:sz="0" w:space="0" w:color="auto"/>
            <w:right w:val="none" w:sz="0" w:space="0" w:color="auto"/>
          </w:divBdr>
        </w:div>
        <w:div w:id="442187013">
          <w:marLeft w:val="0"/>
          <w:marRight w:val="0"/>
          <w:marTop w:val="0"/>
          <w:marBottom w:val="0"/>
          <w:divBdr>
            <w:top w:val="none" w:sz="0" w:space="0" w:color="auto"/>
            <w:left w:val="none" w:sz="0" w:space="0" w:color="auto"/>
            <w:bottom w:val="none" w:sz="0" w:space="0" w:color="auto"/>
            <w:right w:val="none" w:sz="0" w:space="0" w:color="auto"/>
          </w:divBdr>
        </w:div>
        <w:div w:id="46078656">
          <w:marLeft w:val="0"/>
          <w:marRight w:val="0"/>
          <w:marTop w:val="0"/>
          <w:marBottom w:val="0"/>
          <w:divBdr>
            <w:top w:val="none" w:sz="0" w:space="0" w:color="auto"/>
            <w:left w:val="none" w:sz="0" w:space="0" w:color="auto"/>
            <w:bottom w:val="none" w:sz="0" w:space="0" w:color="auto"/>
            <w:right w:val="none" w:sz="0" w:space="0" w:color="auto"/>
          </w:divBdr>
        </w:div>
        <w:div w:id="1147671245">
          <w:marLeft w:val="0"/>
          <w:marRight w:val="0"/>
          <w:marTop w:val="0"/>
          <w:marBottom w:val="0"/>
          <w:divBdr>
            <w:top w:val="none" w:sz="0" w:space="0" w:color="auto"/>
            <w:left w:val="none" w:sz="0" w:space="0" w:color="auto"/>
            <w:bottom w:val="none" w:sz="0" w:space="0" w:color="auto"/>
            <w:right w:val="none" w:sz="0" w:space="0" w:color="auto"/>
          </w:divBdr>
        </w:div>
        <w:div w:id="1602714376">
          <w:marLeft w:val="0"/>
          <w:marRight w:val="0"/>
          <w:marTop w:val="0"/>
          <w:marBottom w:val="0"/>
          <w:divBdr>
            <w:top w:val="none" w:sz="0" w:space="0" w:color="auto"/>
            <w:left w:val="none" w:sz="0" w:space="0" w:color="auto"/>
            <w:bottom w:val="none" w:sz="0" w:space="0" w:color="auto"/>
            <w:right w:val="none" w:sz="0" w:space="0" w:color="auto"/>
          </w:divBdr>
        </w:div>
        <w:div w:id="367489946">
          <w:marLeft w:val="0"/>
          <w:marRight w:val="0"/>
          <w:marTop w:val="0"/>
          <w:marBottom w:val="0"/>
          <w:divBdr>
            <w:top w:val="none" w:sz="0" w:space="0" w:color="auto"/>
            <w:left w:val="none" w:sz="0" w:space="0" w:color="auto"/>
            <w:bottom w:val="none" w:sz="0" w:space="0" w:color="auto"/>
            <w:right w:val="none" w:sz="0" w:space="0" w:color="auto"/>
          </w:divBdr>
        </w:div>
        <w:div w:id="1982037938">
          <w:marLeft w:val="0"/>
          <w:marRight w:val="0"/>
          <w:marTop w:val="0"/>
          <w:marBottom w:val="0"/>
          <w:divBdr>
            <w:top w:val="none" w:sz="0" w:space="0" w:color="auto"/>
            <w:left w:val="none" w:sz="0" w:space="0" w:color="auto"/>
            <w:bottom w:val="none" w:sz="0" w:space="0" w:color="auto"/>
            <w:right w:val="none" w:sz="0" w:space="0" w:color="auto"/>
          </w:divBdr>
        </w:div>
        <w:div w:id="1864896632">
          <w:marLeft w:val="0"/>
          <w:marRight w:val="0"/>
          <w:marTop w:val="0"/>
          <w:marBottom w:val="0"/>
          <w:divBdr>
            <w:top w:val="none" w:sz="0" w:space="0" w:color="auto"/>
            <w:left w:val="none" w:sz="0" w:space="0" w:color="auto"/>
            <w:bottom w:val="none" w:sz="0" w:space="0" w:color="auto"/>
            <w:right w:val="none" w:sz="0" w:space="0" w:color="auto"/>
          </w:divBdr>
        </w:div>
        <w:div w:id="1749031381">
          <w:marLeft w:val="0"/>
          <w:marRight w:val="0"/>
          <w:marTop w:val="0"/>
          <w:marBottom w:val="0"/>
          <w:divBdr>
            <w:top w:val="none" w:sz="0" w:space="0" w:color="auto"/>
            <w:left w:val="none" w:sz="0" w:space="0" w:color="auto"/>
            <w:bottom w:val="none" w:sz="0" w:space="0" w:color="auto"/>
            <w:right w:val="none" w:sz="0" w:space="0" w:color="auto"/>
          </w:divBdr>
        </w:div>
        <w:div w:id="16277445">
          <w:marLeft w:val="0"/>
          <w:marRight w:val="0"/>
          <w:marTop w:val="0"/>
          <w:marBottom w:val="0"/>
          <w:divBdr>
            <w:top w:val="none" w:sz="0" w:space="0" w:color="auto"/>
            <w:left w:val="none" w:sz="0" w:space="0" w:color="auto"/>
            <w:bottom w:val="none" w:sz="0" w:space="0" w:color="auto"/>
            <w:right w:val="none" w:sz="0" w:space="0" w:color="auto"/>
          </w:divBdr>
        </w:div>
        <w:div w:id="956106951">
          <w:marLeft w:val="0"/>
          <w:marRight w:val="0"/>
          <w:marTop w:val="0"/>
          <w:marBottom w:val="0"/>
          <w:divBdr>
            <w:top w:val="none" w:sz="0" w:space="0" w:color="auto"/>
            <w:left w:val="none" w:sz="0" w:space="0" w:color="auto"/>
            <w:bottom w:val="none" w:sz="0" w:space="0" w:color="auto"/>
            <w:right w:val="none" w:sz="0" w:space="0" w:color="auto"/>
          </w:divBdr>
        </w:div>
        <w:div w:id="1281183295">
          <w:marLeft w:val="0"/>
          <w:marRight w:val="0"/>
          <w:marTop w:val="0"/>
          <w:marBottom w:val="0"/>
          <w:divBdr>
            <w:top w:val="none" w:sz="0" w:space="0" w:color="auto"/>
            <w:left w:val="none" w:sz="0" w:space="0" w:color="auto"/>
            <w:bottom w:val="none" w:sz="0" w:space="0" w:color="auto"/>
            <w:right w:val="none" w:sz="0" w:space="0" w:color="auto"/>
          </w:divBdr>
        </w:div>
        <w:div w:id="1661079206">
          <w:marLeft w:val="0"/>
          <w:marRight w:val="0"/>
          <w:marTop w:val="0"/>
          <w:marBottom w:val="0"/>
          <w:divBdr>
            <w:top w:val="none" w:sz="0" w:space="0" w:color="auto"/>
            <w:left w:val="none" w:sz="0" w:space="0" w:color="auto"/>
            <w:bottom w:val="none" w:sz="0" w:space="0" w:color="auto"/>
            <w:right w:val="none" w:sz="0" w:space="0" w:color="auto"/>
          </w:divBdr>
        </w:div>
        <w:div w:id="2059818156">
          <w:marLeft w:val="0"/>
          <w:marRight w:val="0"/>
          <w:marTop w:val="0"/>
          <w:marBottom w:val="0"/>
          <w:divBdr>
            <w:top w:val="none" w:sz="0" w:space="0" w:color="auto"/>
            <w:left w:val="none" w:sz="0" w:space="0" w:color="auto"/>
            <w:bottom w:val="none" w:sz="0" w:space="0" w:color="auto"/>
            <w:right w:val="none" w:sz="0" w:space="0" w:color="auto"/>
          </w:divBdr>
        </w:div>
        <w:div w:id="2045251159">
          <w:marLeft w:val="0"/>
          <w:marRight w:val="0"/>
          <w:marTop w:val="0"/>
          <w:marBottom w:val="0"/>
          <w:divBdr>
            <w:top w:val="none" w:sz="0" w:space="0" w:color="auto"/>
            <w:left w:val="none" w:sz="0" w:space="0" w:color="auto"/>
            <w:bottom w:val="none" w:sz="0" w:space="0" w:color="auto"/>
            <w:right w:val="none" w:sz="0" w:space="0" w:color="auto"/>
          </w:divBdr>
        </w:div>
        <w:div w:id="461194864">
          <w:marLeft w:val="0"/>
          <w:marRight w:val="0"/>
          <w:marTop w:val="0"/>
          <w:marBottom w:val="0"/>
          <w:divBdr>
            <w:top w:val="none" w:sz="0" w:space="0" w:color="auto"/>
            <w:left w:val="none" w:sz="0" w:space="0" w:color="auto"/>
            <w:bottom w:val="none" w:sz="0" w:space="0" w:color="auto"/>
            <w:right w:val="none" w:sz="0" w:space="0" w:color="auto"/>
          </w:divBdr>
        </w:div>
        <w:div w:id="1272123826">
          <w:marLeft w:val="0"/>
          <w:marRight w:val="0"/>
          <w:marTop w:val="0"/>
          <w:marBottom w:val="0"/>
          <w:divBdr>
            <w:top w:val="none" w:sz="0" w:space="0" w:color="auto"/>
            <w:left w:val="none" w:sz="0" w:space="0" w:color="auto"/>
            <w:bottom w:val="none" w:sz="0" w:space="0" w:color="auto"/>
            <w:right w:val="none" w:sz="0" w:space="0" w:color="auto"/>
          </w:divBdr>
        </w:div>
        <w:div w:id="1569029395">
          <w:marLeft w:val="0"/>
          <w:marRight w:val="0"/>
          <w:marTop w:val="0"/>
          <w:marBottom w:val="0"/>
          <w:divBdr>
            <w:top w:val="none" w:sz="0" w:space="0" w:color="auto"/>
            <w:left w:val="none" w:sz="0" w:space="0" w:color="auto"/>
            <w:bottom w:val="none" w:sz="0" w:space="0" w:color="auto"/>
            <w:right w:val="none" w:sz="0" w:space="0" w:color="auto"/>
          </w:divBdr>
        </w:div>
        <w:div w:id="1657028894">
          <w:marLeft w:val="0"/>
          <w:marRight w:val="0"/>
          <w:marTop w:val="0"/>
          <w:marBottom w:val="0"/>
          <w:divBdr>
            <w:top w:val="none" w:sz="0" w:space="0" w:color="auto"/>
            <w:left w:val="none" w:sz="0" w:space="0" w:color="auto"/>
            <w:bottom w:val="none" w:sz="0" w:space="0" w:color="auto"/>
            <w:right w:val="none" w:sz="0" w:space="0" w:color="auto"/>
          </w:divBdr>
        </w:div>
        <w:div w:id="641083729">
          <w:marLeft w:val="0"/>
          <w:marRight w:val="0"/>
          <w:marTop w:val="0"/>
          <w:marBottom w:val="0"/>
          <w:divBdr>
            <w:top w:val="none" w:sz="0" w:space="0" w:color="auto"/>
            <w:left w:val="none" w:sz="0" w:space="0" w:color="auto"/>
            <w:bottom w:val="none" w:sz="0" w:space="0" w:color="auto"/>
            <w:right w:val="none" w:sz="0" w:space="0" w:color="auto"/>
          </w:divBdr>
        </w:div>
        <w:div w:id="626735981">
          <w:marLeft w:val="0"/>
          <w:marRight w:val="0"/>
          <w:marTop w:val="0"/>
          <w:marBottom w:val="0"/>
          <w:divBdr>
            <w:top w:val="none" w:sz="0" w:space="0" w:color="auto"/>
            <w:left w:val="none" w:sz="0" w:space="0" w:color="auto"/>
            <w:bottom w:val="none" w:sz="0" w:space="0" w:color="auto"/>
            <w:right w:val="none" w:sz="0" w:space="0" w:color="auto"/>
          </w:divBdr>
        </w:div>
        <w:div w:id="1591810250">
          <w:marLeft w:val="0"/>
          <w:marRight w:val="0"/>
          <w:marTop w:val="0"/>
          <w:marBottom w:val="0"/>
          <w:divBdr>
            <w:top w:val="none" w:sz="0" w:space="0" w:color="auto"/>
            <w:left w:val="none" w:sz="0" w:space="0" w:color="auto"/>
            <w:bottom w:val="none" w:sz="0" w:space="0" w:color="auto"/>
            <w:right w:val="none" w:sz="0" w:space="0" w:color="auto"/>
          </w:divBdr>
        </w:div>
        <w:div w:id="454451652">
          <w:marLeft w:val="0"/>
          <w:marRight w:val="0"/>
          <w:marTop w:val="0"/>
          <w:marBottom w:val="0"/>
          <w:divBdr>
            <w:top w:val="none" w:sz="0" w:space="0" w:color="auto"/>
            <w:left w:val="none" w:sz="0" w:space="0" w:color="auto"/>
            <w:bottom w:val="none" w:sz="0" w:space="0" w:color="auto"/>
            <w:right w:val="none" w:sz="0" w:space="0" w:color="auto"/>
          </w:divBdr>
        </w:div>
        <w:div w:id="1132864338">
          <w:marLeft w:val="0"/>
          <w:marRight w:val="0"/>
          <w:marTop w:val="0"/>
          <w:marBottom w:val="0"/>
          <w:divBdr>
            <w:top w:val="none" w:sz="0" w:space="0" w:color="auto"/>
            <w:left w:val="none" w:sz="0" w:space="0" w:color="auto"/>
            <w:bottom w:val="none" w:sz="0" w:space="0" w:color="auto"/>
            <w:right w:val="none" w:sz="0" w:space="0" w:color="auto"/>
          </w:divBdr>
        </w:div>
        <w:div w:id="48965195">
          <w:marLeft w:val="0"/>
          <w:marRight w:val="0"/>
          <w:marTop w:val="0"/>
          <w:marBottom w:val="0"/>
          <w:divBdr>
            <w:top w:val="none" w:sz="0" w:space="0" w:color="auto"/>
            <w:left w:val="none" w:sz="0" w:space="0" w:color="auto"/>
            <w:bottom w:val="none" w:sz="0" w:space="0" w:color="auto"/>
            <w:right w:val="none" w:sz="0" w:space="0" w:color="auto"/>
          </w:divBdr>
        </w:div>
        <w:div w:id="271862930">
          <w:marLeft w:val="0"/>
          <w:marRight w:val="0"/>
          <w:marTop w:val="0"/>
          <w:marBottom w:val="0"/>
          <w:divBdr>
            <w:top w:val="none" w:sz="0" w:space="0" w:color="auto"/>
            <w:left w:val="none" w:sz="0" w:space="0" w:color="auto"/>
            <w:bottom w:val="none" w:sz="0" w:space="0" w:color="auto"/>
            <w:right w:val="none" w:sz="0" w:space="0" w:color="auto"/>
          </w:divBdr>
        </w:div>
        <w:div w:id="268439039">
          <w:marLeft w:val="0"/>
          <w:marRight w:val="0"/>
          <w:marTop w:val="0"/>
          <w:marBottom w:val="0"/>
          <w:divBdr>
            <w:top w:val="none" w:sz="0" w:space="0" w:color="auto"/>
            <w:left w:val="none" w:sz="0" w:space="0" w:color="auto"/>
            <w:bottom w:val="none" w:sz="0" w:space="0" w:color="auto"/>
            <w:right w:val="none" w:sz="0" w:space="0" w:color="auto"/>
          </w:divBdr>
        </w:div>
        <w:div w:id="1893614905">
          <w:marLeft w:val="0"/>
          <w:marRight w:val="0"/>
          <w:marTop w:val="0"/>
          <w:marBottom w:val="0"/>
          <w:divBdr>
            <w:top w:val="none" w:sz="0" w:space="0" w:color="auto"/>
            <w:left w:val="none" w:sz="0" w:space="0" w:color="auto"/>
            <w:bottom w:val="none" w:sz="0" w:space="0" w:color="auto"/>
            <w:right w:val="none" w:sz="0" w:space="0" w:color="auto"/>
          </w:divBdr>
        </w:div>
        <w:div w:id="1262182560">
          <w:marLeft w:val="0"/>
          <w:marRight w:val="0"/>
          <w:marTop w:val="0"/>
          <w:marBottom w:val="0"/>
          <w:divBdr>
            <w:top w:val="none" w:sz="0" w:space="0" w:color="auto"/>
            <w:left w:val="none" w:sz="0" w:space="0" w:color="auto"/>
            <w:bottom w:val="none" w:sz="0" w:space="0" w:color="auto"/>
            <w:right w:val="none" w:sz="0" w:space="0" w:color="auto"/>
          </w:divBdr>
        </w:div>
        <w:div w:id="1837456564">
          <w:marLeft w:val="0"/>
          <w:marRight w:val="0"/>
          <w:marTop w:val="0"/>
          <w:marBottom w:val="0"/>
          <w:divBdr>
            <w:top w:val="none" w:sz="0" w:space="0" w:color="auto"/>
            <w:left w:val="none" w:sz="0" w:space="0" w:color="auto"/>
            <w:bottom w:val="none" w:sz="0" w:space="0" w:color="auto"/>
            <w:right w:val="none" w:sz="0" w:space="0" w:color="auto"/>
          </w:divBdr>
        </w:div>
        <w:div w:id="2115664249">
          <w:marLeft w:val="0"/>
          <w:marRight w:val="0"/>
          <w:marTop w:val="0"/>
          <w:marBottom w:val="0"/>
          <w:divBdr>
            <w:top w:val="none" w:sz="0" w:space="0" w:color="auto"/>
            <w:left w:val="none" w:sz="0" w:space="0" w:color="auto"/>
            <w:bottom w:val="none" w:sz="0" w:space="0" w:color="auto"/>
            <w:right w:val="none" w:sz="0" w:space="0" w:color="auto"/>
          </w:divBdr>
        </w:div>
        <w:div w:id="1444227551">
          <w:marLeft w:val="0"/>
          <w:marRight w:val="0"/>
          <w:marTop w:val="0"/>
          <w:marBottom w:val="0"/>
          <w:divBdr>
            <w:top w:val="none" w:sz="0" w:space="0" w:color="auto"/>
            <w:left w:val="none" w:sz="0" w:space="0" w:color="auto"/>
            <w:bottom w:val="none" w:sz="0" w:space="0" w:color="auto"/>
            <w:right w:val="none" w:sz="0" w:space="0" w:color="auto"/>
          </w:divBdr>
        </w:div>
        <w:div w:id="1540818757">
          <w:marLeft w:val="0"/>
          <w:marRight w:val="0"/>
          <w:marTop w:val="0"/>
          <w:marBottom w:val="0"/>
          <w:divBdr>
            <w:top w:val="none" w:sz="0" w:space="0" w:color="auto"/>
            <w:left w:val="none" w:sz="0" w:space="0" w:color="auto"/>
            <w:bottom w:val="none" w:sz="0" w:space="0" w:color="auto"/>
            <w:right w:val="none" w:sz="0" w:space="0" w:color="auto"/>
          </w:divBdr>
        </w:div>
        <w:div w:id="1952274452">
          <w:marLeft w:val="0"/>
          <w:marRight w:val="0"/>
          <w:marTop w:val="0"/>
          <w:marBottom w:val="0"/>
          <w:divBdr>
            <w:top w:val="none" w:sz="0" w:space="0" w:color="auto"/>
            <w:left w:val="none" w:sz="0" w:space="0" w:color="auto"/>
            <w:bottom w:val="none" w:sz="0" w:space="0" w:color="auto"/>
            <w:right w:val="none" w:sz="0" w:space="0" w:color="auto"/>
          </w:divBdr>
        </w:div>
        <w:div w:id="363796549">
          <w:marLeft w:val="0"/>
          <w:marRight w:val="0"/>
          <w:marTop w:val="0"/>
          <w:marBottom w:val="0"/>
          <w:divBdr>
            <w:top w:val="none" w:sz="0" w:space="0" w:color="auto"/>
            <w:left w:val="none" w:sz="0" w:space="0" w:color="auto"/>
            <w:bottom w:val="none" w:sz="0" w:space="0" w:color="auto"/>
            <w:right w:val="none" w:sz="0" w:space="0" w:color="auto"/>
          </w:divBdr>
        </w:div>
        <w:div w:id="221526340">
          <w:marLeft w:val="0"/>
          <w:marRight w:val="0"/>
          <w:marTop w:val="0"/>
          <w:marBottom w:val="0"/>
          <w:divBdr>
            <w:top w:val="none" w:sz="0" w:space="0" w:color="auto"/>
            <w:left w:val="none" w:sz="0" w:space="0" w:color="auto"/>
            <w:bottom w:val="none" w:sz="0" w:space="0" w:color="auto"/>
            <w:right w:val="none" w:sz="0" w:space="0" w:color="auto"/>
          </w:divBdr>
        </w:div>
        <w:div w:id="9991663">
          <w:marLeft w:val="0"/>
          <w:marRight w:val="0"/>
          <w:marTop w:val="0"/>
          <w:marBottom w:val="0"/>
          <w:divBdr>
            <w:top w:val="none" w:sz="0" w:space="0" w:color="auto"/>
            <w:left w:val="none" w:sz="0" w:space="0" w:color="auto"/>
            <w:bottom w:val="none" w:sz="0" w:space="0" w:color="auto"/>
            <w:right w:val="none" w:sz="0" w:space="0" w:color="auto"/>
          </w:divBdr>
        </w:div>
        <w:div w:id="1822692445">
          <w:marLeft w:val="0"/>
          <w:marRight w:val="0"/>
          <w:marTop w:val="0"/>
          <w:marBottom w:val="0"/>
          <w:divBdr>
            <w:top w:val="none" w:sz="0" w:space="0" w:color="auto"/>
            <w:left w:val="none" w:sz="0" w:space="0" w:color="auto"/>
            <w:bottom w:val="none" w:sz="0" w:space="0" w:color="auto"/>
            <w:right w:val="none" w:sz="0" w:space="0" w:color="auto"/>
          </w:divBdr>
        </w:div>
        <w:div w:id="1058623934">
          <w:marLeft w:val="0"/>
          <w:marRight w:val="0"/>
          <w:marTop w:val="0"/>
          <w:marBottom w:val="0"/>
          <w:divBdr>
            <w:top w:val="none" w:sz="0" w:space="0" w:color="auto"/>
            <w:left w:val="none" w:sz="0" w:space="0" w:color="auto"/>
            <w:bottom w:val="none" w:sz="0" w:space="0" w:color="auto"/>
            <w:right w:val="none" w:sz="0" w:space="0" w:color="auto"/>
          </w:divBdr>
        </w:div>
        <w:div w:id="2146653661">
          <w:marLeft w:val="0"/>
          <w:marRight w:val="0"/>
          <w:marTop w:val="0"/>
          <w:marBottom w:val="0"/>
          <w:divBdr>
            <w:top w:val="none" w:sz="0" w:space="0" w:color="auto"/>
            <w:left w:val="none" w:sz="0" w:space="0" w:color="auto"/>
            <w:bottom w:val="none" w:sz="0" w:space="0" w:color="auto"/>
            <w:right w:val="none" w:sz="0" w:space="0" w:color="auto"/>
          </w:divBdr>
        </w:div>
        <w:div w:id="860631861">
          <w:marLeft w:val="0"/>
          <w:marRight w:val="0"/>
          <w:marTop w:val="0"/>
          <w:marBottom w:val="0"/>
          <w:divBdr>
            <w:top w:val="none" w:sz="0" w:space="0" w:color="auto"/>
            <w:left w:val="none" w:sz="0" w:space="0" w:color="auto"/>
            <w:bottom w:val="none" w:sz="0" w:space="0" w:color="auto"/>
            <w:right w:val="none" w:sz="0" w:space="0" w:color="auto"/>
          </w:divBdr>
        </w:div>
        <w:div w:id="454907638">
          <w:marLeft w:val="0"/>
          <w:marRight w:val="0"/>
          <w:marTop w:val="0"/>
          <w:marBottom w:val="0"/>
          <w:divBdr>
            <w:top w:val="none" w:sz="0" w:space="0" w:color="auto"/>
            <w:left w:val="none" w:sz="0" w:space="0" w:color="auto"/>
            <w:bottom w:val="none" w:sz="0" w:space="0" w:color="auto"/>
            <w:right w:val="none" w:sz="0" w:space="0" w:color="auto"/>
          </w:divBdr>
        </w:div>
        <w:div w:id="868880453">
          <w:marLeft w:val="0"/>
          <w:marRight w:val="0"/>
          <w:marTop w:val="0"/>
          <w:marBottom w:val="0"/>
          <w:divBdr>
            <w:top w:val="none" w:sz="0" w:space="0" w:color="auto"/>
            <w:left w:val="none" w:sz="0" w:space="0" w:color="auto"/>
            <w:bottom w:val="none" w:sz="0" w:space="0" w:color="auto"/>
            <w:right w:val="none" w:sz="0" w:space="0" w:color="auto"/>
          </w:divBdr>
        </w:div>
        <w:div w:id="865019533">
          <w:marLeft w:val="0"/>
          <w:marRight w:val="0"/>
          <w:marTop w:val="0"/>
          <w:marBottom w:val="0"/>
          <w:divBdr>
            <w:top w:val="none" w:sz="0" w:space="0" w:color="auto"/>
            <w:left w:val="none" w:sz="0" w:space="0" w:color="auto"/>
            <w:bottom w:val="none" w:sz="0" w:space="0" w:color="auto"/>
            <w:right w:val="none" w:sz="0" w:space="0" w:color="auto"/>
          </w:divBdr>
        </w:div>
        <w:div w:id="1922637327">
          <w:marLeft w:val="0"/>
          <w:marRight w:val="0"/>
          <w:marTop w:val="0"/>
          <w:marBottom w:val="0"/>
          <w:divBdr>
            <w:top w:val="none" w:sz="0" w:space="0" w:color="auto"/>
            <w:left w:val="none" w:sz="0" w:space="0" w:color="auto"/>
            <w:bottom w:val="none" w:sz="0" w:space="0" w:color="auto"/>
            <w:right w:val="none" w:sz="0" w:space="0" w:color="auto"/>
          </w:divBdr>
        </w:div>
        <w:div w:id="867641434">
          <w:marLeft w:val="0"/>
          <w:marRight w:val="0"/>
          <w:marTop w:val="0"/>
          <w:marBottom w:val="0"/>
          <w:divBdr>
            <w:top w:val="none" w:sz="0" w:space="0" w:color="auto"/>
            <w:left w:val="none" w:sz="0" w:space="0" w:color="auto"/>
            <w:bottom w:val="none" w:sz="0" w:space="0" w:color="auto"/>
            <w:right w:val="none" w:sz="0" w:space="0" w:color="auto"/>
          </w:divBdr>
        </w:div>
        <w:div w:id="618725579">
          <w:marLeft w:val="0"/>
          <w:marRight w:val="0"/>
          <w:marTop w:val="0"/>
          <w:marBottom w:val="0"/>
          <w:divBdr>
            <w:top w:val="none" w:sz="0" w:space="0" w:color="auto"/>
            <w:left w:val="none" w:sz="0" w:space="0" w:color="auto"/>
            <w:bottom w:val="none" w:sz="0" w:space="0" w:color="auto"/>
            <w:right w:val="none" w:sz="0" w:space="0" w:color="auto"/>
          </w:divBdr>
        </w:div>
        <w:div w:id="2090996747">
          <w:marLeft w:val="0"/>
          <w:marRight w:val="0"/>
          <w:marTop w:val="0"/>
          <w:marBottom w:val="0"/>
          <w:divBdr>
            <w:top w:val="none" w:sz="0" w:space="0" w:color="auto"/>
            <w:left w:val="none" w:sz="0" w:space="0" w:color="auto"/>
            <w:bottom w:val="none" w:sz="0" w:space="0" w:color="auto"/>
            <w:right w:val="none" w:sz="0" w:space="0" w:color="auto"/>
          </w:divBdr>
        </w:div>
        <w:div w:id="43917348">
          <w:marLeft w:val="0"/>
          <w:marRight w:val="0"/>
          <w:marTop w:val="0"/>
          <w:marBottom w:val="0"/>
          <w:divBdr>
            <w:top w:val="none" w:sz="0" w:space="0" w:color="auto"/>
            <w:left w:val="none" w:sz="0" w:space="0" w:color="auto"/>
            <w:bottom w:val="none" w:sz="0" w:space="0" w:color="auto"/>
            <w:right w:val="none" w:sz="0" w:space="0" w:color="auto"/>
          </w:divBdr>
        </w:div>
        <w:div w:id="118229121">
          <w:marLeft w:val="0"/>
          <w:marRight w:val="0"/>
          <w:marTop w:val="0"/>
          <w:marBottom w:val="0"/>
          <w:divBdr>
            <w:top w:val="none" w:sz="0" w:space="0" w:color="auto"/>
            <w:left w:val="none" w:sz="0" w:space="0" w:color="auto"/>
            <w:bottom w:val="none" w:sz="0" w:space="0" w:color="auto"/>
            <w:right w:val="none" w:sz="0" w:space="0" w:color="auto"/>
          </w:divBdr>
        </w:div>
        <w:div w:id="1201236817">
          <w:marLeft w:val="0"/>
          <w:marRight w:val="0"/>
          <w:marTop w:val="0"/>
          <w:marBottom w:val="0"/>
          <w:divBdr>
            <w:top w:val="none" w:sz="0" w:space="0" w:color="auto"/>
            <w:left w:val="none" w:sz="0" w:space="0" w:color="auto"/>
            <w:bottom w:val="none" w:sz="0" w:space="0" w:color="auto"/>
            <w:right w:val="none" w:sz="0" w:space="0" w:color="auto"/>
          </w:divBdr>
        </w:div>
        <w:div w:id="594096177">
          <w:marLeft w:val="0"/>
          <w:marRight w:val="0"/>
          <w:marTop w:val="0"/>
          <w:marBottom w:val="0"/>
          <w:divBdr>
            <w:top w:val="none" w:sz="0" w:space="0" w:color="auto"/>
            <w:left w:val="none" w:sz="0" w:space="0" w:color="auto"/>
            <w:bottom w:val="none" w:sz="0" w:space="0" w:color="auto"/>
            <w:right w:val="none" w:sz="0" w:space="0" w:color="auto"/>
          </w:divBdr>
        </w:div>
        <w:div w:id="1768766268">
          <w:marLeft w:val="0"/>
          <w:marRight w:val="0"/>
          <w:marTop w:val="0"/>
          <w:marBottom w:val="0"/>
          <w:divBdr>
            <w:top w:val="none" w:sz="0" w:space="0" w:color="auto"/>
            <w:left w:val="none" w:sz="0" w:space="0" w:color="auto"/>
            <w:bottom w:val="none" w:sz="0" w:space="0" w:color="auto"/>
            <w:right w:val="none" w:sz="0" w:space="0" w:color="auto"/>
          </w:divBdr>
        </w:div>
        <w:div w:id="2083943120">
          <w:marLeft w:val="0"/>
          <w:marRight w:val="0"/>
          <w:marTop w:val="0"/>
          <w:marBottom w:val="0"/>
          <w:divBdr>
            <w:top w:val="none" w:sz="0" w:space="0" w:color="auto"/>
            <w:left w:val="none" w:sz="0" w:space="0" w:color="auto"/>
            <w:bottom w:val="none" w:sz="0" w:space="0" w:color="auto"/>
            <w:right w:val="none" w:sz="0" w:space="0" w:color="auto"/>
          </w:divBdr>
        </w:div>
        <w:div w:id="1061293533">
          <w:marLeft w:val="0"/>
          <w:marRight w:val="0"/>
          <w:marTop w:val="0"/>
          <w:marBottom w:val="0"/>
          <w:divBdr>
            <w:top w:val="none" w:sz="0" w:space="0" w:color="auto"/>
            <w:left w:val="none" w:sz="0" w:space="0" w:color="auto"/>
            <w:bottom w:val="none" w:sz="0" w:space="0" w:color="auto"/>
            <w:right w:val="none" w:sz="0" w:space="0" w:color="auto"/>
          </w:divBdr>
        </w:div>
        <w:div w:id="1843888057">
          <w:marLeft w:val="0"/>
          <w:marRight w:val="0"/>
          <w:marTop w:val="0"/>
          <w:marBottom w:val="0"/>
          <w:divBdr>
            <w:top w:val="none" w:sz="0" w:space="0" w:color="auto"/>
            <w:left w:val="none" w:sz="0" w:space="0" w:color="auto"/>
            <w:bottom w:val="none" w:sz="0" w:space="0" w:color="auto"/>
            <w:right w:val="none" w:sz="0" w:space="0" w:color="auto"/>
          </w:divBdr>
        </w:div>
        <w:div w:id="293491714">
          <w:marLeft w:val="0"/>
          <w:marRight w:val="0"/>
          <w:marTop w:val="0"/>
          <w:marBottom w:val="0"/>
          <w:divBdr>
            <w:top w:val="none" w:sz="0" w:space="0" w:color="auto"/>
            <w:left w:val="none" w:sz="0" w:space="0" w:color="auto"/>
            <w:bottom w:val="none" w:sz="0" w:space="0" w:color="auto"/>
            <w:right w:val="none" w:sz="0" w:space="0" w:color="auto"/>
          </w:divBdr>
        </w:div>
        <w:div w:id="1602686575">
          <w:marLeft w:val="0"/>
          <w:marRight w:val="0"/>
          <w:marTop w:val="0"/>
          <w:marBottom w:val="0"/>
          <w:divBdr>
            <w:top w:val="none" w:sz="0" w:space="0" w:color="auto"/>
            <w:left w:val="none" w:sz="0" w:space="0" w:color="auto"/>
            <w:bottom w:val="none" w:sz="0" w:space="0" w:color="auto"/>
            <w:right w:val="none" w:sz="0" w:space="0" w:color="auto"/>
          </w:divBdr>
        </w:div>
        <w:div w:id="1276063518">
          <w:marLeft w:val="0"/>
          <w:marRight w:val="0"/>
          <w:marTop w:val="0"/>
          <w:marBottom w:val="0"/>
          <w:divBdr>
            <w:top w:val="none" w:sz="0" w:space="0" w:color="auto"/>
            <w:left w:val="none" w:sz="0" w:space="0" w:color="auto"/>
            <w:bottom w:val="none" w:sz="0" w:space="0" w:color="auto"/>
            <w:right w:val="none" w:sz="0" w:space="0" w:color="auto"/>
          </w:divBdr>
        </w:div>
        <w:div w:id="419374065">
          <w:marLeft w:val="0"/>
          <w:marRight w:val="0"/>
          <w:marTop w:val="0"/>
          <w:marBottom w:val="0"/>
          <w:divBdr>
            <w:top w:val="none" w:sz="0" w:space="0" w:color="auto"/>
            <w:left w:val="none" w:sz="0" w:space="0" w:color="auto"/>
            <w:bottom w:val="none" w:sz="0" w:space="0" w:color="auto"/>
            <w:right w:val="none" w:sz="0" w:space="0" w:color="auto"/>
          </w:divBdr>
        </w:div>
        <w:div w:id="1995062933">
          <w:marLeft w:val="0"/>
          <w:marRight w:val="0"/>
          <w:marTop w:val="0"/>
          <w:marBottom w:val="0"/>
          <w:divBdr>
            <w:top w:val="none" w:sz="0" w:space="0" w:color="auto"/>
            <w:left w:val="none" w:sz="0" w:space="0" w:color="auto"/>
            <w:bottom w:val="none" w:sz="0" w:space="0" w:color="auto"/>
            <w:right w:val="none" w:sz="0" w:space="0" w:color="auto"/>
          </w:divBdr>
        </w:div>
        <w:div w:id="18940101">
          <w:marLeft w:val="0"/>
          <w:marRight w:val="0"/>
          <w:marTop w:val="0"/>
          <w:marBottom w:val="0"/>
          <w:divBdr>
            <w:top w:val="none" w:sz="0" w:space="0" w:color="auto"/>
            <w:left w:val="none" w:sz="0" w:space="0" w:color="auto"/>
            <w:bottom w:val="none" w:sz="0" w:space="0" w:color="auto"/>
            <w:right w:val="none" w:sz="0" w:space="0" w:color="auto"/>
          </w:divBdr>
        </w:div>
        <w:div w:id="238709671">
          <w:marLeft w:val="0"/>
          <w:marRight w:val="0"/>
          <w:marTop w:val="0"/>
          <w:marBottom w:val="0"/>
          <w:divBdr>
            <w:top w:val="none" w:sz="0" w:space="0" w:color="auto"/>
            <w:left w:val="none" w:sz="0" w:space="0" w:color="auto"/>
            <w:bottom w:val="none" w:sz="0" w:space="0" w:color="auto"/>
            <w:right w:val="none" w:sz="0" w:space="0" w:color="auto"/>
          </w:divBdr>
        </w:div>
        <w:div w:id="472135569">
          <w:marLeft w:val="0"/>
          <w:marRight w:val="0"/>
          <w:marTop w:val="0"/>
          <w:marBottom w:val="0"/>
          <w:divBdr>
            <w:top w:val="none" w:sz="0" w:space="0" w:color="auto"/>
            <w:left w:val="none" w:sz="0" w:space="0" w:color="auto"/>
            <w:bottom w:val="none" w:sz="0" w:space="0" w:color="auto"/>
            <w:right w:val="none" w:sz="0" w:space="0" w:color="auto"/>
          </w:divBdr>
        </w:div>
        <w:div w:id="1546602285">
          <w:marLeft w:val="0"/>
          <w:marRight w:val="0"/>
          <w:marTop w:val="0"/>
          <w:marBottom w:val="0"/>
          <w:divBdr>
            <w:top w:val="none" w:sz="0" w:space="0" w:color="auto"/>
            <w:left w:val="none" w:sz="0" w:space="0" w:color="auto"/>
            <w:bottom w:val="none" w:sz="0" w:space="0" w:color="auto"/>
            <w:right w:val="none" w:sz="0" w:space="0" w:color="auto"/>
          </w:divBdr>
        </w:div>
        <w:div w:id="936789096">
          <w:marLeft w:val="0"/>
          <w:marRight w:val="0"/>
          <w:marTop w:val="0"/>
          <w:marBottom w:val="0"/>
          <w:divBdr>
            <w:top w:val="none" w:sz="0" w:space="0" w:color="auto"/>
            <w:left w:val="none" w:sz="0" w:space="0" w:color="auto"/>
            <w:bottom w:val="none" w:sz="0" w:space="0" w:color="auto"/>
            <w:right w:val="none" w:sz="0" w:space="0" w:color="auto"/>
          </w:divBdr>
        </w:div>
        <w:div w:id="1786802096">
          <w:marLeft w:val="0"/>
          <w:marRight w:val="0"/>
          <w:marTop w:val="0"/>
          <w:marBottom w:val="0"/>
          <w:divBdr>
            <w:top w:val="none" w:sz="0" w:space="0" w:color="auto"/>
            <w:left w:val="none" w:sz="0" w:space="0" w:color="auto"/>
            <w:bottom w:val="none" w:sz="0" w:space="0" w:color="auto"/>
            <w:right w:val="none" w:sz="0" w:space="0" w:color="auto"/>
          </w:divBdr>
        </w:div>
        <w:div w:id="1754204660">
          <w:marLeft w:val="0"/>
          <w:marRight w:val="0"/>
          <w:marTop w:val="0"/>
          <w:marBottom w:val="0"/>
          <w:divBdr>
            <w:top w:val="none" w:sz="0" w:space="0" w:color="auto"/>
            <w:left w:val="none" w:sz="0" w:space="0" w:color="auto"/>
            <w:bottom w:val="none" w:sz="0" w:space="0" w:color="auto"/>
            <w:right w:val="none" w:sz="0" w:space="0" w:color="auto"/>
          </w:divBdr>
        </w:div>
        <w:div w:id="1701006485">
          <w:marLeft w:val="0"/>
          <w:marRight w:val="0"/>
          <w:marTop w:val="0"/>
          <w:marBottom w:val="0"/>
          <w:divBdr>
            <w:top w:val="none" w:sz="0" w:space="0" w:color="auto"/>
            <w:left w:val="none" w:sz="0" w:space="0" w:color="auto"/>
            <w:bottom w:val="none" w:sz="0" w:space="0" w:color="auto"/>
            <w:right w:val="none" w:sz="0" w:space="0" w:color="auto"/>
          </w:divBdr>
        </w:div>
        <w:div w:id="414861558">
          <w:marLeft w:val="0"/>
          <w:marRight w:val="0"/>
          <w:marTop w:val="0"/>
          <w:marBottom w:val="0"/>
          <w:divBdr>
            <w:top w:val="none" w:sz="0" w:space="0" w:color="auto"/>
            <w:left w:val="none" w:sz="0" w:space="0" w:color="auto"/>
            <w:bottom w:val="none" w:sz="0" w:space="0" w:color="auto"/>
            <w:right w:val="none" w:sz="0" w:space="0" w:color="auto"/>
          </w:divBdr>
        </w:div>
        <w:div w:id="692535424">
          <w:marLeft w:val="0"/>
          <w:marRight w:val="0"/>
          <w:marTop w:val="0"/>
          <w:marBottom w:val="0"/>
          <w:divBdr>
            <w:top w:val="none" w:sz="0" w:space="0" w:color="auto"/>
            <w:left w:val="none" w:sz="0" w:space="0" w:color="auto"/>
            <w:bottom w:val="none" w:sz="0" w:space="0" w:color="auto"/>
            <w:right w:val="none" w:sz="0" w:space="0" w:color="auto"/>
          </w:divBdr>
        </w:div>
        <w:div w:id="90274560">
          <w:marLeft w:val="0"/>
          <w:marRight w:val="0"/>
          <w:marTop w:val="0"/>
          <w:marBottom w:val="0"/>
          <w:divBdr>
            <w:top w:val="none" w:sz="0" w:space="0" w:color="auto"/>
            <w:left w:val="none" w:sz="0" w:space="0" w:color="auto"/>
            <w:bottom w:val="none" w:sz="0" w:space="0" w:color="auto"/>
            <w:right w:val="none" w:sz="0" w:space="0" w:color="auto"/>
          </w:divBdr>
        </w:div>
        <w:div w:id="1624534385">
          <w:marLeft w:val="0"/>
          <w:marRight w:val="0"/>
          <w:marTop w:val="0"/>
          <w:marBottom w:val="0"/>
          <w:divBdr>
            <w:top w:val="none" w:sz="0" w:space="0" w:color="auto"/>
            <w:left w:val="none" w:sz="0" w:space="0" w:color="auto"/>
            <w:bottom w:val="none" w:sz="0" w:space="0" w:color="auto"/>
            <w:right w:val="none" w:sz="0" w:space="0" w:color="auto"/>
          </w:divBdr>
        </w:div>
        <w:div w:id="535965474">
          <w:marLeft w:val="0"/>
          <w:marRight w:val="0"/>
          <w:marTop w:val="0"/>
          <w:marBottom w:val="0"/>
          <w:divBdr>
            <w:top w:val="none" w:sz="0" w:space="0" w:color="auto"/>
            <w:left w:val="none" w:sz="0" w:space="0" w:color="auto"/>
            <w:bottom w:val="none" w:sz="0" w:space="0" w:color="auto"/>
            <w:right w:val="none" w:sz="0" w:space="0" w:color="auto"/>
          </w:divBdr>
        </w:div>
        <w:div w:id="1180925200">
          <w:marLeft w:val="0"/>
          <w:marRight w:val="0"/>
          <w:marTop w:val="0"/>
          <w:marBottom w:val="0"/>
          <w:divBdr>
            <w:top w:val="none" w:sz="0" w:space="0" w:color="auto"/>
            <w:left w:val="none" w:sz="0" w:space="0" w:color="auto"/>
            <w:bottom w:val="none" w:sz="0" w:space="0" w:color="auto"/>
            <w:right w:val="none" w:sz="0" w:space="0" w:color="auto"/>
          </w:divBdr>
        </w:div>
        <w:div w:id="1962682677">
          <w:marLeft w:val="0"/>
          <w:marRight w:val="0"/>
          <w:marTop w:val="0"/>
          <w:marBottom w:val="0"/>
          <w:divBdr>
            <w:top w:val="none" w:sz="0" w:space="0" w:color="auto"/>
            <w:left w:val="none" w:sz="0" w:space="0" w:color="auto"/>
            <w:bottom w:val="none" w:sz="0" w:space="0" w:color="auto"/>
            <w:right w:val="none" w:sz="0" w:space="0" w:color="auto"/>
          </w:divBdr>
        </w:div>
        <w:div w:id="1799296761">
          <w:marLeft w:val="0"/>
          <w:marRight w:val="0"/>
          <w:marTop w:val="0"/>
          <w:marBottom w:val="0"/>
          <w:divBdr>
            <w:top w:val="none" w:sz="0" w:space="0" w:color="auto"/>
            <w:left w:val="none" w:sz="0" w:space="0" w:color="auto"/>
            <w:bottom w:val="none" w:sz="0" w:space="0" w:color="auto"/>
            <w:right w:val="none" w:sz="0" w:space="0" w:color="auto"/>
          </w:divBdr>
        </w:div>
        <w:div w:id="1866866335">
          <w:marLeft w:val="0"/>
          <w:marRight w:val="0"/>
          <w:marTop w:val="0"/>
          <w:marBottom w:val="0"/>
          <w:divBdr>
            <w:top w:val="none" w:sz="0" w:space="0" w:color="auto"/>
            <w:left w:val="none" w:sz="0" w:space="0" w:color="auto"/>
            <w:bottom w:val="none" w:sz="0" w:space="0" w:color="auto"/>
            <w:right w:val="none" w:sz="0" w:space="0" w:color="auto"/>
          </w:divBdr>
        </w:div>
        <w:div w:id="1418357427">
          <w:marLeft w:val="0"/>
          <w:marRight w:val="0"/>
          <w:marTop w:val="0"/>
          <w:marBottom w:val="0"/>
          <w:divBdr>
            <w:top w:val="none" w:sz="0" w:space="0" w:color="auto"/>
            <w:left w:val="none" w:sz="0" w:space="0" w:color="auto"/>
            <w:bottom w:val="none" w:sz="0" w:space="0" w:color="auto"/>
            <w:right w:val="none" w:sz="0" w:space="0" w:color="auto"/>
          </w:divBdr>
        </w:div>
        <w:div w:id="1947615785">
          <w:marLeft w:val="0"/>
          <w:marRight w:val="0"/>
          <w:marTop w:val="0"/>
          <w:marBottom w:val="0"/>
          <w:divBdr>
            <w:top w:val="none" w:sz="0" w:space="0" w:color="auto"/>
            <w:left w:val="none" w:sz="0" w:space="0" w:color="auto"/>
            <w:bottom w:val="none" w:sz="0" w:space="0" w:color="auto"/>
            <w:right w:val="none" w:sz="0" w:space="0" w:color="auto"/>
          </w:divBdr>
        </w:div>
        <w:div w:id="979772191">
          <w:marLeft w:val="0"/>
          <w:marRight w:val="0"/>
          <w:marTop w:val="0"/>
          <w:marBottom w:val="0"/>
          <w:divBdr>
            <w:top w:val="none" w:sz="0" w:space="0" w:color="auto"/>
            <w:left w:val="none" w:sz="0" w:space="0" w:color="auto"/>
            <w:bottom w:val="none" w:sz="0" w:space="0" w:color="auto"/>
            <w:right w:val="none" w:sz="0" w:space="0" w:color="auto"/>
          </w:divBdr>
        </w:div>
        <w:div w:id="1919365481">
          <w:marLeft w:val="0"/>
          <w:marRight w:val="0"/>
          <w:marTop w:val="0"/>
          <w:marBottom w:val="0"/>
          <w:divBdr>
            <w:top w:val="none" w:sz="0" w:space="0" w:color="auto"/>
            <w:left w:val="none" w:sz="0" w:space="0" w:color="auto"/>
            <w:bottom w:val="none" w:sz="0" w:space="0" w:color="auto"/>
            <w:right w:val="none" w:sz="0" w:space="0" w:color="auto"/>
          </w:divBdr>
        </w:div>
        <w:div w:id="412360161">
          <w:marLeft w:val="0"/>
          <w:marRight w:val="0"/>
          <w:marTop w:val="0"/>
          <w:marBottom w:val="0"/>
          <w:divBdr>
            <w:top w:val="none" w:sz="0" w:space="0" w:color="auto"/>
            <w:left w:val="none" w:sz="0" w:space="0" w:color="auto"/>
            <w:bottom w:val="none" w:sz="0" w:space="0" w:color="auto"/>
            <w:right w:val="none" w:sz="0" w:space="0" w:color="auto"/>
          </w:divBdr>
        </w:div>
        <w:div w:id="1163738143">
          <w:marLeft w:val="0"/>
          <w:marRight w:val="0"/>
          <w:marTop w:val="0"/>
          <w:marBottom w:val="0"/>
          <w:divBdr>
            <w:top w:val="none" w:sz="0" w:space="0" w:color="auto"/>
            <w:left w:val="none" w:sz="0" w:space="0" w:color="auto"/>
            <w:bottom w:val="none" w:sz="0" w:space="0" w:color="auto"/>
            <w:right w:val="none" w:sz="0" w:space="0" w:color="auto"/>
          </w:divBdr>
        </w:div>
        <w:div w:id="109671221">
          <w:marLeft w:val="0"/>
          <w:marRight w:val="0"/>
          <w:marTop w:val="0"/>
          <w:marBottom w:val="0"/>
          <w:divBdr>
            <w:top w:val="none" w:sz="0" w:space="0" w:color="auto"/>
            <w:left w:val="none" w:sz="0" w:space="0" w:color="auto"/>
            <w:bottom w:val="none" w:sz="0" w:space="0" w:color="auto"/>
            <w:right w:val="none" w:sz="0" w:space="0" w:color="auto"/>
          </w:divBdr>
        </w:div>
        <w:div w:id="1598904424">
          <w:marLeft w:val="0"/>
          <w:marRight w:val="0"/>
          <w:marTop w:val="0"/>
          <w:marBottom w:val="0"/>
          <w:divBdr>
            <w:top w:val="none" w:sz="0" w:space="0" w:color="auto"/>
            <w:left w:val="none" w:sz="0" w:space="0" w:color="auto"/>
            <w:bottom w:val="none" w:sz="0" w:space="0" w:color="auto"/>
            <w:right w:val="none" w:sz="0" w:space="0" w:color="auto"/>
          </w:divBdr>
        </w:div>
        <w:div w:id="784618358">
          <w:marLeft w:val="0"/>
          <w:marRight w:val="0"/>
          <w:marTop w:val="0"/>
          <w:marBottom w:val="0"/>
          <w:divBdr>
            <w:top w:val="none" w:sz="0" w:space="0" w:color="auto"/>
            <w:left w:val="none" w:sz="0" w:space="0" w:color="auto"/>
            <w:bottom w:val="none" w:sz="0" w:space="0" w:color="auto"/>
            <w:right w:val="none" w:sz="0" w:space="0" w:color="auto"/>
          </w:divBdr>
        </w:div>
        <w:div w:id="144011316">
          <w:marLeft w:val="0"/>
          <w:marRight w:val="0"/>
          <w:marTop w:val="0"/>
          <w:marBottom w:val="0"/>
          <w:divBdr>
            <w:top w:val="none" w:sz="0" w:space="0" w:color="auto"/>
            <w:left w:val="none" w:sz="0" w:space="0" w:color="auto"/>
            <w:bottom w:val="none" w:sz="0" w:space="0" w:color="auto"/>
            <w:right w:val="none" w:sz="0" w:space="0" w:color="auto"/>
          </w:divBdr>
        </w:div>
        <w:div w:id="710694195">
          <w:marLeft w:val="0"/>
          <w:marRight w:val="0"/>
          <w:marTop w:val="0"/>
          <w:marBottom w:val="0"/>
          <w:divBdr>
            <w:top w:val="none" w:sz="0" w:space="0" w:color="auto"/>
            <w:left w:val="none" w:sz="0" w:space="0" w:color="auto"/>
            <w:bottom w:val="none" w:sz="0" w:space="0" w:color="auto"/>
            <w:right w:val="none" w:sz="0" w:space="0" w:color="auto"/>
          </w:divBdr>
        </w:div>
        <w:div w:id="937835502">
          <w:marLeft w:val="0"/>
          <w:marRight w:val="0"/>
          <w:marTop w:val="0"/>
          <w:marBottom w:val="0"/>
          <w:divBdr>
            <w:top w:val="none" w:sz="0" w:space="0" w:color="auto"/>
            <w:left w:val="none" w:sz="0" w:space="0" w:color="auto"/>
            <w:bottom w:val="none" w:sz="0" w:space="0" w:color="auto"/>
            <w:right w:val="none" w:sz="0" w:space="0" w:color="auto"/>
          </w:divBdr>
        </w:div>
        <w:div w:id="856310352">
          <w:marLeft w:val="0"/>
          <w:marRight w:val="0"/>
          <w:marTop w:val="0"/>
          <w:marBottom w:val="0"/>
          <w:divBdr>
            <w:top w:val="none" w:sz="0" w:space="0" w:color="auto"/>
            <w:left w:val="none" w:sz="0" w:space="0" w:color="auto"/>
            <w:bottom w:val="none" w:sz="0" w:space="0" w:color="auto"/>
            <w:right w:val="none" w:sz="0" w:space="0" w:color="auto"/>
          </w:divBdr>
        </w:div>
        <w:div w:id="445540248">
          <w:marLeft w:val="0"/>
          <w:marRight w:val="0"/>
          <w:marTop w:val="0"/>
          <w:marBottom w:val="0"/>
          <w:divBdr>
            <w:top w:val="none" w:sz="0" w:space="0" w:color="auto"/>
            <w:left w:val="none" w:sz="0" w:space="0" w:color="auto"/>
            <w:bottom w:val="none" w:sz="0" w:space="0" w:color="auto"/>
            <w:right w:val="none" w:sz="0" w:space="0" w:color="auto"/>
          </w:divBdr>
        </w:div>
        <w:div w:id="1302157352">
          <w:marLeft w:val="0"/>
          <w:marRight w:val="0"/>
          <w:marTop w:val="0"/>
          <w:marBottom w:val="0"/>
          <w:divBdr>
            <w:top w:val="none" w:sz="0" w:space="0" w:color="auto"/>
            <w:left w:val="none" w:sz="0" w:space="0" w:color="auto"/>
            <w:bottom w:val="none" w:sz="0" w:space="0" w:color="auto"/>
            <w:right w:val="none" w:sz="0" w:space="0" w:color="auto"/>
          </w:divBdr>
        </w:div>
        <w:div w:id="200170928">
          <w:marLeft w:val="0"/>
          <w:marRight w:val="0"/>
          <w:marTop w:val="0"/>
          <w:marBottom w:val="0"/>
          <w:divBdr>
            <w:top w:val="none" w:sz="0" w:space="0" w:color="auto"/>
            <w:left w:val="none" w:sz="0" w:space="0" w:color="auto"/>
            <w:bottom w:val="none" w:sz="0" w:space="0" w:color="auto"/>
            <w:right w:val="none" w:sz="0" w:space="0" w:color="auto"/>
          </w:divBdr>
        </w:div>
        <w:div w:id="1539855041">
          <w:marLeft w:val="0"/>
          <w:marRight w:val="0"/>
          <w:marTop w:val="0"/>
          <w:marBottom w:val="0"/>
          <w:divBdr>
            <w:top w:val="none" w:sz="0" w:space="0" w:color="auto"/>
            <w:left w:val="none" w:sz="0" w:space="0" w:color="auto"/>
            <w:bottom w:val="none" w:sz="0" w:space="0" w:color="auto"/>
            <w:right w:val="none" w:sz="0" w:space="0" w:color="auto"/>
          </w:divBdr>
        </w:div>
        <w:div w:id="1225751474">
          <w:marLeft w:val="0"/>
          <w:marRight w:val="0"/>
          <w:marTop w:val="0"/>
          <w:marBottom w:val="0"/>
          <w:divBdr>
            <w:top w:val="none" w:sz="0" w:space="0" w:color="auto"/>
            <w:left w:val="none" w:sz="0" w:space="0" w:color="auto"/>
            <w:bottom w:val="none" w:sz="0" w:space="0" w:color="auto"/>
            <w:right w:val="none" w:sz="0" w:space="0" w:color="auto"/>
          </w:divBdr>
        </w:div>
        <w:div w:id="429550750">
          <w:marLeft w:val="0"/>
          <w:marRight w:val="0"/>
          <w:marTop w:val="0"/>
          <w:marBottom w:val="0"/>
          <w:divBdr>
            <w:top w:val="none" w:sz="0" w:space="0" w:color="auto"/>
            <w:left w:val="none" w:sz="0" w:space="0" w:color="auto"/>
            <w:bottom w:val="none" w:sz="0" w:space="0" w:color="auto"/>
            <w:right w:val="none" w:sz="0" w:space="0" w:color="auto"/>
          </w:divBdr>
        </w:div>
        <w:div w:id="586960932">
          <w:marLeft w:val="0"/>
          <w:marRight w:val="0"/>
          <w:marTop w:val="0"/>
          <w:marBottom w:val="0"/>
          <w:divBdr>
            <w:top w:val="none" w:sz="0" w:space="0" w:color="auto"/>
            <w:left w:val="none" w:sz="0" w:space="0" w:color="auto"/>
            <w:bottom w:val="none" w:sz="0" w:space="0" w:color="auto"/>
            <w:right w:val="none" w:sz="0" w:space="0" w:color="auto"/>
          </w:divBdr>
        </w:div>
        <w:div w:id="317732265">
          <w:marLeft w:val="0"/>
          <w:marRight w:val="0"/>
          <w:marTop w:val="0"/>
          <w:marBottom w:val="0"/>
          <w:divBdr>
            <w:top w:val="none" w:sz="0" w:space="0" w:color="auto"/>
            <w:left w:val="none" w:sz="0" w:space="0" w:color="auto"/>
            <w:bottom w:val="none" w:sz="0" w:space="0" w:color="auto"/>
            <w:right w:val="none" w:sz="0" w:space="0" w:color="auto"/>
          </w:divBdr>
        </w:div>
        <w:div w:id="701707589">
          <w:marLeft w:val="0"/>
          <w:marRight w:val="0"/>
          <w:marTop w:val="0"/>
          <w:marBottom w:val="0"/>
          <w:divBdr>
            <w:top w:val="none" w:sz="0" w:space="0" w:color="auto"/>
            <w:left w:val="none" w:sz="0" w:space="0" w:color="auto"/>
            <w:bottom w:val="none" w:sz="0" w:space="0" w:color="auto"/>
            <w:right w:val="none" w:sz="0" w:space="0" w:color="auto"/>
          </w:divBdr>
        </w:div>
        <w:div w:id="490680972">
          <w:marLeft w:val="0"/>
          <w:marRight w:val="0"/>
          <w:marTop w:val="0"/>
          <w:marBottom w:val="0"/>
          <w:divBdr>
            <w:top w:val="none" w:sz="0" w:space="0" w:color="auto"/>
            <w:left w:val="none" w:sz="0" w:space="0" w:color="auto"/>
            <w:bottom w:val="none" w:sz="0" w:space="0" w:color="auto"/>
            <w:right w:val="none" w:sz="0" w:space="0" w:color="auto"/>
          </w:divBdr>
        </w:div>
        <w:div w:id="1074468511">
          <w:marLeft w:val="0"/>
          <w:marRight w:val="0"/>
          <w:marTop w:val="0"/>
          <w:marBottom w:val="0"/>
          <w:divBdr>
            <w:top w:val="none" w:sz="0" w:space="0" w:color="auto"/>
            <w:left w:val="none" w:sz="0" w:space="0" w:color="auto"/>
            <w:bottom w:val="none" w:sz="0" w:space="0" w:color="auto"/>
            <w:right w:val="none" w:sz="0" w:space="0" w:color="auto"/>
          </w:divBdr>
        </w:div>
        <w:div w:id="1557398054">
          <w:marLeft w:val="0"/>
          <w:marRight w:val="0"/>
          <w:marTop w:val="0"/>
          <w:marBottom w:val="0"/>
          <w:divBdr>
            <w:top w:val="none" w:sz="0" w:space="0" w:color="auto"/>
            <w:left w:val="none" w:sz="0" w:space="0" w:color="auto"/>
            <w:bottom w:val="none" w:sz="0" w:space="0" w:color="auto"/>
            <w:right w:val="none" w:sz="0" w:space="0" w:color="auto"/>
          </w:divBdr>
        </w:div>
        <w:div w:id="1829704911">
          <w:marLeft w:val="0"/>
          <w:marRight w:val="0"/>
          <w:marTop w:val="0"/>
          <w:marBottom w:val="0"/>
          <w:divBdr>
            <w:top w:val="none" w:sz="0" w:space="0" w:color="auto"/>
            <w:left w:val="none" w:sz="0" w:space="0" w:color="auto"/>
            <w:bottom w:val="none" w:sz="0" w:space="0" w:color="auto"/>
            <w:right w:val="none" w:sz="0" w:space="0" w:color="auto"/>
          </w:divBdr>
        </w:div>
        <w:div w:id="1496797199">
          <w:marLeft w:val="0"/>
          <w:marRight w:val="0"/>
          <w:marTop w:val="0"/>
          <w:marBottom w:val="0"/>
          <w:divBdr>
            <w:top w:val="none" w:sz="0" w:space="0" w:color="auto"/>
            <w:left w:val="none" w:sz="0" w:space="0" w:color="auto"/>
            <w:bottom w:val="none" w:sz="0" w:space="0" w:color="auto"/>
            <w:right w:val="none" w:sz="0" w:space="0" w:color="auto"/>
          </w:divBdr>
        </w:div>
        <w:div w:id="2120490624">
          <w:marLeft w:val="0"/>
          <w:marRight w:val="0"/>
          <w:marTop w:val="0"/>
          <w:marBottom w:val="0"/>
          <w:divBdr>
            <w:top w:val="none" w:sz="0" w:space="0" w:color="auto"/>
            <w:left w:val="none" w:sz="0" w:space="0" w:color="auto"/>
            <w:bottom w:val="none" w:sz="0" w:space="0" w:color="auto"/>
            <w:right w:val="none" w:sz="0" w:space="0" w:color="auto"/>
          </w:divBdr>
        </w:div>
        <w:div w:id="903836319">
          <w:marLeft w:val="0"/>
          <w:marRight w:val="0"/>
          <w:marTop w:val="0"/>
          <w:marBottom w:val="0"/>
          <w:divBdr>
            <w:top w:val="none" w:sz="0" w:space="0" w:color="auto"/>
            <w:left w:val="none" w:sz="0" w:space="0" w:color="auto"/>
            <w:bottom w:val="none" w:sz="0" w:space="0" w:color="auto"/>
            <w:right w:val="none" w:sz="0" w:space="0" w:color="auto"/>
          </w:divBdr>
        </w:div>
        <w:div w:id="1485246059">
          <w:marLeft w:val="0"/>
          <w:marRight w:val="0"/>
          <w:marTop w:val="0"/>
          <w:marBottom w:val="0"/>
          <w:divBdr>
            <w:top w:val="none" w:sz="0" w:space="0" w:color="auto"/>
            <w:left w:val="none" w:sz="0" w:space="0" w:color="auto"/>
            <w:bottom w:val="none" w:sz="0" w:space="0" w:color="auto"/>
            <w:right w:val="none" w:sz="0" w:space="0" w:color="auto"/>
          </w:divBdr>
        </w:div>
        <w:div w:id="628631304">
          <w:marLeft w:val="0"/>
          <w:marRight w:val="0"/>
          <w:marTop w:val="0"/>
          <w:marBottom w:val="0"/>
          <w:divBdr>
            <w:top w:val="none" w:sz="0" w:space="0" w:color="auto"/>
            <w:left w:val="none" w:sz="0" w:space="0" w:color="auto"/>
            <w:bottom w:val="none" w:sz="0" w:space="0" w:color="auto"/>
            <w:right w:val="none" w:sz="0" w:space="0" w:color="auto"/>
          </w:divBdr>
        </w:div>
        <w:div w:id="1634944415">
          <w:marLeft w:val="0"/>
          <w:marRight w:val="0"/>
          <w:marTop w:val="0"/>
          <w:marBottom w:val="0"/>
          <w:divBdr>
            <w:top w:val="none" w:sz="0" w:space="0" w:color="auto"/>
            <w:left w:val="none" w:sz="0" w:space="0" w:color="auto"/>
            <w:bottom w:val="none" w:sz="0" w:space="0" w:color="auto"/>
            <w:right w:val="none" w:sz="0" w:space="0" w:color="auto"/>
          </w:divBdr>
        </w:div>
        <w:div w:id="20975790">
          <w:marLeft w:val="0"/>
          <w:marRight w:val="0"/>
          <w:marTop w:val="0"/>
          <w:marBottom w:val="0"/>
          <w:divBdr>
            <w:top w:val="none" w:sz="0" w:space="0" w:color="auto"/>
            <w:left w:val="none" w:sz="0" w:space="0" w:color="auto"/>
            <w:bottom w:val="none" w:sz="0" w:space="0" w:color="auto"/>
            <w:right w:val="none" w:sz="0" w:space="0" w:color="auto"/>
          </w:divBdr>
        </w:div>
        <w:div w:id="1963533653">
          <w:marLeft w:val="0"/>
          <w:marRight w:val="0"/>
          <w:marTop w:val="0"/>
          <w:marBottom w:val="0"/>
          <w:divBdr>
            <w:top w:val="none" w:sz="0" w:space="0" w:color="auto"/>
            <w:left w:val="none" w:sz="0" w:space="0" w:color="auto"/>
            <w:bottom w:val="none" w:sz="0" w:space="0" w:color="auto"/>
            <w:right w:val="none" w:sz="0" w:space="0" w:color="auto"/>
          </w:divBdr>
        </w:div>
        <w:div w:id="852648504">
          <w:marLeft w:val="0"/>
          <w:marRight w:val="0"/>
          <w:marTop w:val="0"/>
          <w:marBottom w:val="0"/>
          <w:divBdr>
            <w:top w:val="none" w:sz="0" w:space="0" w:color="auto"/>
            <w:left w:val="none" w:sz="0" w:space="0" w:color="auto"/>
            <w:bottom w:val="none" w:sz="0" w:space="0" w:color="auto"/>
            <w:right w:val="none" w:sz="0" w:space="0" w:color="auto"/>
          </w:divBdr>
        </w:div>
        <w:div w:id="803886639">
          <w:marLeft w:val="0"/>
          <w:marRight w:val="0"/>
          <w:marTop w:val="0"/>
          <w:marBottom w:val="0"/>
          <w:divBdr>
            <w:top w:val="none" w:sz="0" w:space="0" w:color="auto"/>
            <w:left w:val="none" w:sz="0" w:space="0" w:color="auto"/>
            <w:bottom w:val="none" w:sz="0" w:space="0" w:color="auto"/>
            <w:right w:val="none" w:sz="0" w:space="0" w:color="auto"/>
          </w:divBdr>
        </w:div>
        <w:div w:id="1975409211">
          <w:marLeft w:val="0"/>
          <w:marRight w:val="0"/>
          <w:marTop w:val="0"/>
          <w:marBottom w:val="0"/>
          <w:divBdr>
            <w:top w:val="none" w:sz="0" w:space="0" w:color="auto"/>
            <w:left w:val="none" w:sz="0" w:space="0" w:color="auto"/>
            <w:bottom w:val="none" w:sz="0" w:space="0" w:color="auto"/>
            <w:right w:val="none" w:sz="0" w:space="0" w:color="auto"/>
          </w:divBdr>
        </w:div>
        <w:div w:id="781071855">
          <w:marLeft w:val="0"/>
          <w:marRight w:val="0"/>
          <w:marTop w:val="0"/>
          <w:marBottom w:val="0"/>
          <w:divBdr>
            <w:top w:val="none" w:sz="0" w:space="0" w:color="auto"/>
            <w:left w:val="none" w:sz="0" w:space="0" w:color="auto"/>
            <w:bottom w:val="none" w:sz="0" w:space="0" w:color="auto"/>
            <w:right w:val="none" w:sz="0" w:space="0" w:color="auto"/>
          </w:divBdr>
        </w:div>
        <w:div w:id="385303417">
          <w:marLeft w:val="0"/>
          <w:marRight w:val="0"/>
          <w:marTop w:val="0"/>
          <w:marBottom w:val="0"/>
          <w:divBdr>
            <w:top w:val="none" w:sz="0" w:space="0" w:color="auto"/>
            <w:left w:val="none" w:sz="0" w:space="0" w:color="auto"/>
            <w:bottom w:val="none" w:sz="0" w:space="0" w:color="auto"/>
            <w:right w:val="none" w:sz="0" w:space="0" w:color="auto"/>
          </w:divBdr>
        </w:div>
        <w:div w:id="644434106">
          <w:marLeft w:val="0"/>
          <w:marRight w:val="0"/>
          <w:marTop w:val="0"/>
          <w:marBottom w:val="0"/>
          <w:divBdr>
            <w:top w:val="none" w:sz="0" w:space="0" w:color="auto"/>
            <w:left w:val="none" w:sz="0" w:space="0" w:color="auto"/>
            <w:bottom w:val="none" w:sz="0" w:space="0" w:color="auto"/>
            <w:right w:val="none" w:sz="0" w:space="0" w:color="auto"/>
          </w:divBdr>
        </w:div>
        <w:div w:id="645430787">
          <w:marLeft w:val="0"/>
          <w:marRight w:val="0"/>
          <w:marTop w:val="0"/>
          <w:marBottom w:val="0"/>
          <w:divBdr>
            <w:top w:val="none" w:sz="0" w:space="0" w:color="auto"/>
            <w:left w:val="none" w:sz="0" w:space="0" w:color="auto"/>
            <w:bottom w:val="none" w:sz="0" w:space="0" w:color="auto"/>
            <w:right w:val="none" w:sz="0" w:space="0" w:color="auto"/>
          </w:divBdr>
        </w:div>
        <w:div w:id="1647273521">
          <w:marLeft w:val="0"/>
          <w:marRight w:val="0"/>
          <w:marTop w:val="0"/>
          <w:marBottom w:val="0"/>
          <w:divBdr>
            <w:top w:val="none" w:sz="0" w:space="0" w:color="auto"/>
            <w:left w:val="none" w:sz="0" w:space="0" w:color="auto"/>
            <w:bottom w:val="none" w:sz="0" w:space="0" w:color="auto"/>
            <w:right w:val="none" w:sz="0" w:space="0" w:color="auto"/>
          </w:divBdr>
        </w:div>
        <w:div w:id="463042475">
          <w:marLeft w:val="0"/>
          <w:marRight w:val="0"/>
          <w:marTop w:val="0"/>
          <w:marBottom w:val="0"/>
          <w:divBdr>
            <w:top w:val="none" w:sz="0" w:space="0" w:color="auto"/>
            <w:left w:val="none" w:sz="0" w:space="0" w:color="auto"/>
            <w:bottom w:val="none" w:sz="0" w:space="0" w:color="auto"/>
            <w:right w:val="none" w:sz="0" w:space="0" w:color="auto"/>
          </w:divBdr>
        </w:div>
        <w:div w:id="2083331383">
          <w:marLeft w:val="0"/>
          <w:marRight w:val="0"/>
          <w:marTop w:val="0"/>
          <w:marBottom w:val="0"/>
          <w:divBdr>
            <w:top w:val="none" w:sz="0" w:space="0" w:color="auto"/>
            <w:left w:val="none" w:sz="0" w:space="0" w:color="auto"/>
            <w:bottom w:val="none" w:sz="0" w:space="0" w:color="auto"/>
            <w:right w:val="none" w:sz="0" w:space="0" w:color="auto"/>
          </w:divBdr>
        </w:div>
        <w:div w:id="1562205364">
          <w:marLeft w:val="0"/>
          <w:marRight w:val="0"/>
          <w:marTop w:val="0"/>
          <w:marBottom w:val="0"/>
          <w:divBdr>
            <w:top w:val="none" w:sz="0" w:space="0" w:color="auto"/>
            <w:left w:val="none" w:sz="0" w:space="0" w:color="auto"/>
            <w:bottom w:val="none" w:sz="0" w:space="0" w:color="auto"/>
            <w:right w:val="none" w:sz="0" w:space="0" w:color="auto"/>
          </w:divBdr>
        </w:div>
        <w:div w:id="294410583">
          <w:marLeft w:val="0"/>
          <w:marRight w:val="0"/>
          <w:marTop w:val="0"/>
          <w:marBottom w:val="0"/>
          <w:divBdr>
            <w:top w:val="none" w:sz="0" w:space="0" w:color="auto"/>
            <w:left w:val="none" w:sz="0" w:space="0" w:color="auto"/>
            <w:bottom w:val="none" w:sz="0" w:space="0" w:color="auto"/>
            <w:right w:val="none" w:sz="0" w:space="0" w:color="auto"/>
          </w:divBdr>
        </w:div>
        <w:div w:id="196165006">
          <w:marLeft w:val="0"/>
          <w:marRight w:val="0"/>
          <w:marTop w:val="0"/>
          <w:marBottom w:val="0"/>
          <w:divBdr>
            <w:top w:val="none" w:sz="0" w:space="0" w:color="auto"/>
            <w:left w:val="none" w:sz="0" w:space="0" w:color="auto"/>
            <w:bottom w:val="none" w:sz="0" w:space="0" w:color="auto"/>
            <w:right w:val="none" w:sz="0" w:space="0" w:color="auto"/>
          </w:divBdr>
        </w:div>
        <w:div w:id="278025400">
          <w:marLeft w:val="0"/>
          <w:marRight w:val="0"/>
          <w:marTop w:val="0"/>
          <w:marBottom w:val="0"/>
          <w:divBdr>
            <w:top w:val="none" w:sz="0" w:space="0" w:color="auto"/>
            <w:left w:val="none" w:sz="0" w:space="0" w:color="auto"/>
            <w:bottom w:val="none" w:sz="0" w:space="0" w:color="auto"/>
            <w:right w:val="none" w:sz="0" w:space="0" w:color="auto"/>
          </w:divBdr>
        </w:div>
        <w:div w:id="703595909">
          <w:marLeft w:val="0"/>
          <w:marRight w:val="0"/>
          <w:marTop w:val="0"/>
          <w:marBottom w:val="0"/>
          <w:divBdr>
            <w:top w:val="none" w:sz="0" w:space="0" w:color="auto"/>
            <w:left w:val="none" w:sz="0" w:space="0" w:color="auto"/>
            <w:bottom w:val="none" w:sz="0" w:space="0" w:color="auto"/>
            <w:right w:val="none" w:sz="0" w:space="0" w:color="auto"/>
          </w:divBdr>
        </w:div>
        <w:div w:id="919409177">
          <w:marLeft w:val="0"/>
          <w:marRight w:val="0"/>
          <w:marTop w:val="0"/>
          <w:marBottom w:val="0"/>
          <w:divBdr>
            <w:top w:val="none" w:sz="0" w:space="0" w:color="auto"/>
            <w:left w:val="none" w:sz="0" w:space="0" w:color="auto"/>
            <w:bottom w:val="none" w:sz="0" w:space="0" w:color="auto"/>
            <w:right w:val="none" w:sz="0" w:space="0" w:color="auto"/>
          </w:divBdr>
        </w:div>
        <w:div w:id="1251741701">
          <w:marLeft w:val="0"/>
          <w:marRight w:val="0"/>
          <w:marTop w:val="0"/>
          <w:marBottom w:val="0"/>
          <w:divBdr>
            <w:top w:val="none" w:sz="0" w:space="0" w:color="auto"/>
            <w:left w:val="none" w:sz="0" w:space="0" w:color="auto"/>
            <w:bottom w:val="none" w:sz="0" w:space="0" w:color="auto"/>
            <w:right w:val="none" w:sz="0" w:space="0" w:color="auto"/>
          </w:divBdr>
        </w:div>
        <w:div w:id="560480494">
          <w:marLeft w:val="0"/>
          <w:marRight w:val="0"/>
          <w:marTop w:val="0"/>
          <w:marBottom w:val="0"/>
          <w:divBdr>
            <w:top w:val="none" w:sz="0" w:space="0" w:color="auto"/>
            <w:left w:val="none" w:sz="0" w:space="0" w:color="auto"/>
            <w:bottom w:val="none" w:sz="0" w:space="0" w:color="auto"/>
            <w:right w:val="none" w:sz="0" w:space="0" w:color="auto"/>
          </w:divBdr>
        </w:div>
        <w:div w:id="1991707743">
          <w:marLeft w:val="0"/>
          <w:marRight w:val="0"/>
          <w:marTop w:val="0"/>
          <w:marBottom w:val="0"/>
          <w:divBdr>
            <w:top w:val="none" w:sz="0" w:space="0" w:color="auto"/>
            <w:left w:val="none" w:sz="0" w:space="0" w:color="auto"/>
            <w:bottom w:val="none" w:sz="0" w:space="0" w:color="auto"/>
            <w:right w:val="none" w:sz="0" w:space="0" w:color="auto"/>
          </w:divBdr>
        </w:div>
        <w:div w:id="341049833">
          <w:marLeft w:val="0"/>
          <w:marRight w:val="0"/>
          <w:marTop w:val="0"/>
          <w:marBottom w:val="0"/>
          <w:divBdr>
            <w:top w:val="none" w:sz="0" w:space="0" w:color="auto"/>
            <w:left w:val="none" w:sz="0" w:space="0" w:color="auto"/>
            <w:bottom w:val="none" w:sz="0" w:space="0" w:color="auto"/>
            <w:right w:val="none" w:sz="0" w:space="0" w:color="auto"/>
          </w:divBdr>
        </w:div>
        <w:div w:id="1086994469">
          <w:marLeft w:val="0"/>
          <w:marRight w:val="0"/>
          <w:marTop w:val="0"/>
          <w:marBottom w:val="0"/>
          <w:divBdr>
            <w:top w:val="none" w:sz="0" w:space="0" w:color="auto"/>
            <w:left w:val="none" w:sz="0" w:space="0" w:color="auto"/>
            <w:bottom w:val="none" w:sz="0" w:space="0" w:color="auto"/>
            <w:right w:val="none" w:sz="0" w:space="0" w:color="auto"/>
          </w:divBdr>
        </w:div>
        <w:div w:id="2080591809">
          <w:marLeft w:val="0"/>
          <w:marRight w:val="0"/>
          <w:marTop w:val="0"/>
          <w:marBottom w:val="0"/>
          <w:divBdr>
            <w:top w:val="none" w:sz="0" w:space="0" w:color="auto"/>
            <w:left w:val="none" w:sz="0" w:space="0" w:color="auto"/>
            <w:bottom w:val="none" w:sz="0" w:space="0" w:color="auto"/>
            <w:right w:val="none" w:sz="0" w:space="0" w:color="auto"/>
          </w:divBdr>
        </w:div>
        <w:div w:id="1189950370">
          <w:marLeft w:val="0"/>
          <w:marRight w:val="0"/>
          <w:marTop w:val="0"/>
          <w:marBottom w:val="0"/>
          <w:divBdr>
            <w:top w:val="none" w:sz="0" w:space="0" w:color="auto"/>
            <w:left w:val="none" w:sz="0" w:space="0" w:color="auto"/>
            <w:bottom w:val="none" w:sz="0" w:space="0" w:color="auto"/>
            <w:right w:val="none" w:sz="0" w:space="0" w:color="auto"/>
          </w:divBdr>
        </w:div>
        <w:div w:id="1634284445">
          <w:marLeft w:val="0"/>
          <w:marRight w:val="0"/>
          <w:marTop w:val="0"/>
          <w:marBottom w:val="0"/>
          <w:divBdr>
            <w:top w:val="none" w:sz="0" w:space="0" w:color="auto"/>
            <w:left w:val="none" w:sz="0" w:space="0" w:color="auto"/>
            <w:bottom w:val="none" w:sz="0" w:space="0" w:color="auto"/>
            <w:right w:val="none" w:sz="0" w:space="0" w:color="auto"/>
          </w:divBdr>
        </w:div>
        <w:div w:id="791174617">
          <w:marLeft w:val="0"/>
          <w:marRight w:val="0"/>
          <w:marTop w:val="0"/>
          <w:marBottom w:val="0"/>
          <w:divBdr>
            <w:top w:val="none" w:sz="0" w:space="0" w:color="auto"/>
            <w:left w:val="none" w:sz="0" w:space="0" w:color="auto"/>
            <w:bottom w:val="none" w:sz="0" w:space="0" w:color="auto"/>
            <w:right w:val="none" w:sz="0" w:space="0" w:color="auto"/>
          </w:divBdr>
        </w:div>
        <w:div w:id="2048946341">
          <w:marLeft w:val="0"/>
          <w:marRight w:val="0"/>
          <w:marTop w:val="0"/>
          <w:marBottom w:val="0"/>
          <w:divBdr>
            <w:top w:val="none" w:sz="0" w:space="0" w:color="auto"/>
            <w:left w:val="none" w:sz="0" w:space="0" w:color="auto"/>
            <w:bottom w:val="none" w:sz="0" w:space="0" w:color="auto"/>
            <w:right w:val="none" w:sz="0" w:space="0" w:color="auto"/>
          </w:divBdr>
        </w:div>
        <w:div w:id="438640931">
          <w:marLeft w:val="0"/>
          <w:marRight w:val="0"/>
          <w:marTop w:val="0"/>
          <w:marBottom w:val="0"/>
          <w:divBdr>
            <w:top w:val="none" w:sz="0" w:space="0" w:color="auto"/>
            <w:left w:val="none" w:sz="0" w:space="0" w:color="auto"/>
            <w:bottom w:val="none" w:sz="0" w:space="0" w:color="auto"/>
            <w:right w:val="none" w:sz="0" w:space="0" w:color="auto"/>
          </w:divBdr>
        </w:div>
        <w:div w:id="1268805740">
          <w:marLeft w:val="0"/>
          <w:marRight w:val="0"/>
          <w:marTop w:val="0"/>
          <w:marBottom w:val="0"/>
          <w:divBdr>
            <w:top w:val="none" w:sz="0" w:space="0" w:color="auto"/>
            <w:left w:val="none" w:sz="0" w:space="0" w:color="auto"/>
            <w:bottom w:val="none" w:sz="0" w:space="0" w:color="auto"/>
            <w:right w:val="none" w:sz="0" w:space="0" w:color="auto"/>
          </w:divBdr>
        </w:div>
        <w:div w:id="390423946">
          <w:marLeft w:val="0"/>
          <w:marRight w:val="0"/>
          <w:marTop w:val="0"/>
          <w:marBottom w:val="0"/>
          <w:divBdr>
            <w:top w:val="none" w:sz="0" w:space="0" w:color="auto"/>
            <w:left w:val="none" w:sz="0" w:space="0" w:color="auto"/>
            <w:bottom w:val="none" w:sz="0" w:space="0" w:color="auto"/>
            <w:right w:val="none" w:sz="0" w:space="0" w:color="auto"/>
          </w:divBdr>
        </w:div>
        <w:div w:id="65736669">
          <w:marLeft w:val="0"/>
          <w:marRight w:val="0"/>
          <w:marTop w:val="0"/>
          <w:marBottom w:val="0"/>
          <w:divBdr>
            <w:top w:val="none" w:sz="0" w:space="0" w:color="auto"/>
            <w:left w:val="none" w:sz="0" w:space="0" w:color="auto"/>
            <w:bottom w:val="none" w:sz="0" w:space="0" w:color="auto"/>
            <w:right w:val="none" w:sz="0" w:space="0" w:color="auto"/>
          </w:divBdr>
        </w:div>
        <w:div w:id="794056230">
          <w:marLeft w:val="0"/>
          <w:marRight w:val="0"/>
          <w:marTop w:val="0"/>
          <w:marBottom w:val="0"/>
          <w:divBdr>
            <w:top w:val="none" w:sz="0" w:space="0" w:color="auto"/>
            <w:left w:val="none" w:sz="0" w:space="0" w:color="auto"/>
            <w:bottom w:val="none" w:sz="0" w:space="0" w:color="auto"/>
            <w:right w:val="none" w:sz="0" w:space="0" w:color="auto"/>
          </w:divBdr>
        </w:div>
        <w:div w:id="75592943">
          <w:marLeft w:val="0"/>
          <w:marRight w:val="0"/>
          <w:marTop w:val="0"/>
          <w:marBottom w:val="0"/>
          <w:divBdr>
            <w:top w:val="none" w:sz="0" w:space="0" w:color="auto"/>
            <w:left w:val="none" w:sz="0" w:space="0" w:color="auto"/>
            <w:bottom w:val="none" w:sz="0" w:space="0" w:color="auto"/>
            <w:right w:val="none" w:sz="0" w:space="0" w:color="auto"/>
          </w:divBdr>
        </w:div>
        <w:div w:id="388892115">
          <w:marLeft w:val="0"/>
          <w:marRight w:val="0"/>
          <w:marTop w:val="0"/>
          <w:marBottom w:val="0"/>
          <w:divBdr>
            <w:top w:val="none" w:sz="0" w:space="0" w:color="auto"/>
            <w:left w:val="none" w:sz="0" w:space="0" w:color="auto"/>
            <w:bottom w:val="none" w:sz="0" w:space="0" w:color="auto"/>
            <w:right w:val="none" w:sz="0" w:space="0" w:color="auto"/>
          </w:divBdr>
        </w:div>
        <w:div w:id="2126999018">
          <w:marLeft w:val="0"/>
          <w:marRight w:val="0"/>
          <w:marTop w:val="0"/>
          <w:marBottom w:val="0"/>
          <w:divBdr>
            <w:top w:val="none" w:sz="0" w:space="0" w:color="auto"/>
            <w:left w:val="none" w:sz="0" w:space="0" w:color="auto"/>
            <w:bottom w:val="none" w:sz="0" w:space="0" w:color="auto"/>
            <w:right w:val="none" w:sz="0" w:space="0" w:color="auto"/>
          </w:divBdr>
        </w:div>
        <w:div w:id="1683969774">
          <w:marLeft w:val="0"/>
          <w:marRight w:val="0"/>
          <w:marTop w:val="0"/>
          <w:marBottom w:val="0"/>
          <w:divBdr>
            <w:top w:val="none" w:sz="0" w:space="0" w:color="auto"/>
            <w:left w:val="none" w:sz="0" w:space="0" w:color="auto"/>
            <w:bottom w:val="none" w:sz="0" w:space="0" w:color="auto"/>
            <w:right w:val="none" w:sz="0" w:space="0" w:color="auto"/>
          </w:divBdr>
        </w:div>
        <w:div w:id="112679601">
          <w:marLeft w:val="0"/>
          <w:marRight w:val="0"/>
          <w:marTop w:val="0"/>
          <w:marBottom w:val="0"/>
          <w:divBdr>
            <w:top w:val="none" w:sz="0" w:space="0" w:color="auto"/>
            <w:left w:val="none" w:sz="0" w:space="0" w:color="auto"/>
            <w:bottom w:val="none" w:sz="0" w:space="0" w:color="auto"/>
            <w:right w:val="none" w:sz="0" w:space="0" w:color="auto"/>
          </w:divBdr>
        </w:div>
        <w:div w:id="1237397180">
          <w:marLeft w:val="0"/>
          <w:marRight w:val="0"/>
          <w:marTop w:val="0"/>
          <w:marBottom w:val="0"/>
          <w:divBdr>
            <w:top w:val="none" w:sz="0" w:space="0" w:color="auto"/>
            <w:left w:val="none" w:sz="0" w:space="0" w:color="auto"/>
            <w:bottom w:val="none" w:sz="0" w:space="0" w:color="auto"/>
            <w:right w:val="none" w:sz="0" w:space="0" w:color="auto"/>
          </w:divBdr>
        </w:div>
        <w:div w:id="1911841182">
          <w:marLeft w:val="0"/>
          <w:marRight w:val="0"/>
          <w:marTop w:val="0"/>
          <w:marBottom w:val="0"/>
          <w:divBdr>
            <w:top w:val="none" w:sz="0" w:space="0" w:color="auto"/>
            <w:left w:val="none" w:sz="0" w:space="0" w:color="auto"/>
            <w:bottom w:val="none" w:sz="0" w:space="0" w:color="auto"/>
            <w:right w:val="none" w:sz="0" w:space="0" w:color="auto"/>
          </w:divBdr>
        </w:div>
        <w:div w:id="171770761">
          <w:marLeft w:val="0"/>
          <w:marRight w:val="0"/>
          <w:marTop w:val="0"/>
          <w:marBottom w:val="0"/>
          <w:divBdr>
            <w:top w:val="none" w:sz="0" w:space="0" w:color="auto"/>
            <w:left w:val="none" w:sz="0" w:space="0" w:color="auto"/>
            <w:bottom w:val="none" w:sz="0" w:space="0" w:color="auto"/>
            <w:right w:val="none" w:sz="0" w:space="0" w:color="auto"/>
          </w:divBdr>
        </w:div>
        <w:div w:id="486359748">
          <w:marLeft w:val="0"/>
          <w:marRight w:val="0"/>
          <w:marTop w:val="0"/>
          <w:marBottom w:val="0"/>
          <w:divBdr>
            <w:top w:val="none" w:sz="0" w:space="0" w:color="auto"/>
            <w:left w:val="none" w:sz="0" w:space="0" w:color="auto"/>
            <w:bottom w:val="none" w:sz="0" w:space="0" w:color="auto"/>
            <w:right w:val="none" w:sz="0" w:space="0" w:color="auto"/>
          </w:divBdr>
        </w:div>
        <w:div w:id="49576059">
          <w:marLeft w:val="0"/>
          <w:marRight w:val="0"/>
          <w:marTop w:val="0"/>
          <w:marBottom w:val="0"/>
          <w:divBdr>
            <w:top w:val="none" w:sz="0" w:space="0" w:color="auto"/>
            <w:left w:val="none" w:sz="0" w:space="0" w:color="auto"/>
            <w:bottom w:val="none" w:sz="0" w:space="0" w:color="auto"/>
            <w:right w:val="none" w:sz="0" w:space="0" w:color="auto"/>
          </w:divBdr>
        </w:div>
        <w:div w:id="950207375">
          <w:marLeft w:val="0"/>
          <w:marRight w:val="0"/>
          <w:marTop w:val="0"/>
          <w:marBottom w:val="0"/>
          <w:divBdr>
            <w:top w:val="none" w:sz="0" w:space="0" w:color="auto"/>
            <w:left w:val="none" w:sz="0" w:space="0" w:color="auto"/>
            <w:bottom w:val="none" w:sz="0" w:space="0" w:color="auto"/>
            <w:right w:val="none" w:sz="0" w:space="0" w:color="auto"/>
          </w:divBdr>
        </w:div>
        <w:div w:id="2107921085">
          <w:marLeft w:val="0"/>
          <w:marRight w:val="0"/>
          <w:marTop w:val="0"/>
          <w:marBottom w:val="0"/>
          <w:divBdr>
            <w:top w:val="none" w:sz="0" w:space="0" w:color="auto"/>
            <w:left w:val="none" w:sz="0" w:space="0" w:color="auto"/>
            <w:bottom w:val="none" w:sz="0" w:space="0" w:color="auto"/>
            <w:right w:val="none" w:sz="0" w:space="0" w:color="auto"/>
          </w:divBdr>
        </w:div>
        <w:div w:id="1052580722">
          <w:marLeft w:val="0"/>
          <w:marRight w:val="0"/>
          <w:marTop w:val="0"/>
          <w:marBottom w:val="0"/>
          <w:divBdr>
            <w:top w:val="none" w:sz="0" w:space="0" w:color="auto"/>
            <w:left w:val="none" w:sz="0" w:space="0" w:color="auto"/>
            <w:bottom w:val="none" w:sz="0" w:space="0" w:color="auto"/>
            <w:right w:val="none" w:sz="0" w:space="0" w:color="auto"/>
          </w:divBdr>
        </w:div>
        <w:div w:id="1983734618">
          <w:marLeft w:val="0"/>
          <w:marRight w:val="0"/>
          <w:marTop w:val="0"/>
          <w:marBottom w:val="0"/>
          <w:divBdr>
            <w:top w:val="none" w:sz="0" w:space="0" w:color="auto"/>
            <w:left w:val="none" w:sz="0" w:space="0" w:color="auto"/>
            <w:bottom w:val="none" w:sz="0" w:space="0" w:color="auto"/>
            <w:right w:val="none" w:sz="0" w:space="0" w:color="auto"/>
          </w:divBdr>
        </w:div>
      </w:divsChild>
    </w:div>
    <w:div w:id="62878095">
      <w:bodyDiv w:val="1"/>
      <w:marLeft w:val="0"/>
      <w:marRight w:val="0"/>
      <w:marTop w:val="0"/>
      <w:marBottom w:val="0"/>
      <w:divBdr>
        <w:top w:val="none" w:sz="0" w:space="0" w:color="auto"/>
        <w:left w:val="none" w:sz="0" w:space="0" w:color="auto"/>
        <w:bottom w:val="none" w:sz="0" w:space="0" w:color="auto"/>
        <w:right w:val="none" w:sz="0" w:space="0" w:color="auto"/>
      </w:divBdr>
      <w:divsChild>
        <w:div w:id="1533348287">
          <w:marLeft w:val="0"/>
          <w:marRight w:val="0"/>
          <w:marTop w:val="0"/>
          <w:marBottom w:val="0"/>
          <w:divBdr>
            <w:top w:val="none" w:sz="0" w:space="0" w:color="auto"/>
            <w:left w:val="none" w:sz="0" w:space="0" w:color="auto"/>
            <w:bottom w:val="none" w:sz="0" w:space="0" w:color="auto"/>
            <w:right w:val="none" w:sz="0" w:space="0" w:color="auto"/>
          </w:divBdr>
        </w:div>
        <w:div w:id="2086756477">
          <w:marLeft w:val="0"/>
          <w:marRight w:val="0"/>
          <w:marTop w:val="0"/>
          <w:marBottom w:val="0"/>
          <w:divBdr>
            <w:top w:val="none" w:sz="0" w:space="0" w:color="auto"/>
            <w:left w:val="none" w:sz="0" w:space="0" w:color="auto"/>
            <w:bottom w:val="none" w:sz="0" w:space="0" w:color="auto"/>
            <w:right w:val="none" w:sz="0" w:space="0" w:color="auto"/>
          </w:divBdr>
        </w:div>
        <w:div w:id="1170216940">
          <w:marLeft w:val="0"/>
          <w:marRight w:val="0"/>
          <w:marTop w:val="0"/>
          <w:marBottom w:val="0"/>
          <w:divBdr>
            <w:top w:val="none" w:sz="0" w:space="0" w:color="auto"/>
            <w:left w:val="none" w:sz="0" w:space="0" w:color="auto"/>
            <w:bottom w:val="none" w:sz="0" w:space="0" w:color="auto"/>
            <w:right w:val="none" w:sz="0" w:space="0" w:color="auto"/>
          </w:divBdr>
        </w:div>
      </w:divsChild>
    </w:div>
    <w:div w:id="121846188">
      <w:bodyDiv w:val="1"/>
      <w:marLeft w:val="0"/>
      <w:marRight w:val="0"/>
      <w:marTop w:val="0"/>
      <w:marBottom w:val="0"/>
      <w:divBdr>
        <w:top w:val="none" w:sz="0" w:space="0" w:color="auto"/>
        <w:left w:val="none" w:sz="0" w:space="0" w:color="auto"/>
        <w:bottom w:val="none" w:sz="0" w:space="0" w:color="auto"/>
        <w:right w:val="none" w:sz="0" w:space="0" w:color="auto"/>
      </w:divBdr>
      <w:divsChild>
        <w:div w:id="1269237150">
          <w:marLeft w:val="0"/>
          <w:marRight w:val="0"/>
          <w:marTop w:val="0"/>
          <w:marBottom w:val="0"/>
          <w:divBdr>
            <w:top w:val="none" w:sz="0" w:space="0" w:color="auto"/>
            <w:left w:val="none" w:sz="0" w:space="0" w:color="auto"/>
            <w:bottom w:val="none" w:sz="0" w:space="0" w:color="auto"/>
            <w:right w:val="none" w:sz="0" w:space="0" w:color="auto"/>
          </w:divBdr>
        </w:div>
        <w:div w:id="46028445">
          <w:marLeft w:val="0"/>
          <w:marRight w:val="0"/>
          <w:marTop w:val="0"/>
          <w:marBottom w:val="0"/>
          <w:divBdr>
            <w:top w:val="none" w:sz="0" w:space="0" w:color="auto"/>
            <w:left w:val="none" w:sz="0" w:space="0" w:color="auto"/>
            <w:bottom w:val="none" w:sz="0" w:space="0" w:color="auto"/>
            <w:right w:val="none" w:sz="0" w:space="0" w:color="auto"/>
          </w:divBdr>
        </w:div>
        <w:div w:id="1573076024">
          <w:marLeft w:val="0"/>
          <w:marRight w:val="0"/>
          <w:marTop w:val="0"/>
          <w:marBottom w:val="0"/>
          <w:divBdr>
            <w:top w:val="none" w:sz="0" w:space="0" w:color="auto"/>
            <w:left w:val="none" w:sz="0" w:space="0" w:color="auto"/>
            <w:bottom w:val="none" w:sz="0" w:space="0" w:color="auto"/>
            <w:right w:val="none" w:sz="0" w:space="0" w:color="auto"/>
          </w:divBdr>
        </w:div>
        <w:div w:id="949891758">
          <w:marLeft w:val="0"/>
          <w:marRight w:val="0"/>
          <w:marTop w:val="0"/>
          <w:marBottom w:val="0"/>
          <w:divBdr>
            <w:top w:val="none" w:sz="0" w:space="0" w:color="auto"/>
            <w:left w:val="none" w:sz="0" w:space="0" w:color="auto"/>
            <w:bottom w:val="none" w:sz="0" w:space="0" w:color="auto"/>
            <w:right w:val="none" w:sz="0" w:space="0" w:color="auto"/>
          </w:divBdr>
        </w:div>
        <w:div w:id="1337342868">
          <w:marLeft w:val="0"/>
          <w:marRight w:val="0"/>
          <w:marTop w:val="0"/>
          <w:marBottom w:val="0"/>
          <w:divBdr>
            <w:top w:val="none" w:sz="0" w:space="0" w:color="auto"/>
            <w:left w:val="none" w:sz="0" w:space="0" w:color="auto"/>
            <w:bottom w:val="none" w:sz="0" w:space="0" w:color="auto"/>
            <w:right w:val="none" w:sz="0" w:space="0" w:color="auto"/>
          </w:divBdr>
        </w:div>
        <w:div w:id="883952772">
          <w:marLeft w:val="0"/>
          <w:marRight w:val="0"/>
          <w:marTop w:val="0"/>
          <w:marBottom w:val="0"/>
          <w:divBdr>
            <w:top w:val="none" w:sz="0" w:space="0" w:color="auto"/>
            <w:left w:val="none" w:sz="0" w:space="0" w:color="auto"/>
            <w:bottom w:val="none" w:sz="0" w:space="0" w:color="auto"/>
            <w:right w:val="none" w:sz="0" w:space="0" w:color="auto"/>
          </w:divBdr>
        </w:div>
        <w:div w:id="871504663">
          <w:marLeft w:val="0"/>
          <w:marRight w:val="0"/>
          <w:marTop w:val="0"/>
          <w:marBottom w:val="0"/>
          <w:divBdr>
            <w:top w:val="none" w:sz="0" w:space="0" w:color="auto"/>
            <w:left w:val="none" w:sz="0" w:space="0" w:color="auto"/>
            <w:bottom w:val="none" w:sz="0" w:space="0" w:color="auto"/>
            <w:right w:val="none" w:sz="0" w:space="0" w:color="auto"/>
          </w:divBdr>
        </w:div>
        <w:div w:id="1479834447">
          <w:marLeft w:val="0"/>
          <w:marRight w:val="0"/>
          <w:marTop w:val="0"/>
          <w:marBottom w:val="0"/>
          <w:divBdr>
            <w:top w:val="none" w:sz="0" w:space="0" w:color="auto"/>
            <w:left w:val="none" w:sz="0" w:space="0" w:color="auto"/>
            <w:bottom w:val="none" w:sz="0" w:space="0" w:color="auto"/>
            <w:right w:val="none" w:sz="0" w:space="0" w:color="auto"/>
          </w:divBdr>
        </w:div>
        <w:div w:id="927540705">
          <w:marLeft w:val="0"/>
          <w:marRight w:val="0"/>
          <w:marTop w:val="0"/>
          <w:marBottom w:val="0"/>
          <w:divBdr>
            <w:top w:val="none" w:sz="0" w:space="0" w:color="auto"/>
            <w:left w:val="none" w:sz="0" w:space="0" w:color="auto"/>
            <w:bottom w:val="none" w:sz="0" w:space="0" w:color="auto"/>
            <w:right w:val="none" w:sz="0" w:space="0" w:color="auto"/>
          </w:divBdr>
        </w:div>
        <w:div w:id="1016466213">
          <w:marLeft w:val="0"/>
          <w:marRight w:val="0"/>
          <w:marTop w:val="0"/>
          <w:marBottom w:val="0"/>
          <w:divBdr>
            <w:top w:val="none" w:sz="0" w:space="0" w:color="auto"/>
            <w:left w:val="none" w:sz="0" w:space="0" w:color="auto"/>
            <w:bottom w:val="none" w:sz="0" w:space="0" w:color="auto"/>
            <w:right w:val="none" w:sz="0" w:space="0" w:color="auto"/>
          </w:divBdr>
        </w:div>
        <w:div w:id="50882401">
          <w:marLeft w:val="0"/>
          <w:marRight w:val="0"/>
          <w:marTop w:val="0"/>
          <w:marBottom w:val="0"/>
          <w:divBdr>
            <w:top w:val="none" w:sz="0" w:space="0" w:color="auto"/>
            <w:left w:val="none" w:sz="0" w:space="0" w:color="auto"/>
            <w:bottom w:val="none" w:sz="0" w:space="0" w:color="auto"/>
            <w:right w:val="none" w:sz="0" w:space="0" w:color="auto"/>
          </w:divBdr>
        </w:div>
        <w:div w:id="648752481">
          <w:marLeft w:val="0"/>
          <w:marRight w:val="0"/>
          <w:marTop w:val="0"/>
          <w:marBottom w:val="0"/>
          <w:divBdr>
            <w:top w:val="none" w:sz="0" w:space="0" w:color="auto"/>
            <w:left w:val="none" w:sz="0" w:space="0" w:color="auto"/>
            <w:bottom w:val="none" w:sz="0" w:space="0" w:color="auto"/>
            <w:right w:val="none" w:sz="0" w:space="0" w:color="auto"/>
          </w:divBdr>
        </w:div>
        <w:div w:id="29720316">
          <w:marLeft w:val="0"/>
          <w:marRight w:val="0"/>
          <w:marTop w:val="0"/>
          <w:marBottom w:val="0"/>
          <w:divBdr>
            <w:top w:val="none" w:sz="0" w:space="0" w:color="auto"/>
            <w:left w:val="none" w:sz="0" w:space="0" w:color="auto"/>
            <w:bottom w:val="none" w:sz="0" w:space="0" w:color="auto"/>
            <w:right w:val="none" w:sz="0" w:space="0" w:color="auto"/>
          </w:divBdr>
        </w:div>
        <w:div w:id="1151168743">
          <w:marLeft w:val="0"/>
          <w:marRight w:val="0"/>
          <w:marTop w:val="0"/>
          <w:marBottom w:val="0"/>
          <w:divBdr>
            <w:top w:val="none" w:sz="0" w:space="0" w:color="auto"/>
            <w:left w:val="none" w:sz="0" w:space="0" w:color="auto"/>
            <w:bottom w:val="none" w:sz="0" w:space="0" w:color="auto"/>
            <w:right w:val="none" w:sz="0" w:space="0" w:color="auto"/>
          </w:divBdr>
        </w:div>
        <w:div w:id="1753701974">
          <w:marLeft w:val="0"/>
          <w:marRight w:val="0"/>
          <w:marTop w:val="0"/>
          <w:marBottom w:val="0"/>
          <w:divBdr>
            <w:top w:val="none" w:sz="0" w:space="0" w:color="auto"/>
            <w:left w:val="none" w:sz="0" w:space="0" w:color="auto"/>
            <w:bottom w:val="none" w:sz="0" w:space="0" w:color="auto"/>
            <w:right w:val="none" w:sz="0" w:space="0" w:color="auto"/>
          </w:divBdr>
        </w:div>
        <w:div w:id="856622867">
          <w:marLeft w:val="0"/>
          <w:marRight w:val="0"/>
          <w:marTop w:val="0"/>
          <w:marBottom w:val="0"/>
          <w:divBdr>
            <w:top w:val="none" w:sz="0" w:space="0" w:color="auto"/>
            <w:left w:val="none" w:sz="0" w:space="0" w:color="auto"/>
            <w:bottom w:val="none" w:sz="0" w:space="0" w:color="auto"/>
            <w:right w:val="none" w:sz="0" w:space="0" w:color="auto"/>
          </w:divBdr>
        </w:div>
        <w:div w:id="4987301">
          <w:marLeft w:val="0"/>
          <w:marRight w:val="0"/>
          <w:marTop w:val="0"/>
          <w:marBottom w:val="0"/>
          <w:divBdr>
            <w:top w:val="none" w:sz="0" w:space="0" w:color="auto"/>
            <w:left w:val="none" w:sz="0" w:space="0" w:color="auto"/>
            <w:bottom w:val="none" w:sz="0" w:space="0" w:color="auto"/>
            <w:right w:val="none" w:sz="0" w:space="0" w:color="auto"/>
          </w:divBdr>
        </w:div>
        <w:div w:id="1637563185">
          <w:marLeft w:val="0"/>
          <w:marRight w:val="0"/>
          <w:marTop w:val="0"/>
          <w:marBottom w:val="0"/>
          <w:divBdr>
            <w:top w:val="none" w:sz="0" w:space="0" w:color="auto"/>
            <w:left w:val="none" w:sz="0" w:space="0" w:color="auto"/>
            <w:bottom w:val="none" w:sz="0" w:space="0" w:color="auto"/>
            <w:right w:val="none" w:sz="0" w:space="0" w:color="auto"/>
          </w:divBdr>
        </w:div>
        <w:div w:id="1911188621">
          <w:marLeft w:val="0"/>
          <w:marRight w:val="0"/>
          <w:marTop w:val="0"/>
          <w:marBottom w:val="0"/>
          <w:divBdr>
            <w:top w:val="none" w:sz="0" w:space="0" w:color="auto"/>
            <w:left w:val="none" w:sz="0" w:space="0" w:color="auto"/>
            <w:bottom w:val="none" w:sz="0" w:space="0" w:color="auto"/>
            <w:right w:val="none" w:sz="0" w:space="0" w:color="auto"/>
          </w:divBdr>
        </w:div>
        <w:div w:id="194317523">
          <w:marLeft w:val="0"/>
          <w:marRight w:val="0"/>
          <w:marTop w:val="0"/>
          <w:marBottom w:val="0"/>
          <w:divBdr>
            <w:top w:val="none" w:sz="0" w:space="0" w:color="auto"/>
            <w:left w:val="none" w:sz="0" w:space="0" w:color="auto"/>
            <w:bottom w:val="none" w:sz="0" w:space="0" w:color="auto"/>
            <w:right w:val="none" w:sz="0" w:space="0" w:color="auto"/>
          </w:divBdr>
        </w:div>
        <w:div w:id="293029953">
          <w:marLeft w:val="0"/>
          <w:marRight w:val="0"/>
          <w:marTop w:val="0"/>
          <w:marBottom w:val="0"/>
          <w:divBdr>
            <w:top w:val="none" w:sz="0" w:space="0" w:color="auto"/>
            <w:left w:val="none" w:sz="0" w:space="0" w:color="auto"/>
            <w:bottom w:val="none" w:sz="0" w:space="0" w:color="auto"/>
            <w:right w:val="none" w:sz="0" w:space="0" w:color="auto"/>
          </w:divBdr>
        </w:div>
        <w:div w:id="2003704095">
          <w:marLeft w:val="0"/>
          <w:marRight w:val="0"/>
          <w:marTop w:val="0"/>
          <w:marBottom w:val="0"/>
          <w:divBdr>
            <w:top w:val="none" w:sz="0" w:space="0" w:color="auto"/>
            <w:left w:val="none" w:sz="0" w:space="0" w:color="auto"/>
            <w:bottom w:val="none" w:sz="0" w:space="0" w:color="auto"/>
            <w:right w:val="none" w:sz="0" w:space="0" w:color="auto"/>
          </w:divBdr>
        </w:div>
        <w:div w:id="1297104719">
          <w:marLeft w:val="0"/>
          <w:marRight w:val="0"/>
          <w:marTop w:val="0"/>
          <w:marBottom w:val="0"/>
          <w:divBdr>
            <w:top w:val="none" w:sz="0" w:space="0" w:color="auto"/>
            <w:left w:val="none" w:sz="0" w:space="0" w:color="auto"/>
            <w:bottom w:val="none" w:sz="0" w:space="0" w:color="auto"/>
            <w:right w:val="none" w:sz="0" w:space="0" w:color="auto"/>
          </w:divBdr>
        </w:div>
        <w:div w:id="1500924731">
          <w:marLeft w:val="0"/>
          <w:marRight w:val="0"/>
          <w:marTop w:val="0"/>
          <w:marBottom w:val="0"/>
          <w:divBdr>
            <w:top w:val="none" w:sz="0" w:space="0" w:color="auto"/>
            <w:left w:val="none" w:sz="0" w:space="0" w:color="auto"/>
            <w:bottom w:val="none" w:sz="0" w:space="0" w:color="auto"/>
            <w:right w:val="none" w:sz="0" w:space="0" w:color="auto"/>
          </w:divBdr>
        </w:div>
        <w:div w:id="1196234981">
          <w:marLeft w:val="0"/>
          <w:marRight w:val="0"/>
          <w:marTop w:val="0"/>
          <w:marBottom w:val="0"/>
          <w:divBdr>
            <w:top w:val="none" w:sz="0" w:space="0" w:color="auto"/>
            <w:left w:val="none" w:sz="0" w:space="0" w:color="auto"/>
            <w:bottom w:val="none" w:sz="0" w:space="0" w:color="auto"/>
            <w:right w:val="none" w:sz="0" w:space="0" w:color="auto"/>
          </w:divBdr>
        </w:div>
        <w:div w:id="183444095">
          <w:marLeft w:val="0"/>
          <w:marRight w:val="0"/>
          <w:marTop w:val="0"/>
          <w:marBottom w:val="0"/>
          <w:divBdr>
            <w:top w:val="none" w:sz="0" w:space="0" w:color="auto"/>
            <w:left w:val="none" w:sz="0" w:space="0" w:color="auto"/>
            <w:bottom w:val="none" w:sz="0" w:space="0" w:color="auto"/>
            <w:right w:val="none" w:sz="0" w:space="0" w:color="auto"/>
          </w:divBdr>
        </w:div>
        <w:div w:id="1719746621">
          <w:marLeft w:val="0"/>
          <w:marRight w:val="0"/>
          <w:marTop w:val="0"/>
          <w:marBottom w:val="0"/>
          <w:divBdr>
            <w:top w:val="none" w:sz="0" w:space="0" w:color="auto"/>
            <w:left w:val="none" w:sz="0" w:space="0" w:color="auto"/>
            <w:bottom w:val="none" w:sz="0" w:space="0" w:color="auto"/>
            <w:right w:val="none" w:sz="0" w:space="0" w:color="auto"/>
          </w:divBdr>
        </w:div>
        <w:div w:id="137117171">
          <w:marLeft w:val="0"/>
          <w:marRight w:val="0"/>
          <w:marTop w:val="0"/>
          <w:marBottom w:val="0"/>
          <w:divBdr>
            <w:top w:val="none" w:sz="0" w:space="0" w:color="auto"/>
            <w:left w:val="none" w:sz="0" w:space="0" w:color="auto"/>
            <w:bottom w:val="none" w:sz="0" w:space="0" w:color="auto"/>
            <w:right w:val="none" w:sz="0" w:space="0" w:color="auto"/>
          </w:divBdr>
        </w:div>
        <w:div w:id="847252153">
          <w:marLeft w:val="0"/>
          <w:marRight w:val="0"/>
          <w:marTop w:val="0"/>
          <w:marBottom w:val="0"/>
          <w:divBdr>
            <w:top w:val="none" w:sz="0" w:space="0" w:color="auto"/>
            <w:left w:val="none" w:sz="0" w:space="0" w:color="auto"/>
            <w:bottom w:val="none" w:sz="0" w:space="0" w:color="auto"/>
            <w:right w:val="none" w:sz="0" w:space="0" w:color="auto"/>
          </w:divBdr>
        </w:div>
        <w:div w:id="1634821776">
          <w:marLeft w:val="0"/>
          <w:marRight w:val="0"/>
          <w:marTop w:val="0"/>
          <w:marBottom w:val="0"/>
          <w:divBdr>
            <w:top w:val="none" w:sz="0" w:space="0" w:color="auto"/>
            <w:left w:val="none" w:sz="0" w:space="0" w:color="auto"/>
            <w:bottom w:val="none" w:sz="0" w:space="0" w:color="auto"/>
            <w:right w:val="none" w:sz="0" w:space="0" w:color="auto"/>
          </w:divBdr>
        </w:div>
        <w:div w:id="1046489929">
          <w:marLeft w:val="0"/>
          <w:marRight w:val="0"/>
          <w:marTop w:val="0"/>
          <w:marBottom w:val="0"/>
          <w:divBdr>
            <w:top w:val="none" w:sz="0" w:space="0" w:color="auto"/>
            <w:left w:val="none" w:sz="0" w:space="0" w:color="auto"/>
            <w:bottom w:val="none" w:sz="0" w:space="0" w:color="auto"/>
            <w:right w:val="none" w:sz="0" w:space="0" w:color="auto"/>
          </w:divBdr>
        </w:div>
        <w:div w:id="430588308">
          <w:marLeft w:val="0"/>
          <w:marRight w:val="0"/>
          <w:marTop w:val="0"/>
          <w:marBottom w:val="0"/>
          <w:divBdr>
            <w:top w:val="none" w:sz="0" w:space="0" w:color="auto"/>
            <w:left w:val="none" w:sz="0" w:space="0" w:color="auto"/>
            <w:bottom w:val="none" w:sz="0" w:space="0" w:color="auto"/>
            <w:right w:val="none" w:sz="0" w:space="0" w:color="auto"/>
          </w:divBdr>
        </w:div>
        <w:div w:id="1805393818">
          <w:marLeft w:val="0"/>
          <w:marRight w:val="0"/>
          <w:marTop w:val="0"/>
          <w:marBottom w:val="0"/>
          <w:divBdr>
            <w:top w:val="none" w:sz="0" w:space="0" w:color="auto"/>
            <w:left w:val="none" w:sz="0" w:space="0" w:color="auto"/>
            <w:bottom w:val="none" w:sz="0" w:space="0" w:color="auto"/>
            <w:right w:val="none" w:sz="0" w:space="0" w:color="auto"/>
          </w:divBdr>
        </w:div>
        <w:div w:id="1985087634">
          <w:marLeft w:val="0"/>
          <w:marRight w:val="0"/>
          <w:marTop w:val="0"/>
          <w:marBottom w:val="0"/>
          <w:divBdr>
            <w:top w:val="none" w:sz="0" w:space="0" w:color="auto"/>
            <w:left w:val="none" w:sz="0" w:space="0" w:color="auto"/>
            <w:bottom w:val="none" w:sz="0" w:space="0" w:color="auto"/>
            <w:right w:val="none" w:sz="0" w:space="0" w:color="auto"/>
          </w:divBdr>
        </w:div>
        <w:div w:id="1549755363">
          <w:marLeft w:val="0"/>
          <w:marRight w:val="0"/>
          <w:marTop w:val="0"/>
          <w:marBottom w:val="0"/>
          <w:divBdr>
            <w:top w:val="none" w:sz="0" w:space="0" w:color="auto"/>
            <w:left w:val="none" w:sz="0" w:space="0" w:color="auto"/>
            <w:bottom w:val="none" w:sz="0" w:space="0" w:color="auto"/>
            <w:right w:val="none" w:sz="0" w:space="0" w:color="auto"/>
          </w:divBdr>
        </w:div>
        <w:div w:id="683628488">
          <w:marLeft w:val="0"/>
          <w:marRight w:val="0"/>
          <w:marTop w:val="0"/>
          <w:marBottom w:val="0"/>
          <w:divBdr>
            <w:top w:val="none" w:sz="0" w:space="0" w:color="auto"/>
            <w:left w:val="none" w:sz="0" w:space="0" w:color="auto"/>
            <w:bottom w:val="none" w:sz="0" w:space="0" w:color="auto"/>
            <w:right w:val="none" w:sz="0" w:space="0" w:color="auto"/>
          </w:divBdr>
        </w:div>
        <w:div w:id="740103824">
          <w:marLeft w:val="0"/>
          <w:marRight w:val="0"/>
          <w:marTop w:val="0"/>
          <w:marBottom w:val="0"/>
          <w:divBdr>
            <w:top w:val="none" w:sz="0" w:space="0" w:color="auto"/>
            <w:left w:val="none" w:sz="0" w:space="0" w:color="auto"/>
            <w:bottom w:val="none" w:sz="0" w:space="0" w:color="auto"/>
            <w:right w:val="none" w:sz="0" w:space="0" w:color="auto"/>
          </w:divBdr>
        </w:div>
        <w:div w:id="870536460">
          <w:marLeft w:val="0"/>
          <w:marRight w:val="0"/>
          <w:marTop w:val="0"/>
          <w:marBottom w:val="0"/>
          <w:divBdr>
            <w:top w:val="none" w:sz="0" w:space="0" w:color="auto"/>
            <w:left w:val="none" w:sz="0" w:space="0" w:color="auto"/>
            <w:bottom w:val="none" w:sz="0" w:space="0" w:color="auto"/>
            <w:right w:val="none" w:sz="0" w:space="0" w:color="auto"/>
          </w:divBdr>
        </w:div>
        <w:div w:id="1283804058">
          <w:marLeft w:val="0"/>
          <w:marRight w:val="0"/>
          <w:marTop w:val="0"/>
          <w:marBottom w:val="0"/>
          <w:divBdr>
            <w:top w:val="none" w:sz="0" w:space="0" w:color="auto"/>
            <w:left w:val="none" w:sz="0" w:space="0" w:color="auto"/>
            <w:bottom w:val="none" w:sz="0" w:space="0" w:color="auto"/>
            <w:right w:val="none" w:sz="0" w:space="0" w:color="auto"/>
          </w:divBdr>
        </w:div>
        <w:div w:id="1778210087">
          <w:marLeft w:val="0"/>
          <w:marRight w:val="0"/>
          <w:marTop w:val="0"/>
          <w:marBottom w:val="0"/>
          <w:divBdr>
            <w:top w:val="none" w:sz="0" w:space="0" w:color="auto"/>
            <w:left w:val="none" w:sz="0" w:space="0" w:color="auto"/>
            <w:bottom w:val="none" w:sz="0" w:space="0" w:color="auto"/>
            <w:right w:val="none" w:sz="0" w:space="0" w:color="auto"/>
          </w:divBdr>
        </w:div>
        <w:div w:id="1439180801">
          <w:marLeft w:val="0"/>
          <w:marRight w:val="0"/>
          <w:marTop w:val="0"/>
          <w:marBottom w:val="0"/>
          <w:divBdr>
            <w:top w:val="none" w:sz="0" w:space="0" w:color="auto"/>
            <w:left w:val="none" w:sz="0" w:space="0" w:color="auto"/>
            <w:bottom w:val="none" w:sz="0" w:space="0" w:color="auto"/>
            <w:right w:val="none" w:sz="0" w:space="0" w:color="auto"/>
          </w:divBdr>
        </w:div>
        <w:div w:id="1332566822">
          <w:marLeft w:val="0"/>
          <w:marRight w:val="0"/>
          <w:marTop w:val="0"/>
          <w:marBottom w:val="0"/>
          <w:divBdr>
            <w:top w:val="none" w:sz="0" w:space="0" w:color="auto"/>
            <w:left w:val="none" w:sz="0" w:space="0" w:color="auto"/>
            <w:bottom w:val="none" w:sz="0" w:space="0" w:color="auto"/>
            <w:right w:val="none" w:sz="0" w:space="0" w:color="auto"/>
          </w:divBdr>
        </w:div>
        <w:div w:id="1418139768">
          <w:marLeft w:val="0"/>
          <w:marRight w:val="0"/>
          <w:marTop w:val="0"/>
          <w:marBottom w:val="0"/>
          <w:divBdr>
            <w:top w:val="none" w:sz="0" w:space="0" w:color="auto"/>
            <w:left w:val="none" w:sz="0" w:space="0" w:color="auto"/>
            <w:bottom w:val="none" w:sz="0" w:space="0" w:color="auto"/>
            <w:right w:val="none" w:sz="0" w:space="0" w:color="auto"/>
          </w:divBdr>
        </w:div>
        <w:div w:id="1012954305">
          <w:marLeft w:val="0"/>
          <w:marRight w:val="0"/>
          <w:marTop w:val="0"/>
          <w:marBottom w:val="0"/>
          <w:divBdr>
            <w:top w:val="none" w:sz="0" w:space="0" w:color="auto"/>
            <w:left w:val="none" w:sz="0" w:space="0" w:color="auto"/>
            <w:bottom w:val="none" w:sz="0" w:space="0" w:color="auto"/>
            <w:right w:val="none" w:sz="0" w:space="0" w:color="auto"/>
          </w:divBdr>
        </w:div>
        <w:div w:id="1152791278">
          <w:marLeft w:val="0"/>
          <w:marRight w:val="0"/>
          <w:marTop w:val="0"/>
          <w:marBottom w:val="0"/>
          <w:divBdr>
            <w:top w:val="none" w:sz="0" w:space="0" w:color="auto"/>
            <w:left w:val="none" w:sz="0" w:space="0" w:color="auto"/>
            <w:bottom w:val="none" w:sz="0" w:space="0" w:color="auto"/>
            <w:right w:val="none" w:sz="0" w:space="0" w:color="auto"/>
          </w:divBdr>
        </w:div>
        <w:div w:id="1558585063">
          <w:marLeft w:val="0"/>
          <w:marRight w:val="0"/>
          <w:marTop w:val="0"/>
          <w:marBottom w:val="0"/>
          <w:divBdr>
            <w:top w:val="none" w:sz="0" w:space="0" w:color="auto"/>
            <w:left w:val="none" w:sz="0" w:space="0" w:color="auto"/>
            <w:bottom w:val="none" w:sz="0" w:space="0" w:color="auto"/>
            <w:right w:val="none" w:sz="0" w:space="0" w:color="auto"/>
          </w:divBdr>
        </w:div>
        <w:div w:id="456800247">
          <w:marLeft w:val="0"/>
          <w:marRight w:val="0"/>
          <w:marTop w:val="0"/>
          <w:marBottom w:val="0"/>
          <w:divBdr>
            <w:top w:val="none" w:sz="0" w:space="0" w:color="auto"/>
            <w:left w:val="none" w:sz="0" w:space="0" w:color="auto"/>
            <w:bottom w:val="none" w:sz="0" w:space="0" w:color="auto"/>
            <w:right w:val="none" w:sz="0" w:space="0" w:color="auto"/>
          </w:divBdr>
        </w:div>
        <w:div w:id="396317156">
          <w:marLeft w:val="0"/>
          <w:marRight w:val="0"/>
          <w:marTop w:val="0"/>
          <w:marBottom w:val="0"/>
          <w:divBdr>
            <w:top w:val="none" w:sz="0" w:space="0" w:color="auto"/>
            <w:left w:val="none" w:sz="0" w:space="0" w:color="auto"/>
            <w:bottom w:val="none" w:sz="0" w:space="0" w:color="auto"/>
            <w:right w:val="none" w:sz="0" w:space="0" w:color="auto"/>
          </w:divBdr>
        </w:div>
        <w:div w:id="1239559407">
          <w:marLeft w:val="0"/>
          <w:marRight w:val="0"/>
          <w:marTop w:val="0"/>
          <w:marBottom w:val="0"/>
          <w:divBdr>
            <w:top w:val="none" w:sz="0" w:space="0" w:color="auto"/>
            <w:left w:val="none" w:sz="0" w:space="0" w:color="auto"/>
            <w:bottom w:val="none" w:sz="0" w:space="0" w:color="auto"/>
            <w:right w:val="none" w:sz="0" w:space="0" w:color="auto"/>
          </w:divBdr>
        </w:div>
        <w:div w:id="1579708592">
          <w:marLeft w:val="0"/>
          <w:marRight w:val="0"/>
          <w:marTop w:val="0"/>
          <w:marBottom w:val="0"/>
          <w:divBdr>
            <w:top w:val="none" w:sz="0" w:space="0" w:color="auto"/>
            <w:left w:val="none" w:sz="0" w:space="0" w:color="auto"/>
            <w:bottom w:val="none" w:sz="0" w:space="0" w:color="auto"/>
            <w:right w:val="none" w:sz="0" w:space="0" w:color="auto"/>
          </w:divBdr>
        </w:div>
        <w:div w:id="756556068">
          <w:marLeft w:val="0"/>
          <w:marRight w:val="0"/>
          <w:marTop w:val="0"/>
          <w:marBottom w:val="0"/>
          <w:divBdr>
            <w:top w:val="none" w:sz="0" w:space="0" w:color="auto"/>
            <w:left w:val="none" w:sz="0" w:space="0" w:color="auto"/>
            <w:bottom w:val="none" w:sz="0" w:space="0" w:color="auto"/>
            <w:right w:val="none" w:sz="0" w:space="0" w:color="auto"/>
          </w:divBdr>
        </w:div>
        <w:div w:id="1783843900">
          <w:marLeft w:val="0"/>
          <w:marRight w:val="0"/>
          <w:marTop w:val="0"/>
          <w:marBottom w:val="0"/>
          <w:divBdr>
            <w:top w:val="none" w:sz="0" w:space="0" w:color="auto"/>
            <w:left w:val="none" w:sz="0" w:space="0" w:color="auto"/>
            <w:bottom w:val="none" w:sz="0" w:space="0" w:color="auto"/>
            <w:right w:val="none" w:sz="0" w:space="0" w:color="auto"/>
          </w:divBdr>
        </w:div>
        <w:div w:id="1268538965">
          <w:marLeft w:val="0"/>
          <w:marRight w:val="0"/>
          <w:marTop w:val="0"/>
          <w:marBottom w:val="0"/>
          <w:divBdr>
            <w:top w:val="none" w:sz="0" w:space="0" w:color="auto"/>
            <w:left w:val="none" w:sz="0" w:space="0" w:color="auto"/>
            <w:bottom w:val="none" w:sz="0" w:space="0" w:color="auto"/>
            <w:right w:val="none" w:sz="0" w:space="0" w:color="auto"/>
          </w:divBdr>
        </w:div>
        <w:div w:id="133259252">
          <w:marLeft w:val="0"/>
          <w:marRight w:val="0"/>
          <w:marTop w:val="0"/>
          <w:marBottom w:val="0"/>
          <w:divBdr>
            <w:top w:val="none" w:sz="0" w:space="0" w:color="auto"/>
            <w:left w:val="none" w:sz="0" w:space="0" w:color="auto"/>
            <w:bottom w:val="none" w:sz="0" w:space="0" w:color="auto"/>
            <w:right w:val="none" w:sz="0" w:space="0" w:color="auto"/>
          </w:divBdr>
        </w:div>
        <w:div w:id="774520165">
          <w:marLeft w:val="0"/>
          <w:marRight w:val="0"/>
          <w:marTop w:val="0"/>
          <w:marBottom w:val="0"/>
          <w:divBdr>
            <w:top w:val="none" w:sz="0" w:space="0" w:color="auto"/>
            <w:left w:val="none" w:sz="0" w:space="0" w:color="auto"/>
            <w:bottom w:val="none" w:sz="0" w:space="0" w:color="auto"/>
            <w:right w:val="none" w:sz="0" w:space="0" w:color="auto"/>
          </w:divBdr>
        </w:div>
        <w:div w:id="1890143710">
          <w:marLeft w:val="0"/>
          <w:marRight w:val="0"/>
          <w:marTop w:val="0"/>
          <w:marBottom w:val="0"/>
          <w:divBdr>
            <w:top w:val="none" w:sz="0" w:space="0" w:color="auto"/>
            <w:left w:val="none" w:sz="0" w:space="0" w:color="auto"/>
            <w:bottom w:val="none" w:sz="0" w:space="0" w:color="auto"/>
            <w:right w:val="none" w:sz="0" w:space="0" w:color="auto"/>
          </w:divBdr>
        </w:div>
        <w:div w:id="1521697827">
          <w:marLeft w:val="0"/>
          <w:marRight w:val="0"/>
          <w:marTop w:val="0"/>
          <w:marBottom w:val="0"/>
          <w:divBdr>
            <w:top w:val="none" w:sz="0" w:space="0" w:color="auto"/>
            <w:left w:val="none" w:sz="0" w:space="0" w:color="auto"/>
            <w:bottom w:val="none" w:sz="0" w:space="0" w:color="auto"/>
            <w:right w:val="none" w:sz="0" w:space="0" w:color="auto"/>
          </w:divBdr>
        </w:div>
        <w:div w:id="90008887">
          <w:marLeft w:val="0"/>
          <w:marRight w:val="0"/>
          <w:marTop w:val="0"/>
          <w:marBottom w:val="0"/>
          <w:divBdr>
            <w:top w:val="none" w:sz="0" w:space="0" w:color="auto"/>
            <w:left w:val="none" w:sz="0" w:space="0" w:color="auto"/>
            <w:bottom w:val="none" w:sz="0" w:space="0" w:color="auto"/>
            <w:right w:val="none" w:sz="0" w:space="0" w:color="auto"/>
          </w:divBdr>
        </w:div>
        <w:div w:id="214121633">
          <w:marLeft w:val="0"/>
          <w:marRight w:val="0"/>
          <w:marTop w:val="0"/>
          <w:marBottom w:val="0"/>
          <w:divBdr>
            <w:top w:val="none" w:sz="0" w:space="0" w:color="auto"/>
            <w:left w:val="none" w:sz="0" w:space="0" w:color="auto"/>
            <w:bottom w:val="none" w:sz="0" w:space="0" w:color="auto"/>
            <w:right w:val="none" w:sz="0" w:space="0" w:color="auto"/>
          </w:divBdr>
        </w:div>
        <w:div w:id="161315875">
          <w:marLeft w:val="0"/>
          <w:marRight w:val="0"/>
          <w:marTop w:val="0"/>
          <w:marBottom w:val="0"/>
          <w:divBdr>
            <w:top w:val="none" w:sz="0" w:space="0" w:color="auto"/>
            <w:left w:val="none" w:sz="0" w:space="0" w:color="auto"/>
            <w:bottom w:val="none" w:sz="0" w:space="0" w:color="auto"/>
            <w:right w:val="none" w:sz="0" w:space="0" w:color="auto"/>
          </w:divBdr>
        </w:div>
        <w:div w:id="1892182333">
          <w:marLeft w:val="0"/>
          <w:marRight w:val="0"/>
          <w:marTop w:val="0"/>
          <w:marBottom w:val="0"/>
          <w:divBdr>
            <w:top w:val="none" w:sz="0" w:space="0" w:color="auto"/>
            <w:left w:val="none" w:sz="0" w:space="0" w:color="auto"/>
            <w:bottom w:val="none" w:sz="0" w:space="0" w:color="auto"/>
            <w:right w:val="none" w:sz="0" w:space="0" w:color="auto"/>
          </w:divBdr>
        </w:div>
        <w:div w:id="1998146265">
          <w:marLeft w:val="0"/>
          <w:marRight w:val="0"/>
          <w:marTop w:val="0"/>
          <w:marBottom w:val="0"/>
          <w:divBdr>
            <w:top w:val="none" w:sz="0" w:space="0" w:color="auto"/>
            <w:left w:val="none" w:sz="0" w:space="0" w:color="auto"/>
            <w:bottom w:val="none" w:sz="0" w:space="0" w:color="auto"/>
            <w:right w:val="none" w:sz="0" w:space="0" w:color="auto"/>
          </w:divBdr>
        </w:div>
        <w:div w:id="359014372">
          <w:marLeft w:val="0"/>
          <w:marRight w:val="0"/>
          <w:marTop w:val="0"/>
          <w:marBottom w:val="0"/>
          <w:divBdr>
            <w:top w:val="none" w:sz="0" w:space="0" w:color="auto"/>
            <w:left w:val="none" w:sz="0" w:space="0" w:color="auto"/>
            <w:bottom w:val="none" w:sz="0" w:space="0" w:color="auto"/>
            <w:right w:val="none" w:sz="0" w:space="0" w:color="auto"/>
          </w:divBdr>
        </w:div>
        <w:div w:id="2029477685">
          <w:marLeft w:val="0"/>
          <w:marRight w:val="0"/>
          <w:marTop w:val="0"/>
          <w:marBottom w:val="0"/>
          <w:divBdr>
            <w:top w:val="none" w:sz="0" w:space="0" w:color="auto"/>
            <w:left w:val="none" w:sz="0" w:space="0" w:color="auto"/>
            <w:bottom w:val="none" w:sz="0" w:space="0" w:color="auto"/>
            <w:right w:val="none" w:sz="0" w:space="0" w:color="auto"/>
          </w:divBdr>
        </w:div>
        <w:div w:id="577834094">
          <w:marLeft w:val="0"/>
          <w:marRight w:val="0"/>
          <w:marTop w:val="0"/>
          <w:marBottom w:val="0"/>
          <w:divBdr>
            <w:top w:val="none" w:sz="0" w:space="0" w:color="auto"/>
            <w:left w:val="none" w:sz="0" w:space="0" w:color="auto"/>
            <w:bottom w:val="none" w:sz="0" w:space="0" w:color="auto"/>
            <w:right w:val="none" w:sz="0" w:space="0" w:color="auto"/>
          </w:divBdr>
        </w:div>
        <w:div w:id="1863544039">
          <w:marLeft w:val="0"/>
          <w:marRight w:val="0"/>
          <w:marTop w:val="0"/>
          <w:marBottom w:val="0"/>
          <w:divBdr>
            <w:top w:val="none" w:sz="0" w:space="0" w:color="auto"/>
            <w:left w:val="none" w:sz="0" w:space="0" w:color="auto"/>
            <w:bottom w:val="none" w:sz="0" w:space="0" w:color="auto"/>
            <w:right w:val="none" w:sz="0" w:space="0" w:color="auto"/>
          </w:divBdr>
        </w:div>
        <w:div w:id="2096704166">
          <w:marLeft w:val="0"/>
          <w:marRight w:val="0"/>
          <w:marTop w:val="0"/>
          <w:marBottom w:val="0"/>
          <w:divBdr>
            <w:top w:val="none" w:sz="0" w:space="0" w:color="auto"/>
            <w:left w:val="none" w:sz="0" w:space="0" w:color="auto"/>
            <w:bottom w:val="none" w:sz="0" w:space="0" w:color="auto"/>
            <w:right w:val="none" w:sz="0" w:space="0" w:color="auto"/>
          </w:divBdr>
        </w:div>
        <w:div w:id="1028020706">
          <w:marLeft w:val="0"/>
          <w:marRight w:val="0"/>
          <w:marTop w:val="0"/>
          <w:marBottom w:val="0"/>
          <w:divBdr>
            <w:top w:val="none" w:sz="0" w:space="0" w:color="auto"/>
            <w:left w:val="none" w:sz="0" w:space="0" w:color="auto"/>
            <w:bottom w:val="none" w:sz="0" w:space="0" w:color="auto"/>
            <w:right w:val="none" w:sz="0" w:space="0" w:color="auto"/>
          </w:divBdr>
        </w:div>
        <w:div w:id="1318148314">
          <w:marLeft w:val="0"/>
          <w:marRight w:val="0"/>
          <w:marTop w:val="0"/>
          <w:marBottom w:val="0"/>
          <w:divBdr>
            <w:top w:val="none" w:sz="0" w:space="0" w:color="auto"/>
            <w:left w:val="none" w:sz="0" w:space="0" w:color="auto"/>
            <w:bottom w:val="none" w:sz="0" w:space="0" w:color="auto"/>
            <w:right w:val="none" w:sz="0" w:space="0" w:color="auto"/>
          </w:divBdr>
        </w:div>
        <w:div w:id="1447851156">
          <w:marLeft w:val="0"/>
          <w:marRight w:val="0"/>
          <w:marTop w:val="0"/>
          <w:marBottom w:val="0"/>
          <w:divBdr>
            <w:top w:val="none" w:sz="0" w:space="0" w:color="auto"/>
            <w:left w:val="none" w:sz="0" w:space="0" w:color="auto"/>
            <w:bottom w:val="none" w:sz="0" w:space="0" w:color="auto"/>
            <w:right w:val="none" w:sz="0" w:space="0" w:color="auto"/>
          </w:divBdr>
        </w:div>
        <w:div w:id="253367051">
          <w:marLeft w:val="0"/>
          <w:marRight w:val="0"/>
          <w:marTop w:val="0"/>
          <w:marBottom w:val="0"/>
          <w:divBdr>
            <w:top w:val="none" w:sz="0" w:space="0" w:color="auto"/>
            <w:left w:val="none" w:sz="0" w:space="0" w:color="auto"/>
            <w:bottom w:val="none" w:sz="0" w:space="0" w:color="auto"/>
            <w:right w:val="none" w:sz="0" w:space="0" w:color="auto"/>
          </w:divBdr>
        </w:div>
        <w:div w:id="435641930">
          <w:marLeft w:val="0"/>
          <w:marRight w:val="0"/>
          <w:marTop w:val="0"/>
          <w:marBottom w:val="0"/>
          <w:divBdr>
            <w:top w:val="none" w:sz="0" w:space="0" w:color="auto"/>
            <w:left w:val="none" w:sz="0" w:space="0" w:color="auto"/>
            <w:bottom w:val="none" w:sz="0" w:space="0" w:color="auto"/>
            <w:right w:val="none" w:sz="0" w:space="0" w:color="auto"/>
          </w:divBdr>
        </w:div>
        <w:div w:id="1821801921">
          <w:marLeft w:val="0"/>
          <w:marRight w:val="0"/>
          <w:marTop w:val="0"/>
          <w:marBottom w:val="0"/>
          <w:divBdr>
            <w:top w:val="none" w:sz="0" w:space="0" w:color="auto"/>
            <w:left w:val="none" w:sz="0" w:space="0" w:color="auto"/>
            <w:bottom w:val="none" w:sz="0" w:space="0" w:color="auto"/>
            <w:right w:val="none" w:sz="0" w:space="0" w:color="auto"/>
          </w:divBdr>
        </w:div>
        <w:div w:id="160044081">
          <w:marLeft w:val="0"/>
          <w:marRight w:val="0"/>
          <w:marTop w:val="0"/>
          <w:marBottom w:val="0"/>
          <w:divBdr>
            <w:top w:val="none" w:sz="0" w:space="0" w:color="auto"/>
            <w:left w:val="none" w:sz="0" w:space="0" w:color="auto"/>
            <w:bottom w:val="none" w:sz="0" w:space="0" w:color="auto"/>
            <w:right w:val="none" w:sz="0" w:space="0" w:color="auto"/>
          </w:divBdr>
        </w:div>
        <w:div w:id="455178734">
          <w:marLeft w:val="0"/>
          <w:marRight w:val="0"/>
          <w:marTop w:val="0"/>
          <w:marBottom w:val="0"/>
          <w:divBdr>
            <w:top w:val="none" w:sz="0" w:space="0" w:color="auto"/>
            <w:left w:val="none" w:sz="0" w:space="0" w:color="auto"/>
            <w:bottom w:val="none" w:sz="0" w:space="0" w:color="auto"/>
            <w:right w:val="none" w:sz="0" w:space="0" w:color="auto"/>
          </w:divBdr>
        </w:div>
        <w:div w:id="1484736801">
          <w:marLeft w:val="0"/>
          <w:marRight w:val="0"/>
          <w:marTop w:val="0"/>
          <w:marBottom w:val="0"/>
          <w:divBdr>
            <w:top w:val="none" w:sz="0" w:space="0" w:color="auto"/>
            <w:left w:val="none" w:sz="0" w:space="0" w:color="auto"/>
            <w:bottom w:val="none" w:sz="0" w:space="0" w:color="auto"/>
            <w:right w:val="none" w:sz="0" w:space="0" w:color="auto"/>
          </w:divBdr>
        </w:div>
        <w:div w:id="97262149">
          <w:marLeft w:val="0"/>
          <w:marRight w:val="0"/>
          <w:marTop w:val="0"/>
          <w:marBottom w:val="0"/>
          <w:divBdr>
            <w:top w:val="none" w:sz="0" w:space="0" w:color="auto"/>
            <w:left w:val="none" w:sz="0" w:space="0" w:color="auto"/>
            <w:bottom w:val="none" w:sz="0" w:space="0" w:color="auto"/>
            <w:right w:val="none" w:sz="0" w:space="0" w:color="auto"/>
          </w:divBdr>
        </w:div>
        <w:div w:id="1192188801">
          <w:marLeft w:val="0"/>
          <w:marRight w:val="0"/>
          <w:marTop w:val="0"/>
          <w:marBottom w:val="0"/>
          <w:divBdr>
            <w:top w:val="none" w:sz="0" w:space="0" w:color="auto"/>
            <w:left w:val="none" w:sz="0" w:space="0" w:color="auto"/>
            <w:bottom w:val="none" w:sz="0" w:space="0" w:color="auto"/>
            <w:right w:val="none" w:sz="0" w:space="0" w:color="auto"/>
          </w:divBdr>
        </w:div>
        <w:div w:id="134495203">
          <w:marLeft w:val="0"/>
          <w:marRight w:val="0"/>
          <w:marTop w:val="0"/>
          <w:marBottom w:val="0"/>
          <w:divBdr>
            <w:top w:val="none" w:sz="0" w:space="0" w:color="auto"/>
            <w:left w:val="none" w:sz="0" w:space="0" w:color="auto"/>
            <w:bottom w:val="none" w:sz="0" w:space="0" w:color="auto"/>
            <w:right w:val="none" w:sz="0" w:space="0" w:color="auto"/>
          </w:divBdr>
        </w:div>
        <w:div w:id="87045604">
          <w:marLeft w:val="0"/>
          <w:marRight w:val="0"/>
          <w:marTop w:val="0"/>
          <w:marBottom w:val="0"/>
          <w:divBdr>
            <w:top w:val="none" w:sz="0" w:space="0" w:color="auto"/>
            <w:left w:val="none" w:sz="0" w:space="0" w:color="auto"/>
            <w:bottom w:val="none" w:sz="0" w:space="0" w:color="auto"/>
            <w:right w:val="none" w:sz="0" w:space="0" w:color="auto"/>
          </w:divBdr>
        </w:div>
        <w:div w:id="158422773">
          <w:marLeft w:val="0"/>
          <w:marRight w:val="0"/>
          <w:marTop w:val="0"/>
          <w:marBottom w:val="0"/>
          <w:divBdr>
            <w:top w:val="none" w:sz="0" w:space="0" w:color="auto"/>
            <w:left w:val="none" w:sz="0" w:space="0" w:color="auto"/>
            <w:bottom w:val="none" w:sz="0" w:space="0" w:color="auto"/>
            <w:right w:val="none" w:sz="0" w:space="0" w:color="auto"/>
          </w:divBdr>
        </w:div>
        <w:div w:id="675697207">
          <w:marLeft w:val="0"/>
          <w:marRight w:val="0"/>
          <w:marTop w:val="0"/>
          <w:marBottom w:val="0"/>
          <w:divBdr>
            <w:top w:val="none" w:sz="0" w:space="0" w:color="auto"/>
            <w:left w:val="none" w:sz="0" w:space="0" w:color="auto"/>
            <w:bottom w:val="none" w:sz="0" w:space="0" w:color="auto"/>
            <w:right w:val="none" w:sz="0" w:space="0" w:color="auto"/>
          </w:divBdr>
        </w:div>
        <w:div w:id="960496568">
          <w:marLeft w:val="0"/>
          <w:marRight w:val="0"/>
          <w:marTop w:val="0"/>
          <w:marBottom w:val="0"/>
          <w:divBdr>
            <w:top w:val="none" w:sz="0" w:space="0" w:color="auto"/>
            <w:left w:val="none" w:sz="0" w:space="0" w:color="auto"/>
            <w:bottom w:val="none" w:sz="0" w:space="0" w:color="auto"/>
            <w:right w:val="none" w:sz="0" w:space="0" w:color="auto"/>
          </w:divBdr>
        </w:div>
        <w:div w:id="1154493078">
          <w:marLeft w:val="0"/>
          <w:marRight w:val="0"/>
          <w:marTop w:val="0"/>
          <w:marBottom w:val="0"/>
          <w:divBdr>
            <w:top w:val="none" w:sz="0" w:space="0" w:color="auto"/>
            <w:left w:val="none" w:sz="0" w:space="0" w:color="auto"/>
            <w:bottom w:val="none" w:sz="0" w:space="0" w:color="auto"/>
            <w:right w:val="none" w:sz="0" w:space="0" w:color="auto"/>
          </w:divBdr>
        </w:div>
        <w:div w:id="1195465026">
          <w:marLeft w:val="0"/>
          <w:marRight w:val="0"/>
          <w:marTop w:val="0"/>
          <w:marBottom w:val="0"/>
          <w:divBdr>
            <w:top w:val="none" w:sz="0" w:space="0" w:color="auto"/>
            <w:left w:val="none" w:sz="0" w:space="0" w:color="auto"/>
            <w:bottom w:val="none" w:sz="0" w:space="0" w:color="auto"/>
            <w:right w:val="none" w:sz="0" w:space="0" w:color="auto"/>
          </w:divBdr>
        </w:div>
        <w:div w:id="1555850701">
          <w:marLeft w:val="0"/>
          <w:marRight w:val="0"/>
          <w:marTop w:val="0"/>
          <w:marBottom w:val="0"/>
          <w:divBdr>
            <w:top w:val="none" w:sz="0" w:space="0" w:color="auto"/>
            <w:left w:val="none" w:sz="0" w:space="0" w:color="auto"/>
            <w:bottom w:val="none" w:sz="0" w:space="0" w:color="auto"/>
            <w:right w:val="none" w:sz="0" w:space="0" w:color="auto"/>
          </w:divBdr>
        </w:div>
        <w:div w:id="381171940">
          <w:marLeft w:val="0"/>
          <w:marRight w:val="0"/>
          <w:marTop w:val="0"/>
          <w:marBottom w:val="0"/>
          <w:divBdr>
            <w:top w:val="none" w:sz="0" w:space="0" w:color="auto"/>
            <w:left w:val="none" w:sz="0" w:space="0" w:color="auto"/>
            <w:bottom w:val="none" w:sz="0" w:space="0" w:color="auto"/>
            <w:right w:val="none" w:sz="0" w:space="0" w:color="auto"/>
          </w:divBdr>
        </w:div>
        <w:div w:id="158273940">
          <w:marLeft w:val="0"/>
          <w:marRight w:val="0"/>
          <w:marTop w:val="0"/>
          <w:marBottom w:val="0"/>
          <w:divBdr>
            <w:top w:val="none" w:sz="0" w:space="0" w:color="auto"/>
            <w:left w:val="none" w:sz="0" w:space="0" w:color="auto"/>
            <w:bottom w:val="none" w:sz="0" w:space="0" w:color="auto"/>
            <w:right w:val="none" w:sz="0" w:space="0" w:color="auto"/>
          </w:divBdr>
        </w:div>
        <w:div w:id="1759910082">
          <w:marLeft w:val="0"/>
          <w:marRight w:val="0"/>
          <w:marTop w:val="0"/>
          <w:marBottom w:val="0"/>
          <w:divBdr>
            <w:top w:val="none" w:sz="0" w:space="0" w:color="auto"/>
            <w:left w:val="none" w:sz="0" w:space="0" w:color="auto"/>
            <w:bottom w:val="none" w:sz="0" w:space="0" w:color="auto"/>
            <w:right w:val="none" w:sz="0" w:space="0" w:color="auto"/>
          </w:divBdr>
        </w:div>
        <w:div w:id="1258057824">
          <w:marLeft w:val="0"/>
          <w:marRight w:val="0"/>
          <w:marTop w:val="0"/>
          <w:marBottom w:val="0"/>
          <w:divBdr>
            <w:top w:val="none" w:sz="0" w:space="0" w:color="auto"/>
            <w:left w:val="none" w:sz="0" w:space="0" w:color="auto"/>
            <w:bottom w:val="none" w:sz="0" w:space="0" w:color="auto"/>
            <w:right w:val="none" w:sz="0" w:space="0" w:color="auto"/>
          </w:divBdr>
        </w:div>
        <w:div w:id="755395991">
          <w:marLeft w:val="0"/>
          <w:marRight w:val="0"/>
          <w:marTop w:val="0"/>
          <w:marBottom w:val="0"/>
          <w:divBdr>
            <w:top w:val="none" w:sz="0" w:space="0" w:color="auto"/>
            <w:left w:val="none" w:sz="0" w:space="0" w:color="auto"/>
            <w:bottom w:val="none" w:sz="0" w:space="0" w:color="auto"/>
            <w:right w:val="none" w:sz="0" w:space="0" w:color="auto"/>
          </w:divBdr>
        </w:div>
        <w:div w:id="1792429861">
          <w:marLeft w:val="0"/>
          <w:marRight w:val="0"/>
          <w:marTop w:val="0"/>
          <w:marBottom w:val="0"/>
          <w:divBdr>
            <w:top w:val="none" w:sz="0" w:space="0" w:color="auto"/>
            <w:left w:val="none" w:sz="0" w:space="0" w:color="auto"/>
            <w:bottom w:val="none" w:sz="0" w:space="0" w:color="auto"/>
            <w:right w:val="none" w:sz="0" w:space="0" w:color="auto"/>
          </w:divBdr>
        </w:div>
        <w:div w:id="1690987157">
          <w:marLeft w:val="0"/>
          <w:marRight w:val="0"/>
          <w:marTop w:val="0"/>
          <w:marBottom w:val="0"/>
          <w:divBdr>
            <w:top w:val="none" w:sz="0" w:space="0" w:color="auto"/>
            <w:left w:val="none" w:sz="0" w:space="0" w:color="auto"/>
            <w:bottom w:val="none" w:sz="0" w:space="0" w:color="auto"/>
            <w:right w:val="none" w:sz="0" w:space="0" w:color="auto"/>
          </w:divBdr>
        </w:div>
        <w:div w:id="1961960057">
          <w:marLeft w:val="0"/>
          <w:marRight w:val="0"/>
          <w:marTop w:val="0"/>
          <w:marBottom w:val="0"/>
          <w:divBdr>
            <w:top w:val="none" w:sz="0" w:space="0" w:color="auto"/>
            <w:left w:val="none" w:sz="0" w:space="0" w:color="auto"/>
            <w:bottom w:val="none" w:sz="0" w:space="0" w:color="auto"/>
            <w:right w:val="none" w:sz="0" w:space="0" w:color="auto"/>
          </w:divBdr>
        </w:div>
        <w:div w:id="119494593">
          <w:marLeft w:val="0"/>
          <w:marRight w:val="0"/>
          <w:marTop w:val="0"/>
          <w:marBottom w:val="0"/>
          <w:divBdr>
            <w:top w:val="none" w:sz="0" w:space="0" w:color="auto"/>
            <w:left w:val="none" w:sz="0" w:space="0" w:color="auto"/>
            <w:bottom w:val="none" w:sz="0" w:space="0" w:color="auto"/>
            <w:right w:val="none" w:sz="0" w:space="0" w:color="auto"/>
          </w:divBdr>
        </w:div>
        <w:div w:id="1008213387">
          <w:marLeft w:val="0"/>
          <w:marRight w:val="0"/>
          <w:marTop w:val="0"/>
          <w:marBottom w:val="0"/>
          <w:divBdr>
            <w:top w:val="none" w:sz="0" w:space="0" w:color="auto"/>
            <w:left w:val="none" w:sz="0" w:space="0" w:color="auto"/>
            <w:bottom w:val="none" w:sz="0" w:space="0" w:color="auto"/>
            <w:right w:val="none" w:sz="0" w:space="0" w:color="auto"/>
          </w:divBdr>
        </w:div>
        <w:div w:id="1936403316">
          <w:marLeft w:val="0"/>
          <w:marRight w:val="0"/>
          <w:marTop w:val="0"/>
          <w:marBottom w:val="0"/>
          <w:divBdr>
            <w:top w:val="none" w:sz="0" w:space="0" w:color="auto"/>
            <w:left w:val="none" w:sz="0" w:space="0" w:color="auto"/>
            <w:bottom w:val="none" w:sz="0" w:space="0" w:color="auto"/>
            <w:right w:val="none" w:sz="0" w:space="0" w:color="auto"/>
          </w:divBdr>
        </w:div>
        <w:div w:id="113521203">
          <w:marLeft w:val="0"/>
          <w:marRight w:val="0"/>
          <w:marTop w:val="0"/>
          <w:marBottom w:val="0"/>
          <w:divBdr>
            <w:top w:val="none" w:sz="0" w:space="0" w:color="auto"/>
            <w:left w:val="none" w:sz="0" w:space="0" w:color="auto"/>
            <w:bottom w:val="none" w:sz="0" w:space="0" w:color="auto"/>
            <w:right w:val="none" w:sz="0" w:space="0" w:color="auto"/>
          </w:divBdr>
        </w:div>
        <w:div w:id="1449350174">
          <w:marLeft w:val="0"/>
          <w:marRight w:val="0"/>
          <w:marTop w:val="0"/>
          <w:marBottom w:val="0"/>
          <w:divBdr>
            <w:top w:val="none" w:sz="0" w:space="0" w:color="auto"/>
            <w:left w:val="none" w:sz="0" w:space="0" w:color="auto"/>
            <w:bottom w:val="none" w:sz="0" w:space="0" w:color="auto"/>
            <w:right w:val="none" w:sz="0" w:space="0" w:color="auto"/>
          </w:divBdr>
        </w:div>
        <w:div w:id="347106083">
          <w:marLeft w:val="0"/>
          <w:marRight w:val="0"/>
          <w:marTop w:val="0"/>
          <w:marBottom w:val="0"/>
          <w:divBdr>
            <w:top w:val="none" w:sz="0" w:space="0" w:color="auto"/>
            <w:left w:val="none" w:sz="0" w:space="0" w:color="auto"/>
            <w:bottom w:val="none" w:sz="0" w:space="0" w:color="auto"/>
            <w:right w:val="none" w:sz="0" w:space="0" w:color="auto"/>
          </w:divBdr>
        </w:div>
        <w:div w:id="1410157992">
          <w:marLeft w:val="0"/>
          <w:marRight w:val="0"/>
          <w:marTop w:val="0"/>
          <w:marBottom w:val="0"/>
          <w:divBdr>
            <w:top w:val="none" w:sz="0" w:space="0" w:color="auto"/>
            <w:left w:val="none" w:sz="0" w:space="0" w:color="auto"/>
            <w:bottom w:val="none" w:sz="0" w:space="0" w:color="auto"/>
            <w:right w:val="none" w:sz="0" w:space="0" w:color="auto"/>
          </w:divBdr>
        </w:div>
        <w:div w:id="1311716927">
          <w:marLeft w:val="0"/>
          <w:marRight w:val="0"/>
          <w:marTop w:val="0"/>
          <w:marBottom w:val="0"/>
          <w:divBdr>
            <w:top w:val="none" w:sz="0" w:space="0" w:color="auto"/>
            <w:left w:val="none" w:sz="0" w:space="0" w:color="auto"/>
            <w:bottom w:val="none" w:sz="0" w:space="0" w:color="auto"/>
            <w:right w:val="none" w:sz="0" w:space="0" w:color="auto"/>
          </w:divBdr>
        </w:div>
        <w:div w:id="468478632">
          <w:marLeft w:val="0"/>
          <w:marRight w:val="0"/>
          <w:marTop w:val="0"/>
          <w:marBottom w:val="0"/>
          <w:divBdr>
            <w:top w:val="none" w:sz="0" w:space="0" w:color="auto"/>
            <w:left w:val="none" w:sz="0" w:space="0" w:color="auto"/>
            <w:bottom w:val="none" w:sz="0" w:space="0" w:color="auto"/>
            <w:right w:val="none" w:sz="0" w:space="0" w:color="auto"/>
          </w:divBdr>
        </w:div>
        <w:div w:id="1429548205">
          <w:marLeft w:val="0"/>
          <w:marRight w:val="0"/>
          <w:marTop w:val="0"/>
          <w:marBottom w:val="0"/>
          <w:divBdr>
            <w:top w:val="none" w:sz="0" w:space="0" w:color="auto"/>
            <w:left w:val="none" w:sz="0" w:space="0" w:color="auto"/>
            <w:bottom w:val="none" w:sz="0" w:space="0" w:color="auto"/>
            <w:right w:val="none" w:sz="0" w:space="0" w:color="auto"/>
          </w:divBdr>
        </w:div>
        <w:div w:id="227616248">
          <w:marLeft w:val="0"/>
          <w:marRight w:val="0"/>
          <w:marTop w:val="0"/>
          <w:marBottom w:val="0"/>
          <w:divBdr>
            <w:top w:val="none" w:sz="0" w:space="0" w:color="auto"/>
            <w:left w:val="none" w:sz="0" w:space="0" w:color="auto"/>
            <w:bottom w:val="none" w:sz="0" w:space="0" w:color="auto"/>
            <w:right w:val="none" w:sz="0" w:space="0" w:color="auto"/>
          </w:divBdr>
        </w:div>
        <w:div w:id="653411564">
          <w:marLeft w:val="0"/>
          <w:marRight w:val="0"/>
          <w:marTop w:val="0"/>
          <w:marBottom w:val="0"/>
          <w:divBdr>
            <w:top w:val="none" w:sz="0" w:space="0" w:color="auto"/>
            <w:left w:val="none" w:sz="0" w:space="0" w:color="auto"/>
            <w:bottom w:val="none" w:sz="0" w:space="0" w:color="auto"/>
            <w:right w:val="none" w:sz="0" w:space="0" w:color="auto"/>
          </w:divBdr>
        </w:div>
        <w:div w:id="756365604">
          <w:marLeft w:val="0"/>
          <w:marRight w:val="0"/>
          <w:marTop w:val="0"/>
          <w:marBottom w:val="0"/>
          <w:divBdr>
            <w:top w:val="none" w:sz="0" w:space="0" w:color="auto"/>
            <w:left w:val="none" w:sz="0" w:space="0" w:color="auto"/>
            <w:bottom w:val="none" w:sz="0" w:space="0" w:color="auto"/>
            <w:right w:val="none" w:sz="0" w:space="0" w:color="auto"/>
          </w:divBdr>
        </w:div>
        <w:div w:id="1146629998">
          <w:marLeft w:val="0"/>
          <w:marRight w:val="0"/>
          <w:marTop w:val="0"/>
          <w:marBottom w:val="0"/>
          <w:divBdr>
            <w:top w:val="none" w:sz="0" w:space="0" w:color="auto"/>
            <w:left w:val="none" w:sz="0" w:space="0" w:color="auto"/>
            <w:bottom w:val="none" w:sz="0" w:space="0" w:color="auto"/>
            <w:right w:val="none" w:sz="0" w:space="0" w:color="auto"/>
          </w:divBdr>
        </w:div>
        <w:div w:id="581335344">
          <w:marLeft w:val="0"/>
          <w:marRight w:val="0"/>
          <w:marTop w:val="0"/>
          <w:marBottom w:val="0"/>
          <w:divBdr>
            <w:top w:val="none" w:sz="0" w:space="0" w:color="auto"/>
            <w:left w:val="none" w:sz="0" w:space="0" w:color="auto"/>
            <w:bottom w:val="none" w:sz="0" w:space="0" w:color="auto"/>
            <w:right w:val="none" w:sz="0" w:space="0" w:color="auto"/>
          </w:divBdr>
        </w:div>
        <w:div w:id="1341202840">
          <w:marLeft w:val="0"/>
          <w:marRight w:val="0"/>
          <w:marTop w:val="0"/>
          <w:marBottom w:val="0"/>
          <w:divBdr>
            <w:top w:val="none" w:sz="0" w:space="0" w:color="auto"/>
            <w:left w:val="none" w:sz="0" w:space="0" w:color="auto"/>
            <w:bottom w:val="none" w:sz="0" w:space="0" w:color="auto"/>
            <w:right w:val="none" w:sz="0" w:space="0" w:color="auto"/>
          </w:divBdr>
        </w:div>
        <w:div w:id="1357658801">
          <w:marLeft w:val="0"/>
          <w:marRight w:val="0"/>
          <w:marTop w:val="0"/>
          <w:marBottom w:val="0"/>
          <w:divBdr>
            <w:top w:val="none" w:sz="0" w:space="0" w:color="auto"/>
            <w:left w:val="none" w:sz="0" w:space="0" w:color="auto"/>
            <w:bottom w:val="none" w:sz="0" w:space="0" w:color="auto"/>
            <w:right w:val="none" w:sz="0" w:space="0" w:color="auto"/>
          </w:divBdr>
        </w:div>
        <w:div w:id="1069577042">
          <w:marLeft w:val="0"/>
          <w:marRight w:val="0"/>
          <w:marTop w:val="0"/>
          <w:marBottom w:val="0"/>
          <w:divBdr>
            <w:top w:val="none" w:sz="0" w:space="0" w:color="auto"/>
            <w:left w:val="none" w:sz="0" w:space="0" w:color="auto"/>
            <w:bottom w:val="none" w:sz="0" w:space="0" w:color="auto"/>
            <w:right w:val="none" w:sz="0" w:space="0" w:color="auto"/>
          </w:divBdr>
        </w:div>
        <w:div w:id="922640746">
          <w:marLeft w:val="0"/>
          <w:marRight w:val="0"/>
          <w:marTop w:val="0"/>
          <w:marBottom w:val="0"/>
          <w:divBdr>
            <w:top w:val="none" w:sz="0" w:space="0" w:color="auto"/>
            <w:left w:val="none" w:sz="0" w:space="0" w:color="auto"/>
            <w:bottom w:val="none" w:sz="0" w:space="0" w:color="auto"/>
            <w:right w:val="none" w:sz="0" w:space="0" w:color="auto"/>
          </w:divBdr>
        </w:div>
        <w:div w:id="1424763735">
          <w:marLeft w:val="0"/>
          <w:marRight w:val="0"/>
          <w:marTop w:val="0"/>
          <w:marBottom w:val="0"/>
          <w:divBdr>
            <w:top w:val="none" w:sz="0" w:space="0" w:color="auto"/>
            <w:left w:val="none" w:sz="0" w:space="0" w:color="auto"/>
            <w:bottom w:val="none" w:sz="0" w:space="0" w:color="auto"/>
            <w:right w:val="none" w:sz="0" w:space="0" w:color="auto"/>
          </w:divBdr>
        </w:div>
        <w:div w:id="749545898">
          <w:marLeft w:val="0"/>
          <w:marRight w:val="0"/>
          <w:marTop w:val="0"/>
          <w:marBottom w:val="0"/>
          <w:divBdr>
            <w:top w:val="none" w:sz="0" w:space="0" w:color="auto"/>
            <w:left w:val="none" w:sz="0" w:space="0" w:color="auto"/>
            <w:bottom w:val="none" w:sz="0" w:space="0" w:color="auto"/>
            <w:right w:val="none" w:sz="0" w:space="0" w:color="auto"/>
          </w:divBdr>
        </w:div>
        <w:div w:id="101536844">
          <w:marLeft w:val="0"/>
          <w:marRight w:val="0"/>
          <w:marTop w:val="0"/>
          <w:marBottom w:val="0"/>
          <w:divBdr>
            <w:top w:val="none" w:sz="0" w:space="0" w:color="auto"/>
            <w:left w:val="none" w:sz="0" w:space="0" w:color="auto"/>
            <w:bottom w:val="none" w:sz="0" w:space="0" w:color="auto"/>
            <w:right w:val="none" w:sz="0" w:space="0" w:color="auto"/>
          </w:divBdr>
        </w:div>
        <w:div w:id="279649235">
          <w:marLeft w:val="0"/>
          <w:marRight w:val="0"/>
          <w:marTop w:val="0"/>
          <w:marBottom w:val="0"/>
          <w:divBdr>
            <w:top w:val="none" w:sz="0" w:space="0" w:color="auto"/>
            <w:left w:val="none" w:sz="0" w:space="0" w:color="auto"/>
            <w:bottom w:val="none" w:sz="0" w:space="0" w:color="auto"/>
            <w:right w:val="none" w:sz="0" w:space="0" w:color="auto"/>
          </w:divBdr>
        </w:div>
        <w:div w:id="1855528955">
          <w:marLeft w:val="0"/>
          <w:marRight w:val="0"/>
          <w:marTop w:val="0"/>
          <w:marBottom w:val="0"/>
          <w:divBdr>
            <w:top w:val="none" w:sz="0" w:space="0" w:color="auto"/>
            <w:left w:val="none" w:sz="0" w:space="0" w:color="auto"/>
            <w:bottom w:val="none" w:sz="0" w:space="0" w:color="auto"/>
            <w:right w:val="none" w:sz="0" w:space="0" w:color="auto"/>
          </w:divBdr>
        </w:div>
        <w:div w:id="1787041437">
          <w:marLeft w:val="0"/>
          <w:marRight w:val="0"/>
          <w:marTop w:val="0"/>
          <w:marBottom w:val="0"/>
          <w:divBdr>
            <w:top w:val="none" w:sz="0" w:space="0" w:color="auto"/>
            <w:left w:val="none" w:sz="0" w:space="0" w:color="auto"/>
            <w:bottom w:val="none" w:sz="0" w:space="0" w:color="auto"/>
            <w:right w:val="none" w:sz="0" w:space="0" w:color="auto"/>
          </w:divBdr>
        </w:div>
        <w:div w:id="468088360">
          <w:marLeft w:val="0"/>
          <w:marRight w:val="0"/>
          <w:marTop w:val="0"/>
          <w:marBottom w:val="0"/>
          <w:divBdr>
            <w:top w:val="none" w:sz="0" w:space="0" w:color="auto"/>
            <w:left w:val="none" w:sz="0" w:space="0" w:color="auto"/>
            <w:bottom w:val="none" w:sz="0" w:space="0" w:color="auto"/>
            <w:right w:val="none" w:sz="0" w:space="0" w:color="auto"/>
          </w:divBdr>
        </w:div>
        <w:div w:id="1977375510">
          <w:marLeft w:val="0"/>
          <w:marRight w:val="0"/>
          <w:marTop w:val="0"/>
          <w:marBottom w:val="0"/>
          <w:divBdr>
            <w:top w:val="none" w:sz="0" w:space="0" w:color="auto"/>
            <w:left w:val="none" w:sz="0" w:space="0" w:color="auto"/>
            <w:bottom w:val="none" w:sz="0" w:space="0" w:color="auto"/>
            <w:right w:val="none" w:sz="0" w:space="0" w:color="auto"/>
          </w:divBdr>
        </w:div>
        <w:div w:id="43797232">
          <w:marLeft w:val="0"/>
          <w:marRight w:val="0"/>
          <w:marTop w:val="0"/>
          <w:marBottom w:val="0"/>
          <w:divBdr>
            <w:top w:val="none" w:sz="0" w:space="0" w:color="auto"/>
            <w:left w:val="none" w:sz="0" w:space="0" w:color="auto"/>
            <w:bottom w:val="none" w:sz="0" w:space="0" w:color="auto"/>
            <w:right w:val="none" w:sz="0" w:space="0" w:color="auto"/>
          </w:divBdr>
        </w:div>
        <w:div w:id="1873805393">
          <w:marLeft w:val="0"/>
          <w:marRight w:val="0"/>
          <w:marTop w:val="0"/>
          <w:marBottom w:val="0"/>
          <w:divBdr>
            <w:top w:val="none" w:sz="0" w:space="0" w:color="auto"/>
            <w:left w:val="none" w:sz="0" w:space="0" w:color="auto"/>
            <w:bottom w:val="none" w:sz="0" w:space="0" w:color="auto"/>
            <w:right w:val="none" w:sz="0" w:space="0" w:color="auto"/>
          </w:divBdr>
        </w:div>
        <w:div w:id="869880257">
          <w:marLeft w:val="0"/>
          <w:marRight w:val="0"/>
          <w:marTop w:val="0"/>
          <w:marBottom w:val="0"/>
          <w:divBdr>
            <w:top w:val="none" w:sz="0" w:space="0" w:color="auto"/>
            <w:left w:val="none" w:sz="0" w:space="0" w:color="auto"/>
            <w:bottom w:val="none" w:sz="0" w:space="0" w:color="auto"/>
            <w:right w:val="none" w:sz="0" w:space="0" w:color="auto"/>
          </w:divBdr>
        </w:div>
        <w:div w:id="37820146">
          <w:marLeft w:val="0"/>
          <w:marRight w:val="0"/>
          <w:marTop w:val="0"/>
          <w:marBottom w:val="0"/>
          <w:divBdr>
            <w:top w:val="none" w:sz="0" w:space="0" w:color="auto"/>
            <w:left w:val="none" w:sz="0" w:space="0" w:color="auto"/>
            <w:bottom w:val="none" w:sz="0" w:space="0" w:color="auto"/>
            <w:right w:val="none" w:sz="0" w:space="0" w:color="auto"/>
          </w:divBdr>
        </w:div>
        <w:div w:id="1402095689">
          <w:marLeft w:val="0"/>
          <w:marRight w:val="0"/>
          <w:marTop w:val="0"/>
          <w:marBottom w:val="0"/>
          <w:divBdr>
            <w:top w:val="none" w:sz="0" w:space="0" w:color="auto"/>
            <w:left w:val="none" w:sz="0" w:space="0" w:color="auto"/>
            <w:bottom w:val="none" w:sz="0" w:space="0" w:color="auto"/>
            <w:right w:val="none" w:sz="0" w:space="0" w:color="auto"/>
          </w:divBdr>
        </w:div>
        <w:div w:id="735205890">
          <w:marLeft w:val="0"/>
          <w:marRight w:val="0"/>
          <w:marTop w:val="0"/>
          <w:marBottom w:val="0"/>
          <w:divBdr>
            <w:top w:val="none" w:sz="0" w:space="0" w:color="auto"/>
            <w:left w:val="none" w:sz="0" w:space="0" w:color="auto"/>
            <w:bottom w:val="none" w:sz="0" w:space="0" w:color="auto"/>
            <w:right w:val="none" w:sz="0" w:space="0" w:color="auto"/>
          </w:divBdr>
        </w:div>
        <w:div w:id="321734453">
          <w:marLeft w:val="0"/>
          <w:marRight w:val="0"/>
          <w:marTop w:val="0"/>
          <w:marBottom w:val="0"/>
          <w:divBdr>
            <w:top w:val="none" w:sz="0" w:space="0" w:color="auto"/>
            <w:left w:val="none" w:sz="0" w:space="0" w:color="auto"/>
            <w:bottom w:val="none" w:sz="0" w:space="0" w:color="auto"/>
            <w:right w:val="none" w:sz="0" w:space="0" w:color="auto"/>
          </w:divBdr>
        </w:div>
        <w:div w:id="1216046664">
          <w:marLeft w:val="0"/>
          <w:marRight w:val="0"/>
          <w:marTop w:val="0"/>
          <w:marBottom w:val="0"/>
          <w:divBdr>
            <w:top w:val="none" w:sz="0" w:space="0" w:color="auto"/>
            <w:left w:val="none" w:sz="0" w:space="0" w:color="auto"/>
            <w:bottom w:val="none" w:sz="0" w:space="0" w:color="auto"/>
            <w:right w:val="none" w:sz="0" w:space="0" w:color="auto"/>
          </w:divBdr>
        </w:div>
        <w:div w:id="123818117">
          <w:marLeft w:val="0"/>
          <w:marRight w:val="0"/>
          <w:marTop w:val="0"/>
          <w:marBottom w:val="0"/>
          <w:divBdr>
            <w:top w:val="none" w:sz="0" w:space="0" w:color="auto"/>
            <w:left w:val="none" w:sz="0" w:space="0" w:color="auto"/>
            <w:bottom w:val="none" w:sz="0" w:space="0" w:color="auto"/>
            <w:right w:val="none" w:sz="0" w:space="0" w:color="auto"/>
          </w:divBdr>
        </w:div>
        <w:div w:id="395322207">
          <w:marLeft w:val="0"/>
          <w:marRight w:val="0"/>
          <w:marTop w:val="0"/>
          <w:marBottom w:val="0"/>
          <w:divBdr>
            <w:top w:val="none" w:sz="0" w:space="0" w:color="auto"/>
            <w:left w:val="none" w:sz="0" w:space="0" w:color="auto"/>
            <w:bottom w:val="none" w:sz="0" w:space="0" w:color="auto"/>
            <w:right w:val="none" w:sz="0" w:space="0" w:color="auto"/>
          </w:divBdr>
        </w:div>
        <w:div w:id="2084523083">
          <w:marLeft w:val="0"/>
          <w:marRight w:val="0"/>
          <w:marTop w:val="0"/>
          <w:marBottom w:val="0"/>
          <w:divBdr>
            <w:top w:val="none" w:sz="0" w:space="0" w:color="auto"/>
            <w:left w:val="none" w:sz="0" w:space="0" w:color="auto"/>
            <w:bottom w:val="none" w:sz="0" w:space="0" w:color="auto"/>
            <w:right w:val="none" w:sz="0" w:space="0" w:color="auto"/>
          </w:divBdr>
        </w:div>
        <w:div w:id="1838105744">
          <w:marLeft w:val="0"/>
          <w:marRight w:val="0"/>
          <w:marTop w:val="0"/>
          <w:marBottom w:val="0"/>
          <w:divBdr>
            <w:top w:val="none" w:sz="0" w:space="0" w:color="auto"/>
            <w:left w:val="none" w:sz="0" w:space="0" w:color="auto"/>
            <w:bottom w:val="none" w:sz="0" w:space="0" w:color="auto"/>
            <w:right w:val="none" w:sz="0" w:space="0" w:color="auto"/>
          </w:divBdr>
        </w:div>
        <w:div w:id="1924290004">
          <w:marLeft w:val="0"/>
          <w:marRight w:val="0"/>
          <w:marTop w:val="0"/>
          <w:marBottom w:val="0"/>
          <w:divBdr>
            <w:top w:val="none" w:sz="0" w:space="0" w:color="auto"/>
            <w:left w:val="none" w:sz="0" w:space="0" w:color="auto"/>
            <w:bottom w:val="none" w:sz="0" w:space="0" w:color="auto"/>
            <w:right w:val="none" w:sz="0" w:space="0" w:color="auto"/>
          </w:divBdr>
        </w:div>
        <w:div w:id="1224484217">
          <w:marLeft w:val="0"/>
          <w:marRight w:val="0"/>
          <w:marTop w:val="0"/>
          <w:marBottom w:val="0"/>
          <w:divBdr>
            <w:top w:val="none" w:sz="0" w:space="0" w:color="auto"/>
            <w:left w:val="none" w:sz="0" w:space="0" w:color="auto"/>
            <w:bottom w:val="none" w:sz="0" w:space="0" w:color="auto"/>
            <w:right w:val="none" w:sz="0" w:space="0" w:color="auto"/>
          </w:divBdr>
        </w:div>
        <w:div w:id="856314219">
          <w:marLeft w:val="0"/>
          <w:marRight w:val="0"/>
          <w:marTop w:val="0"/>
          <w:marBottom w:val="0"/>
          <w:divBdr>
            <w:top w:val="none" w:sz="0" w:space="0" w:color="auto"/>
            <w:left w:val="none" w:sz="0" w:space="0" w:color="auto"/>
            <w:bottom w:val="none" w:sz="0" w:space="0" w:color="auto"/>
            <w:right w:val="none" w:sz="0" w:space="0" w:color="auto"/>
          </w:divBdr>
        </w:div>
        <w:div w:id="691418050">
          <w:marLeft w:val="0"/>
          <w:marRight w:val="0"/>
          <w:marTop w:val="0"/>
          <w:marBottom w:val="0"/>
          <w:divBdr>
            <w:top w:val="none" w:sz="0" w:space="0" w:color="auto"/>
            <w:left w:val="none" w:sz="0" w:space="0" w:color="auto"/>
            <w:bottom w:val="none" w:sz="0" w:space="0" w:color="auto"/>
            <w:right w:val="none" w:sz="0" w:space="0" w:color="auto"/>
          </w:divBdr>
        </w:div>
        <w:div w:id="952135449">
          <w:marLeft w:val="0"/>
          <w:marRight w:val="0"/>
          <w:marTop w:val="0"/>
          <w:marBottom w:val="0"/>
          <w:divBdr>
            <w:top w:val="none" w:sz="0" w:space="0" w:color="auto"/>
            <w:left w:val="none" w:sz="0" w:space="0" w:color="auto"/>
            <w:bottom w:val="none" w:sz="0" w:space="0" w:color="auto"/>
            <w:right w:val="none" w:sz="0" w:space="0" w:color="auto"/>
          </w:divBdr>
        </w:div>
        <w:div w:id="833834047">
          <w:marLeft w:val="0"/>
          <w:marRight w:val="0"/>
          <w:marTop w:val="0"/>
          <w:marBottom w:val="0"/>
          <w:divBdr>
            <w:top w:val="none" w:sz="0" w:space="0" w:color="auto"/>
            <w:left w:val="none" w:sz="0" w:space="0" w:color="auto"/>
            <w:bottom w:val="none" w:sz="0" w:space="0" w:color="auto"/>
            <w:right w:val="none" w:sz="0" w:space="0" w:color="auto"/>
          </w:divBdr>
        </w:div>
        <w:div w:id="446237803">
          <w:marLeft w:val="0"/>
          <w:marRight w:val="0"/>
          <w:marTop w:val="0"/>
          <w:marBottom w:val="0"/>
          <w:divBdr>
            <w:top w:val="none" w:sz="0" w:space="0" w:color="auto"/>
            <w:left w:val="none" w:sz="0" w:space="0" w:color="auto"/>
            <w:bottom w:val="none" w:sz="0" w:space="0" w:color="auto"/>
            <w:right w:val="none" w:sz="0" w:space="0" w:color="auto"/>
          </w:divBdr>
        </w:div>
        <w:div w:id="1960602834">
          <w:marLeft w:val="0"/>
          <w:marRight w:val="0"/>
          <w:marTop w:val="0"/>
          <w:marBottom w:val="0"/>
          <w:divBdr>
            <w:top w:val="none" w:sz="0" w:space="0" w:color="auto"/>
            <w:left w:val="none" w:sz="0" w:space="0" w:color="auto"/>
            <w:bottom w:val="none" w:sz="0" w:space="0" w:color="auto"/>
            <w:right w:val="none" w:sz="0" w:space="0" w:color="auto"/>
          </w:divBdr>
        </w:div>
        <w:div w:id="1706829999">
          <w:marLeft w:val="0"/>
          <w:marRight w:val="0"/>
          <w:marTop w:val="0"/>
          <w:marBottom w:val="0"/>
          <w:divBdr>
            <w:top w:val="none" w:sz="0" w:space="0" w:color="auto"/>
            <w:left w:val="none" w:sz="0" w:space="0" w:color="auto"/>
            <w:bottom w:val="none" w:sz="0" w:space="0" w:color="auto"/>
            <w:right w:val="none" w:sz="0" w:space="0" w:color="auto"/>
          </w:divBdr>
        </w:div>
        <w:div w:id="1751730694">
          <w:marLeft w:val="0"/>
          <w:marRight w:val="0"/>
          <w:marTop w:val="0"/>
          <w:marBottom w:val="0"/>
          <w:divBdr>
            <w:top w:val="none" w:sz="0" w:space="0" w:color="auto"/>
            <w:left w:val="none" w:sz="0" w:space="0" w:color="auto"/>
            <w:bottom w:val="none" w:sz="0" w:space="0" w:color="auto"/>
            <w:right w:val="none" w:sz="0" w:space="0" w:color="auto"/>
          </w:divBdr>
        </w:div>
        <w:div w:id="1975672114">
          <w:marLeft w:val="0"/>
          <w:marRight w:val="0"/>
          <w:marTop w:val="0"/>
          <w:marBottom w:val="0"/>
          <w:divBdr>
            <w:top w:val="none" w:sz="0" w:space="0" w:color="auto"/>
            <w:left w:val="none" w:sz="0" w:space="0" w:color="auto"/>
            <w:bottom w:val="none" w:sz="0" w:space="0" w:color="auto"/>
            <w:right w:val="none" w:sz="0" w:space="0" w:color="auto"/>
          </w:divBdr>
        </w:div>
        <w:div w:id="1642881610">
          <w:marLeft w:val="0"/>
          <w:marRight w:val="0"/>
          <w:marTop w:val="0"/>
          <w:marBottom w:val="0"/>
          <w:divBdr>
            <w:top w:val="none" w:sz="0" w:space="0" w:color="auto"/>
            <w:left w:val="none" w:sz="0" w:space="0" w:color="auto"/>
            <w:bottom w:val="none" w:sz="0" w:space="0" w:color="auto"/>
            <w:right w:val="none" w:sz="0" w:space="0" w:color="auto"/>
          </w:divBdr>
        </w:div>
        <w:div w:id="1634409143">
          <w:marLeft w:val="0"/>
          <w:marRight w:val="0"/>
          <w:marTop w:val="0"/>
          <w:marBottom w:val="0"/>
          <w:divBdr>
            <w:top w:val="none" w:sz="0" w:space="0" w:color="auto"/>
            <w:left w:val="none" w:sz="0" w:space="0" w:color="auto"/>
            <w:bottom w:val="none" w:sz="0" w:space="0" w:color="auto"/>
            <w:right w:val="none" w:sz="0" w:space="0" w:color="auto"/>
          </w:divBdr>
        </w:div>
        <w:div w:id="1581022414">
          <w:marLeft w:val="0"/>
          <w:marRight w:val="0"/>
          <w:marTop w:val="0"/>
          <w:marBottom w:val="0"/>
          <w:divBdr>
            <w:top w:val="none" w:sz="0" w:space="0" w:color="auto"/>
            <w:left w:val="none" w:sz="0" w:space="0" w:color="auto"/>
            <w:bottom w:val="none" w:sz="0" w:space="0" w:color="auto"/>
            <w:right w:val="none" w:sz="0" w:space="0" w:color="auto"/>
          </w:divBdr>
        </w:div>
        <w:div w:id="150676370">
          <w:marLeft w:val="0"/>
          <w:marRight w:val="0"/>
          <w:marTop w:val="0"/>
          <w:marBottom w:val="0"/>
          <w:divBdr>
            <w:top w:val="none" w:sz="0" w:space="0" w:color="auto"/>
            <w:left w:val="none" w:sz="0" w:space="0" w:color="auto"/>
            <w:bottom w:val="none" w:sz="0" w:space="0" w:color="auto"/>
            <w:right w:val="none" w:sz="0" w:space="0" w:color="auto"/>
          </w:divBdr>
        </w:div>
        <w:div w:id="1001808483">
          <w:marLeft w:val="0"/>
          <w:marRight w:val="0"/>
          <w:marTop w:val="0"/>
          <w:marBottom w:val="0"/>
          <w:divBdr>
            <w:top w:val="none" w:sz="0" w:space="0" w:color="auto"/>
            <w:left w:val="none" w:sz="0" w:space="0" w:color="auto"/>
            <w:bottom w:val="none" w:sz="0" w:space="0" w:color="auto"/>
            <w:right w:val="none" w:sz="0" w:space="0" w:color="auto"/>
          </w:divBdr>
        </w:div>
        <w:div w:id="439957955">
          <w:marLeft w:val="0"/>
          <w:marRight w:val="0"/>
          <w:marTop w:val="0"/>
          <w:marBottom w:val="0"/>
          <w:divBdr>
            <w:top w:val="none" w:sz="0" w:space="0" w:color="auto"/>
            <w:left w:val="none" w:sz="0" w:space="0" w:color="auto"/>
            <w:bottom w:val="none" w:sz="0" w:space="0" w:color="auto"/>
            <w:right w:val="none" w:sz="0" w:space="0" w:color="auto"/>
          </w:divBdr>
        </w:div>
        <w:div w:id="411856704">
          <w:marLeft w:val="0"/>
          <w:marRight w:val="0"/>
          <w:marTop w:val="0"/>
          <w:marBottom w:val="0"/>
          <w:divBdr>
            <w:top w:val="none" w:sz="0" w:space="0" w:color="auto"/>
            <w:left w:val="none" w:sz="0" w:space="0" w:color="auto"/>
            <w:bottom w:val="none" w:sz="0" w:space="0" w:color="auto"/>
            <w:right w:val="none" w:sz="0" w:space="0" w:color="auto"/>
          </w:divBdr>
        </w:div>
        <w:div w:id="538513086">
          <w:marLeft w:val="0"/>
          <w:marRight w:val="0"/>
          <w:marTop w:val="0"/>
          <w:marBottom w:val="0"/>
          <w:divBdr>
            <w:top w:val="none" w:sz="0" w:space="0" w:color="auto"/>
            <w:left w:val="none" w:sz="0" w:space="0" w:color="auto"/>
            <w:bottom w:val="none" w:sz="0" w:space="0" w:color="auto"/>
            <w:right w:val="none" w:sz="0" w:space="0" w:color="auto"/>
          </w:divBdr>
        </w:div>
        <w:div w:id="373040730">
          <w:marLeft w:val="0"/>
          <w:marRight w:val="0"/>
          <w:marTop w:val="0"/>
          <w:marBottom w:val="0"/>
          <w:divBdr>
            <w:top w:val="none" w:sz="0" w:space="0" w:color="auto"/>
            <w:left w:val="none" w:sz="0" w:space="0" w:color="auto"/>
            <w:bottom w:val="none" w:sz="0" w:space="0" w:color="auto"/>
            <w:right w:val="none" w:sz="0" w:space="0" w:color="auto"/>
          </w:divBdr>
        </w:div>
        <w:div w:id="1784567515">
          <w:marLeft w:val="0"/>
          <w:marRight w:val="0"/>
          <w:marTop w:val="0"/>
          <w:marBottom w:val="0"/>
          <w:divBdr>
            <w:top w:val="none" w:sz="0" w:space="0" w:color="auto"/>
            <w:left w:val="none" w:sz="0" w:space="0" w:color="auto"/>
            <w:bottom w:val="none" w:sz="0" w:space="0" w:color="auto"/>
            <w:right w:val="none" w:sz="0" w:space="0" w:color="auto"/>
          </w:divBdr>
        </w:div>
        <w:div w:id="574051287">
          <w:marLeft w:val="0"/>
          <w:marRight w:val="0"/>
          <w:marTop w:val="0"/>
          <w:marBottom w:val="0"/>
          <w:divBdr>
            <w:top w:val="none" w:sz="0" w:space="0" w:color="auto"/>
            <w:left w:val="none" w:sz="0" w:space="0" w:color="auto"/>
            <w:bottom w:val="none" w:sz="0" w:space="0" w:color="auto"/>
            <w:right w:val="none" w:sz="0" w:space="0" w:color="auto"/>
          </w:divBdr>
        </w:div>
        <w:div w:id="1840728152">
          <w:marLeft w:val="0"/>
          <w:marRight w:val="0"/>
          <w:marTop w:val="0"/>
          <w:marBottom w:val="0"/>
          <w:divBdr>
            <w:top w:val="none" w:sz="0" w:space="0" w:color="auto"/>
            <w:left w:val="none" w:sz="0" w:space="0" w:color="auto"/>
            <w:bottom w:val="none" w:sz="0" w:space="0" w:color="auto"/>
            <w:right w:val="none" w:sz="0" w:space="0" w:color="auto"/>
          </w:divBdr>
        </w:div>
        <w:div w:id="2085251122">
          <w:marLeft w:val="0"/>
          <w:marRight w:val="0"/>
          <w:marTop w:val="0"/>
          <w:marBottom w:val="0"/>
          <w:divBdr>
            <w:top w:val="none" w:sz="0" w:space="0" w:color="auto"/>
            <w:left w:val="none" w:sz="0" w:space="0" w:color="auto"/>
            <w:bottom w:val="none" w:sz="0" w:space="0" w:color="auto"/>
            <w:right w:val="none" w:sz="0" w:space="0" w:color="auto"/>
          </w:divBdr>
        </w:div>
        <w:div w:id="2065057578">
          <w:marLeft w:val="0"/>
          <w:marRight w:val="0"/>
          <w:marTop w:val="0"/>
          <w:marBottom w:val="0"/>
          <w:divBdr>
            <w:top w:val="none" w:sz="0" w:space="0" w:color="auto"/>
            <w:left w:val="none" w:sz="0" w:space="0" w:color="auto"/>
            <w:bottom w:val="none" w:sz="0" w:space="0" w:color="auto"/>
            <w:right w:val="none" w:sz="0" w:space="0" w:color="auto"/>
          </w:divBdr>
        </w:div>
        <w:div w:id="592904465">
          <w:marLeft w:val="0"/>
          <w:marRight w:val="0"/>
          <w:marTop w:val="0"/>
          <w:marBottom w:val="0"/>
          <w:divBdr>
            <w:top w:val="none" w:sz="0" w:space="0" w:color="auto"/>
            <w:left w:val="none" w:sz="0" w:space="0" w:color="auto"/>
            <w:bottom w:val="none" w:sz="0" w:space="0" w:color="auto"/>
            <w:right w:val="none" w:sz="0" w:space="0" w:color="auto"/>
          </w:divBdr>
        </w:div>
        <w:div w:id="1792943528">
          <w:marLeft w:val="0"/>
          <w:marRight w:val="0"/>
          <w:marTop w:val="0"/>
          <w:marBottom w:val="0"/>
          <w:divBdr>
            <w:top w:val="none" w:sz="0" w:space="0" w:color="auto"/>
            <w:left w:val="none" w:sz="0" w:space="0" w:color="auto"/>
            <w:bottom w:val="none" w:sz="0" w:space="0" w:color="auto"/>
            <w:right w:val="none" w:sz="0" w:space="0" w:color="auto"/>
          </w:divBdr>
        </w:div>
        <w:div w:id="775559762">
          <w:marLeft w:val="0"/>
          <w:marRight w:val="0"/>
          <w:marTop w:val="0"/>
          <w:marBottom w:val="0"/>
          <w:divBdr>
            <w:top w:val="none" w:sz="0" w:space="0" w:color="auto"/>
            <w:left w:val="none" w:sz="0" w:space="0" w:color="auto"/>
            <w:bottom w:val="none" w:sz="0" w:space="0" w:color="auto"/>
            <w:right w:val="none" w:sz="0" w:space="0" w:color="auto"/>
          </w:divBdr>
        </w:div>
        <w:div w:id="1177037805">
          <w:marLeft w:val="0"/>
          <w:marRight w:val="0"/>
          <w:marTop w:val="0"/>
          <w:marBottom w:val="0"/>
          <w:divBdr>
            <w:top w:val="none" w:sz="0" w:space="0" w:color="auto"/>
            <w:left w:val="none" w:sz="0" w:space="0" w:color="auto"/>
            <w:bottom w:val="none" w:sz="0" w:space="0" w:color="auto"/>
            <w:right w:val="none" w:sz="0" w:space="0" w:color="auto"/>
          </w:divBdr>
        </w:div>
        <w:div w:id="1012876894">
          <w:marLeft w:val="0"/>
          <w:marRight w:val="0"/>
          <w:marTop w:val="0"/>
          <w:marBottom w:val="0"/>
          <w:divBdr>
            <w:top w:val="none" w:sz="0" w:space="0" w:color="auto"/>
            <w:left w:val="none" w:sz="0" w:space="0" w:color="auto"/>
            <w:bottom w:val="none" w:sz="0" w:space="0" w:color="auto"/>
            <w:right w:val="none" w:sz="0" w:space="0" w:color="auto"/>
          </w:divBdr>
        </w:div>
        <w:div w:id="764616901">
          <w:marLeft w:val="0"/>
          <w:marRight w:val="0"/>
          <w:marTop w:val="0"/>
          <w:marBottom w:val="0"/>
          <w:divBdr>
            <w:top w:val="none" w:sz="0" w:space="0" w:color="auto"/>
            <w:left w:val="none" w:sz="0" w:space="0" w:color="auto"/>
            <w:bottom w:val="none" w:sz="0" w:space="0" w:color="auto"/>
            <w:right w:val="none" w:sz="0" w:space="0" w:color="auto"/>
          </w:divBdr>
        </w:div>
        <w:div w:id="1097746402">
          <w:marLeft w:val="0"/>
          <w:marRight w:val="0"/>
          <w:marTop w:val="0"/>
          <w:marBottom w:val="0"/>
          <w:divBdr>
            <w:top w:val="none" w:sz="0" w:space="0" w:color="auto"/>
            <w:left w:val="none" w:sz="0" w:space="0" w:color="auto"/>
            <w:bottom w:val="none" w:sz="0" w:space="0" w:color="auto"/>
            <w:right w:val="none" w:sz="0" w:space="0" w:color="auto"/>
          </w:divBdr>
        </w:div>
        <w:div w:id="1279681491">
          <w:marLeft w:val="0"/>
          <w:marRight w:val="0"/>
          <w:marTop w:val="0"/>
          <w:marBottom w:val="0"/>
          <w:divBdr>
            <w:top w:val="none" w:sz="0" w:space="0" w:color="auto"/>
            <w:left w:val="none" w:sz="0" w:space="0" w:color="auto"/>
            <w:bottom w:val="none" w:sz="0" w:space="0" w:color="auto"/>
            <w:right w:val="none" w:sz="0" w:space="0" w:color="auto"/>
          </w:divBdr>
        </w:div>
        <w:div w:id="1067144521">
          <w:marLeft w:val="0"/>
          <w:marRight w:val="0"/>
          <w:marTop w:val="0"/>
          <w:marBottom w:val="0"/>
          <w:divBdr>
            <w:top w:val="none" w:sz="0" w:space="0" w:color="auto"/>
            <w:left w:val="none" w:sz="0" w:space="0" w:color="auto"/>
            <w:bottom w:val="none" w:sz="0" w:space="0" w:color="auto"/>
            <w:right w:val="none" w:sz="0" w:space="0" w:color="auto"/>
          </w:divBdr>
        </w:div>
        <w:div w:id="85461533">
          <w:marLeft w:val="0"/>
          <w:marRight w:val="0"/>
          <w:marTop w:val="0"/>
          <w:marBottom w:val="0"/>
          <w:divBdr>
            <w:top w:val="none" w:sz="0" w:space="0" w:color="auto"/>
            <w:left w:val="none" w:sz="0" w:space="0" w:color="auto"/>
            <w:bottom w:val="none" w:sz="0" w:space="0" w:color="auto"/>
            <w:right w:val="none" w:sz="0" w:space="0" w:color="auto"/>
          </w:divBdr>
        </w:div>
        <w:div w:id="2074497140">
          <w:marLeft w:val="0"/>
          <w:marRight w:val="0"/>
          <w:marTop w:val="0"/>
          <w:marBottom w:val="0"/>
          <w:divBdr>
            <w:top w:val="none" w:sz="0" w:space="0" w:color="auto"/>
            <w:left w:val="none" w:sz="0" w:space="0" w:color="auto"/>
            <w:bottom w:val="none" w:sz="0" w:space="0" w:color="auto"/>
            <w:right w:val="none" w:sz="0" w:space="0" w:color="auto"/>
          </w:divBdr>
        </w:div>
        <w:div w:id="226235136">
          <w:marLeft w:val="0"/>
          <w:marRight w:val="0"/>
          <w:marTop w:val="0"/>
          <w:marBottom w:val="0"/>
          <w:divBdr>
            <w:top w:val="none" w:sz="0" w:space="0" w:color="auto"/>
            <w:left w:val="none" w:sz="0" w:space="0" w:color="auto"/>
            <w:bottom w:val="none" w:sz="0" w:space="0" w:color="auto"/>
            <w:right w:val="none" w:sz="0" w:space="0" w:color="auto"/>
          </w:divBdr>
        </w:div>
        <w:div w:id="1878083351">
          <w:marLeft w:val="0"/>
          <w:marRight w:val="0"/>
          <w:marTop w:val="0"/>
          <w:marBottom w:val="0"/>
          <w:divBdr>
            <w:top w:val="none" w:sz="0" w:space="0" w:color="auto"/>
            <w:left w:val="none" w:sz="0" w:space="0" w:color="auto"/>
            <w:bottom w:val="none" w:sz="0" w:space="0" w:color="auto"/>
            <w:right w:val="none" w:sz="0" w:space="0" w:color="auto"/>
          </w:divBdr>
        </w:div>
        <w:div w:id="1258438660">
          <w:marLeft w:val="0"/>
          <w:marRight w:val="0"/>
          <w:marTop w:val="0"/>
          <w:marBottom w:val="0"/>
          <w:divBdr>
            <w:top w:val="none" w:sz="0" w:space="0" w:color="auto"/>
            <w:left w:val="none" w:sz="0" w:space="0" w:color="auto"/>
            <w:bottom w:val="none" w:sz="0" w:space="0" w:color="auto"/>
            <w:right w:val="none" w:sz="0" w:space="0" w:color="auto"/>
          </w:divBdr>
        </w:div>
        <w:div w:id="58944726">
          <w:marLeft w:val="0"/>
          <w:marRight w:val="0"/>
          <w:marTop w:val="0"/>
          <w:marBottom w:val="0"/>
          <w:divBdr>
            <w:top w:val="none" w:sz="0" w:space="0" w:color="auto"/>
            <w:left w:val="none" w:sz="0" w:space="0" w:color="auto"/>
            <w:bottom w:val="none" w:sz="0" w:space="0" w:color="auto"/>
            <w:right w:val="none" w:sz="0" w:space="0" w:color="auto"/>
          </w:divBdr>
        </w:div>
        <w:div w:id="64500010">
          <w:marLeft w:val="0"/>
          <w:marRight w:val="0"/>
          <w:marTop w:val="0"/>
          <w:marBottom w:val="0"/>
          <w:divBdr>
            <w:top w:val="none" w:sz="0" w:space="0" w:color="auto"/>
            <w:left w:val="none" w:sz="0" w:space="0" w:color="auto"/>
            <w:bottom w:val="none" w:sz="0" w:space="0" w:color="auto"/>
            <w:right w:val="none" w:sz="0" w:space="0" w:color="auto"/>
          </w:divBdr>
        </w:div>
        <w:div w:id="781605922">
          <w:marLeft w:val="0"/>
          <w:marRight w:val="0"/>
          <w:marTop w:val="0"/>
          <w:marBottom w:val="0"/>
          <w:divBdr>
            <w:top w:val="none" w:sz="0" w:space="0" w:color="auto"/>
            <w:left w:val="none" w:sz="0" w:space="0" w:color="auto"/>
            <w:bottom w:val="none" w:sz="0" w:space="0" w:color="auto"/>
            <w:right w:val="none" w:sz="0" w:space="0" w:color="auto"/>
          </w:divBdr>
        </w:div>
        <w:div w:id="507407533">
          <w:marLeft w:val="0"/>
          <w:marRight w:val="0"/>
          <w:marTop w:val="0"/>
          <w:marBottom w:val="0"/>
          <w:divBdr>
            <w:top w:val="none" w:sz="0" w:space="0" w:color="auto"/>
            <w:left w:val="none" w:sz="0" w:space="0" w:color="auto"/>
            <w:bottom w:val="none" w:sz="0" w:space="0" w:color="auto"/>
            <w:right w:val="none" w:sz="0" w:space="0" w:color="auto"/>
          </w:divBdr>
        </w:div>
        <w:div w:id="1054965584">
          <w:marLeft w:val="0"/>
          <w:marRight w:val="0"/>
          <w:marTop w:val="0"/>
          <w:marBottom w:val="0"/>
          <w:divBdr>
            <w:top w:val="none" w:sz="0" w:space="0" w:color="auto"/>
            <w:left w:val="none" w:sz="0" w:space="0" w:color="auto"/>
            <w:bottom w:val="none" w:sz="0" w:space="0" w:color="auto"/>
            <w:right w:val="none" w:sz="0" w:space="0" w:color="auto"/>
          </w:divBdr>
        </w:div>
        <w:div w:id="1415585070">
          <w:marLeft w:val="0"/>
          <w:marRight w:val="0"/>
          <w:marTop w:val="0"/>
          <w:marBottom w:val="0"/>
          <w:divBdr>
            <w:top w:val="none" w:sz="0" w:space="0" w:color="auto"/>
            <w:left w:val="none" w:sz="0" w:space="0" w:color="auto"/>
            <w:bottom w:val="none" w:sz="0" w:space="0" w:color="auto"/>
            <w:right w:val="none" w:sz="0" w:space="0" w:color="auto"/>
          </w:divBdr>
        </w:div>
        <w:div w:id="147013499">
          <w:marLeft w:val="0"/>
          <w:marRight w:val="0"/>
          <w:marTop w:val="0"/>
          <w:marBottom w:val="0"/>
          <w:divBdr>
            <w:top w:val="none" w:sz="0" w:space="0" w:color="auto"/>
            <w:left w:val="none" w:sz="0" w:space="0" w:color="auto"/>
            <w:bottom w:val="none" w:sz="0" w:space="0" w:color="auto"/>
            <w:right w:val="none" w:sz="0" w:space="0" w:color="auto"/>
          </w:divBdr>
        </w:div>
        <w:div w:id="1712458369">
          <w:marLeft w:val="0"/>
          <w:marRight w:val="0"/>
          <w:marTop w:val="0"/>
          <w:marBottom w:val="0"/>
          <w:divBdr>
            <w:top w:val="none" w:sz="0" w:space="0" w:color="auto"/>
            <w:left w:val="none" w:sz="0" w:space="0" w:color="auto"/>
            <w:bottom w:val="none" w:sz="0" w:space="0" w:color="auto"/>
            <w:right w:val="none" w:sz="0" w:space="0" w:color="auto"/>
          </w:divBdr>
        </w:div>
        <w:div w:id="1917201410">
          <w:marLeft w:val="0"/>
          <w:marRight w:val="0"/>
          <w:marTop w:val="0"/>
          <w:marBottom w:val="0"/>
          <w:divBdr>
            <w:top w:val="none" w:sz="0" w:space="0" w:color="auto"/>
            <w:left w:val="none" w:sz="0" w:space="0" w:color="auto"/>
            <w:bottom w:val="none" w:sz="0" w:space="0" w:color="auto"/>
            <w:right w:val="none" w:sz="0" w:space="0" w:color="auto"/>
          </w:divBdr>
        </w:div>
        <w:div w:id="1790779243">
          <w:marLeft w:val="0"/>
          <w:marRight w:val="0"/>
          <w:marTop w:val="0"/>
          <w:marBottom w:val="0"/>
          <w:divBdr>
            <w:top w:val="none" w:sz="0" w:space="0" w:color="auto"/>
            <w:left w:val="none" w:sz="0" w:space="0" w:color="auto"/>
            <w:bottom w:val="none" w:sz="0" w:space="0" w:color="auto"/>
            <w:right w:val="none" w:sz="0" w:space="0" w:color="auto"/>
          </w:divBdr>
        </w:div>
        <w:div w:id="1882940713">
          <w:marLeft w:val="0"/>
          <w:marRight w:val="0"/>
          <w:marTop w:val="0"/>
          <w:marBottom w:val="0"/>
          <w:divBdr>
            <w:top w:val="none" w:sz="0" w:space="0" w:color="auto"/>
            <w:left w:val="none" w:sz="0" w:space="0" w:color="auto"/>
            <w:bottom w:val="none" w:sz="0" w:space="0" w:color="auto"/>
            <w:right w:val="none" w:sz="0" w:space="0" w:color="auto"/>
          </w:divBdr>
        </w:div>
        <w:div w:id="1776562070">
          <w:marLeft w:val="0"/>
          <w:marRight w:val="0"/>
          <w:marTop w:val="0"/>
          <w:marBottom w:val="0"/>
          <w:divBdr>
            <w:top w:val="none" w:sz="0" w:space="0" w:color="auto"/>
            <w:left w:val="none" w:sz="0" w:space="0" w:color="auto"/>
            <w:bottom w:val="none" w:sz="0" w:space="0" w:color="auto"/>
            <w:right w:val="none" w:sz="0" w:space="0" w:color="auto"/>
          </w:divBdr>
        </w:div>
        <w:div w:id="467355197">
          <w:marLeft w:val="0"/>
          <w:marRight w:val="0"/>
          <w:marTop w:val="0"/>
          <w:marBottom w:val="0"/>
          <w:divBdr>
            <w:top w:val="none" w:sz="0" w:space="0" w:color="auto"/>
            <w:left w:val="none" w:sz="0" w:space="0" w:color="auto"/>
            <w:bottom w:val="none" w:sz="0" w:space="0" w:color="auto"/>
            <w:right w:val="none" w:sz="0" w:space="0" w:color="auto"/>
          </w:divBdr>
        </w:div>
        <w:div w:id="705371594">
          <w:marLeft w:val="0"/>
          <w:marRight w:val="0"/>
          <w:marTop w:val="0"/>
          <w:marBottom w:val="0"/>
          <w:divBdr>
            <w:top w:val="none" w:sz="0" w:space="0" w:color="auto"/>
            <w:left w:val="none" w:sz="0" w:space="0" w:color="auto"/>
            <w:bottom w:val="none" w:sz="0" w:space="0" w:color="auto"/>
            <w:right w:val="none" w:sz="0" w:space="0" w:color="auto"/>
          </w:divBdr>
        </w:div>
        <w:div w:id="1570575744">
          <w:marLeft w:val="0"/>
          <w:marRight w:val="0"/>
          <w:marTop w:val="0"/>
          <w:marBottom w:val="0"/>
          <w:divBdr>
            <w:top w:val="none" w:sz="0" w:space="0" w:color="auto"/>
            <w:left w:val="none" w:sz="0" w:space="0" w:color="auto"/>
            <w:bottom w:val="none" w:sz="0" w:space="0" w:color="auto"/>
            <w:right w:val="none" w:sz="0" w:space="0" w:color="auto"/>
          </w:divBdr>
        </w:div>
        <w:div w:id="1669476768">
          <w:marLeft w:val="0"/>
          <w:marRight w:val="0"/>
          <w:marTop w:val="0"/>
          <w:marBottom w:val="0"/>
          <w:divBdr>
            <w:top w:val="none" w:sz="0" w:space="0" w:color="auto"/>
            <w:left w:val="none" w:sz="0" w:space="0" w:color="auto"/>
            <w:bottom w:val="none" w:sz="0" w:space="0" w:color="auto"/>
            <w:right w:val="none" w:sz="0" w:space="0" w:color="auto"/>
          </w:divBdr>
        </w:div>
        <w:div w:id="1613048488">
          <w:marLeft w:val="0"/>
          <w:marRight w:val="0"/>
          <w:marTop w:val="0"/>
          <w:marBottom w:val="0"/>
          <w:divBdr>
            <w:top w:val="none" w:sz="0" w:space="0" w:color="auto"/>
            <w:left w:val="none" w:sz="0" w:space="0" w:color="auto"/>
            <w:bottom w:val="none" w:sz="0" w:space="0" w:color="auto"/>
            <w:right w:val="none" w:sz="0" w:space="0" w:color="auto"/>
          </w:divBdr>
        </w:div>
        <w:div w:id="332219774">
          <w:marLeft w:val="0"/>
          <w:marRight w:val="0"/>
          <w:marTop w:val="0"/>
          <w:marBottom w:val="0"/>
          <w:divBdr>
            <w:top w:val="none" w:sz="0" w:space="0" w:color="auto"/>
            <w:left w:val="none" w:sz="0" w:space="0" w:color="auto"/>
            <w:bottom w:val="none" w:sz="0" w:space="0" w:color="auto"/>
            <w:right w:val="none" w:sz="0" w:space="0" w:color="auto"/>
          </w:divBdr>
        </w:div>
        <w:div w:id="452673376">
          <w:marLeft w:val="0"/>
          <w:marRight w:val="0"/>
          <w:marTop w:val="0"/>
          <w:marBottom w:val="0"/>
          <w:divBdr>
            <w:top w:val="none" w:sz="0" w:space="0" w:color="auto"/>
            <w:left w:val="none" w:sz="0" w:space="0" w:color="auto"/>
            <w:bottom w:val="none" w:sz="0" w:space="0" w:color="auto"/>
            <w:right w:val="none" w:sz="0" w:space="0" w:color="auto"/>
          </w:divBdr>
        </w:div>
        <w:div w:id="1471359076">
          <w:marLeft w:val="0"/>
          <w:marRight w:val="0"/>
          <w:marTop w:val="0"/>
          <w:marBottom w:val="0"/>
          <w:divBdr>
            <w:top w:val="none" w:sz="0" w:space="0" w:color="auto"/>
            <w:left w:val="none" w:sz="0" w:space="0" w:color="auto"/>
            <w:bottom w:val="none" w:sz="0" w:space="0" w:color="auto"/>
            <w:right w:val="none" w:sz="0" w:space="0" w:color="auto"/>
          </w:divBdr>
        </w:div>
        <w:div w:id="529684493">
          <w:marLeft w:val="0"/>
          <w:marRight w:val="0"/>
          <w:marTop w:val="0"/>
          <w:marBottom w:val="0"/>
          <w:divBdr>
            <w:top w:val="none" w:sz="0" w:space="0" w:color="auto"/>
            <w:left w:val="none" w:sz="0" w:space="0" w:color="auto"/>
            <w:bottom w:val="none" w:sz="0" w:space="0" w:color="auto"/>
            <w:right w:val="none" w:sz="0" w:space="0" w:color="auto"/>
          </w:divBdr>
        </w:div>
        <w:div w:id="525485000">
          <w:marLeft w:val="0"/>
          <w:marRight w:val="0"/>
          <w:marTop w:val="0"/>
          <w:marBottom w:val="0"/>
          <w:divBdr>
            <w:top w:val="none" w:sz="0" w:space="0" w:color="auto"/>
            <w:left w:val="none" w:sz="0" w:space="0" w:color="auto"/>
            <w:bottom w:val="none" w:sz="0" w:space="0" w:color="auto"/>
            <w:right w:val="none" w:sz="0" w:space="0" w:color="auto"/>
          </w:divBdr>
        </w:div>
        <w:div w:id="1691369314">
          <w:marLeft w:val="0"/>
          <w:marRight w:val="0"/>
          <w:marTop w:val="0"/>
          <w:marBottom w:val="0"/>
          <w:divBdr>
            <w:top w:val="none" w:sz="0" w:space="0" w:color="auto"/>
            <w:left w:val="none" w:sz="0" w:space="0" w:color="auto"/>
            <w:bottom w:val="none" w:sz="0" w:space="0" w:color="auto"/>
            <w:right w:val="none" w:sz="0" w:space="0" w:color="auto"/>
          </w:divBdr>
        </w:div>
        <w:div w:id="595677964">
          <w:marLeft w:val="0"/>
          <w:marRight w:val="0"/>
          <w:marTop w:val="0"/>
          <w:marBottom w:val="0"/>
          <w:divBdr>
            <w:top w:val="none" w:sz="0" w:space="0" w:color="auto"/>
            <w:left w:val="none" w:sz="0" w:space="0" w:color="auto"/>
            <w:bottom w:val="none" w:sz="0" w:space="0" w:color="auto"/>
            <w:right w:val="none" w:sz="0" w:space="0" w:color="auto"/>
          </w:divBdr>
        </w:div>
        <w:div w:id="89352624">
          <w:marLeft w:val="0"/>
          <w:marRight w:val="0"/>
          <w:marTop w:val="0"/>
          <w:marBottom w:val="0"/>
          <w:divBdr>
            <w:top w:val="none" w:sz="0" w:space="0" w:color="auto"/>
            <w:left w:val="none" w:sz="0" w:space="0" w:color="auto"/>
            <w:bottom w:val="none" w:sz="0" w:space="0" w:color="auto"/>
            <w:right w:val="none" w:sz="0" w:space="0" w:color="auto"/>
          </w:divBdr>
        </w:div>
        <w:div w:id="807748006">
          <w:marLeft w:val="0"/>
          <w:marRight w:val="0"/>
          <w:marTop w:val="0"/>
          <w:marBottom w:val="0"/>
          <w:divBdr>
            <w:top w:val="none" w:sz="0" w:space="0" w:color="auto"/>
            <w:left w:val="none" w:sz="0" w:space="0" w:color="auto"/>
            <w:bottom w:val="none" w:sz="0" w:space="0" w:color="auto"/>
            <w:right w:val="none" w:sz="0" w:space="0" w:color="auto"/>
          </w:divBdr>
        </w:div>
        <w:div w:id="701133266">
          <w:marLeft w:val="0"/>
          <w:marRight w:val="0"/>
          <w:marTop w:val="0"/>
          <w:marBottom w:val="0"/>
          <w:divBdr>
            <w:top w:val="none" w:sz="0" w:space="0" w:color="auto"/>
            <w:left w:val="none" w:sz="0" w:space="0" w:color="auto"/>
            <w:bottom w:val="none" w:sz="0" w:space="0" w:color="auto"/>
            <w:right w:val="none" w:sz="0" w:space="0" w:color="auto"/>
          </w:divBdr>
        </w:div>
        <w:div w:id="1024401094">
          <w:marLeft w:val="0"/>
          <w:marRight w:val="0"/>
          <w:marTop w:val="0"/>
          <w:marBottom w:val="0"/>
          <w:divBdr>
            <w:top w:val="none" w:sz="0" w:space="0" w:color="auto"/>
            <w:left w:val="none" w:sz="0" w:space="0" w:color="auto"/>
            <w:bottom w:val="none" w:sz="0" w:space="0" w:color="auto"/>
            <w:right w:val="none" w:sz="0" w:space="0" w:color="auto"/>
          </w:divBdr>
        </w:div>
        <w:div w:id="670060066">
          <w:marLeft w:val="0"/>
          <w:marRight w:val="0"/>
          <w:marTop w:val="0"/>
          <w:marBottom w:val="0"/>
          <w:divBdr>
            <w:top w:val="none" w:sz="0" w:space="0" w:color="auto"/>
            <w:left w:val="none" w:sz="0" w:space="0" w:color="auto"/>
            <w:bottom w:val="none" w:sz="0" w:space="0" w:color="auto"/>
            <w:right w:val="none" w:sz="0" w:space="0" w:color="auto"/>
          </w:divBdr>
        </w:div>
        <w:div w:id="310716269">
          <w:marLeft w:val="0"/>
          <w:marRight w:val="0"/>
          <w:marTop w:val="0"/>
          <w:marBottom w:val="0"/>
          <w:divBdr>
            <w:top w:val="none" w:sz="0" w:space="0" w:color="auto"/>
            <w:left w:val="none" w:sz="0" w:space="0" w:color="auto"/>
            <w:bottom w:val="none" w:sz="0" w:space="0" w:color="auto"/>
            <w:right w:val="none" w:sz="0" w:space="0" w:color="auto"/>
          </w:divBdr>
        </w:div>
        <w:div w:id="536159659">
          <w:marLeft w:val="0"/>
          <w:marRight w:val="0"/>
          <w:marTop w:val="0"/>
          <w:marBottom w:val="0"/>
          <w:divBdr>
            <w:top w:val="none" w:sz="0" w:space="0" w:color="auto"/>
            <w:left w:val="none" w:sz="0" w:space="0" w:color="auto"/>
            <w:bottom w:val="none" w:sz="0" w:space="0" w:color="auto"/>
            <w:right w:val="none" w:sz="0" w:space="0" w:color="auto"/>
          </w:divBdr>
        </w:div>
        <w:div w:id="559294727">
          <w:marLeft w:val="0"/>
          <w:marRight w:val="0"/>
          <w:marTop w:val="0"/>
          <w:marBottom w:val="0"/>
          <w:divBdr>
            <w:top w:val="none" w:sz="0" w:space="0" w:color="auto"/>
            <w:left w:val="none" w:sz="0" w:space="0" w:color="auto"/>
            <w:bottom w:val="none" w:sz="0" w:space="0" w:color="auto"/>
            <w:right w:val="none" w:sz="0" w:space="0" w:color="auto"/>
          </w:divBdr>
        </w:div>
        <w:div w:id="109129357">
          <w:marLeft w:val="0"/>
          <w:marRight w:val="0"/>
          <w:marTop w:val="0"/>
          <w:marBottom w:val="0"/>
          <w:divBdr>
            <w:top w:val="none" w:sz="0" w:space="0" w:color="auto"/>
            <w:left w:val="none" w:sz="0" w:space="0" w:color="auto"/>
            <w:bottom w:val="none" w:sz="0" w:space="0" w:color="auto"/>
            <w:right w:val="none" w:sz="0" w:space="0" w:color="auto"/>
          </w:divBdr>
        </w:div>
        <w:div w:id="1798792389">
          <w:marLeft w:val="0"/>
          <w:marRight w:val="0"/>
          <w:marTop w:val="0"/>
          <w:marBottom w:val="0"/>
          <w:divBdr>
            <w:top w:val="none" w:sz="0" w:space="0" w:color="auto"/>
            <w:left w:val="none" w:sz="0" w:space="0" w:color="auto"/>
            <w:bottom w:val="none" w:sz="0" w:space="0" w:color="auto"/>
            <w:right w:val="none" w:sz="0" w:space="0" w:color="auto"/>
          </w:divBdr>
        </w:div>
        <w:div w:id="33384740">
          <w:marLeft w:val="0"/>
          <w:marRight w:val="0"/>
          <w:marTop w:val="0"/>
          <w:marBottom w:val="0"/>
          <w:divBdr>
            <w:top w:val="none" w:sz="0" w:space="0" w:color="auto"/>
            <w:left w:val="none" w:sz="0" w:space="0" w:color="auto"/>
            <w:bottom w:val="none" w:sz="0" w:space="0" w:color="auto"/>
            <w:right w:val="none" w:sz="0" w:space="0" w:color="auto"/>
          </w:divBdr>
        </w:div>
        <w:div w:id="1078405749">
          <w:marLeft w:val="0"/>
          <w:marRight w:val="0"/>
          <w:marTop w:val="0"/>
          <w:marBottom w:val="0"/>
          <w:divBdr>
            <w:top w:val="none" w:sz="0" w:space="0" w:color="auto"/>
            <w:left w:val="none" w:sz="0" w:space="0" w:color="auto"/>
            <w:bottom w:val="none" w:sz="0" w:space="0" w:color="auto"/>
            <w:right w:val="none" w:sz="0" w:space="0" w:color="auto"/>
          </w:divBdr>
        </w:div>
        <w:div w:id="1911622485">
          <w:marLeft w:val="0"/>
          <w:marRight w:val="0"/>
          <w:marTop w:val="0"/>
          <w:marBottom w:val="0"/>
          <w:divBdr>
            <w:top w:val="none" w:sz="0" w:space="0" w:color="auto"/>
            <w:left w:val="none" w:sz="0" w:space="0" w:color="auto"/>
            <w:bottom w:val="none" w:sz="0" w:space="0" w:color="auto"/>
            <w:right w:val="none" w:sz="0" w:space="0" w:color="auto"/>
          </w:divBdr>
        </w:div>
        <w:div w:id="1117022866">
          <w:marLeft w:val="0"/>
          <w:marRight w:val="0"/>
          <w:marTop w:val="0"/>
          <w:marBottom w:val="0"/>
          <w:divBdr>
            <w:top w:val="none" w:sz="0" w:space="0" w:color="auto"/>
            <w:left w:val="none" w:sz="0" w:space="0" w:color="auto"/>
            <w:bottom w:val="none" w:sz="0" w:space="0" w:color="auto"/>
            <w:right w:val="none" w:sz="0" w:space="0" w:color="auto"/>
          </w:divBdr>
        </w:div>
        <w:div w:id="2121756788">
          <w:marLeft w:val="0"/>
          <w:marRight w:val="0"/>
          <w:marTop w:val="0"/>
          <w:marBottom w:val="0"/>
          <w:divBdr>
            <w:top w:val="none" w:sz="0" w:space="0" w:color="auto"/>
            <w:left w:val="none" w:sz="0" w:space="0" w:color="auto"/>
            <w:bottom w:val="none" w:sz="0" w:space="0" w:color="auto"/>
            <w:right w:val="none" w:sz="0" w:space="0" w:color="auto"/>
          </w:divBdr>
        </w:div>
        <w:div w:id="1273049553">
          <w:marLeft w:val="0"/>
          <w:marRight w:val="0"/>
          <w:marTop w:val="0"/>
          <w:marBottom w:val="0"/>
          <w:divBdr>
            <w:top w:val="none" w:sz="0" w:space="0" w:color="auto"/>
            <w:left w:val="none" w:sz="0" w:space="0" w:color="auto"/>
            <w:bottom w:val="none" w:sz="0" w:space="0" w:color="auto"/>
            <w:right w:val="none" w:sz="0" w:space="0" w:color="auto"/>
          </w:divBdr>
        </w:div>
        <w:div w:id="974602951">
          <w:marLeft w:val="0"/>
          <w:marRight w:val="0"/>
          <w:marTop w:val="0"/>
          <w:marBottom w:val="0"/>
          <w:divBdr>
            <w:top w:val="none" w:sz="0" w:space="0" w:color="auto"/>
            <w:left w:val="none" w:sz="0" w:space="0" w:color="auto"/>
            <w:bottom w:val="none" w:sz="0" w:space="0" w:color="auto"/>
            <w:right w:val="none" w:sz="0" w:space="0" w:color="auto"/>
          </w:divBdr>
        </w:div>
        <w:div w:id="1954245739">
          <w:marLeft w:val="0"/>
          <w:marRight w:val="0"/>
          <w:marTop w:val="0"/>
          <w:marBottom w:val="0"/>
          <w:divBdr>
            <w:top w:val="none" w:sz="0" w:space="0" w:color="auto"/>
            <w:left w:val="none" w:sz="0" w:space="0" w:color="auto"/>
            <w:bottom w:val="none" w:sz="0" w:space="0" w:color="auto"/>
            <w:right w:val="none" w:sz="0" w:space="0" w:color="auto"/>
          </w:divBdr>
        </w:div>
        <w:div w:id="1863738763">
          <w:marLeft w:val="0"/>
          <w:marRight w:val="0"/>
          <w:marTop w:val="0"/>
          <w:marBottom w:val="0"/>
          <w:divBdr>
            <w:top w:val="none" w:sz="0" w:space="0" w:color="auto"/>
            <w:left w:val="none" w:sz="0" w:space="0" w:color="auto"/>
            <w:bottom w:val="none" w:sz="0" w:space="0" w:color="auto"/>
            <w:right w:val="none" w:sz="0" w:space="0" w:color="auto"/>
          </w:divBdr>
        </w:div>
        <w:div w:id="605387728">
          <w:marLeft w:val="0"/>
          <w:marRight w:val="0"/>
          <w:marTop w:val="0"/>
          <w:marBottom w:val="0"/>
          <w:divBdr>
            <w:top w:val="none" w:sz="0" w:space="0" w:color="auto"/>
            <w:left w:val="none" w:sz="0" w:space="0" w:color="auto"/>
            <w:bottom w:val="none" w:sz="0" w:space="0" w:color="auto"/>
            <w:right w:val="none" w:sz="0" w:space="0" w:color="auto"/>
          </w:divBdr>
        </w:div>
        <w:div w:id="196704395">
          <w:marLeft w:val="0"/>
          <w:marRight w:val="0"/>
          <w:marTop w:val="0"/>
          <w:marBottom w:val="0"/>
          <w:divBdr>
            <w:top w:val="none" w:sz="0" w:space="0" w:color="auto"/>
            <w:left w:val="none" w:sz="0" w:space="0" w:color="auto"/>
            <w:bottom w:val="none" w:sz="0" w:space="0" w:color="auto"/>
            <w:right w:val="none" w:sz="0" w:space="0" w:color="auto"/>
          </w:divBdr>
        </w:div>
        <w:div w:id="321082021">
          <w:marLeft w:val="0"/>
          <w:marRight w:val="0"/>
          <w:marTop w:val="0"/>
          <w:marBottom w:val="0"/>
          <w:divBdr>
            <w:top w:val="none" w:sz="0" w:space="0" w:color="auto"/>
            <w:left w:val="none" w:sz="0" w:space="0" w:color="auto"/>
            <w:bottom w:val="none" w:sz="0" w:space="0" w:color="auto"/>
            <w:right w:val="none" w:sz="0" w:space="0" w:color="auto"/>
          </w:divBdr>
        </w:div>
        <w:div w:id="780803382">
          <w:marLeft w:val="0"/>
          <w:marRight w:val="0"/>
          <w:marTop w:val="0"/>
          <w:marBottom w:val="0"/>
          <w:divBdr>
            <w:top w:val="none" w:sz="0" w:space="0" w:color="auto"/>
            <w:left w:val="none" w:sz="0" w:space="0" w:color="auto"/>
            <w:bottom w:val="none" w:sz="0" w:space="0" w:color="auto"/>
            <w:right w:val="none" w:sz="0" w:space="0" w:color="auto"/>
          </w:divBdr>
        </w:div>
        <w:div w:id="1113982896">
          <w:marLeft w:val="0"/>
          <w:marRight w:val="0"/>
          <w:marTop w:val="0"/>
          <w:marBottom w:val="0"/>
          <w:divBdr>
            <w:top w:val="none" w:sz="0" w:space="0" w:color="auto"/>
            <w:left w:val="none" w:sz="0" w:space="0" w:color="auto"/>
            <w:bottom w:val="none" w:sz="0" w:space="0" w:color="auto"/>
            <w:right w:val="none" w:sz="0" w:space="0" w:color="auto"/>
          </w:divBdr>
        </w:div>
        <w:div w:id="85735525">
          <w:marLeft w:val="0"/>
          <w:marRight w:val="0"/>
          <w:marTop w:val="0"/>
          <w:marBottom w:val="0"/>
          <w:divBdr>
            <w:top w:val="none" w:sz="0" w:space="0" w:color="auto"/>
            <w:left w:val="none" w:sz="0" w:space="0" w:color="auto"/>
            <w:bottom w:val="none" w:sz="0" w:space="0" w:color="auto"/>
            <w:right w:val="none" w:sz="0" w:space="0" w:color="auto"/>
          </w:divBdr>
        </w:div>
        <w:div w:id="145518881">
          <w:marLeft w:val="0"/>
          <w:marRight w:val="0"/>
          <w:marTop w:val="0"/>
          <w:marBottom w:val="0"/>
          <w:divBdr>
            <w:top w:val="none" w:sz="0" w:space="0" w:color="auto"/>
            <w:left w:val="none" w:sz="0" w:space="0" w:color="auto"/>
            <w:bottom w:val="none" w:sz="0" w:space="0" w:color="auto"/>
            <w:right w:val="none" w:sz="0" w:space="0" w:color="auto"/>
          </w:divBdr>
        </w:div>
        <w:div w:id="846671962">
          <w:marLeft w:val="0"/>
          <w:marRight w:val="0"/>
          <w:marTop w:val="0"/>
          <w:marBottom w:val="0"/>
          <w:divBdr>
            <w:top w:val="none" w:sz="0" w:space="0" w:color="auto"/>
            <w:left w:val="none" w:sz="0" w:space="0" w:color="auto"/>
            <w:bottom w:val="none" w:sz="0" w:space="0" w:color="auto"/>
            <w:right w:val="none" w:sz="0" w:space="0" w:color="auto"/>
          </w:divBdr>
        </w:div>
        <w:div w:id="352729819">
          <w:marLeft w:val="0"/>
          <w:marRight w:val="0"/>
          <w:marTop w:val="0"/>
          <w:marBottom w:val="0"/>
          <w:divBdr>
            <w:top w:val="none" w:sz="0" w:space="0" w:color="auto"/>
            <w:left w:val="none" w:sz="0" w:space="0" w:color="auto"/>
            <w:bottom w:val="none" w:sz="0" w:space="0" w:color="auto"/>
            <w:right w:val="none" w:sz="0" w:space="0" w:color="auto"/>
          </w:divBdr>
        </w:div>
        <w:div w:id="2106027659">
          <w:marLeft w:val="0"/>
          <w:marRight w:val="0"/>
          <w:marTop w:val="0"/>
          <w:marBottom w:val="0"/>
          <w:divBdr>
            <w:top w:val="none" w:sz="0" w:space="0" w:color="auto"/>
            <w:left w:val="none" w:sz="0" w:space="0" w:color="auto"/>
            <w:bottom w:val="none" w:sz="0" w:space="0" w:color="auto"/>
            <w:right w:val="none" w:sz="0" w:space="0" w:color="auto"/>
          </w:divBdr>
        </w:div>
        <w:div w:id="1995640837">
          <w:marLeft w:val="0"/>
          <w:marRight w:val="0"/>
          <w:marTop w:val="0"/>
          <w:marBottom w:val="0"/>
          <w:divBdr>
            <w:top w:val="none" w:sz="0" w:space="0" w:color="auto"/>
            <w:left w:val="none" w:sz="0" w:space="0" w:color="auto"/>
            <w:bottom w:val="none" w:sz="0" w:space="0" w:color="auto"/>
            <w:right w:val="none" w:sz="0" w:space="0" w:color="auto"/>
          </w:divBdr>
        </w:div>
        <w:div w:id="586157346">
          <w:marLeft w:val="0"/>
          <w:marRight w:val="0"/>
          <w:marTop w:val="0"/>
          <w:marBottom w:val="0"/>
          <w:divBdr>
            <w:top w:val="none" w:sz="0" w:space="0" w:color="auto"/>
            <w:left w:val="none" w:sz="0" w:space="0" w:color="auto"/>
            <w:bottom w:val="none" w:sz="0" w:space="0" w:color="auto"/>
            <w:right w:val="none" w:sz="0" w:space="0" w:color="auto"/>
          </w:divBdr>
        </w:div>
        <w:div w:id="1434742921">
          <w:marLeft w:val="0"/>
          <w:marRight w:val="0"/>
          <w:marTop w:val="0"/>
          <w:marBottom w:val="0"/>
          <w:divBdr>
            <w:top w:val="none" w:sz="0" w:space="0" w:color="auto"/>
            <w:left w:val="none" w:sz="0" w:space="0" w:color="auto"/>
            <w:bottom w:val="none" w:sz="0" w:space="0" w:color="auto"/>
            <w:right w:val="none" w:sz="0" w:space="0" w:color="auto"/>
          </w:divBdr>
        </w:div>
        <w:div w:id="1689256522">
          <w:marLeft w:val="0"/>
          <w:marRight w:val="0"/>
          <w:marTop w:val="0"/>
          <w:marBottom w:val="0"/>
          <w:divBdr>
            <w:top w:val="none" w:sz="0" w:space="0" w:color="auto"/>
            <w:left w:val="none" w:sz="0" w:space="0" w:color="auto"/>
            <w:bottom w:val="none" w:sz="0" w:space="0" w:color="auto"/>
            <w:right w:val="none" w:sz="0" w:space="0" w:color="auto"/>
          </w:divBdr>
        </w:div>
        <w:div w:id="1555002005">
          <w:marLeft w:val="0"/>
          <w:marRight w:val="0"/>
          <w:marTop w:val="0"/>
          <w:marBottom w:val="0"/>
          <w:divBdr>
            <w:top w:val="none" w:sz="0" w:space="0" w:color="auto"/>
            <w:left w:val="none" w:sz="0" w:space="0" w:color="auto"/>
            <w:bottom w:val="none" w:sz="0" w:space="0" w:color="auto"/>
            <w:right w:val="none" w:sz="0" w:space="0" w:color="auto"/>
          </w:divBdr>
        </w:div>
        <w:div w:id="1995454355">
          <w:marLeft w:val="0"/>
          <w:marRight w:val="0"/>
          <w:marTop w:val="0"/>
          <w:marBottom w:val="0"/>
          <w:divBdr>
            <w:top w:val="none" w:sz="0" w:space="0" w:color="auto"/>
            <w:left w:val="none" w:sz="0" w:space="0" w:color="auto"/>
            <w:bottom w:val="none" w:sz="0" w:space="0" w:color="auto"/>
            <w:right w:val="none" w:sz="0" w:space="0" w:color="auto"/>
          </w:divBdr>
        </w:div>
        <w:div w:id="668755210">
          <w:marLeft w:val="0"/>
          <w:marRight w:val="0"/>
          <w:marTop w:val="0"/>
          <w:marBottom w:val="0"/>
          <w:divBdr>
            <w:top w:val="none" w:sz="0" w:space="0" w:color="auto"/>
            <w:left w:val="none" w:sz="0" w:space="0" w:color="auto"/>
            <w:bottom w:val="none" w:sz="0" w:space="0" w:color="auto"/>
            <w:right w:val="none" w:sz="0" w:space="0" w:color="auto"/>
          </w:divBdr>
        </w:div>
        <w:div w:id="1465124720">
          <w:marLeft w:val="0"/>
          <w:marRight w:val="0"/>
          <w:marTop w:val="0"/>
          <w:marBottom w:val="0"/>
          <w:divBdr>
            <w:top w:val="none" w:sz="0" w:space="0" w:color="auto"/>
            <w:left w:val="none" w:sz="0" w:space="0" w:color="auto"/>
            <w:bottom w:val="none" w:sz="0" w:space="0" w:color="auto"/>
            <w:right w:val="none" w:sz="0" w:space="0" w:color="auto"/>
          </w:divBdr>
        </w:div>
        <w:div w:id="1872104939">
          <w:marLeft w:val="0"/>
          <w:marRight w:val="0"/>
          <w:marTop w:val="0"/>
          <w:marBottom w:val="0"/>
          <w:divBdr>
            <w:top w:val="none" w:sz="0" w:space="0" w:color="auto"/>
            <w:left w:val="none" w:sz="0" w:space="0" w:color="auto"/>
            <w:bottom w:val="none" w:sz="0" w:space="0" w:color="auto"/>
            <w:right w:val="none" w:sz="0" w:space="0" w:color="auto"/>
          </w:divBdr>
        </w:div>
        <w:div w:id="1946762600">
          <w:marLeft w:val="0"/>
          <w:marRight w:val="0"/>
          <w:marTop w:val="0"/>
          <w:marBottom w:val="0"/>
          <w:divBdr>
            <w:top w:val="none" w:sz="0" w:space="0" w:color="auto"/>
            <w:left w:val="none" w:sz="0" w:space="0" w:color="auto"/>
            <w:bottom w:val="none" w:sz="0" w:space="0" w:color="auto"/>
            <w:right w:val="none" w:sz="0" w:space="0" w:color="auto"/>
          </w:divBdr>
        </w:div>
        <w:div w:id="1654019504">
          <w:marLeft w:val="0"/>
          <w:marRight w:val="0"/>
          <w:marTop w:val="0"/>
          <w:marBottom w:val="0"/>
          <w:divBdr>
            <w:top w:val="none" w:sz="0" w:space="0" w:color="auto"/>
            <w:left w:val="none" w:sz="0" w:space="0" w:color="auto"/>
            <w:bottom w:val="none" w:sz="0" w:space="0" w:color="auto"/>
            <w:right w:val="none" w:sz="0" w:space="0" w:color="auto"/>
          </w:divBdr>
        </w:div>
        <w:div w:id="1827166707">
          <w:marLeft w:val="0"/>
          <w:marRight w:val="0"/>
          <w:marTop w:val="0"/>
          <w:marBottom w:val="0"/>
          <w:divBdr>
            <w:top w:val="none" w:sz="0" w:space="0" w:color="auto"/>
            <w:left w:val="none" w:sz="0" w:space="0" w:color="auto"/>
            <w:bottom w:val="none" w:sz="0" w:space="0" w:color="auto"/>
            <w:right w:val="none" w:sz="0" w:space="0" w:color="auto"/>
          </w:divBdr>
        </w:div>
        <w:div w:id="1360934113">
          <w:marLeft w:val="0"/>
          <w:marRight w:val="0"/>
          <w:marTop w:val="0"/>
          <w:marBottom w:val="0"/>
          <w:divBdr>
            <w:top w:val="none" w:sz="0" w:space="0" w:color="auto"/>
            <w:left w:val="none" w:sz="0" w:space="0" w:color="auto"/>
            <w:bottom w:val="none" w:sz="0" w:space="0" w:color="auto"/>
            <w:right w:val="none" w:sz="0" w:space="0" w:color="auto"/>
          </w:divBdr>
        </w:div>
        <w:div w:id="560989442">
          <w:marLeft w:val="0"/>
          <w:marRight w:val="0"/>
          <w:marTop w:val="0"/>
          <w:marBottom w:val="0"/>
          <w:divBdr>
            <w:top w:val="none" w:sz="0" w:space="0" w:color="auto"/>
            <w:left w:val="none" w:sz="0" w:space="0" w:color="auto"/>
            <w:bottom w:val="none" w:sz="0" w:space="0" w:color="auto"/>
            <w:right w:val="none" w:sz="0" w:space="0" w:color="auto"/>
          </w:divBdr>
        </w:div>
        <w:div w:id="966354746">
          <w:marLeft w:val="0"/>
          <w:marRight w:val="0"/>
          <w:marTop w:val="0"/>
          <w:marBottom w:val="0"/>
          <w:divBdr>
            <w:top w:val="none" w:sz="0" w:space="0" w:color="auto"/>
            <w:left w:val="none" w:sz="0" w:space="0" w:color="auto"/>
            <w:bottom w:val="none" w:sz="0" w:space="0" w:color="auto"/>
            <w:right w:val="none" w:sz="0" w:space="0" w:color="auto"/>
          </w:divBdr>
        </w:div>
        <w:div w:id="1428306523">
          <w:marLeft w:val="0"/>
          <w:marRight w:val="0"/>
          <w:marTop w:val="0"/>
          <w:marBottom w:val="0"/>
          <w:divBdr>
            <w:top w:val="none" w:sz="0" w:space="0" w:color="auto"/>
            <w:left w:val="none" w:sz="0" w:space="0" w:color="auto"/>
            <w:bottom w:val="none" w:sz="0" w:space="0" w:color="auto"/>
            <w:right w:val="none" w:sz="0" w:space="0" w:color="auto"/>
          </w:divBdr>
        </w:div>
        <w:div w:id="1558470066">
          <w:marLeft w:val="0"/>
          <w:marRight w:val="0"/>
          <w:marTop w:val="0"/>
          <w:marBottom w:val="0"/>
          <w:divBdr>
            <w:top w:val="none" w:sz="0" w:space="0" w:color="auto"/>
            <w:left w:val="none" w:sz="0" w:space="0" w:color="auto"/>
            <w:bottom w:val="none" w:sz="0" w:space="0" w:color="auto"/>
            <w:right w:val="none" w:sz="0" w:space="0" w:color="auto"/>
          </w:divBdr>
        </w:div>
        <w:div w:id="399402332">
          <w:marLeft w:val="0"/>
          <w:marRight w:val="0"/>
          <w:marTop w:val="0"/>
          <w:marBottom w:val="0"/>
          <w:divBdr>
            <w:top w:val="none" w:sz="0" w:space="0" w:color="auto"/>
            <w:left w:val="none" w:sz="0" w:space="0" w:color="auto"/>
            <w:bottom w:val="none" w:sz="0" w:space="0" w:color="auto"/>
            <w:right w:val="none" w:sz="0" w:space="0" w:color="auto"/>
          </w:divBdr>
        </w:div>
        <w:div w:id="321813652">
          <w:marLeft w:val="0"/>
          <w:marRight w:val="0"/>
          <w:marTop w:val="0"/>
          <w:marBottom w:val="0"/>
          <w:divBdr>
            <w:top w:val="none" w:sz="0" w:space="0" w:color="auto"/>
            <w:left w:val="none" w:sz="0" w:space="0" w:color="auto"/>
            <w:bottom w:val="none" w:sz="0" w:space="0" w:color="auto"/>
            <w:right w:val="none" w:sz="0" w:space="0" w:color="auto"/>
          </w:divBdr>
        </w:div>
        <w:div w:id="1609896094">
          <w:marLeft w:val="0"/>
          <w:marRight w:val="0"/>
          <w:marTop w:val="0"/>
          <w:marBottom w:val="0"/>
          <w:divBdr>
            <w:top w:val="none" w:sz="0" w:space="0" w:color="auto"/>
            <w:left w:val="none" w:sz="0" w:space="0" w:color="auto"/>
            <w:bottom w:val="none" w:sz="0" w:space="0" w:color="auto"/>
            <w:right w:val="none" w:sz="0" w:space="0" w:color="auto"/>
          </w:divBdr>
        </w:div>
        <w:div w:id="181558189">
          <w:marLeft w:val="0"/>
          <w:marRight w:val="0"/>
          <w:marTop w:val="0"/>
          <w:marBottom w:val="0"/>
          <w:divBdr>
            <w:top w:val="none" w:sz="0" w:space="0" w:color="auto"/>
            <w:left w:val="none" w:sz="0" w:space="0" w:color="auto"/>
            <w:bottom w:val="none" w:sz="0" w:space="0" w:color="auto"/>
            <w:right w:val="none" w:sz="0" w:space="0" w:color="auto"/>
          </w:divBdr>
        </w:div>
        <w:div w:id="551964462">
          <w:marLeft w:val="0"/>
          <w:marRight w:val="0"/>
          <w:marTop w:val="0"/>
          <w:marBottom w:val="0"/>
          <w:divBdr>
            <w:top w:val="none" w:sz="0" w:space="0" w:color="auto"/>
            <w:left w:val="none" w:sz="0" w:space="0" w:color="auto"/>
            <w:bottom w:val="none" w:sz="0" w:space="0" w:color="auto"/>
            <w:right w:val="none" w:sz="0" w:space="0" w:color="auto"/>
          </w:divBdr>
        </w:div>
        <w:div w:id="790048432">
          <w:marLeft w:val="0"/>
          <w:marRight w:val="0"/>
          <w:marTop w:val="0"/>
          <w:marBottom w:val="0"/>
          <w:divBdr>
            <w:top w:val="none" w:sz="0" w:space="0" w:color="auto"/>
            <w:left w:val="none" w:sz="0" w:space="0" w:color="auto"/>
            <w:bottom w:val="none" w:sz="0" w:space="0" w:color="auto"/>
            <w:right w:val="none" w:sz="0" w:space="0" w:color="auto"/>
          </w:divBdr>
        </w:div>
        <w:div w:id="1002661120">
          <w:marLeft w:val="0"/>
          <w:marRight w:val="0"/>
          <w:marTop w:val="0"/>
          <w:marBottom w:val="0"/>
          <w:divBdr>
            <w:top w:val="none" w:sz="0" w:space="0" w:color="auto"/>
            <w:left w:val="none" w:sz="0" w:space="0" w:color="auto"/>
            <w:bottom w:val="none" w:sz="0" w:space="0" w:color="auto"/>
            <w:right w:val="none" w:sz="0" w:space="0" w:color="auto"/>
          </w:divBdr>
        </w:div>
        <w:div w:id="1538544656">
          <w:marLeft w:val="0"/>
          <w:marRight w:val="0"/>
          <w:marTop w:val="0"/>
          <w:marBottom w:val="0"/>
          <w:divBdr>
            <w:top w:val="none" w:sz="0" w:space="0" w:color="auto"/>
            <w:left w:val="none" w:sz="0" w:space="0" w:color="auto"/>
            <w:bottom w:val="none" w:sz="0" w:space="0" w:color="auto"/>
            <w:right w:val="none" w:sz="0" w:space="0" w:color="auto"/>
          </w:divBdr>
        </w:div>
        <w:div w:id="2059889062">
          <w:marLeft w:val="0"/>
          <w:marRight w:val="0"/>
          <w:marTop w:val="0"/>
          <w:marBottom w:val="0"/>
          <w:divBdr>
            <w:top w:val="none" w:sz="0" w:space="0" w:color="auto"/>
            <w:left w:val="none" w:sz="0" w:space="0" w:color="auto"/>
            <w:bottom w:val="none" w:sz="0" w:space="0" w:color="auto"/>
            <w:right w:val="none" w:sz="0" w:space="0" w:color="auto"/>
          </w:divBdr>
        </w:div>
        <w:div w:id="770931208">
          <w:marLeft w:val="0"/>
          <w:marRight w:val="0"/>
          <w:marTop w:val="0"/>
          <w:marBottom w:val="0"/>
          <w:divBdr>
            <w:top w:val="none" w:sz="0" w:space="0" w:color="auto"/>
            <w:left w:val="none" w:sz="0" w:space="0" w:color="auto"/>
            <w:bottom w:val="none" w:sz="0" w:space="0" w:color="auto"/>
            <w:right w:val="none" w:sz="0" w:space="0" w:color="auto"/>
          </w:divBdr>
        </w:div>
        <w:div w:id="956181919">
          <w:marLeft w:val="0"/>
          <w:marRight w:val="0"/>
          <w:marTop w:val="0"/>
          <w:marBottom w:val="0"/>
          <w:divBdr>
            <w:top w:val="none" w:sz="0" w:space="0" w:color="auto"/>
            <w:left w:val="none" w:sz="0" w:space="0" w:color="auto"/>
            <w:bottom w:val="none" w:sz="0" w:space="0" w:color="auto"/>
            <w:right w:val="none" w:sz="0" w:space="0" w:color="auto"/>
          </w:divBdr>
        </w:div>
        <w:div w:id="1401827398">
          <w:marLeft w:val="0"/>
          <w:marRight w:val="0"/>
          <w:marTop w:val="0"/>
          <w:marBottom w:val="0"/>
          <w:divBdr>
            <w:top w:val="none" w:sz="0" w:space="0" w:color="auto"/>
            <w:left w:val="none" w:sz="0" w:space="0" w:color="auto"/>
            <w:bottom w:val="none" w:sz="0" w:space="0" w:color="auto"/>
            <w:right w:val="none" w:sz="0" w:space="0" w:color="auto"/>
          </w:divBdr>
        </w:div>
        <w:div w:id="243758718">
          <w:marLeft w:val="0"/>
          <w:marRight w:val="0"/>
          <w:marTop w:val="0"/>
          <w:marBottom w:val="0"/>
          <w:divBdr>
            <w:top w:val="none" w:sz="0" w:space="0" w:color="auto"/>
            <w:left w:val="none" w:sz="0" w:space="0" w:color="auto"/>
            <w:bottom w:val="none" w:sz="0" w:space="0" w:color="auto"/>
            <w:right w:val="none" w:sz="0" w:space="0" w:color="auto"/>
          </w:divBdr>
        </w:div>
        <w:div w:id="1960838112">
          <w:marLeft w:val="0"/>
          <w:marRight w:val="0"/>
          <w:marTop w:val="0"/>
          <w:marBottom w:val="0"/>
          <w:divBdr>
            <w:top w:val="none" w:sz="0" w:space="0" w:color="auto"/>
            <w:left w:val="none" w:sz="0" w:space="0" w:color="auto"/>
            <w:bottom w:val="none" w:sz="0" w:space="0" w:color="auto"/>
            <w:right w:val="none" w:sz="0" w:space="0" w:color="auto"/>
          </w:divBdr>
        </w:div>
        <w:div w:id="976958010">
          <w:marLeft w:val="0"/>
          <w:marRight w:val="0"/>
          <w:marTop w:val="0"/>
          <w:marBottom w:val="0"/>
          <w:divBdr>
            <w:top w:val="none" w:sz="0" w:space="0" w:color="auto"/>
            <w:left w:val="none" w:sz="0" w:space="0" w:color="auto"/>
            <w:bottom w:val="none" w:sz="0" w:space="0" w:color="auto"/>
            <w:right w:val="none" w:sz="0" w:space="0" w:color="auto"/>
          </w:divBdr>
        </w:div>
        <w:div w:id="25982347">
          <w:marLeft w:val="0"/>
          <w:marRight w:val="0"/>
          <w:marTop w:val="0"/>
          <w:marBottom w:val="0"/>
          <w:divBdr>
            <w:top w:val="none" w:sz="0" w:space="0" w:color="auto"/>
            <w:left w:val="none" w:sz="0" w:space="0" w:color="auto"/>
            <w:bottom w:val="none" w:sz="0" w:space="0" w:color="auto"/>
            <w:right w:val="none" w:sz="0" w:space="0" w:color="auto"/>
          </w:divBdr>
        </w:div>
        <w:div w:id="35548155">
          <w:marLeft w:val="0"/>
          <w:marRight w:val="0"/>
          <w:marTop w:val="0"/>
          <w:marBottom w:val="0"/>
          <w:divBdr>
            <w:top w:val="none" w:sz="0" w:space="0" w:color="auto"/>
            <w:left w:val="none" w:sz="0" w:space="0" w:color="auto"/>
            <w:bottom w:val="none" w:sz="0" w:space="0" w:color="auto"/>
            <w:right w:val="none" w:sz="0" w:space="0" w:color="auto"/>
          </w:divBdr>
        </w:div>
        <w:div w:id="582566480">
          <w:marLeft w:val="0"/>
          <w:marRight w:val="0"/>
          <w:marTop w:val="0"/>
          <w:marBottom w:val="0"/>
          <w:divBdr>
            <w:top w:val="none" w:sz="0" w:space="0" w:color="auto"/>
            <w:left w:val="none" w:sz="0" w:space="0" w:color="auto"/>
            <w:bottom w:val="none" w:sz="0" w:space="0" w:color="auto"/>
            <w:right w:val="none" w:sz="0" w:space="0" w:color="auto"/>
          </w:divBdr>
        </w:div>
        <w:div w:id="318655215">
          <w:marLeft w:val="0"/>
          <w:marRight w:val="0"/>
          <w:marTop w:val="0"/>
          <w:marBottom w:val="0"/>
          <w:divBdr>
            <w:top w:val="none" w:sz="0" w:space="0" w:color="auto"/>
            <w:left w:val="none" w:sz="0" w:space="0" w:color="auto"/>
            <w:bottom w:val="none" w:sz="0" w:space="0" w:color="auto"/>
            <w:right w:val="none" w:sz="0" w:space="0" w:color="auto"/>
          </w:divBdr>
        </w:div>
        <w:div w:id="1413773999">
          <w:marLeft w:val="0"/>
          <w:marRight w:val="0"/>
          <w:marTop w:val="0"/>
          <w:marBottom w:val="0"/>
          <w:divBdr>
            <w:top w:val="none" w:sz="0" w:space="0" w:color="auto"/>
            <w:left w:val="none" w:sz="0" w:space="0" w:color="auto"/>
            <w:bottom w:val="none" w:sz="0" w:space="0" w:color="auto"/>
            <w:right w:val="none" w:sz="0" w:space="0" w:color="auto"/>
          </w:divBdr>
        </w:div>
        <w:div w:id="1020007199">
          <w:marLeft w:val="0"/>
          <w:marRight w:val="0"/>
          <w:marTop w:val="0"/>
          <w:marBottom w:val="0"/>
          <w:divBdr>
            <w:top w:val="none" w:sz="0" w:space="0" w:color="auto"/>
            <w:left w:val="none" w:sz="0" w:space="0" w:color="auto"/>
            <w:bottom w:val="none" w:sz="0" w:space="0" w:color="auto"/>
            <w:right w:val="none" w:sz="0" w:space="0" w:color="auto"/>
          </w:divBdr>
        </w:div>
        <w:div w:id="704870276">
          <w:marLeft w:val="0"/>
          <w:marRight w:val="0"/>
          <w:marTop w:val="0"/>
          <w:marBottom w:val="0"/>
          <w:divBdr>
            <w:top w:val="none" w:sz="0" w:space="0" w:color="auto"/>
            <w:left w:val="none" w:sz="0" w:space="0" w:color="auto"/>
            <w:bottom w:val="none" w:sz="0" w:space="0" w:color="auto"/>
            <w:right w:val="none" w:sz="0" w:space="0" w:color="auto"/>
          </w:divBdr>
        </w:div>
        <w:div w:id="698706969">
          <w:marLeft w:val="0"/>
          <w:marRight w:val="0"/>
          <w:marTop w:val="0"/>
          <w:marBottom w:val="0"/>
          <w:divBdr>
            <w:top w:val="none" w:sz="0" w:space="0" w:color="auto"/>
            <w:left w:val="none" w:sz="0" w:space="0" w:color="auto"/>
            <w:bottom w:val="none" w:sz="0" w:space="0" w:color="auto"/>
            <w:right w:val="none" w:sz="0" w:space="0" w:color="auto"/>
          </w:divBdr>
        </w:div>
        <w:div w:id="865216358">
          <w:marLeft w:val="0"/>
          <w:marRight w:val="0"/>
          <w:marTop w:val="0"/>
          <w:marBottom w:val="0"/>
          <w:divBdr>
            <w:top w:val="none" w:sz="0" w:space="0" w:color="auto"/>
            <w:left w:val="none" w:sz="0" w:space="0" w:color="auto"/>
            <w:bottom w:val="none" w:sz="0" w:space="0" w:color="auto"/>
            <w:right w:val="none" w:sz="0" w:space="0" w:color="auto"/>
          </w:divBdr>
        </w:div>
        <w:div w:id="2081437387">
          <w:marLeft w:val="0"/>
          <w:marRight w:val="0"/>
          <w:marTop w:val="0"/>
          <w:marBottom w:val="0"/>
          <w:divBdr>
            <w:top w:val="none" w:sz="0" w:space="0" w:color="auto"/>
            <w:left w:val="none" w:sz="0" w:space="0" w:color="auto"/>
            <w:bottom w:val="none" w:sz="0" w:space="0" w:color="auto"/>
            <w:right w:val="none" w:sz="0" w:space="0" w:color="auto"/>
          </w:divBdr>
        </w:div>
        <w:div w:id="828787823">
          <w:marLeft w:val="0"/>
          <w:marRight w:val="0"/>
          <w:marTop w:val="0"/>
          <w:marBottom w:val="0"/>
          <w:divBdr>
            <w:top w:val="none" w:sz="0" w:space="0" w:color="auto"/>
            <w:left w:val="none" w:sz="0" w:space="0" w:color="auto"/>
            <w:bottom w:val="none" w:sz="0" w:space="0" w:color="auto"/>
            <w:right w:val="none" w:sz="0" w:space="0" w:color="auto"/>
          </w:divBdr>
        </w:div>
        <w:div w:id="1706908874">
          <w:marLeft w:val="0"/>
          <w:marRight w:val="0"/>
          <w:marTop w:val="0"/>
          <w:marBottom w:val="0"/>
          <w:divBdr>
            <w:top w:val="none" w:sz="0" w:space="0" w:color="auto"/>
            <w:left w:val="none" w:sz="0" w:space="0" w:color="auto"/>
            <w:bottom w:val="none" w:sz="0" w:space="0" w:color="auto"/>
            <w:right w:val="none" w:sz="0" w:space="0" w:color="auto"/>
          </w:divBdr>
        </w:div>
        <w:div w:id="1150246049">
          <w:marLeft w:val="0"/>
          <w:marRight w:val="0"/>
          <w:marTop w:val="0"/>
          <w:marBottom w:val="0"/>
          <w:divBdr>
            <w:top w:val="none" w:sz="0" w:space="0" w:color="auto"/>
            <w:left w:val="none" w:sz="0" w:space="0" w:color="auto"/>
            <w:bottom w:val="none" w:sz="0" w:space="0" w:color="auto"/>
            <w:right w:val="none" w:sz="0" w:space="0" w:color="auto"/>
          </w:divBdr>
        </w:div>
        <w:div w:id="854075813">
          <w:marLeft w:val="0"/>
          <w:marRight w:val="0"/>
          <w:marTop w:val="0"/>
          <w:marBottom w:val="0"/>
          <w:divBdr>
            <w:top w:val="none" w:sz="0" w:space="0" w:color="auto"/>
            <w:left w:val="none" w:sz="0" w:space="0" w:color="auto"/>
            <w:bottom w:val="none" w:sz="0" w:space="0" w:color="auto"/>
            <w:right w:val="none" w:sz="0" w:space="0" w:color="auto"/>
          </w:divBdr>
        </w:div>
        <w:div w:id="820266926">
          <w:marLeft w:val="0"/>
          <w:marRight w:val="0"/>
          <w:marTop w:val="0"/>
          <w:marBottom w:val="0"/>
          <w:divBdr>
            <w:top w:val="none" w:sz="0" w:space="0" w:color="auto"/>
            <w:left w:val="none" w:sz="0" w:space="0" w:color="auto"/>
            <w:bottom w:val="none" w:sz="0" w:space="0" w:color="auto"/>
            <w:right w:val="none" w:sz="0" w:space="0" w:color="auto"/>
          </w:divBdr>
        </w:div>
        <w:div w:id="132212278">
          <w:marLeft w:val="0"/>
          <w:marRight w:val="0"/>
          <w:marTop w:val="0"/>
          <w:marBottom w:val="0"/>
          <w:divBdr>
            <w:top w:val="none" w:sz="0" w:space="0" w:color="auto"/>
            <w:left w:val="none" w:sz="0" w:space="0" w:color="auto"/>
            <w:bottom w:val="none" w:sz="0" w:space="0" w:color="auto"/>
            <w:right w:val="none" w:sz="0" w:space="0" w:color="auto"/>
          </w:divBdr>
        </w:div>
        <w:div w:id="1284074792">
          <w:marLeft w:val="0"/>
          <w:marRight w:val="0"/>
          <w:marTop w:val="0"/>
          <w:marBottom w:val="0"/>
          <w:divBdr>
            <w:top w:val="none" w:sz="0" w:space="0" w:color="auto"/>
            <w:left w:val="none" w:sz="0" w:space="0" w:color="auto"/>
            <w:bottom w:val="none" w:sz="0" w:space="0" w:color="auto"/>
            <w:right w:val="none" w:sz="0" w:space="0" w:color="auto"/>
          </w:divBdr>
        </w:div>
        <w:div w:id="1141000629">
          <w:marLeft w:val="0"/>
          <w:marRight w:val="0"/>
          <w:marTop w:val="0"/>
          <w:marBottom w:val="0"/>
          <w:divBdr>
            <w:top w:val="none" w:sz="0" w:space="0" w:color="auto"/>
            <w:left w:val="none" w:sz="0" w:space="0" w:color="auto"/>
            <w:bottom w:val="none" w:sz="0" w:space="0" w:color="auto"/>
            <w:right w:val="none" w:sz="0" w:space="0" w:color="auto"/>
          </w:divBdr>
        </w:div>
        <w:div w:id="1155144733">
          <w:marLeft w:val="0"/>
          <w:marRight w:val="0"/>
          <w:marTop w:val="0"/>
          <w:marBottom w:val="0"/>
          <w:divBdr>
            <w:top w:val="none" w:sz="0" w:space="0" w:color="auto"/>
            <w:left w:val="none" w:sz="0" w:space="0" w:color="auto"/>
            <w:bottom w:val="none" w:sz="0" w:space="0" w:color="auto"/>
            <w:right w:val="none" w:sz="0" w:space="0" w:color="auto"/>
          </w:divBdr>
        </w:div>
        <w:div w:id="194122601">
          <w:marLeft w:val="0"/>
          <w:marRight w:val="0"/>
          <w:marTop w:val="0"/>
          <w:marBottom w:val="0"/>
          <w:divBdr>
            <w:top w:val="none" w:sz="0" w:space="0" w:color="auto"/>
            <w:left w:val="none" w:sz="0" w:space="0" w:color="auto"/>
            <w:bottom w:val="none" w:sz="0" w:space="0" w:color="auto"/>
            <w:right w:val="none" w:sz="0" w:space="0" w:color="auto"/>
          </w:divBdr>
        </w:div>
        <w:div w:id="814175904">
          <w:marLeft w:val="0"/>
          <w:marRight w:val="0"/>
          <w:marTop w:val="0"/>
          <w:marBottom w:val="0"/>
          <w:divBdr>
            <w:top w:val="none" w:sz="0" w:space="0" w:color="auto"/>
            <w:left w:val="none" w:sz="0" w:space="0" w:color="auto"/>
            <w:bottom w:val="none" w:sz="0" w:space="0" w:color="auto"/>
            <w:right w:val="none" w:sz="0" w:space="0" w:color="auto"/>
          </w:divBdr>
        </w:div>
        <w:div w:id="1396511785">
          <w:marLeft w:val="0"/>
          <w:marRight w:val="0"/>
          <w:marTop w:val="0"/>
          <w:marBottom w:val="0"/>
          <w:divBdr>
            <w:top w:val="none" w:sz="0" w:space="0" w:color="auto"/>
            <w:left w:val="none" w:sz="0" w:space="0" w:color="auto"/>
            <w:bottom w:val="none" w:sz="0" w:space="0" w:color="auto"/>
            <w:right w:val="none" w:sz="0" w:space="0" w:color="auto"/>
          </w:divBdr>
        </w:div>
        <w:div w:id="1927032030">
          <w:marLeft w:val="0"/>
          <w:marRight w:val="0"/>
          <w:marTop w:val="0"/>
          <w:marBottom w:val="0"/>
          <w:divBdr>
            <w:top w:val="none" w:sz="0" w:space="0" w:color="auto"/>
            <w:left w:val="none" w:sz="0" w:space="0" w:color="auto"/>
            <w:bottom w:val="none" w:sz="0" w:space="0" w:color="auto"/>
            <w:right w:val="none" w:sz="0" w:space="0" w:color="auto"/>
          </w:divBdr>
        </w:div>
        <w:div w:id="1755006900">
          <w:marLeft w:val="0"/>
          <w:marRight w:val="0"/>
          <w:marTop w:val="0"/>
          <w:marBottom w:val="0"/>
          <w:divBdr>
            <w:top w:val="none" w:sz="0" w:space="0" w:color="auto"/>
            <w:left w:val="none" w:sz="0" w:space="0" w:color="auto"/>
            <w:bottom w:val="none" w:sz="0" w:space="0" w:color="auto"/>
            <w:right w:val="none" w:sz="0" w:space="0" w:color="auto"/>
          </w:divBdr>
        </w:div>
        <w:div w:id="1613590450">
          <w:marLeft w:val="0"/>
          <w:marRight w:val="0"/>
          <w:marTop w:val="0"/>
          <w:marBottom w:val="0"/>
          <w:divBdr>
            <w:top w:val="none" w:sz="0" w:space="0" w:color="auto"/>
            <w:left w:val="none" w:sz="0" w:space="0" w:color="auto"/>
            <w:bottom w:val="none" w:sz="0" w:space="0" w:color="auto"/>
            <w:right w:val="none" w:sz="0" w:space="0" w:color="auto"/>
          </w:divBdr>
        </w:div>
        <w:div w:id="726728764">
          <w:marLeft w:val="0"/>
          <w:marRight w:val="0"/>
          <w:marTop w:val="0"/>
          <w:marBottom w:val="0"/>
          <w:divBdr>
            <w:top w:val="none" w:sz="0" w:space="0" w:color="auto"/>
            <w:left w:val="none" w:sz="0" w:space="0" w:color="auto"/>
            <w:bottom w:val="none" w:sz="0" w:space="0" w:color="auto"/>
            <w:right w:val="none" w:sz="0" w:space="0" w:color="auto"/>
          </w:divBdr>
        </w:div>
        <w:div w:id="1965382105">
          <w:marLeft w:val="0"/>
          <w:marRight w:val="0"/>
          <w:marTop w:val="0"/>
          <w:marBottom w:val="0"/>
          <w:divBdr>
            <w:top w:val="none" w:sz="0" w:space="0" w:color="auto"/>
            <w:left w:val="none" w:sz="0" w:space="0" w:color="auto"/>
            <w:bottom w:val="none" w:sz="0" w:space="0" w:color="auto"/>
            <w:right w:val="none" w:sz="0" w:space="0" w:color="auto"/>
          </w:divBdr>
        </w:div>
        <w:div w:id="179975373">
          <w:marLeft w:val="0"/>
          <w:marRight w:val="0"/>
          <w:marTop w:val="0"/>
          <w:marBottom w:val="0"/>
          <w:divBdr>
            <w:top w:val="none" w:sz="0" w:space="0" w:color="auto"/>
            <w:left w:val="none" w:sz="0" w:space="0" w:color="auto"/>
            <w:bottom w:val="none" w:sz="0" w:space="0" w:color="auto"/>
            <w:right w:val="none" w:sz="0" w:space="0" w:color="auto"/>
          </w:divBdr>
        </w:div>
        <w:div w:id="1098259416">
          <w:marLeft w:val="0"/>
          <w:marRight w:val="0"/>
          <w:marTop w:val="0"/>
          <w:marBottom w:val="0"/>
          <w:divBdr>
            <w:top w:val="none" w:sz="0" w:space="0" w:color="auto"/>
            <w:left w:val="none" w:sz="0" w:space="0" w:color="auto"/>
            <w:bottom w:val="none" w:sz="0" w:space="0" w:color="auto"/>
            <w:right w:val="none" w:sz="0" w:space="0" w:color="auto"/>
          </w:divBdr>
        </w:div>
        <w:div w:id="926842245">
          <w:marLeft w:val="0"/>
          <w:marRight w:val="0"/>
          <w:marTop w:val="0"/>
          <w:marBottom w:val="0"/>
          <w:divBdr>
            <w:top w:val="none" w:sz="0" w:space="0" w:color="auto"/>
            <w:left w:val="none" w:sz="0" w:space="0" w:color="auto"/>
            <w:bottom w:val="none" w:sz="0" w:space="0" w:color="auto"/>
            <w:right w:val="none" w:sz="0" w:space="0" w:color="auto"/>
          </w:divBdr>
        </w:div>
        <w:div w:id="20866754">
          <w:marLeft w:val="0"/>
          <w:marRight w:val="0"/>
          <w:marTop w:val="0"/>
          <w:marBottom w:val="0"/>
          <w:divBdr>
            <w:top w:val="none" w:sz="0" w:space="0" w:color="auto"/>
            <w:left w:val="none" w:sz="0" w:space="0" w:color="auto"/>
            <w:bottom w:val="none" w:sz="0" w:space="0" w:color="auto"/>
            <w:right w:val="none" w:sz="0" w:space="0" w:color="auto"/>
          </w:divBdr>
        </w:div>
        <w:div w:id="1092044274">
          <w:marLeft w:val="0"/>
          <w:marRight w:val="0"/>
          <w:marTop w:val="0"/>
          <w:marBottom w:val="0"/>
          <w:divBdr>
            <w:top w:val="none" w:sz="0" w:space="0" w:color="auto"/>
            <w:left w:val="none" w:sz="0" w:space="0" w:color="auto"/>
            <w:bottom w:val="none" w:sz="0" w:space="0" w:color="auto"/>
            <w:right w:val="none" w:sz="0" w:space="0" w:color="auto"/>
          </w:divBdr>
        </w:div>
        <w:div w:id="37511718">
          <w:marLeft w:val="0"/>
          <w:marRight w:val="0"/>
          <w:marTop w:val="0"/>
          <w:marBottom w:val="0"/>
          <w:divBdr>
            <w:top w:val="none" w:sz="0" w:space="0" w:color="auto"/>
            <w:left w:val="none" w:sz="0" w:space="0" w:color="auto"/>
            <w:bottom w:val="none" w:sz="0" w:space="0" w:color="auto"/>
            <w:right w:val="none" w:sz="0" w:space="0" w:color="auto"/>
          </w:divBdr>
        </w:div>
        <w:div w:id="2011523654">
          <w:marLeft w:val="0"/>
          <w:marRight w:val="0"/>
          <w:marTop w:val="0"/>
          <w:marBottom w:val="0"/>
          <w:divBdr>
            <w:top w:val="none" w:sz="0" w:space="0" w:color="auto"/>
            <w:left w:val="none" w:sz="0" w:space="0" w:color="auto"/>
            <w:bottom w:val="none" w:sz="0" w:space="0" w:color="auto"/>
            <w:right w:val="none" w:sz="0" w:space="0" w:color="auto"/>
          </w:divBdr>
        </w:div>
        <w:div w:id="859582452">
          <w:marLeft w:val="0"/>
          <w:marRight w:val="0"/>
          <w:marTop w:val="0"/>
          <w:marBottom w:val="0"/>
          <w:divBdr>
            <w:top w:val="none" w:sz="0" w:space="0" w:color="auto"/>
            <w:left w:val="none" w:sz="0" w:space="0" w:color="auto"/>
            <w:bottom w:val="none" w:sz="0" w:space="0" w:color="auto"/>
            <w:right w:val="none" w:sz="0" w:space="0" w:color="auto"/>
          </w:divBdr>
        </w:div>
        <w:div w:id="894702679">
          <w:marLeft w:val="0"/>
          <w:marRight w:val="0"/>
          <w:marTop w:val="0"/>
          <w:marBottom w:val="0"/>
          <w:divBdr>
            <w:top w:val="none" w:sz="0" w:space="0" w:color="auto"/>
            <w:left w:val="none" w:sz="0" w:space="0" w:color="auto"/>
            <w:bottom w:val="none" w:sz="0" w:space="0" w:color="auto"/>
            <w:right w:val="none" w:sz="0" w:space="0" w:color="auto"/>
          </w:divBdr>
        </w:div>
        <w:div w:id="1468860727">
          <w:marLeft w:val="0"/>
          <w:marRight w:val="0"/>
          <w:marTop w:val="0"/>
          <w:marBottom w:val="0"/>
          <w:divBdr>
            <w:top w:val="none" w:sz="0" w:space="0" w:color="auto"/>
            <w:left w:val="none" w:sz="0" w:space="0" w:color="auto"/>
            <w:bottom w:val="none" w:sz="0" w:space="0" w:color="auto"/>
            <w:right w:val="none" w:sz="0" w:space="0" w:color="auto"/>
          </w:divBdr>
        </w:div>
        <w:div w:id="181744148">
          <w:marLeft w:val="0"/>
          <w:marRight w:val="0"/>
          <w:marTop w:val="0"/>
          <w:marBottom w:val="0"/>
          <w:divBdr>
            <w:top w:val="none" w:sz="0" w:space="0" w:color="auto"/>
            <w:left w:val="none" w:sz="0" w:space="0" w:color="auto"/>
            <w:bottom w:val="none" w:sz="0" w:space="0" w:color="auto"/>
            <w:right w:val="none" w:sz="0" w:space="0" w:color="auto"/>
          </w:divBdr>
        </w:div>
        <w:div w:id="1272056229">
          <w:marLeft w:val="0"/>
          <w:marRight w:val="0"/>
          <w:marTop w:val="0"/>
          <w:marBottom w:val="0"/>
          <w:divBdr>
            <w:top w:val="none" w:sz="0" w:space="0" w:color="auto"/>
            <w:left w:val="none" w:sz="0" w:space="0" w:color="auto"/>
            <w:bottom w:val="none" w:sz="0" w:space="0" w:color="auto"/>
            <w:right w:val="none" w:sz="0" w:space="0" w:color="auto"/>
          </w:divBdr>
        </w:div>
        <w:div w:id="428090080">
          <w:marLeft w:val="0"/>
          <w:marRight w:val="0"/>
          <w:marTop w:val="0"/>
          <w:marBottom w:val="0"/>
          <w:divBdr>
            <w:top w:val="none" w:sz="0" w:space="0" w:color="auto"/>
            <w:left w:val="none" w:sz="0" w:space="0" w:color="auto"/>
            <w:bottom w:val="none" w:sz="0" w:space="0" w:color="auto"/>
            <w:right w:val="none" w:sz="0" w:space="0" w:color="auto"/>
          </w:divBdr>
        </w:div>
        <w:div w:id="1937014623">
          <w:marLeft w:val="0"/>
          <w:marRight w:val="0"/>
          <w:marTop w:val="0"/>
          <w:marBottom w:val="0"/>
          <w:divBdr>
            <w:top w:val="none" w:sz="0" w:space="0" w:color="auto"/>
            <w:left w:val="none" w:sz="0" w:space="0" w:color="auto"/>
            <w:bottom w:val="none" w:sz="0" w:space="0" w:color="auto"/>
            <w:right w:val="none" w:sz="0" w:space="0" w:color="auto"/>
          </w:divBdr>
        </w:div>
        <w:div w:id="2126727343">
          <w:marLeft w:val="0"/>
          <w:marRight w:val="0"/>
          <w:marTop w:val="0"/>
          <w:marBottom w:val="0"/>
          <w:divBdr>
            <w:top w:val="none" w:sz="0" w:space="0" w:color="auto"/>
            <w:left w:val="none" w:sz="0" w:space="0" w:color="auto"/>
            <w:bottom w:val="none" w:sz="0" w:space="0" w:color="auto"/>
            <w:right w:val="none" w:sz="0" w:space="0" w:color="auto"/>
          </w:divBdr>
        </w:div>
        <w:div w:id="1970432653">
          <w:marLeft w:val="0"/>
          <w:marRight w:val="0"/>
          <w:marTop w:val="0"/>
          <w:marBottom w:val="0"/>
          <w:divBdr>
            <w:top w:val="none" w:sz="0" w:space="0" w:color="auto"/>
            <w:left w:val="none" w:sz="0" w:space="0" w:color="auto"/>
            <w:bottom w:val="none" w:sz="0" w:space="0" w:color="auto"/>
            <w:right w:val="none" w:sz="0" w:space="0" w:color="auto"/>
          </w:divBdr>
        </w:div>
        <w:div w:id="1156649642">
          <w:marLeft w:val="0"/>
          <w:marRight w:val="0"/>
          <w:marTop w:val="0"/>
          <w:marBottom w:val="0"/>
          <w:divBdr>
            <w:top w:val="none" w:sz="0" w:space="0" w:color="auto"/>
            <w:left w:val="none" w:sz="0" w:space="0" w:color="auto"/>
            <w:bottom w:val="none" w:sz="0" w:space="0" w:color="auto"/>
            <w:right w:val="none" w:sz="0" w:space="0" w:color="auto"/>
          </w:divBdr>
        </w:div>
        <w:div w:id="598216512">
          <w:marLeft w:val="0"/>
          <w:marRight w:val="0"/>
          <w:marTop w:val="0"/>
          <w:marBottom w:val="0"/>
          <w:divBdr>
            <w:top w:val="none" w:sz="0" w:space="0" w:color="auto"/>
            <w:left w:val="none" w:sz="0" w:space="0" w:color="auto"/>
            <w:bottom w:val="none" w:sz="0" w:space="0" w:color="auto"/>
            <w:right w:val="none" w:sz="0" w:space="0" w:color="auto"/>
          </w:divBdr>
        </w:div>
        <w:div w:id="95030478">
          <w:marLeft w:val="0"/>
          <w:marRight w:val="0"/>
          <w:marTop w:val="0"/>
          <w:marBottom w:val="0"/>
          <w:divBdr>
            <w:top w:val="none" w:sz="0" w:space="0" w:color="auto"/>
            <w:left w:val="none" w:sz="0" w:space="0" w:color="auto"/>
            <w:bottom w:val="none" w:sz="0" w:space="0" w:color="auto"/>
            <w:right w:val="none" w:sz="0" w:space="0" w:color="auto"/>
          </w:divBdr>
        </w:div>
        <w:div w:id="1244296339">
          <w:marLeft w:val="0"/>
          <w:marRight w:val="0"/>
          <w:marTop w:val="0"/>
          <w:marBottom w:val="0"/>
          <w:divBdr>
            <w:top w:val="none" w:sz="0" w:space="0" w:color="auto"/>
            <w:left w:val="none" w:sz="0" w:space="0" w:color="auto"/>
            <w:bottom w:val="none" w:sz="0" w:space="0" w:color="auto"/>
            <w:right w:val="none" w:sz="0" w:space="0" w:color="auto"/>
          </w:divBdr>
        </w:div>
        <w:div w:id="1235581743">
          <w:marLeft w:val="0"/>
          <w:marRight w:val="0"/>
          <w:marTop w:val="0"/>
          <w:marBottom w:val="0"/>
          <w:divBdr>
            <w:top w:val="none" w:sz="0" w:space="0" w:color="auto"/>
            <w:left w:val="none" w:sz="0" w:space="0" w:color="auto"/>
            <w:bottom w:val="none" w:sz="0" w:space="0" w:color="auto"/>
            <w:right w:val="none" w:sz="0" w:space="0" w:color="auto"/>
          </w:divBdr>
        </w:div>
        <w:div w:id="1738086906">
          <w:marLeft w:val="0"/>
          <w:marRight w:val="0"/>
          <w:marTop w:val="0"/>
          <w:marBottom w:val="0"/>
          <w:divBdr>
            <w:top w:val="none" w:sz="0" w:space="0" w:color="auto"/>
            <w:left w:val="none" w:sz="0" w:space="0" w:color="auto"/>
            <w:bottom w:val="none" w:sz="0" w:space="0" w:color="auto"/>
            <w:right w:val="none" w:sz="0" w:space="0" w:color="auto"/>
          </w:divBdr>
        </w:div>
        <w:div w:id="189413863">
          <w:marLeft w:val="0"/>
          <w:marRight w:val="0"/>
          <w:marTop w:val="0"/>
          <w:marBottom w:val="0"/>
          <w:divBdr>
            <w:top w:val="none" w:sz="0" w:space="0" w:color="auto"/>
            <w:left w:val="none" w:sz="0" w:space="0" w:color="auto"/>
            <w:bottom w:val="none" w:sz="0" w:space="0" w:color="auto"/>
            <w:right w:val="none" w:sz="0" w:space="0" w:color="auto"/>
          </w:divBdr>
        </w:div>
        <w:div w:id="1740208416">
          <w:marLeft w:val="0"/>
          <w:marRight w:val="0"/>
          <w:marTop w:val="0"/>
          <w:marBottom w:val="0"/>
          <w:divBdr>
            <w:top w:val="none" w:sz="0" w:space="0" w:color="auto"/>
            <w:left w:val="none" w:sz="0" w:space="0" w:color="auto"/>
            <w:bottom w:val="none" w:sz="0" w:space="0" w:color="auto"/>
            <w:right w:val="none" w:sz="0" w:space="0" w:color="auto"/>
          </w:divBdr>
        </w:div>
        <w:div w:id="1538617060">
          <w:marLeft w:val="0"/>
          <w:marRight w:val="0"/>
          <w:marTop w:val="0"/>
          <w:marBottom w:val="0"/>
          <w:divBdr>
            <w:top w:val="none" w:sz="0" w:space="0" w:color="auto"/>
            <w:left w:val="none" w:sz="0" w:space="0" w:color="auto"/>
            <w:bottom w:val="none" w:sz="0" w:space="0" w:color="auto"/>
            <w:right w:val="none" w:sz="0" w:space="0" w:color="auto"/>
          </w:divBdr>
        </w:div>
        <w:div w:id="1011878460">
          <w:marLeft w:val="0"/>
          <w:marRight w:val="0"/>
          <w:marTop w:val="0"/>
          <w:marBottom w:val="0"/>
          <w:divBdr>
            <w:top w:val="none" w:sz="0" w:space="0" w:color="auto"/>
            <w:left w:val="none" w:sz="0" w:space="0" w:color="auto"/>
            <w:bottom w:val="none" w:sz="0" w:space="0" w:color="auto"/>
            <w:right w:val="none" w:sz="0" w:space="0" w:color="auto"/>
          </w:divBdr>
        </w:div>
        <w:div w:id="946959519">
          <w:marLeft w:val="0"/>
          <w:marRight w:val="0"/>
          <w:marTop w:val="0"/>
          <w:marBottom w:val="0"/>
          <w:divBdr>
            <w:top w:val="none" w:sz="0" w:space="0" w:color="auto"/>
            <w:left w:val="none" w:sz="0" w:space="0" w:color="auto"/>
            <w:bottom w:val="none" w:sz="0" w:space="0" w:color="auto"/>
            <w:right w:val="none" w:sz="0" w:space="0" w:color="auto"/>
          </w:divBdr>
        </w:div>
        <w:div w:id="552273645">
          <w:marLeft w:val="0"/>
          <w:marRight w:val="0"/>
          <w:marTop w:val="0"/>
          <w:marBottom w:val="0"/>
          <w:divBdr>
            <w:top w:val="none" w:sz="0" w:space="0" w:color="auto"/>
            <w:left w:val="none" w:sz="0" w:space="0" w:color="auto"/>
            <w:bottom w:val="none" w:sz="0" w:space="0" w:color="auto"/>
            <w:right w:val="none" w:sz="0" w:space="0" w:color="auto"/>
          </w:divBdr>
        </w:div>
        <w:div w:id="809320217">
          <w:marLeft w:val="0"/>
          <w:marRight w:val="0"/>
          <w:marTop w:val="0"/>
          <w:marBottom w:val="0"/>
          <w:divBdr>
            <w:top w:val="none" w:sz="0" w:space="0" w:color="auto"/>
            <w:left w:val="none" w:sz="0" w:space="0" w:color="auto"/>
            <w:bottom w:val="none" w:sz="0" w:space="0" w:color="auto"/>
            <w:right w:val="none" w:sz="0" w:space="0" w:color="auto"/>
          </w:divBdr>
        </w:div>
        <w:div w:id="938372982">
          <w:marLeft w:val="0"/>
          <w:marRight w:val="0"/>
          <w:marTop w:val="0"/>
          <w:marBottom w:val="0"/>
          <w:divBdr>
            <w:top w:val="none" w:sz="0" w:space="0" w:color="auto"/>
            <w:left w:val="none" w:sz="0" w:space="0" w:color="auto"/>
            <w:bottom w:val="none" w:sz="0" w:space="0" w:color="auto"/>
            <w:right w:val="none" w:sz="0" w:space="0" w:color="auto"/>
          </w:divBdr>
        </w:div>
        <w:div w:id="582564921">
          <w:marLeft w:val="0"/>
          <w:marRight w:val="0"/>
          <w:marTop w:val="0"/>
          <w:marBottom w:val="0"/>
          <w:divBdr>
            <w:top w:val="none" w:sz="0" w:space="0" w:color="auto"/>
            <w:left w:val="none" w:sz="0" w:space="0" w:color="auto"/>
            <w:bottom w:val="none" w:sz="0" w:space="0" w:color="auto"/>
            <w:right w:val="none" w:sz="0" w:space="0" w:color="auto"/>
          </w:divBdr>
        </w:div>
        <w:div w:id="1606383254">
          <w:marLeft w:val="0"/>
          <w:marRight w:val="0"/>
          <w:marTop w:val="0"/>
          <w:marBottom w:val="0"/>
          <w:divBdr>
            <w:top w:val="none" w:sz="0" w:space="0" w:color="auto"/>
            <w:left w:val="none" w:sz="0" w:space="0" w:color="auto"/>
            <w:bottom w:val="none" w:sz="0" w:space="0" w:color="auto"/>
            <w:right w:val="none" w:sz="0" w:space="0" w:color="auto"/>
          </w:divBdr>
        </w:div>
        <w:div w:id="261493672">
          <w:marLeft w:val="0"/>
          <w:marRight w:val="0"/>
          <w:marTop w:val="0"/>
          <w:marBottom w:val="0"/>
          <w:divBdr>
            <w:top w:val="none" w:sz="0" w:space="0" w:color="auto"/>
            <w:left w:val="none" w:sz="0" w:space="0" w:color="auto"/>
            <w:bottom w:val="none" w:sz="0" w:space="0" w:color="auto"/>
            <w:right w:val="none" w:sz="0" w:space="0" w:color="auto"/>
          </w:divBdr>
        </w:div>
        <w:div w:id="833302543">
          <w:marLeft w:val="0"/>
          <w:marRight w:val="0"/>
          <w:marTop w:val="0"/>
          <w:marBottom w:val="0"/>
          <w:divBdr>
            <w:top w:val="none" w:sz="0" w:space="0" w:color="auto"/>
            <w:left w:val="none" w:sz="0" w:space="0" w:color="auto"/>
            <w:bottom w:val="none" w:sz="0" w:space="0" w:color="auto"/>
            <w:right w:val="none" w:sz="0" w:space="0" w:color="auto"/>
          </w:divBdr>
        </w:div>
        <w:div w:id="1143280752">
          <w:marLeft w:val="0"/>
          <w:marRight w:val="0"/>
          <w:marTop w:val="0"/>
          <w:marBottom w:val="0"/>
          <w:divBdr>
            <w:top w:val="none" w:sz="0" w:space="0" w:color="auto"/>
            <w:left w:val="none" w:sz="0" w:space="0" w:color="auto"/>
            <w:bottom w:val="none" w:sz="0" w:space="0" w:color="auto"/>
            <w:right w:val="none" w:sz="0" w:space="0" w:color="auto"/>
          </w:divBdr>
        </w:div>
        <w:div w:id="393354243">
          <w:marLeft w:val="0"/>
          <w:marRight w:val="0"/>
          <w:marTop w:val="0"/>
          <w:marBottom w:val="0"/>
          <w:divBdr>
            <w:top w:val="none" w:sz="0" w:space="0" w:color="auto"/>
            <w:left w:val="none" w:sz="0" w:space="0" w:color="auto"/>
            <w:bottom w:val="none" w:sz="0" w:space="0" w:color="auto"/>
            <w:right w:val="none" w:sz="0" w:space="0" w:color="auto"/>
          </w:divBdr>
        </w:div>
        <w:div w:id="1052508352">
          <w:marLeft w:val="0"/>
          <w:marRight w:val="0"/>
          <w:marTop w:val="0"/>
          <w:marBottom w:val="0"/>
          <w:divBdr>
            <w:top w:val="none" w:sz="0" w:space="0" w:color="auto"/>
            <w:left w:val="none" w:sz="0" w:space="0" w:color="auto"/>
            <w:bottom w:val="none" w:sz="0" w:space="0" w:color="auto"/>
            <w:right w:val="none" w:sz="0" w:space="0" w:color="auto"/>
          </w:divBdr>
        </w:div>
        <w:div w:id="1240945770">
          <w:marLeft w:val="0"/>
          <w:marRight w:val="0"/>
          <w:marTop w:val="0"/>
          <w:marBottom w:val="0"/>
          <w:divBdr>
            <w:top w:val="none" w:sz="0" w:space="0" w:color="auto"/>
            <w:left w:val="none" w:sz="0" w:space="0" w:color="auto"/>
            <w:bottom w:val="none" w:sz="0" w:space="0" w:color="auto"/>
            <w:right w:val="none" w:sz="0" w:space="0" w:color="auto"/>
          </w:divBdr>
        </w:div>
        <w:div w:id="166749737">
          <w:marLeft w:val="0"/>
          <w:marRight w:val="0"/>
          <w:marTop w:val="0"/>
          <w:marBottom w:val="0"/>
          <w:divBdr>
            <w:top w:val="none" w:sz="0" w:space="0" w:color="auto"/>
            <w:left w:val="none" w:sz="0" w:space="0" w:color="auto"/>
            <w:bottom w:val="none" w:sz="0" w:space="0" w:color="auto"/>
            <w:right w:val="none" w:sz="0" w:space="0" w:color="auto"/>
          </w:divBdr>
        </w:div>
        <w:div w:id="1263611775">
          <w:marLeft w:val="0"/>
          <w:marRight w:val="0"/>
          <w:marTop w:val="0"/>
          <w:marBottom w:val="0"/>
          <w:divBdr>
            <w:top w:val="none" w:sz="0" w:space="0" w:color="auto"/>
            <w:left w:val="none" w:sz="0" w:space="0" w:color="auto"/>
            <w:bottom w:val="none" w:sz="0" w:space="0" w:color="auto"/>
            <w:right w:val="none" w:sz="0" w:space="0" w:color="auto"/>
          </w:divBdr>
        </w:div>
        <w:div w:id="881597960">
          <w:marLeft w:val="0"/>
          <w:marRight w:val="0"/>
          <w:marTop w:val="0"/>
          <w:marBottom w:val="0"/>
          <w:divBdr>
            <w:top w:val="none" w:sz="0" w:space="0" w:color="auto"/>
            <w:left w:val="none" w:sz="0" w:space="0" w:color="auto"/>
            <w:bottom w:val="none" w:sz="0" w:space="0" w:color="auto"/>
            <w:right w:val="none" w:sz="0" w:space="0" w:color="auto"/>
          </w:divBdr>
        </w:div>
        <w:div w:id="650207435">
          <w:marLeft w:val="0"/>
          <w:marRight w:val="0"/>
          <w:marTop w:val="0"/>
          <w:marBottom w:val="0"/>
          <w:divBdr>
            <w:top w:val="none" w:sz="0" w:space="0" w:color="auto"/>
            <w:left w:val="none" w:sz="0" w:space="0" w:color="auto"/>
            <w:bottom w:val="none" w:sz="0" w:space="0" w:color="auto"/>
            <w:right w:val="none" w:sz="0" w:space="0" w:color="auto"/>
          </w:divBdr>
        </w:div>
        <w:div w:id="2016614276">
          <w:marLeft w:val="0"/>
          <w:marRight w:val="0"/>
          <w:marTop w:val="0"/>
          <w:marBottom w:val="0"/>
          <w:divBdr>
            <w:top w:val="none" w:sz="0" w:space="0" w:color="auto"/>
            <w:left w:val="none" w:sz="0" w:space="0" w:color="auto"/>
            <w:bottom w:val="none" w:sz="0" w:space="0" w:color="auto"/>
            <w:right w:val="none" w:sz="0" w:space="0" w:color="auto"/>
          </w:divBdr>
        </w:div>
        <w:div w:id="832453129">
          <w:marLeft w:val="0"/>
          <w:marRight w:val="0"/>
          <w:marTop w:val="0"/>
          <w:marBottom w:val="0"/>
          <w:divBdr>
            <w:top w:val="none" w:sz="0" w:space="0" w:color="auto"/>
            <w:left w:val="none" w:sz="0" w:space="0" w:color="auto"/>
            <w:bottom w:val="none" w:sz="0" w:space="0" w:color="auto"/>
            <w:right w:val="none" w:sz="0" w:space="0" w:color="auto"/>
          </w:divBdr>
        </w:div>
        <w:div w:id="169102216">
          <w:marLeft w:val="0"/>
          <w:marRight w:val="0"/>
          <w:marTop w:val="0"/>
          <w:marBottom w:val="0"/>
          <w:divBdr>
            <w:top w:val="none" w:sz="0" w:space="0" w:color="auto"/>
            <w:left w:val="none" w:sz="0" w:space="0" w:color="auto"/>
            <w:bottom w:val="none" w:sz="0" w:space="0" w:color="auto"/>
            <w:right w:val="none" w:sz="0" w:space="0" w:color="auto"/>
          </w:divBdr>
        </w:div>
        <w:div w:id="1171793923">
          <w:marLeft w:val="0"/>
          <w:marRight w:val="0"/>
          <w:marTop w:val="0"/>
          <w:marBottom w:val="0"/>
          <w:divBdr>
            <w:top w:val="none" w:sz="0" w:space="0" w:color="auto"/>
            <w:left w:val="none" w:sz="0" w:space="0" w:color="auto"/>
            <w:bottom w:val="none" w:sz="0" w:space="0" w:color="auto"/>
            <w:right w:val="none" w:sz="0" w:space="0" w:color="auto"/>
          </w:divBdr>
        </w:div>
        <w:div w:id="2109887170">
          <w:marLeft w:val="0"/>
          <w:marRight w:val="0"/>
          <w:marTop w:val="0"/>
          <w:marBottom w:val="0"/>
          <w:divBdr>
            <w:top w:val="none" w:sz="0" w:space="0" w:color="auto"/>
            <w:left w:val="none" w:sz="0" w:space="0" w:color="auto"/>
            <w:bottom w:val="none" w:sz="0" w:space="0" w:color="auto"/>
            <w:right w:val="none" w:sz="0" w:space="0" w:color="auto"/>
          </w:divBdr>
        </w:div>
        <w:div w:id="1886721064">
          <w:marLeft w:val="0"/>
          <w:marRight w:val="0"/>
          <w:marTop w:val="0"/>
          <w:marBottom w:val="0"/>
          <w:divBdr>
            <w:top w:val="none" w:sz="0" w:space="0" w:color="auto"/>
            <w:left w:val="none" w:sz="0" w:space="0" w:color="auto"/>
            <w:bottom w:val="none" w:sz="0" w:space="0" w:color="auto"/>
            <w:right w:val="none" w:sz="0" w:space="0" w:color="auto"/>
          </w:divBdr>
        </w:div>
        <w:div w:id="1414203450">
          <w:marLeft w:val="0"/>
          <w:marRight w:val="0"/>
          <w:marTop w:val="0"/>
          <w:marBottom w:val="0"/>
          <w:divBdr>
            <w:top w:val="none" w:sz="0" w:space="0" w:color="auto"/>
            <w:left w:val="none" w:sz="0" w:space="0" w:color="auto"/>
            <w:bottom w:val="none" w:sz="0" w:space="0" w:color="auto"/>
            <w:right w:val="none" w:sz="0" w:space="0" w:color="auto"/>
          </w:divBdr>
        </w:div>
        <w:div w:id="747846791">
          <w:marLeft w:val="0"/>
          <w:marRight w:val="0"/>
          <w:marTop w:val="0"/>
          <w:marBottom w:val="0"/>
          <w:divBdr>
            <w:top w:val="none" w:sz="0" w:space="0" w:color="auto"/>
            <w:left w:val="none" w:sz="0" w:space="0" w:color="auto"/>
            <w:bottom w:val="none" w:sz="0" w:space="0" w:color="auto"/>
            <w:right w:val="none" w:sz="0" w:space="0" w:color="auto"/>
          </w:divBdr>
        </w:div>
        <w:div w:id="818302850">
          <w:marLeft w:val="0"/>
          <w:marRight w:val="0"/>
          <w:marTop w:val="0"/>
          <w:marBottom w:val="0"/>
          <w:divBdr>
            <w:top w:val="none" w:sz="0" w:space="0" w:color="auto"/>
            <w:left w:val="none" w:sz="0" w:space="0" w:color="auto"/>
            <w:bottom w:val="none" w:sz="0" w:space="0" w:color="auto"/>
            <w:right w:val="none" w:sz="0" w:space="0" w:color="auto"/>
          </w:divBdr>
        </w:div>
        <w:div w:id="1531142313">
          <w:marLeft w:val="0"/>
          <w:marRight w:val="0"/>
          <w:marTop w:val="0"/>
          <w:marBottom w:val="0"/>
          <w:divBdr>
            <w:top w:val="none" w:sz="0" w:space="0" w:color="auto"/>
            <w:left w:val="none" w:sz="0" w:space="0" w:color="auto"/>
            <w:bottom w:val="none" w:sz="0" w:space="0" w:color="auto"/>
            <w:right w:val="none" w:sz="0" w:space="0" w:color="auto"/>
          </w:divBdr>
        </w:div>
        <w:div w:id="1405299844">
          <w:marLeft w:val="0"/>
          <w:marRight w:val="0"/>
          <w:marTop w:val="0"/>
          <w:marBottom w:val="0"/>
          <w:divBdr>
            <w:top w:val="none" w:sz="0" w:space="0" w:color="auto"/>
            <w:left w:val="none" w:sz="0" w:space="0" w:color="auto"/>
            <w:bottom w:val="none" w:sz="0" w:space="0" w:color="auto"/>
            <w:right w:val="none" w:sz="0" w:space="0" w:color="auto"/>
          </w:divBdr>
        </w:div>
        <w:div w:id="1626421618">
          <w:marLeft w:val="0"/>
          <w:marRight w:val="0"/>
          <w:marTop w:val="0"/>
          <w:marBottom w:val="0"/>
          <w:divBdr>
            <w:top w:val="none" w:sz="0" w:space="0" w:color="auto"/>
            <w:left w:val="none" w:sz="0" w:space="0" w:color="auto"/>
            <w:bottom w:val="none" w:sz="0" w:space="0" w:color="auto"/>
            <w:right w:val="none" w:sz="0" w:space="0" w:color="auto"/>
          </w:divBdr>
        </w:div>
        <w:div w:id="1407190942">
          <w:marLeft w:val="0"/>
          <w:marRight w:val="0"/>
          <w:marTop w:val="0"/>
          <w:marBottom w:val="0"/>
          <w:divBdr>
            <w:top w:val="none" w:sz="0" w:space="0" w:color="auto"/>
            <w:left w:val="none" w:sz="0" w:space="0" w:color="auto"/>
            <w:bottom w:val="none" w:sz="0" w:space="0" w:color="auto"/>
            <w:right w:val="none" w:sz="0" w:space="0" w:color="auto"/>
          </w:divBdr>
        </w:div>
        <w:div w:id="1188715469">
          <w:marLeft w:val="0"/>
          <w:marRight w:val="0"/>
          <w:marTop w:val="0"/>
          <w:marBottom w:val="0"/>
          <w:divBdr>
            <w:top w:val="none" w:sz="0" w:space="0" w:color="auto"/>
            <w:left w:val="none" w:sz="0" w:space="0" w:color="auto"/>
            <w:bottom w:val="none" w:sz="0" w:space="0" w:color="auto"/>
            <w:right w:val="none" w:sz="0" w:space="0" w:color="auto"/>
          </w:divBdr>
        </w:div>
        <w:div w:id="1761101676">
          <w:marLeft w:val="0"/>
          <w:marRight w:val="0"/>
          <w:marTop w:val="0"/>
          <w:marBottom w:val="0"/>
          <w:divBdr>
            <w:top w:val="none" w:sz="0" w:space="0" w:color="auto"/>
            <w:left w:val="none" w:sz="0" w:space="0" w:color="auto"/>
            <w:bottom w:val="none" w:sz="0" w:space="0" w:color="auto"/>
            <w:right w:val="none" w:sz="0" w:space="0" w:color="auto"/>
          </w:divBdr>
        </w:div>
        <w:div w:id="259719559">
          <w:marLeft w:val="0"/>
          <w:marRight w:val="0"/>
          <w:marTop w:val="0"/>
          <w:marBottom w:val="0"/>
          <w:divBdr>
            <w:top w:val="none" w:sz="0" w:space="0" w:color="auto"/>
            <w:left w:val="none" w:sz="0" w:space="0" w:color="auto"/>
            <w:bottom w:val="none" w:sz="0" w:space="0" w:color="auto"/>
            <w:right w:val="none" w:sz="0" w:space="0" w:color="auto"/>
          </w:divBdr>
        </w:div>
        <w:div w:id="681081382">
          <w:marLeft w:val="0"/>
          <w:marRight w:val="0"/>
          <w:marTop w:val="0"/>
          <w:marBottom w:val="0"/>
          <w:divBdr>
            <w:top w:val="none" w:sz="0" w:space="0" w:color="auto"/>
            <w:left w:val="none" w:sz="0" w:space="0" w:color="auto"/>
            <w:bottom w:val="none" w:sz="0" w:space="0" w:color="auto"/>
            <w:right w:val="none" w:sz="0" w:space="0" w:color="auto"/>
          </w:divBdr>
        </w:div>
        <w:div w:id="919102211">
          <w:marLeft w:val="0"/>
          <w:marRight w:val="0"/>
          <w:marTop w:val="0"/>
          <w:marBottom w:val="0"/>
          <w:divBdr>
            <w:top w:val="none" w:sz="0" w:space="0" w:color="auto"/>
            <w:left w:val="none" w:sz="0" w:space="0" w:color="auto"/>
            <w:bottom w:val="none" w:sz="0" w:space="0" w:color="auto"/>
            <w:right w:val="none" w:sz="0" w:space="0" w:color="auto"/>
          </w:divBdr>
        </w:div>
        <w:div w:id="77020744">
          <w:marLeft w:val="0"/>
          <w:marRight w:val="0"/>
          <w:marTop w:val="0"/>
          <w:marBottom w:val="0"/>
          <w:divBdr>
            <w:top w:val="none" w:sz="0" w:space="0" w:color="auto"/>
            <w:left w:val="none" w:sz="0" w:space="0" w:color="auto"/>
            <w:bottom w:val="none" w:sz="0" w:space="0" w:color="auto"/>
            <w:right w:val="none" w:sz="0" w:space="0" w:color="auto"/>
          </w:divBdr>
        </w:div>
        <w:div w:id="1931428981">
          <w:marLeft w:val="0"/>
          <w:marRight w:val="0"/>
          <w:marTop w:val="0"/>
          <w:marBottom w:val="0"/>
          <w:divBdr>
            <w:top w:val="none" w:sz="0" w:space="0" w:color="auto"/>
            <w:left w:val="none" w:sz="0" w:space="0" w:color="auto"/>
            <w:bottom w:val="none" w:sz="0" w:space="0" w:color="auto"/>
            <w:right w:val="none" w:sz="0" w:space="0" w:color="auto"/>
          </w:divBdr>
        </w:div>
        <w:div w:id="1224636980">
          <w:marLeft w:val="0"/>
          <w:marRight w:val="0"/>
          <w:marTop w:val="0"/>
          <w:marBottom w:val="0"/>
          <w:divBdr>
            <w:top w:val="none" w:sz="0" w:space="0" w:color="auto"/>
            <w:left w:val="none" w:sz="0" w:space="0" w:color="auto"/>
            <w:bottom w:val="none" w:sz="0" w:space="0" w:color="auto"/>
            <w:right w:val="none" w:sz="0" w:space="0" w:color="auto"/>
          </w:divBdr>
        </w:div>
        <w:div w:id="1340162656">
          <w:marLeft w:val="0"/>
          <w:marRight w:val="0"/>
          <w:marTop w:val="0"/>
          <w:marBottom w:val="0"/>
          <w:divBdr>
            <w:top w:val="none" w:sz="0" w:space="0" w:color="auto"/>
            <w:left w:val="none" w:sz="0" w:space="0" w:color="auto"/>
            <w:bottom w:val="none" w:sz="0" w:space="0" w:color="auto"/>
            <w:right w:val="none" w:sz="0" w:space="0" w:color="auto"/>
          </w:divBdr>
        </w:div>
        <w:div w:id="2004307860">
          <w:marLeft w:val="0"/>
          <w:marRight w:val="0"/>
          <w:marTop w:val="0"/>
          <w:marBottom w:val="0"/>
          <w:divBdr>
            <w:top w:val="none" w:sz="0" w:space="0" w:color="auto"/>
            <w:left w:val="none" w:sz="0" w:space="0" w:color="auto"/>
            <w:bottom w:val="none" w:sz="0" w:space="0" w:color="auto"/>
            <w:right w:val="none" w:sz="0" w:space="0" w:color="auto"/>
          </w:divBdr>
        </w:div>
        <w:div w:id="1930695548">
          <w:marLeft w:val="0"/>
          <w:marRight w:val="0"/>
          <w:marTop w:val="0"/>
          <w:marBottom w:val="0"/>
          <w:divBdr>
            <w:top w:val="none" w:sz="0" w:space="0" w:color="auto"/>
            <w:left w:val="none" w:sz="0" w:space="0" w:color="auto"/>
            <w:bottom w:val="none" w:sz="0" w:space="0" w:color="auto"/>
            <w:right w:val="none" w:sz="0" w:space="0" w:color="auto"/>
          </w:divBdr>
        </w:div>
        <w:div w:id="1992636303">
          <w:marLeft w:val="0"/>
          <w:marRight w:val="0"/>
          <w:marTop w:val="0"/>
          <w:marBottom w:val="0"/>
          <w:divBdr>
            <w:top w:val="none" w:sz="0" w:space="0" w:color="auto"/>
            <w:left w:val="none" w:sz="0" w:space="0" w:color="auto"/>
            <w:bottom w:val="none" w:sz="0" w:space="0" w:color="auto"/>
            <w:right w:val="none" w:sz="0" w:space="0" w:color="auto"/>
          </w:divBdr>
        </w:div>
        <w:div w:id="2142645824">
          <w:marLeft w:val="0"/>
          <w:marRight w:val="0"/>
          <w:marTop w:val="0"/>
          <w:marBottom w:val="0"/>
          <w:divBdr>
            <w:top w:val="none" w:sz="0" w:space="0" w:color="auto"/>
            <w:left w:val="none" w:sz="0" w:space="0" w:color="auto"/>
            <w:bottom w:val="none" w:sz="0" w:space="0" w:color="auto"/>
            <w:right w:val="none" w:sz="0" w:space="0" w:color="auto"/>
          </w:divBdr>
        </w:div>
        <w:div w:id="1822188467">
          <w:marLeft w:val="0"/>
          <w:marRight w:val="0"/>
          <w:marTop w:val="0"/>
          <w:marBottom w:val="0"/>
          <w:divBdr>
            <w:top w:val="none" w:sz="0" w:space="0" w:color="auto"/>
            <w:left w:val="none" w:sz="0" w:space="0" w:color="auto"/>
            <w:bottom w:val="none" w:sz="0" w:space="0" w:color="auto"/>
            <w:right w:val="none" w:sz="0" w:space="0" w:color="auto"/>
          </w:divBdr>
        </w:div>
        <w:div w:id="1606616514">
          <w:marLeft w:val="0"/>
          <w:marRight w:val="0"/>
          <w:marTop w:val="0"/>
          <w:marBottom w:val="0"/>
          <w:divBdr>
            <w:top w:val="none" w:sz="0" w:space="0" w:color="auto"/>
            <w:left w:val="none" w:sz="0" w:space="0" w:color="auto"/>
            <w:bottom w:val="none" w:sz="0" w:space="0" w:color="auto"/>
            <w:right w:val="none" w:sz="0" w:space="0" w:color="auto"/>
          </w:divBdr>
        </w:div>
        <w:div w:id="1694072482">
          <w:marLeft w:val="0"/>
          <w:marRight w:val="0"/>
          <w:marTop w:val="0"/>
          <w:marBottom w:val="0"/>
          <w:divBdr>
            <w:top w:val="none" w:sz="0" w:space="0" w:color="auto"/>
            <w:left w:val="none" w:sz="0" w:space="0" w:color="auto"/>
            <w:bottom w:val="none" w:sz="0" w:space="0" w:color="auto"/>
            <w:right w:val="none" w:sz="0" w:space="0" w:color="auto"/>
          </w:divBdr>
        </w:div>
        <w:div w:id="1141851057">
          <w:marLeft w:val="0"/>
          <w:marRight w:val="0"/>
          <w:marTop w:val="0"/>
          <w:marBottom w:val="0"/>
          <w:divBdr>
            <w:top w:val="none" w:sz="0" w:space="0" w:color="auto"/>
            <w:left w:val="none" w:sz="0" w:space="0" w:color="auto"/>
            <w:bottom w:val="none" w:sz="0" w:space="0" w:color="auto"/>
            <w:right w:val="none" w:sz="0" w:space="0" w:color="auto"/>
          </w:divBdr>
        </w:div>
        <w:div w:id="190728277">
          <w:marLeft w:val="0"/>
          <w:marRight w:val="0"/>
          <w:marTop w:val="0"/>
          <w:marBottom w:val="0"/>
          <w:divBdr>
            <w:top w:val="none" w:sz="0" w:space="0" w:color="auto"/>
            <w:left w:val="none" w:sz="0" w:space="0" w:color="auto"/>
            <w:bottom w:val="none" w:sz="0" w:space="0" w:color="auto"/>
            <w:right w:val="none" w:sz="0" w:space="0" w:color="auto"/>
          </w:divBdr>
        </w:div>
        <w:div w:id="1989820453">
          <w:marLeft w:val="0"/>
          <w:marRight w:val="0"/>
          <w:marTop w:val="0"/>
          <w:marBottom w:val="0"/>
          <w:divBdr>
            <w:top w:val="none" w:sz="0" w:space="0" w:color="auto"/>
            <w:left w:val="none" w:sz="0" w:space="0" w:color="auto"/>
            <w:bottom w:val="none" w:sz="0" w:space="0" w:color="auto"/>
            <w:right w:val="none" w:sz="0" w:space="0" w:color="auto"/>
          </w:divBdr>
        </w:div>
        <w:div w:id="1792478749">
          <w:marLeft w:val="0"/>
          <w:marRight w:val="0"/>
          <w:marTop w:val="0"/>
          <w:marBottom w:val="0"/>
          <w:divBdr>
            <w:top w:val="none" w:sz="0" w:space="0" w:color="auto"/>
            <w:left w:val="none" w:sz="0" w:space="0" w:color="auto"/>
            <w:bottom w:val="none" w:sz="0" w:space="0" w:color="auto"/>
            <w:right w:val="none" w:sz="0" w:space="0" w:color="auto"/>
          </w:divBdr>
        </w:div>
        <w:div w:id="11228200">
          <w:marLeft w:val="0"/>
          <w:marRight w:val="0"/>
          <w:marTop w:val="0"/>
          <w:marBottom w:val="0"/>
          <w:divBdr>
            <w:top w:val="none" w:sz="0" w:space="0" w:color="auto"/>
            <w:left w:val="none" w:sz="0" w:space="0" w:color="auto"/>
            <w:bottom w:val="none" w:sz="0" w:space="0" w:color="auto"/>
            <w:right w:val="none" w:sz="0" w:space="0" w:color="auto"/>
          </w:divBdr>
        </w:div>
        <w:div w:id="776944555">
          <w:marLeft w:val="0"/>
          <w:marRight w:val="0"/>
          <w:marTop w:val="0"/>
          <w:marBottom w:val="0"/>
          <w:divBdr>
            <w:top w:val="none" w:sz="0" w:space="0" w:color="auto"/>
            <w:left w:val="none" w:sz="0" w:space="0" w:color="auto"/>
            <w:bottom w:val="none" w:sz="0" w:space="0" w:color="auto"/>
            <w:right w:val="none" w:sz="0" w:space="0" w:color="auto"/>
          </w:divBdr>
        </w:div>
        <w:div w:id="900289957">
          <w:marLeft w:val="0"/>
          <w:marRight w:val="0"/>
          <w:marTop w:val="0"/>
          <w:marBottom w:val="0"/>
          <w:divBdr>
            <w:top w:val="none" w:sz="0" w:space="0" w:color="auto"/>
            <w:left w:val="none" w:sz="0" w:space="0" w:color="auto"/>
            <w:bottom w:val="none" w:sz="0" w:space="0" w:color="auto"/>
            <w:right w:val="none" w:sz="0" w:space="0" w:color="auto"/>
          </w:divBdr>
        </w:div>
        <w:div w:id="981084975">
          <w:marLeft w:val="0"/>
          <w:marRight w:val="0"/>
          <w:marTop w:val="0"/>
          <w:marBottom w:val="0"/>
          <w:divBdr>
            <w:top w:val="none" w:sz="0" w:space="0" w:color="auto"/>
            <w:left w:val="none" w:sz="0" w:space="0" w:color="auto"/>
            <w:bottom w:val="none" w:sz="0" w:space="0" w:color="auto"/>
            <w:right w:val="none" w:sz="0" w:space="0" w:color="auto"/>
          </w:divBdr>
        </w:div>
        <w:div w:id="1078746148">
          <w:marLeft w:val="0"/>
          <w:marRight w:val="0"/>
          <w:marTop w:val="0"/>
          <w:marBottom w:val="0"/>
          <w:divBdr>
            <w:top w:val="none" w:sz="0" w:space="0" w:color="auto"/>
            <w:left w:val="none" w:sz="0" w:space="0" w:color="auto"/>
            <w:bottom w:val="none" w:sz="0" w:space="0" w:color="auto"/>
            <w:right w:val="none" w:sz="0" w:space="0" w:color="auto"/>
          </w:divBdr>
        </w:div>
        <w:div w:id="2130470133">
          <w:marLeft w:val="0"/>
          <w:marRight w:val="0"/>
          <w:marTop w:val="0"/>
          <w:marBottom w:val="0"/>
          <w:divBdr>
            <w:top w:val="none" w:sz="0" w:space="0" w:color="auto"/>
            <w:left w:val="none" w:sz="0" w:space="0" w:color="auto"/>
            <w:bottom w:val="none" w:sz="0" w:space="0" w:color="auto"/>
            <w:right w:val="none" w:sz="0" w:space="0" w:color="auto"/>
          </w:divBdr>
        </w:div>
        <w:div w:id="614560551">
          <w:marLeft w:val="0"/>
          <w:marRight w:val="0"/>
          <w:marTop w:val="0"/>
          <w:marBottom w:val="0"/>
          <w:divBdr>
            <w:top w:val="none" w:sz="0" w:space="0" w:color="auto"/>
            <w:left w:val="none" w:sz="0" w:space="0" w:color="auto"/>
            <w:bottom w:val="none" w:sz="0" w:space="0" w:color="auto"/>
            <w:right w:val="none" w:sz="0" w:space="0" w:color="auto"/>
          </w:divBdr>
        </w:div>
        <w:div w:id="1136875355">
          <w:marLeft w:val="0"/>
          <w:marRight w:val="0"/>
          <w:marTop w:val="0"/>
          <w:marBottom w:val="0"/>
          <w:divBdr>
            <w:top w:val="none" w:sz="0" w:space="0" w:color="auto"/>
            <w:left w:val="none" w:sz="0" w:space="0" w:color="auto"/>
            <w:bottom w:val="none" w:sz="0" w:space="0" w:color="auto"/>
            <w:right w:val="none" w:sz="0" w:space="0" w:color="auto"/>
          </w:divBdr>
        </w:div>
        <w:div w:id="1498883012">
          <w:marLeft w:val="0"/>
          <w:marRight w:val="0"/>
          <w:marTop w:val="0"/>
          <w:marBottom w:val="0"/>
          <w:divBdr>
            <w:top w:val="none" w:sz="0" w:space="0" w:color="auto"/>
            <w:left w:val="none" w:sz="0" w:space="0" w:color="auto"/>
            <w:bottom w:val="none" w:sz="0" w:space="0" w:color="auto"/>
            <w:right w:val="none" w:sz="0" w:space="0" w:color="auto"/>
          </w:divBdr>
        </w:div>
        <w:div w:id="832525177">
          <w:marLeft w:val="0"/>
          <w:marRight w:val="0"/>
          <w:marTop w:val="0"/>
          <w:marBottom w:val="0"/>
          <w:divBdr>
            <w:top w:val="none" w:sz="0" w:space="0" w:color="auto"/>
            <w:left w:val="none" w:sz="0" w:space="0" w:color="auto"/>
            <w:bottom w:val="none" w:sz="0" w:space="0" w:color="auto"/>
            <w:right w:val="none" w:sz="0" w:space="0" w:color="auto"/>
          </w:divBdr>
        </w:div>
        <w:div w:id="1793548127">
          <w:marLeft w:val="0"/>
          <w:marRight w:val="0"/>
          <w:marTop w:val="0"/>
          <w:marBottom w:val="0"/>
          <w:divBdr>
            <w:top w:val="none" w:sz="0" w:space="0" w:color="auto"/>
            <w:left w:val="none" w:sz="0" w:space="0" w:color="auto"/>
            <w:bottom w:val="none" w:sz="0" w:space="0" w:color="auto"/>
            <w:right w:val="none" w:sz="0" w:space="0" w:color="auto"/>
          </w:divBdr>
        </w:div>
        <w:div w:id="1659845879">
          <w:marLeft w:val="0"/>
          <w:marRight w:val="0"/>
          <w:marTop w:val="0"/>
          <w:marBottom w:val="0"/>
          <w:divBdr>
            <w:top w:val="none" w:sz="0" w:space="0" w:color="auto"/>
            <w:left w:val="none" w:sz="0" w:space="0" w:color="auto"/>
            <w:bottom w:val="none" w:sz="0" w:space="0" w:color="auto"/>
            <w:right w:val="none" w:sz="0" w:space="0" w:color="auto"/>
          </w:divBdr>
        </w:div>
        <w:div w:id="1518813672">
          <w:marLeft w:val="0"/>
          <w:marRight w:val="0"/>
          <w:marTop w:val="0"/>
          <w:marBottom w:val="0"/>
          <w:divBdr>
            <w:top w:val="none" w:sz="0" w:space="0" w:color="auto"/>
            <w:left w:val="none" w:sz="0" w:space="0" w:color="auto"/>
            <w:bottom w:val="none" w:sz="0" w:space="0" w:color="auto"/>
            <w:right w:val="none" w:sz="0" w:space="0" w:color="auto"/>
          </w:divBdr>
        </w:div>
        <w:div w:id="2007591761">
          <w:marLeft w:val="0"/>
          <w:marRight w:val="0"/>
          <w:marTop w:val="0"/>
          <w:marBottom w:val="0"/>
          <w:divBdr>
            <w:top w:val="none" w:sz="0" w:space="0" w:color="auto"/>
            <w:left w:val="none" w:sz="0" w:space="0" w:color="auto"/>
            <w:bottom w:val="none" w:sz="0" w:space="0" w:color="auto"/>
            <w:right w:val="none" w:sz="0" w:space="0" w:color="auto"/>
          </w:divBdr>
        </w:div>
        <w:div w:id="938298753">
          <w:marLeft w:val="0"/>
          <w:marRight w:val="0"/>
          <w:marTop w:val="0"/>
          <w:marBottom w:val="0"/>
          <w:divBdr>
            <w:top w:val="none" w:sz="0" w:space="0" w:color="auto"/>
            <w:left w:val="none" w:sz="0" w:space="0" w:color="auto"/>
            <w:bottom w:val="none" w:sz="0" w:space="0" w:color="auto"/>
            <w:right w:val="none" w:sz="0" w:space="0" w:color="auto"/>
          </w:divBdr>
        </w:div>
        <w:div w:id="1816952758">
          <w:marLeft w:val="0"/>
          <w:marRight w:val="0"/>
          <w:marTop w:val="0"/>
          <w:marBottom w:val="0"/>
          <w:divBdr>
            <w:top w:val="none" w:sz="0" w:space="0" w:color="auto"/>
            <w:left w:val="none" w:sz="0" w:space="0" w:color="auto"/>
            <w:bottom w:val="none" w:sz="0" w:space="0" w:color="auto"/>
            <w:right w:val="none" w:sz="0" w:space="0" w:color="auto"/>
          </w:divBdr>
        </w:div>
        <w:div w:id="339771073">
          <w:marLeft w:val="0"/>
          <w:marRight w:val="0"/>
          <w:marTop w:val="0"/>
          <w:marBottom w:val="0"/>
          <w:divBdr>
            <w:top w:val="none" w:sz="0" w:space="0" w:color="auto"/>
            <w:left w:val="none" w:sz="0" w:space="0" w:color="auto"/>
            <w:bottom w:val="none" w:sz="0" w:space="0" w:color="auto"/>
            <w:right w:val="none" w:sz="0" w:space="0" w:color="auto"/>
          </w:divBdr>
        </w:div>
        <w:div w:id="1654989438">
          <w:marLeft w:val="0"/>
          <w:marRight w:val="0"/>
          <w:marTop w:val="0"/>
          <w:marBottom w:val="0"/>
          <w:divBdr>
            <w:top w:val="none" w:sz="0" w:space="0" w:color="auto"/>
            <w:left w:val="none" w:sz="0" w:space="0" w:color="auto"/>
            <w:bottom w:val="none" w:sz="0" w:space="0" w:color="auto"/>
            <w:right w:val="none" w:sz="0" w:space="0" w:color="auto"/>
          </w:divBdr>
        </w:div>
        <w:div w:id="1085103723">
          <w:marLeft w:val="0"/>
          <w:marRight w:val="0"/>
          <w:marTop w:val="0"/>
          <w:marBottom w:val="0"/>
          <w:divBdr>
            <w:top w:val="none" w:sz="0" w:space="0" w:color="auto"/>
            <w:left w:val="none" w:sz="0" w:space="0" w:color="auto"/>
            <w:bottom w:val="none" w:sz="0" w:space="0" w:color="auto"/>
            <w:right w:val="none" w:sz="0" w:space="0" w:color="auto"/>
          </w:divBdr>
        </w:div>
        <w:div w:id="1316183692">
          <w:marLeft w:val="0"/>
          <w:marRight w:val="0"/>
          <w:marTop w:val="0"/>
          <w:marBottom w:val="0"/>
          <w:divBdr>
            <w:top w:val="none" w:sz="0" w:space="0" w:color="auto"/>
            <w:left w:val="none" w:sz="0" w:space="0" w:color="auto"/>
            <w:bottom w:val="none" w:sz="0" w:space="0" w:color="auto"/>
            <w:right w:val="none" w:sz="0" w:space="0" w:color="auto"/>
          </w:divBdr>
        </w:div>
        <w:div w:id="890842223">
          <w:marLeft w:val="0"/>
          <w:marRight w:val="0"/>
          <w:marTop w:val="0"/>
          <w:marBottom w:val="0"/>
          <w:divBdr>
            <w:top w:val="none" w:sz="0" w:space="0" w:color="auto"/>
            <w:left w:val="none" w:sz="0" w:space="0" w:color="auto"/>
            <w:bottom w:val="none" w:sz="0" w:space="0" w:color="auto"/>
            <w:right w:val="none" w:sz="0" w:space="0" w:color="auto"/>
          </w:divBdr>
        </w:div>
        <w:div w:id="702169942">
          <w:marLeft w:val="0"/>
          <w:marRight w:val="0"/>
          <w:marTop w:val="0"/>
          <w:marBottom w:val="0"/>
          <w:divBdr>
            <w:top w:val="none" w:sz="0" w:space="0" w:color="auto"/>
            <w:left w:val="none" w:sz="0" w:space="0" w:color="auto"/>
            <w:bottom w:val="none" w:sz="0" w:space="0" w:color="auto"/>
            <w:right w:val="none" w:sz="0" w:space="0" w:color="auto"/>
          </w:divBdr>
        </w:div>
        <w:div w:id="1437017245">
          <w:marLeft w:val="0"/>
          <w:marRight w:val="0"/>
          <w:marTop w:val="0"/>
          <w:marBottom w:val="0"/>
          <w:divBdr>
            <w:top w:val="none" w:sz="0" w:space="0" w:color="auto"/>
            <w:left w:val="none" w:sz="0" w:space="0" w:color="auto"/>
            <w:bottom w:val="none" w:sz="0" w:space="0" w:color="auto"/>
            <w:right w:val="none" w:sz="0" w:space="0" w:color="auto"/>
          </w:divBdr>
        </w:div>
        <w:div w:id="535042106">
          <w:marLeft w:val="0"/>
          <w:marRight w:val="0"/>
          <w:marTop w:val="0"/>
          <w:marBottom w:val="0"/>
          <w:divBdr>
            <w:top w:val="none" w:sz="0" w:space="0" w:color="auto"/>
            <w:left w:val="none" w:sz="0" w:space="0" w:color="auto"/>
            <w:bottom w:val="none" w:sz="0" w:space="0" w:color="auto"/>
            <w:right w:val="none" w:sz="0" w:space="0" w:color="auto"/>
          </w:divBdr>
        </w:div>
        <w:div w:id="6562974">
          <w:marLeft w:val="0"/>
          <w:marRight w:val="0"/>
          <w:marTop w:val="0"/>
          <w:marBottom w:val="0"/>
          <w:divBdr>
            <w:top w:val="none" w:sz="0" w:space="0" w:color="auto"/>
            <w:left w:val="none" w:sz="0" w:space="0" w:color="auto"/>
            <w:bottom w:val="none" w:sz="0" w:space="0" w:color="auto"/>
            <w:right w:val="none" w:sz="0" w:space="0" w:color="auto"/>
          </w:divBdr>
        </w:div>
        <w:div w:id="1530292431">
          <w:marLeft w:val="0"/>
          <w:marRight w:val="0"/>
          <w:marTop w:val="0"/>
          <w:marBottom w:val="0"/>
          <w:divBdr>
            <w:top w:val="none" w:sz="0" w:space="0" w:color="auto"/>
            <w:left w:val="none" w:sz="0" w:space="0" w:color="auto"/>
            <w:bottom w:val="none" w:sz="0" w:space="0" w:color="auto"/>
            <w:right w:val="none" w:sz="0" w:space="0" w:color="auto"/>
          </w:divBdr>
        </w:div>
        <w:div w:id="2021547533">
          <w:marLeft w:val="0"/>
          <w:marRight w:val="0"/>
          <w:marTop w:val="0"/>
          <w:marBottom w:val="0"/>
          <w:divBdr>
            <w:top w:val="none" w:sz="0" w:space="0" w:color="auto"/>
            <w:left w:val="none" w:sz="0" w:space="0" w:color="auto"/>
            <w:bottom w:val="none" w:sz="0" w:space="0" w:color="auto"/>
            <w:right w:val="none" w:sz="0" w:space="0" w:color="auto"/>
          </w:divBdr>
        </w:div>
        <w:div w:id="710807821">
          <w:marLeft w:val="0"/>
          <w:marRight w:val="0"/>
          <w:marTop w:val="0"/>
          <w:marBottom w:val="0"/>
          <w:divBdr>
            <w:top w:val="none" w:sz="0" w:space="0" w:color="auto"/>
            <w:left w:val="none" w:sz="0" w:space="0" w:color="auto"/>
            <w:bottom w:val="none" w:sz="0" w:space="0" w:color="auto"/>
            <w:right w:val="none" w:sz="0" w:space="0" w:color="auto"/>
          </w:divBdr>
        </w:div>
        <w:div w:id="481889060">
          <w:marLeft w:val="0"/>
          <w:marRight w:val="0"/>
          <w:marTop w:val="0"/>
          <w:marBottom w:val="0"/>
          <w:divBdr>
            <w:top w:val="none" w:sz="0" w:space="0" w:color="auto"/>
            <w:left w:val="none" w:sz="0" w:space="0" w:color="auto"/>
            <w:bottom w:val="none" w:sz="0" w:space="0" w:color="auto"/>
            <w:right w:val="none" w:sz="0" w:space="0" w:color="auto"/>
          </w:divBdr>
        </w:div>
        <w:div w:id="1943106115">
          <w:marLeft w:val="0"/>
          <w:marRight w:val="0"/>
          <w:marTop w:val="0"/>
          <w:marBottom w:val="0"/>
          <w:divBdr>
            <w:top w:val="none" w:sz="0" w:space="0" w:color="auto"/>
            <w:left w:val="none" w:sz="0" w:space="0" w:color="auto"/>
            <w:bottom w:val="none" w:sz="0" w:space="0" w:color="auto"/>
            <w:right w:val="none" w:sz="0" w:space="0" w:color="auto"/>
          </w:divBdr>
        </w:div>
        <w:div w:id="607660212">
          <w:marLeft w:val="0"/>
          <w:marRight w:val="0"/>
          <w:marTop w:val="0"/>
          <w:marBottom w:val="0"/>
          <w:divBdr>
            <w:top w:val="none" w:sz="0" w:space="0" w:color="auto"/>
            <w:left w:val="none" w:sz="0" w:space="0" w:color="auto"/>
            <w:bottom w:val="none" w:sz="0" w:space="0" w:color="auto"/>
            <w:right w:val="none" w:sz="0" w:space="0" w:color="auto"/>
          </w:divBdr>
        </w:div>
        <w:div w:id="250312809">
          <w:marLeft w:val="0"/>
          <w:marRight w:val="0"/>
          <w:marTop w:val="0"/>
          <w:marBottom w:val="0"/>
          <w:divBdr>
            <w:top w:val="none" w:sz="0" w:space="0" w:color="auto"/>
            <w:left w:val="none" w:sz="0" w:space="0" w:color="auto"/>
            <w:bottom w:val="none" w:sz="0" w:space="0" w:color="auto"/>
            <w:right w:val="none" w:sz="0" w:space="0" w:color="auto"/>
          </w:divBdr>
        </w:div>
        <w:div w:id="2132091633">
          <w:marLeft w:val="0"/>
          <w:marRight w:val="0"/>
          <w:marTop w:val="0"/>
          <w:marBottom w:val="0"/>
          <w:divBdr>
            <w:top w:val="none" w:sz="0" w:space="0" w:color="auto"/>
            <w:left w:val="none" w:sz="0" w:space="0" w:color="auto"/>
            <w:bottom w:val="none" w:sz="0" w:space="0" w:color="auto"/>
            <w:right w:val="none" w:sz="0" w:space="0" w:color="auto"/>
          </w:divBdr>
        </w:div>
        <w:div w:id="324095786">
          <w:marLeft w:val="0"/>
          <w:marRight w:val="0"/>
          <w:marTop w:val="0"/>
          <w:marBottom w:val="0"/>
          <w:divBdr>
            <w:top w:val="none" w:sz="0" w:space="0" w:color="auto"/>
            <w:left w:val="none" w:sz="0" w:space="0" w:color="auto"/>
            <w:bottom w:val="none" w:sz="0" w:space="0" w:color="auto"/>
            <w:right w:val="none" w:sz="0" w:space="0" w:color="auto"/>
          </w:divBdr>
        </w:div>
        <w:div w:id="669219544">
          <w:marLeft w:val="0"/>
          <w:marRight w:val="0"/>
          <w:marTop w:val="0"/>
          <w:marBottom w:val="0"/>
          <w:divBdr>
            <w:top w:val="none" w:sz="0" w:space="0" w:color="auto"/>
            <w:left w:val="none" w:sz="0" w:space="0" w:color="auto"/>
            <w:bottom w:val="none" w:sz="0" w:space="0" w:color="auto"/>
            <w:right w:val="none" w:sz="0" w:space="0" w:color="auto"/>
          </w:divBdr>
        </w:div>
        <w:div w:id="1443302398">
          <w:marLeft w:val="0"/>
          <w:marRight w:val="0"/>
          <w:marTop w:val="0"/>
          <w:marBottom w:val="0"/>
          <w:divBdr>
            <w:top w:val="none" w:sz="0" w:space="0" w:color="auto"/>
            <w:left w:val="none" w:sz="0" w:space="0" w:color="auto"/>
            <w:bottom w:val="none" w:sz="0" w:space="0" w:color="auto"/>
            <w:right w:val="none" w:sz="0" w:space="0" w:color="auto"/>
          </w:divBdr>
        </w:div>
        <w:div w:id="683167455">
          <w:marLeft w:val="0"/>
          <w:marRight w:val="0"/>
          <w:marTop w:val="0"/>
          <w:marBottom w:val="0"/>
          <w:divBdr>
            <w:top w:val="none" w:sz="0" w:space="0" w:color="auto"/>
            <w:left w:val="none" w:sz="0" w:space="0" w:color="auto"/>
            <w:bottom w:val="none" w:sz="0" w:space="0" w:color="auto"/>
            <w:right w:val="none" w:sz="0" w:space="0" w:color="auto"/>
          </w:divBdr>
        </w:div>
        <w:div w:id="1543396097">
          <w:marLeft w:val="0"/>
          <w:marRight w:val="0"/>
          <w:marTop w:val="0"/>
          <w:marBottom w:val="0"/>
          <w:divBdr>
            <w:top w:val="none" w:sz="0" w:space="0" w:color="auto"/>
            <w:left w:val="none" w:sz="0" w:space="0" w:color="auto"/>
            <w:bottom w:val="none" w:sz="0" w:space="0" w:color="auto"/>
            <w:right w:val="none" w:sz="0" w:space="0" w:color="auto"/>
          </w:divBdr>
        </w:div>
        <w:div w:id="1404135065">
          <w:marLeft w:val="0"/>
          <w:marRight w:val="0"/>
          <w:marTop w:val="0"/>
          <w:marBottom w:val="0"/>
          <w:divBdr>
            <w:top w:val="none" w:sz="0" w:space="0" w:color="auto"/>
            <w:left w:val="none" w:sz="0" w:space="0" w:color="auto"/>
            <w:bottom w:val="none" w:sz="0" w:space="0" w:color="auto"/>
            <w:right w:val="none" w:sz="0" w:space="0" w:color="auto"/>
          </w:divBdr>
        </w:div>
        <w:div w:id="873270016">
          <w:marLeft w:val="0"/>
          <w:marRight w:val="0"/>
          <w:marTop w:val="0"/>
          <w:marBottom w:val="0"/>
          <w:divBdr>
            <w:top w:val="none" w:sz="0" w:space="0" w:color="auto"/>
            <w:left w:val="none" w:sz="0" w:space="0" w:color="auto"/>
            <w:bottom w:val="none" w:sz="0" w:space="0" w:color="auto"/>
            <w:right w:val="none" w:sz="0" w:space="0" w:color="auto"/>
          </w:divBdr>
        </w:div>
        <w:div w:id="39480486">
          <w:marLeft w:val="0"/>
          <w:marRight w:val="0"/>
          <w:marTop w:val="0"/>
          <w:marBottom w:val="0"/>
          <w:divBdr>
            <w:top w:val="none" w:sz="0" w:space="0" w:color="auto"/>
            <w:left w:val="none" w:sz="0" w:space="0" w:color="auto"/>
            <w:bottom w:val="none" w:sz="0" w:space="0" w:color="auto"/>
            <w:right w:val="none" w:sz="0" w:space="0" w:color="auto"/>
          </w:divBdr>
        </w:div>
        <w:div w:id="1019502774">
          <w:marLeft w:val="0"/>
          <w:marRight w:val="0"/>
          <w:marTop w:val="0"/>
          <w:marBottom w:val="0"/>
          <w:divBdr>
            <w:top w:val="none" w:sz="0" w:space="0" w:color="auto"/>
            <w:left w:val="none" w:sz="0" w:space="0" w:color="auto"/>
            <w:bottom w:val="none" w:sz="0" w:space="0" w:color="auto"/>
            <w:right w:val="none" w:sz="0" w:space="0" w:color="auto"/>
          </w:divBdr>
        </w:div>
        <w:div w:id="1018392496">
          <w:marLeft w:val="0"/>
          <w:marRight w:val="0"/>
          <w:marTop w:val="0"/>
          <w:marBottom w:val="0"/>
          <w:divBdr>
            <w:top w:val="none" w:sz="0" w:space="0" w:color="auto"/>
            <w:left w:val="none" w:sz="0" w:space="0" w:color="auto"/>
            <w:bottom w:val="none" w:sz="0" w:space="0" w:color="auto"/>
            <w:right w:val="none" w:sz="0" w:space="0" w:color="auto"/>
          </w:divBdr>
        </w:div>
        <w:div w:id="1382097482">
          <w:marLeft w:val="0"/>
          <w:marRight w:val="0"/>
          <w:marTop w:val="0"/>
          <w:marBottom w:val="0"/>
          <w:divBdr>
            <w:top w:val="none" w:sz="0" w:space="0" w:color="auto"/>
            <w:left w:val="none" w:sz="0" w:space="0" w:color="auto"/>
            <w:bottom w:val="none" w:sz="0" w:space="0" w:color="auto"/>
            <w:right w:val="none" w:sz="0" w:space="0" w:color="auto"/>
          </w:divBdr>
        </w:div>
        <w:div w:id="1948389460">
          <w:marLeft w:val="0"/>
          <w:marRight w:val="0"/>
          <w:marTop w:val="0"/>
          <w:marBottom w:val="0"/>
          <w:divBdr>
            <w:top w:val="none" w:sz="0" w:space="0" w:color="auto"/>
            <w:left w:val="none" w:sz="0" w:space="0" w:color="auto"/>
            <w:bottom w:val="none" w:sz="0" w:space="0" w:color="auto"/>
            <w:right w:val="none" w:sz="0" w:space="0" w:color="auto"/>
          </w:divBdr>
        </w:div>
        <w:div w:id="1797991562">
          <w:marLeft w:val="0"/>
          <w:marRight w:val="0"/>
          <w:marTop w:val="0"/>
          <w:marBottom w:val="0"/>
          <w:divBdr>
            <w:top w:val="none" w:sz="0" w:space="0" w:color="auto"/>
            <w:left w:val="none" w:sz="0" w:space="0" w:color="auto"/>
            <w:bottom w:val="none" w:sz="0" w:space="0" w:color="auto"/>
            <w:right w:val="none" w:sz="0" w:space="0" w:color="auto"/>
          </w:divBdr>
        </w:div>
        <w:div w:id="1193879682">
          <w:marLeft w:val="0"/>
          <w:marRight w:val="0"/>
          <w:marTop w:val="0"/>
          <w:marBottom w:val="0"/>
          <w:divBdr>
            <w:top w:val="none" w:sz="0" w:space="0" w:color="auto"/>
            <w:left w:val="none" w:sz="0" w:space="0" w:color="auto"/>
            <w:bottom w:val="none" w:sz="0" w:space="0" w:color="auto"/>
            <w:right w:val="none" w:sz="0" w:space="0" w:color="auto"/>
          </w:divBdr>
        </w:div>
        <w:div w:id="623271504">
          <w:marLeft w:val="0"/>
          <w:marRight w:val="0"/>
          <w:marTop w:val="0"/>
          <w:marBottom w:val="0"/>
          <w:divBdr>
            <w:top w:val="none" w:sz="0" w:space="0" w:color="auto"/>
            <w:left w:val="none" w:sz="0" w:space="0" w:color="auto"/>
            <w:bottom w:val="none" w:sz="0" w:space="0" w:color="auto"/>
            <w:right w:val="none" w:sz="0" w:space="0" w:color="auto"/>
          </w:divBdr>
        </w:div>
        <w:div w:id="1123690404">
          <w:marLeft w:val="0"/>
          <w:marRight w:val="0"/>
          <w:marTop w:val="0"/>
          <w:marBottom w:val="0"/>
          <w:divBdr>
            <w:top w:val="none" w:sz="0" w:space="0" w:color="auto"/>
            <w:left w:val="none" w:sz="0" w:space="0" w:color="auto"/>
            <w:bottom w:val="none" w:sz="0" w:space="0" w:color="auto"/>
            <w:right w:val="none" w:sz="0" w:space="0" w:color="auto"/>
          </w:divBdr>
        </w:div>
        <w:div w:id="1664121697">
          <w:marLeft w:val="0"/>
          <w:marRight w:val="0"/>
          <w:marTop w:val="0"/>
          <w:marBottom w:val="0"/>
          <w:divBdr>
            <w:top w:val="none" w:sz="0" w:space="0" w:color="auto"/>
            <w:left w:val="none" w:sz="0" w:space="0" w:color="auto"/>
            <w:bottom w:val="none" w:sz="0" w:space="0" w:color="auto"/>
            <w:right w:val="none" w:sz="0" w:space="0" w:color="auto"/>
          </w:divBdr>
        </w:div>
        <w:div w:id="1453787091">
          <w:marLeft w:val="0"/>
          <w:marRight w:val="0"/>
          <w:marTop w:val="0"/>
          <w:marBottom w:val="0"/>
          <w:divBdr>
            <w:top w:val="none" w:sz="0" w:space="0" w:color="auto"/>
            <w:left w:val="none" w:sz="0" w:space="0" w:color="auto"/>
            <w:bottom w:val="none" w:sz="0" w:space="0" w:color="auto"/>
            <w:right w:val="none" w:sz="0" w:space="0" w:color="auto"/>
          </w:divBdr>
        </w:div>
        <w:div w:id="1137718522">
          <w:marLeft w:val="0"/>
          <w:marRight w:val="0"/>
          <w:marTop w:val="0"/>
          <w:marBottom w:val="0"/>
          <w:divBdr>
            <w:top w:val="none" w:sz="0" w:space="0" w:color="auto"/>
            <w:left w:val="none" w:sz="0" w:space="0" w:color="auto"/>
            <w:bottom w:val="none" w:sz="0" w:space="0" w:color="auto"/>
            <w:right w:val="none" w:sz="0" w:space="0" w:color="auto"/>
          </w:divBdr>
        </w:div>
        <w:div w:id="1632394411">
          <w:marLeft w:val="0"/>
          <w:marRight w:val="0"/>
          <w:marTop w:val="0"/>
          <w:marBottom w:val="0"/>
          <w:divBdr>
            <w:top w:val="none" w:sz="0" w:space="0" w:color="auto"/>
            <w:left w:val="none" w:sz="0" w:space="0" w:color="auto"/>
            <w:bottom w:val="none" w:sz="0" w:space="0" w:color="auto"/>
            <w:right w:val="none" w:sz="0" w:space="0" w:color="auto"/>
          </w:divBdr>
        </w:div>
        <w:div w:id="702292341">
          <w:marLeft w:val="0"/>
          <w:marRight w:val="0"/>
          <w:marTop w:val="0"/>
          <w:marBottom w:val="0"/>
          <w:divBdr>
            <w:top w:val="none" w:sz="0" w:space="0" w:color="auto"/>
            <w:left w:val="none" w:sz="0" w:space="0" w:color="auto"/>
            <w:bottom w:val="none" w:sz="0" w:space="0" w:color="auto"/>
            <w:right w:val="none" w:sz="0" w:space="0" w:color="auto"/>
          </w:divBdr>
        </w:div>
        <w:div w:id="634137070">
          <w:marLeft w:val="0"/>
          <w:marRight w:val="0"/>
          <w:marTop w:val="0"/>
          <w:marBottom w:val="0"/>
          <w:divBdr>
            <w:top w:val="none" w:sz="0" w:space="0" w:color="auto"/>
            <w:left w:val="none" w:sz="0" w:space="0" w:color="auto"/>
            <w:bottom w:val="none" w:sz="0" w:space="0" w:color="auto"/>
            <w:right w:val="none" w:sz="0" w:space="0" w:color="auto"/>
          </w:divBdr>
        </w:div>
        <w:div w:id="341668535">
          <w:marLeft w:val="0"/>
          <w:marRight w:val="0"/>
          <w:marTop w:val="0"/>
          <w:marBottom w:val="0"/>
          <w:divBdr>
            <w:top w:val="none" w:sz="0" w:space="0" w:color="auto"/>
            <w:left w:val="none" w:sz="0" w:space="0" w:color="auto"/>
            <w:bottom w:val="none" w:sz="0" w:space="0" w:color="auto"/>
            <w:right w:val="none" w:sz="0" w:space="0" w:color="auto"/>
          </w:divBdr>
        </w:div>
        <w:div w:id="250893752">
          <w:marLeft w:val="0"/>
          <w:marRight w:val="0"/>
          <w:marTop w:val="0"/>
          <w:marBottom w:val="0"/>
          <w:divBdr>
            <w:top w:val="none" w:sz="0" w:space="0" w:color="auto"/>
            <w:left w:val="none" w:sz="0" w:space="0" w:color="auto"/>
            <w:bottom w:val="none" w:sz="0" w:space="0" w:color="auto"/>
            <w:right w:val="none" w:sz="0" w:space="0" w:color="auto"/>
          </w:divBdr>
        </w:div>
        <w:div w:id="661811641">
          <w:marLeft w:val="0"/>
          <w:marRight w:val="0"/>
          <w:marTop w:val="0"/>
          <w:marBottom w:val="0"/>
          <w:divBdr>
            <w:top w:val="none" w:sz="0" w:space="0" w:color="auto"/>
            <w:left w:val="none" w:sz="0" w:space="0" w:color="auto"/>
            <w:bottom w:val="none" w:sz="0" w:space="0" w:color="auto"/>
            <w:right w:val="none" w:sz="0" w:space="0" w:color="auto"/>
          </w:divBdr>
        </w:div>
        <w:div w:id="2021546916">
          <w:marLeft w:val="0"/>
          <w:marRight w:val="0"/>
          <w:marTop w:val="0"/>
          <w:marBottom w:val="0"/>
          <w:divBdr>
            <w:top w:val="none" w:sz="0" w:space="0" w:color="auto"/>
            <w:left w:val="none" w:sz="0" w:space="0" w:color="auto"/>
            <w:bottom w:val="none" w:sz="0" w:space="0" w:color="auto"/>
            <w:right w:val="none" w:sz="0" w:space="0" w:color="auto"/>
          </w:divBdr>
        </w:div>
        <w:div w:id="925577544">
          <w:marLeft w:val="0"/>
          <w:marRight w:val="0"/>
          <w:marTop w:val="0"/>
          <w:marBottom w:val="0"/>
          <w:divBdr>
            <w:top w:val="none" w:sz="0" w:space="0" w:color="auto"/>
            <w:left w:val="none" w:sz="0" w:space="0" w:color="auto"/>
            <w:bottom w:val="none" w:sz="0" w:space="0" w:color="auto"/>
            <w:right w:val="none" w:sz="0" w:space="0" w:color="auto"/>
          </w:divBdr>
        </w:div>
        <w:div w:id="705327591">
          <w:marLeft w:val="0"/>
          <w:marRight w:val="0"/>
          <w:marTop w:val="0"/>
          <w:marBottom w:val="0"/>
          <w:divBdr>
            <w:top w:val="none" w:sz="0" w:space="0" w:color="auto"/>
            <w:left w:val="none" w:sz="0" w:space="0" w:color="auto"/>
            <w:bottom w:val="none" w:sz="0" w:space="0" w:color="auto"/>
            <w:right w:val="none" w:sz="0" w:space="0" w:color="auto"/>
          </w:divBdr>
        </w:div>
        <w:div w:id="1633559513">
          <w:marLeft w:val="0"/>
          <w:marRight w:val="0"/>
          <w:marTop w:val="0"/>
          <w:marBottom w:val="0"/>
          <w:divBdr>
            <w:top w:val="none" w:sz="0" w:space="0" w:color="auto"/>
            <w:left w:val="none" w:sz="0" w:space="0" w:color="auto"/>
            <w:bottom w:val="none" w:sz="0" w:space="0" w:color="auto"/>
            <w:right w:val="none" w:sz="0" w:space="0" w:color="auto"/>
          </w:divBdr>
        </w:div>
        <w:div w:id="1340697790">
          <w:marLeft w:val="0"/>
          <w:marRight w:val="0"/>
          <w:marTop w:val="0"/>
          <w:marBottom w:val="0"/>
          <w:divBdr>
            <w:top w:val="none" w:sz="0" w:space="0" w:color="auto"/>
            <w:left w:val="none" w:sz="0" w:space="0" w:color="auto"/>
            <w:bottom w:val="none" w:sz="0" w:space="0" w:color="auto"/>
            <w:right w:val="none" w:sz="0" w:space="0" w:color="auto"/>
          </w:divBdr>
        </w:div>
        <w:div w:id="1374159063">
          <w:marLeft w:val="0"/>
          <w:marRight w:val="0"/>
          <w:marTop w:val="0"/>
          <w:marBottom w:val="0"/>
          <w:divBdr>
            <w:top w:val="none" w:sz="0" w:space="0" w:color="auto"/>
            <w:left w:val="none" w:sz="0" w:space="0" w:color="auto"/>
            <w:bottom w:val="none" w:sz="0" w:space="0" w:color="auto"/>
            <w:right w:val="none" w:sz="0" w:space="0" w:color="auto"/>
          </w:divBdr>
        </w:div>
        <w:div w:id="998533355">
          <w:marLeft w:val="0"/>
          <w:marRight w:val="0"/>
          <w:marTop w:val="0"/>
          <w:marBottom w:val="0"/>
          <w:divBdr>
            <w:top w:val="none" w:sz="0" w:space="0" w:color="auto"/>
            <w:left w:val="none" w:sz="0" w:space="0" w:color="auto"/>
            <w:bottom w:val="none" w:sz="0" w:space="0" w:color="auto"/>
            <w:right w:val="none" w:sz="0" w:space="0" w:color="auto"/>
          </w:divBdr>
        </w:div>
        <w:div w:id="881214821">
          <w:marLeft w:val="0"/>
          <w:marRight w:val="0"/>
          <w:marTop w:val="0"/>
          <w:marBottom w:val="0"/>
          <w:divBdr>
            <w:top w:val="none" w:sz="0" w:space="0" w:color="auto"/>
            <w:left w:val="none" w:sz="0" w:space="0" w:color="auto"/>
            <w:bottom w:val="none" w:sz="0" w:space="0" w:color="auto"/>
            <w:right w:val="none" w:sz="0" w:space="0" w:color="auto"/>
          </w:divBdr>
        </w:div>
      </w:divsChild>
    </w:div>
    <w:div w:id="175703021">
      <w:bodyDiv w:val="1"/>
      <w:marLeft w:val="0"/>
      <w:marRight w:val="0"/>
      <w:marTop w:val="0"/>
      <w:marBottom w:val="0"/>
      <w:divBdr>
        <w:top w:val="none" w:sz="0" w:space="0" w:color="auto"/>
        <w:left w:val="none" w:sz="0" w:space="0" w:color="auto"/>
        <w:bottom w:val="none" w:sz="0" w:space="0" w:color="auto"/>
        <w:right w:val="none" w:sz="0" w:space="0" w:color="auto"/>
      </w:divBdr>
      <w:divsChild>
        <w:div w:id="851069736">
          <w:marLeft w:val="0"/>
          <w:marRight w:val="0"/>
          <w:marTop w:val="0"/>
          <w:marBottom w:val="0"/>
          <w:divBdr>
            <w:top w:val="none" w:sz="0" w:space="0" w:color="auto"/>
            <w:left w:val="none" w:sz="0" w:space="0" w:color="auto"/>
            <w:bottom w:val="none" w:sz="0" w:space="0" w:color="auto"/>
            <w:right w:val="none" w:sz="0" w:space="0" w:color="auto"/>
          </w:divBdr>
        </w:div>
        <w:div w:id="1577352696">
          <w:marLeft w:val="0"/>
          <w:marRight w:val="0"/>
          <w:marTop w:val="0"/>
          <w:marBottom w:val="0"/>
          <w:divBdr>
            <w:top w:val="none" w:sz="0" w:space="0" w:color="auto"/>
            <w:left w:val="none" w:sz="0" w:space="0" w:color="auto"/>
            <w:bottom w:val="none" w:sz="0" w:space="0" w:color="auto"/>
            <w:right w:val="none" w:sz="0" w:space="0" w:color="auto"/>
          </w:divBdr>
        </w:div>
        <w:div w:id="956106178">
          <w:marLeft w:val="0"/>
          <w:marRight w:val="0"/>
          <w:marTop w:val="0"/>
          <w:marBottom w:val="0"/>
          <w:divBdr>
            <w:top w:val="none" w:sz="0" w:space="0" w:color="auto"/>
            <w:left w:val="none" w:sz="0" w:space="0" w:color="auto"/>
            <w:bottom w:val="none" w:sz="0" w:space="0" w:color="auto"/>
            <w:right w:val="none" w:sz="0" w:space="0" w:color="auto"/>
          </w:divBdr>
        </w:div>
      </w:divsChild>
    </w:div>
    <w:div w:id="190461384">
      <w:bodyDiv w:val="1"/>
      <w:marLeft w:val="0"/>
      <w:marRight w:val="0"/>
      <w:marTop w:val="0"/>
      <w:marBottom w:val="0"/>
      <w:divBdr>
        <w:top w:val="none" w:sz="0" w:space="0" w:color="auto"/>
        <w:left w:val="none" w:sz="0" w:space="0" w:color="auto"/>
        <w:bottom w:val="none" w:sz="0" w:space="0" w:color="auto"/>
        <w:right w:val="none" w:sz="0" w:space="0" w:color="auto"/>
      </w:divBdr>
    </w:div>
    <w:div w:id="252472222">
      <w:bodyDiv w:val="1"/>
      <w:marLeft w:val="0"/>
      <w:marRight w:val="0"/>
      <w:marTop w:val="0"/>
      <w:marBottom w:val="0"/>
      <w:divBdr>
        <w:top w:val="none" w:sz="0" w:space="0" w:color="auto"/>
        <w:left w:val="none" w:sz="0" w:space="0" w:color="auto"/>
        <w:bottom w:val="none" w:sz="0" w:space="0" w:color="auto"/>
        <w:right w:val="none" w:sz="0" w:space="0" w:color="auto"/>
      </w:divBdr>
    </w:div>
    <w:div w:id="498425983">
      <w:bodyDiv w:val="1"/>
      <w:marLeft w:val="0"/>
      <w:marRight w:val="0"/>
      <w:marTop w:val="0"/>
      <w:marBottom w:val="0"/>
      <w:divBdr>
        <w:top w:val="none" w:sz="0" w:space="0" w:color="auto"/>
        <w:left w:val="none" w:sz="0" w:space="0" w:color="auto"/>
        <w:bottom w:val="none" w:sz="0" w:space="0" w:color="auto"/>
        <w:right w:val="none" w:sz="0" w:space="0" w:color="auto"/>
      </w:divBdr>
      <w:divsChild>
        <w:div w:id="250357429">
          <w:marLeft w:val="0"/>
          <w:marRight w:val="0"/>
          <w:marTop w:val="0"/>
          <w:marBottom w:val="0"/>
          <w:divBdr>
            <w:top w:val="none" w:sz="0" w:space="0" w:color="auto"/>
            <w:left w:val="none" w:sz="0" w:space="0" w:color="auto"/>
            <w:bottom w:val="none" w:sz="0" w:space="0" w:color="auto"/>
            <w:right w:val="none" w:sz="0" w:space="0" w:color="auto"/>
          </w:divBdr>
        </w:div>
        <w:div w:id="325791935">
          <w:marLeft w:val="0"/>
          <w:marRight w:val="0"/>
          <w:marTop w:val="0"/>
          <w:marBottom w:val="0"/>
          <w:divBdr>
            <w:top w:val="none" w:sz="0" w:space="0" w:color="auto"/>
            <w:left w:val="none" w:sz="0" w:space="0" w:color="auto"/>
            <w:bottom w:val="none" w:sz="0" w:space="0" w:color="auto"/>
            <w:right w:val="none" w:sz="0" w:space="0" w:color="auto"/>
          </w:divBdr>
        </w:div>
      </w:divsChild>
    </w:div>
    <w:div w:id="506410377">
      <w:bodyDiv w:val="1"/>
      <w:marLeft w:val="0"/>
      <w:marRight w:val="0"/>
      <w:marTop w:val="0"/>
      <w:marBottom w:val="0"/>
      <w:divBdr>
        <w:top w:val="none" w:sz="0" w:space="0" w:color="auto"/>
        <w:left w:val="none" w:sz="0" w:space="0" w:color="auto"/>
        <w:bottom w:val="none" w:sz="0" w:space="0" w:color="auto"/>
        <w:right w:val="none" w:sz="0" w:space="0" w:color="auto"/>
      </w:divBdr>
    </w:div>
    <w:div w:id="583301384">
      <w:bodyDiv w:val="1"/>
      <w:marLeft w:val="0"/>
      <w:marRight w:val="0"/>
      <w:marTop w:val="0"/>
      <w:marBottom w:val="0"/>
      <w:divBdr>
        <w:top w:val="none" w:sz="0" w:space="0" w:color="auto"/>
        <w:left w:val="none" w:sz="0" w:space="0" w:color="auto"/>
        <w:bottom w:val="none" w:sz="0" w:space="0" w:color="auto"/>
        <w:right w:val="none" w:sz="0" w:space="0" w:color="auto"/>
      </w:divBdr>
      <w:divsChild>
        <w:div w:id="1381251613">
          <w:marLeft w:val="0"/>
          <w:marRight w:val="0"/>
          <w:marTop w:val="0"/>
          <w:marBottom w:val="0"/>
          <w:divBdr>
            <w:top w:val="none" w:sz="0" w:space="0" w:color="auto"/>
            <w:left w:val="none" w:sz="0" w:space="0" w:color="auto"/>
            <w:bottom w:val="none" w:sz="0" w:space="0" w:color="auto"/>
            <w:right w:val="none" w:sz="0" w:space="0" w:color="auto"/>
          </w:divBdr>
        </w:div>
        <w:div w:id="2129423084">
          <w:marLeft w:val="0"/>
          <w:marRight w:val="0"/>
          <w:marTop w:val="0"/>
          <w:marBottom w:val="0"/>
          <w:divBdr>
            <w:top w:val="none" w:sz="0" w:space="0" w:color="auto"/>
            <w:left w:val="none" w:sz="0" w:space="0" w:color="auto"/>
            <w:bottom w:val="none" w:sz="0" w:space="0" w:color="auto"/>
            <w:right w:val="none" w:sz="0" w:space="0" w:color="auto"/>
          </w:divBdr>
        </w:div>
        <w:div w:id="25184675">
          <w:marLeft w:val="0"/>
          <w:marRight w:val="0"/>
          <w:marTop w:val="0"/>
          <w:marBottom w:val="0"/>
          <w:divBdr>
            <w:top w:val="none" w:sz="0" w:space="0" w:color="auto"/>
            <w:left w:val="none" w:sz="0" w:space="0" w:color="auto"/>
            <w:bottom w:val="none" w:sz="0" w:space="0" w:color="auto"/>
            <w:right w:val="none" w:sz="0" w:space="0" w:color="auto"/>
          </w:divBdr>
        </w:div>
        <w:div w:id="93015254">
          <w:marLeft w:val="0"/>
          <w:marRight w:val="0"/>
          <w:marTop w:val="0"/>
          <w:marBottom w:val="0"/>
          <w:divBdr>
            <w:top w:val="none" w:sz="0" w:space="0" w:color="auto"/>
            <w:left w:val="none" w:sz="0" w:space="0" w:color="auto"/>
            <w:bottom w:val="none" w:sz="0" w:space="0" w:color="auto"/>
            <w:right w:val="none" w:sz="0" w:space="0" w:color="auto"/>
          </w:divBdr>
        </w:div>
        <w:div w:id="1396585557">
          <w:marLeft w:val="0"/>
          <w:marRight w:val="0"/>
          <w:marTop w:val="0"/>
          <w:marBottom w:val="0"/>
          <w:divBdr>
            <w:top w:val="none" w:sz="0" w:space="0" w:color="auto"/>
            <w:left w:val="none" w:sz="0" w:space="0" w:color="auto"/>
            <w:bottom w:val="none" w:sz="0" w:space="0" w:color="auto"/>
            <w:right w:val="none" w:sz="0" w:space="0" w:color="auto"/>
          </w:divBdr>
        </w:div>
        <w:div w:id="868176324">
          <w:marLeft w:val="0"/>
          <w:marRight w:val="0"/>
          <w:marTop w:val="0"/>
          <w:marBottom w:val="0"/>
          <w:divBdr>
            <w:top w:val="none" w:sz="0" w:space="0" w:color="auto"/>
            <w:left w:val="none" w:sz="0" w:space="0" w:color="auto"/>
            <w:bottom w:val="none" w:sz="0" w:space="0" w:color="auto"/>
            <w:right w:val="none" w:sz="0" w:space="0" w:color="auto"/>
          </w:divBdr>
        </w:div>
        <w:div w:id="2110926508">
          <w:marLeft w:val="0"/>
          <w:marRight w:val="0"/>
          <w:marTop w:val="0"/>
          <w:marBottom w:val="0"/>
          <w:divBdr>
            <w:top w:val="none" w:sz="0" w:space="0" w:color="auto"/>
            <w:left w:val="none" w:sz="0" w:space="0" w:color="auto"/>
            <w:bottom w:val="none" w:sz="0" w:space="0" w:color="auto"/>
            <w:right w:val="none" w:sz="0" w:space="0" w:color="auto"/>
          </w:divBdr>
        </w:div>
        <w:div w:id="249047443">
          <w:marLeft w:val="0"/>
          <w:marRight w:val="0"/>
          <w:marTop w:val="0"/>
          <w:marBottom w:val="0"/>
          <w:divBdr>
            <w:top w:val="none" w:sz="0" w:space="0" w:color="auto"/>
            <w:left w:val="none" w:sz="0" w:space="0" w:color="auto"/>
            <w:bottom w:val="none" w:sz="0" w:space="0" w:color="auto"/>
            <w:right w:val="none" w:sz="0" w:space="0" w:color="auto"/>
          </w:divBdr>
        </w:div>
        <w:div w:id="144444387">
          <w:marLeft w:val="0"/>
          <w:marRight w:val="0"/>
          <w:marTop w:val="0"/>
          <w:marBottom w:val="0"/>
          <w:divBdr>
            <w:top w:val="none" w:sz="0" w:space="0" w:color="auto"/>
            <w:left w:val="none" w:sz="0" w:space="0" w:color="auto"/>
            <w:bottom w:val="none" w:sz="0" w:space="0" w:color="auto"/>
            <w:right w:val="none" w:sz="0" w:space="0" w:color="auto"/>
          </w:divBdr>
        </w:div>
        <w:div w:id="454834010">
          <w:marLeft w:val="0"/>
          <w:marRight w:val="0"/>
          <w:marTop w:val="0"/>
          <w:marBottom w:val="0"/>
          <w:divBdr>
            <w:top w:val="none" w:sz="0" w:space="0" w:color="auto"/>
            <w:left w:val="none" w:sz="0" w:space="0" w:color="auto"/>
            <w:bottom w:val="none" w:sz="0" w:space="0" w:color="auto"/>
            <w:right w:val="none" w:sz="0" w:space="0" w:color="auto"/>
          </w:divBdr>
        </w:div>
        <w:div w:id="449784011">
          <w:marLeft w:val="0"/>
          <w:marRight w:val="0"/>
          <w:marTop w:val="0"/>
          <w:marBottom w:val="0"/>
          <w:divBdr>
            <w:top w:val="none" w:sz="0" w:space="0" w:color="auto"/>
            <w:left w:val="none" w:sz="0" w:space="0" w:color="auto"/>
            <w:bottom w:val="none" w:sz="0" w:space="0" w:color="auto"/>
            <w:right w:val="none" w:sz="0" w:space="0" w:color="auto"/>
          </w:divBdr>
        </w:div>
        <w:div w:id="19359869">
          <w:marLeft w:val="0"/>
          <w:marRight w:val="0"/>
          <w:marTop w:val="0"/>
          <w:marBottom w:val="0"/>
          <w:divBdr>
            <w:top w:val="none" w:sz="0" w:space="0" w:color="auto"/>
            <w:left w:val="none" w:sz="0" w:space="0" w:color="auto"/>
            <w:bottom w:val="none" w:sz="0" w:space="0" w:color="auto"/>
            <w:right w:val="none" w:sz="0" w:space="0" w:color="auto"/>
          </w:divBdr>
        </w:div>
        <w:div w:id="943878805">
          <w:marLeft w:val="0"/>
          <w:marRight w:val="0"/>
          <w:marTop w:val="0"/>
          <w:marBottom w:val="0"/>
          <w:divBdr>
            <w:top w:val="none" w:sz="0" w:space="0" w:color="auto"/>
            <w:left w:val="none" w:sz="0" w:space="0" w:color="auto"/>
            <w:bottom w:val="none" w:sz="0" w:space="0" w:color="auto"/>
            <w:right w:val="none" w:sz="0" w:space="0" w:color="auto"/>
          </w:divBdr>
        </w:div>
        <w:div w:id="1460683685">
          <w:marLeft w:val="0"/>
          <w:marRight w:val="0"/>
          <w:marTop w:val="0"/>
          <w:marBottom w:val="0"/>
          <w:divBdr>
            <w:top w:val="none" w:sz="0" w:space="0" w:color="auto"/>
            <w:left w:val="none" w:sz="0" w:space="0" w:color="auto"/>
            <w:bottom w:val="none" w:sz="0" w:space="0" w:color="auto"/>
            <w:right w:val="none" w:sz="0" w:space="0" w:color="auto"/>
          </w:divBdr>
        </w:div>
        <w:div w:id="1019619560">
          <w:marLeft w:val="0"/>
          <w:marRight w:val="0"/>
          <w:marTop w:val="0"/>
          <w:marBottom w:val="0"/>
          <w:divBdr>
            <w:top w:val="none" w:sz="0" w:space="0" w:color="auto"/>
            <w:left w:val="none" w:sz="0" w:space="0" w:color="auto"/>
            <w:bottom w:val="none" w:sz="0" w:space="0" w:color="auto"/>
            <w:right w:val="none" w:sz="0" w:space="0" w:color="auto"/>
          </w:divBdr>
        </w:div>
        <w:div w:id="1492600482">
          <w:marLeft w:val="0"/>
          <w:marRight w:val="0"/>
          <w:marTop w:val="0"/>
          <w:marBottom w:val="0"/>
          <w:divBdr>
            <w:top w:val="none" w:sz="0" w:space="0" w:color="auto"/>
            <w:left w:val="none" w:sz="0" w:space="0" w:color="auto"/>
            <w:bottom w:val="none" w:sz="0" w:space="0" w:color="auto"/>
            <w:right w:val="none" w:sz="0" w:space="0" w:color="auto"/>
          </w:divBdr>
        </w:div>
        <w:div w:id="1530800809">
          <w:marLeft w:val="0"/>
          <w:marRight w:val="0"/>
          <w:marTop w:val="0"/>
          <w:marBottom w:val="0"/>
          <w:divBdr>
            <w:top w:val="none" w:sz="0" w:space="0" w:color="auto"/>
            <w:left w:val="none" w:sz="0" w:space="0" w:color="auto"/>
            <w:bottom w:val="none" w:sz="0" w:space="0" w:color="auto"/>
            <w:right w:val="none" w:sz="0" w:space="0" w:color="auto"/>
          </w:divBdr>
        </w:div>
        <w:div w:id="806360878">
          <w:marLeft w:val="0"/>
          <w:marRight w:val="0"/>
          <w:marTop w:val="0"/>
          <w:marBottom w:val="0"/>
          <w:divBdr>
            <w:top w:val="none" w:sz="0" w:space="0" w:color="auto"/>
            <w:left w:val="none" w:sz="0" w:space="0" w:color="auto"/>
            <w:bottom w:val="none" w:sz="0" w:space="0" w:color="auto"/>
            <w:right w:val="none" w:sz="0" w:space="0" w:color="auto"/>
          </w:divBdr>
        </w:div>
        <w:div w:id="1626619242">
          <w:marLeft w:val="0"/>
          <w:marRight w:val="0"/>
          <w:marTop w:val="0"/>
          <w:marBottom w:val="0"/>
          <w:divBdr>
            <w:top w:val="none" w:sz="0" w:space="0" w:color="auto"/>
            <w:left w:val="none" w:sz="0" w:space="0" w:color="auto"/>
            <w:bottom w:val="none" w:sz="0" w:space="0" w:color="auto"/>
            <w:right w:val="none" w:sz="0" w:space="0" w:color="auto"/>
          </w:divBdr>
        </w:div>
        <w:div w:id="356195094">
          <w:marLeft w:val="0"/>
          <w:marRight w:val="0"/>
          <w:marTop w:val="0"/>
          <w:marBottom w:val="0"/>
          <w:divBdr>
            <w:top w:val="none" w:sz="0" w:space="0" w:color="auto"/>
            <w:left w:val="none" w:sz="0" w:space="0" w:color="auto"/>
            <w:bottom w:val="none" w:sz="0" w:space="0" w:color="auto"/>
            <w:right w:val="none" w:sz="0" w:space="0" w:color="auto"/>
          </w:divBdr>
        </w:div>
        <w:div w:id="527718121">
          <w:marLeft w:val="0"/>
          <w:marRight w:val="0"/>
          <w:marTop w:val="0"/>
          <w:marBottom w:val="0"/>
          <w:divBdr>
            <w:top w:val="none" w:sz="0" w:space="0" w:color="auto"/>
            <w:left w:val="none" w:sz="0" w:space="0" w:color="auto"/>
            <w:bottom w:val="none" w:sz="0" w:space="0" w:color="auto"/>
            <w:right w:val="none" w:sz="0" w:space="0" w:color="auto"/>
          </w:divBdr>
        </w:div>
        <w:div w:id="1390956855">
          <w:marLeft w:val="0"/>
          <w:marRight w:val="0"/>
          <w:marTop w:val="0"/>
          <w:marBottom w:val="0"/>
          <w:divBdr>
            <w:top w:val="none" w:sz="0" w:space="0" w:color="auto"/>
            <w:left w:val="none" w:sz="0" w:space="0" w:color="auto"/>
            <w:bottom w:val="none" w:sz="0" w:space="0" w:color="auto"/>
            <w:right w:val="none" w:sz="0" w:space="0" w:color="auto"/>
          </w:divBdr>
        </w:div>
        <w:div w:id="1121991977">
          <w:marLeft w:val="0"/>
          <w:marRight w:val="0"/>
          <w:marTop w:val="0"/>
          <w:marBottom w:val="0"/>
          <w:divBdr>
            <w:top w:val="none" w:sz="0" w:space="0" w:color="auto"/>
            <w:left w:val="none" w:sz="0" w:space="0" w:color="auto"/>
            <w:bottom w:val="none" w:sz="0" w:space="0" w:color="auto"/>
            <w:right w:val="none" w:sz="0" w:space="0" w:color="auto"/>
          </w:divBdr>
        </w:div>
        <w:div w:id="1805194674">
          <w:marLeft w:val="0"/>
          <w:marRight w:val="0"/>
          <w:marTop w:val="0"/>
          <w:marBottom w:val="0"/>
          <w:divBdr>
            <w:top w:val="none" w:sz="0" w:space="0" w:color="auto"/>
            <w:left w:val="none" w:sz="0" w:space="0" w:color="auto"/>
            <w:bottom w:val="none" w:sz="0" w:space="0" w:color="auto"/>
            <w:right w:val="none" w:sz="0" w:space="0" w:color="auto"/>
          </w:divBdr>
        </w:div>
        <w:div w:id="1251425252">
          <w:marLeft w:val="0"/>
          <w:marRight w:val="0"/>
          <w:marTop w:val="0"/>
          <w:marBottom w:val="0"/>
          <w:divBdr>
            <w:top w:val="none" w:sz="0" w:space="0" w:color="auto"/>
            <w:left w:val="none" w:sz="0" w:space="0" w:color="auto"/>
            <w:bottom w:val="none" w:sz="0" w:space="0" w:color="auto"/>
            <w:right w:val="none" w:sz="0" w:space="0" w:color="auto"/>
          </w:divBdr>
        </w:div>
        <w:div w:id="1137916404">
          <w:marLeft w:val="0"/>
          <w:marRight w:val="0"/>
          <w:marTop w:val="0"/>
          <w:marBottom w:val="0"/>
          <w:divBdr>
            <w:top w:val="none" w:sz="0" w:space="0" w:color="auto"/>
            <w:left w:val="none" w:sz="0" w:space="0" w:color="auto"/>
            <w:bottom w:val="none" w:sz="0" w:space="0" w:color="auto"/>
            <w:right w:val="none" w:sz="0" w:space="0" w:color="auto"/>
          </w:divBdr>
        </w:div>
        <w:div w:id="1685789044">
          <w:marLeft w:val="0"/>
          <w:marRight w:val="0"/>
          <w:marTop w:val="0"/>
          <w:marBottom w:val="0"/>
          <w:divBdr>
            <w:top w:val="none" w:sz="0" w:space="0" w:color="auto"/>
            <w:left w:val="none" w:sz="0" w:space="0" w:color="auto"/>
            <w:bottom w:val="none" w:sz="0" w:space="0" w:color="auto"/>
            <w:right w:val="none" w:sz="0" w:space="0" w:color="auto"/>
          </w:divBdr>
        </w:div>
        <w:div w:id="2105496874">
          <w:marLeft w:val="0"/>
          <w:marRight w:val="0"/>
          <w:marTop w:val="0"/>
          <w:marBottom w:val="0"/>
          <w:divBdr>
            <w:top w:val="none" w:sz="0" w:space="0" w:color="auto"/>
            <w:left w:val="none" w:sz="0" w:space="0" w:color="auto"/>
            <w:bottom w:val="none" w:sz="0" w:space="0" w:color="auto"/>
            <w:right w:val="none" w:sz="0" w:space="0" w:color="auto"/>
          </w:divBdr>
        </w:div>
        <w:div w:id="1294603816">
          <w:marLeft w:val="0"/>
          <w:marRight w:val="0"/>
          <w:marTop w:val="0"/>
          <w:marBottom w:val="0"/>
          <w:divBdr>
            <w:top w:val="none" w:sz="0" w:space="0" w:color="auto"/>
            <w:left w:val="none" w:sz="0" w:space="0" w:color="auto"/>
            <w:bottom w:val="none" w:sz="0" w:space="0" w:color="auto"/>
            <w:right w:val="none" w:sz="0" w:space="0" w:color="auto"/>
          </w:divBdr>
        </w:div>
        <w:div w:id="478153543">
          <w:marLeft w:val="0"/>
          <w:marRight w:val="0"/>
          <w:marTop w:val="0"/>
          <w:marBottom w:val="0"/>
          <w:divBdr>
            <w:top w:val="none" w:sz="0" w:space="0" w:color="auto"/>
            <w:left w:val="none" w:sz="0" w:space="0" w:color="auto"/>
            <w:bottom w:val="none" w:sz="0" w:space="0" w:color="auto"/>
            <w:right w:val="none" w:sz="0" w:space="0" w:color="auto"/>
          </w:divBdr>
        </w:div>
        <w:div w:id="784811778">
          <w:marLeft w:val="0"/>
          <w:marRight w:val="0"/>
          <w:marTop w:val="0"/>
          <w:marBottom w:val="0"/>
          <w:divBdr>
            <w:top w:val="none" w:sz="0" w:space="0" w:color="auto"/>
            <w:left w:val="none" w:sz="0" w:space="0" w:color="auto"/>
            <w:bottom w:val="none" w:sz="0" w:space="0" w:color="auto"/>
            <w:right w:val="none" w:sz="0" w:space="0" w:color="auto"/>
          </w:divBdr>
        </w:div>
        <w:div w:id="801847271">
          <w:marLeft w:val="0"/>
          <w:marRight w:val="0"/>
          <w:marTop w:val="0"/>
          <w:marBottom w:val="0"/>
          <w:divBdr>
            <w:top w:val="none" w:sz="0" w:space="0" w:color="auto"/>
            <w:left w:val="none" w:sz="0" w:space="0" w:color="auto"/>
            <w:bottom w:val="none" w:sz="0" w:space="0" w:color="auto"/>
            <w:right w:val="none" w:sz="0" w:space="0" w:color="auto"/>
          </w:divBdr>
        </w:div>
        <w:div w:id="1141383031">
          <w:marLeft w:val="0"/>
          <w:marRight w:val="0"/>
          <w:marTop w:val="0"/>
          <w:marBottom w:val="0"/>
          <w:divBdr>
            <w:top w:val="none" w:sz="0" w:space="0" w:color="auto"/>
            <w:left w:val="none" w:sz="0" w:space="0" w:color="auto"/>
            <w:bottom w:val="none" w:sz="0" w:space="0" w:color="auto"/>
            <w:right w:val="none" w:sz="0" w:space="0" w:color="auto"/>
          </w:divBdr>
        </w:div>
        <w:div w:id="1016421819">
          <w:marLeft w:val="0"/>
          <w:marRight w:val="0"/>
          <w:marTop w:val="0"/>
          <w:marBottom w:val="0"/>
          <w:divBdr>
            <w:top w:val="none" w:sz="0" w:space="0" w:color="auto"/>
            <w:left w:val="none" w:sz="0" w:space="0" w:color="auto"/>
            <w:bottom w:val="none" w:sz="0" w:space="0" w:color="auto"/>
            <w:right w:val="none" w:sz="0" w:space="0" w:color="auto"/>
          </w:divBdr>
        </w:div>
        <w:div w:id="2076387741">
          <w:marLeft w:val="0"/>
          <w:marRight w:val="0"/>
          <w:marTop w:val="0"/>
          <w:marBottom w:val="0"/>
          <w:divBdr>
            <w:top w:val="none" w:sz="0" w:space="0" w:color="auto"/>
            <w:left w:val="none" w:sz="0" w:space="0" w:color="auto"/>
            <w:bottom w:val="none" w:sz="0" w:space="0" w:color="auto"/>
            <w:right w:val="none" w:sz="0" w:space="0" w:color="auto"/>
          </w:divBdr>
        </w:div>
        <w:div w:id="2019194639">
          <w:marLeft w:val="0"/>
          <w:marRight w:val="0"/>
          <w:marTop w:val="0"/>
          <w:marBottom w:val="0"/>
          <w:divBdr>
            <w:top w:val="none" w:sz="0" w:space="0" w:color="auto"/>
            <w:left w:val="none" w:sz="0" w:space="0" w:color="auto"/>
            <w:bottom w:val="none" w:sz="0" w:space="0" w:color="auto"/>
            <w:right w:val="none" w:sz="0" w:space="0" w:color="auto"/>
          </w:divBdr>
        </w:div>
        <w:div w:id="591620543">
          <w:marLeft w:val="0"/>
          <w:marRight w:val="0"/>
          <w:marTop w:val="0"/>
          <w:marBottom w:val="0"/>
          <w:divBdr>
            <w:top w:val="none" w:sz="0" w:space="0" w:color="auto"/>
            <w:left w:val="none" w:sz="0" w:space="0" w:color="auto"/>
            <w:bottom w:val="none" w:sz="0" w:space="0" w:color="auto"/>
            <w:right w:val="none" w:sz="0" w:space="0" w:color="auto"/>
          </w:divBdr>
        </w:div>
        <w:div w:id="1974865802">
          <w:marLeft w:val="0"/>
          <w:marRight w:val="0"/>
          <w:marTop w:val="0"/>
          <w:marBottom w:val="0"/>
          <w:divBdr>
            <w:top w:val="none" w:sz="0" w:space="0" w:color="auto"/>
            <w:left w:val="none" w:sz="0" w:space="0" w:color="auto"/>
            <w:bottom w:val="none" w:sz="0" w:space="0" w:color="auto"/>
            <w:right w:val="none" w:sz="0" w:space="0" w:color="auto"/>
          </w:divBdr>
        </w:div>
        <w:div w:id="572933995">
          <w:marLeft w:val="0"/>
          <w:marRight w:val="0"/>
          <w:marTop w:val="0"/>
          <w:marBottom w:val="0"/>
          <w:divBdr>
            <w:top w:val="none" w:sz="0" w:space="0" w:color="auto"/>
            <w:left w:val="none" w:sz="0" w:space="0" w:color="auto"/>
            <w:bottom w:val="none" w:sz="0" w:space="0" w:color="auto"/>
            <w:right w:val="none" w:sz="0" w:space="0" w:color="auto"/>
          </w:divBdr>
        </w:div>
        <w:div w:id="1800804075">
          <w:marLeft w:val="0"/>
          <w:marRight w:val="0"/>
          <w:marTop w:val="0"/>
          <w:marBottom w:val="0"/>
          <w:divBdr>
            <w:top w:val="none" w:sz="0" w:space="0" w:color="auto"/>
            <w:left w:val="none" w:sz="0" w:space="0" w:color="auto"/>
            <w:bottom w:val="none" w:sz="0" w:space="0" w:color="auto"/>
            <w:right w:val="none" w:sz="0" w:space="0" w:color="auto"/>
          </w:divBdr>
        </w:div>
        <w:div w:id="856306191">
          <w:marLeft w:val="0"/>
          <w:marRight w:val="0"/>
          <w:marTop w:val="0"/>
          <w:marBottom w:val="0"/>
          <w:divBdr>
            <w:top w:val="none" w:sz="0" w:space="0" w:color="auto"/>
            <w:left w:val="none" w:sz="0" w:space="0" w:color="auto"/>
            <w:bottom w:val="none" w:sz="0" w:space="0" w:color="auto"/>
            <w:right w:val="none" w:sz="0" w:space="0" w:color="auto"/>
          </w:divBdr>
        </w:div>
        <w:div w:id="276838712">
          <w:marLeft w:val="0"/>
          <w:marRight w:val="0"/>
          <w:marTop w:val="0"/>
          <w:marBottom w:val="0"/>
          <w:divBdr>
            <w:top w:val="none" w:sz="0" w:space="0" w:color="auto"/>
            <w:left w:val="none" w:sz="0" w:space="0" w:color="auto"/>
            <w:bottom w:val="none" w:sz="0" w:space="0" w:color="auto"/>
            <w:right w:val="none" w:sz="0" w:space="0" w:color="auto"/>
          </w:divBdr>
        </w:div>
        <w:div w:id="995181030">
          <w:marLeft w:val="0"/>
          <w:marRight w:val="0"/>
          <w:marTop w:val="0"/>
          <w:marBottom w:val="0"/>
          <w:divBdr>
            <w:top w:val="none" w:sz="0" w:space="0" w:color="auto"/>
            <w:left w:val="none" w:sz="0" w:space="0" w:color="auto"/>
            <w:bottom w:val="none" w:sz="0" w:space="0" w:color="auto"/>
            <w:right w:val="none" w:sz="0" w:space="0" w:color="auto"/>
          </w:divBdr>
        </w:div>
        <w:div w:id="946892549">
          <w:marLeft w:val="0"/>
          <w:marRight w:val="0"/>
          <w:marTop w:val="0"/>
          <w:marBottom w:val="0"/>
          <w:divBdr>
            <w:top w:val="none" w:sz="0" w:space="0" w:color="auto"/>
            <w:left w:val="none" w:sz="0" w:space="0" w:color="auto"/>
            <w:bottom w:val="none" w:sz="0" w:space="0" w:color="auto"/>
            <w:right w:val="none" w:sz="0" w:space="0" w:color="auto"/>
          </w:divBdr>
        </w:div>
        <w:div w:id="1142890311">
          <w:marLeft w:val="0"/>
          <w:marRight w:val="0"/>
          <w:marTop w:val="0"/>
          <w:marBottom w:val="0"/>
          <w:divBdr>
            <w:top w:val="none" w:sz="0" w:space="0" w:color="auto"/>
            <w:left w:val="none" w:sz="0" w:space="0" w:color="auto"/>
            <w:bottom w:val="none" w:sz="0" w:space="0" w:color="auto"/>
            <w:right w:val="none" w:sz="0" w:space="0" w:color="auto"/>
          </w:divBdr>
        </w:div>
        <w:div w:id="149903005">
          <w:marLeft w:val="0"/>
          <w:marRight w:val="0"/>
          <w:marTop w:val="0"/>
          <w:marBottom w:val="0"/>
          <w:divBdr>
            <w:top w:val="none" w:sz="0" w:space="0" w:color="auto"/>
            <w:left w:val="none" w:sz="0" w:space="0" w:color="auto"/>
            <w:bottom w:val="none" w:sz="0" w:space="0" w:color="auto"/>
            <w:right w:val="none" w:sz="0" w:space="0" w:color="auto"/>
          </w:divBdr>
        </w:div>
        <w:div w:id="1890728102">
          <w:marLeft w:val="0"/>
          <w:marRight w:val="0"/>
          <w:marTop w:val="0"/>
          <w:marBottom w:val="0"/>
          <w:divBdr>
            <w:top w:val="none" w:sz="0" w:space="0" w:color="auto"/>
            <w:left w:val="none" w:sz="0" w:space="0" w:color="auto"/>
            <w:bottom w:val="none" w:sz="0" w:space="0" w:color="auto"/>
            <w:right w:val="none" w:sz="0" w:space="0" w:color="auto"/>
          </w:divBdr>
        </w:div>
        <w:div w:id="1484859300">
          <w:marLeft w:val="0"/>
          <w:marRight w:val="0"/>
          <w:marTop w:val="0"/>
          <w:marBottom w:val="0"/>
          <w:divBdr>
            <w:top w:val="none" w:sz="0" w:space="0" w:color="auto"/>
            <w:left w:val="none" w:sz="0" w:space="0" w:color="auto"/>
            <w:bottom w:val="none" w:sz="0" w:space="0" w:color="auto"/>
            <w:right w:val="none" w:sz="0" w:space="0" w:color="auto"/>
          </w:divBdr>
        </w:div>
        <w:div w:id="1428967301">
          <w:marLeft w:val="0"/>
          <w:marRight w:val="0"/>
          <w:marTop w:val="0"/>
          <w:marBottom w:val="0"/>
          <w:divBdr>
            <w:top w:val="none" w:sz="0" w:space="0" w:color="auto"/>
            <w:left w:val="none" w:sz="0" w:space="0" w:color="auto"/>
            <w:bottom w:val="none" w:sz="0" w:space="0" w:color="auto"/>
            <w:right w:val="none" w:sz="0" w:space="0" w:color="auto"/>
          </w:divBdr>
        </w:div>
        <w:div w:id="1043142403">
          <w:marLeft w:val="0"/>
          <w:marRight w:val="0"/>
          <w:marTop w:val="0"/>
          <w:marBottom w:val="0"/>
          <w:divBdr>
            <w:top w:val="none" w:sz="0" w:space="0" w:color="auto"/>
            <w:left w:val="none" w:sz="0" w:space="0" w:color="auto"/>
            <w:bottom w:val="none" w:sz="0" w:space="0" w:color="auto"/>
            <w:right w:val="none" w:sz="0" w:space="0" w:color="auto"/>
          </w:divBdr>
        </w:div>
        <w:div w:id="1426003183">
          <w:marLeft w:val="0"/>
          <w:marRight w:val="0"/>
          <w:marTop w:val="0"/>
          <w:marBottom w:val="0"/>
          <w:divBdr>
            <w:top w:val="none" w:sz="0" w:space="0" w:color="auto"/>
            <w:left w:val="none" w:sz="0" w:space="0" w:color="auto"/>
            <w:bottom w:val="none" w:sz="0" w:space="0" w:color="auto"/>
            <w:right w:val="none" w:sz="0" w:space="0" w:color="auto"/>
          </w:divBdr>
        </w:div>
        <w:div w:id="787239645">
          <w:marLeft w:val="0"/>
          <w:marRight w:val="0"/>
          <w:marTop w:val="0"/>
          <w:marBottom w:val="0"/>
          <w:divBdr>
            <w:top w:val="none" w:sz="0" w:space="0" w:color="auto"/>
            <w:left w:val="none" w:sz="0" w:space="0" w:color="auto"/>
            <w:bottom w:val="none" w:sz="0" w:space="0" w:color="auto"/>
            <w:right w:val="none" w:sz="0" w:space="0" w:color="auto"/>
          </w:divBdr>
        </w:div>
        <w:div w:id="141240168">
          <w:marLeft w:val="0"/>
          <w:marRight w:val="0"/>
          <w:marTop w:val="0"/>
          <w:marBottom w:val="0"/>
          <w:divBdr>
            <w:top w:val="none" w:sz="0" w:space="0" w:color="auto"/>
            <w:left w:val="none" w:sz="0" w:space="0" w:color="auto"/>
            <w:bottom w:val="none" w:sz="0" w:space="0" w:color="auto"/>
            <w:right w:val="none" w:sz="0" w:space="0" w:color="auto"/>
          </w:divBdr>
        </w:div>
        <w:div w:id="1287354620">
          <w:marLeft w:val="0"/>
          <w:marRight w:val="0"/>
          <w:marTop w:val="0"/>
          <w:marBottom w:val="0"/>
          <w:divBdr>
            <w:top w:val="none" w:sz="0" w:space="0" w:color="auto"/>
            <w:left w:val="none" w:sz="0" w:space="0" w:color="auto"/>
            <w:bottom w:val="none" w:sz="0" w:space="0" w:color="auto"/>
            <w:right w:val="none" w:sz="0" w:space="0" w:color="auto"/>
          </w:divBdr>
        </w:div>
        <w:div w:id="2061319062">
          <w:marLeft w:val="0"/>
          <w:marRight w:val="0"/>
          <w:marTop w:val="0"/>
          <w:marBottom w:val="0"/>
          <w:divBdr>
            <w:top w:val="none" w:sz="0" w:space="0" w:color="auto"/>
            <w:left w:val="none" w:sz="0" w:space="0" w:color="auto"/>
            <w:bottom w:val="none" w:sz="0" w:space="0" w:color="auto"/>
            <w:right w:val="none" w:sz="0" w:space="0" w:color="auto"/>
          </w:divBdr>
        </w:div>
        <w:div w:id="15422375">
          <w:marLeft w:val="0"/>
          <w:marRight w:val="0"/>
          <w:marTop w:val="0"/>
          <w:marBottom w:val="0"/>
          <w:divBdr>
            <w:top w:val="none" w:sz="0" w:space="0" w:color="auto"/>
            <w:left w:val="none" w:sz="0" w:space="0" w:color="auto"/>
            <w:bottom w:val="none" w:sz="0" w:space="0" w:color="auto"/>
            <w:right w:val="none" w:sz="0" w:space="0" w:color="auto"/>
          </w:divBdr>
        </w:div>
        <w:div w:id="1561819205">
          <w:marLeft w:val="0"/>
          <w:marRight w:val="0"/>
          <w:marTop w:val="0"/>
          <w:marBottom w:val="0"/>
          <w:divBdr>
            <w:top w:val="none" w:sz="0" w:space="0" w:color="auto"/>
            <w:left w:val="none" w:sz="0" w:space="0" w:color="auto"/>
            <w:bottom w:val="none" w:sz="0" w:space="0" w:color="auto"/>
            <w:right w:val="none" w:sz="0" w:space="0" w:color="auto"/>
          </w:divBdr>
        </w:div>
        <w:div w:id="213853063">
          <w:marLeft w:val="0"/>
          <w:marRight w:val="0"/>
          <w:marTop w:val="0"/>
          <w:marBottom w:val="0"/>
          <w:divBdr>
            <w:top w:val="none" w:sz="0" w:space="0" w:color="auto"/>
            <w:left w:val="none" w:sz="0" w:space="0" w:color="auto"/>
            <w:bottom w:val="none" w:sz="0" w:space="0" w:color="auto"/>
            <w:right w:val="none" w:sz="0" w:space="0" w:color="auto"/>
          </w:divBdr>
        </w:div>
        <w:div w:id="2080134015">
          <w:marLeft w:val="0"/>
          <w:marRight w:val="0"/>
          <w:marTop w:val="0"/>
          <w:marBottom w:val="0"/>
          <w:divBdr>
            <w:top w:val="none" w:sz="0" w:space="0" w:color="auto"/>
            <w:left w:val="none" w:sz="0" w:space="0" w:color="auto"/>
            <w:bottom w:val="none" w:sz="0" w:space="0" w:color="auto"/>
            <w:right w:val="none" w:sz="0" w:space="0" w:color="auto"/>
          </w:divBdr>
        </w:div>
        <w:div w:id="1374964402">
          <w:marLeft w:val="0"/>
          <w:marRight w:val="0"/>
          <w:marTop w:val="0"/>
          <w:marBottom w:val="0"/>
          <w:divBdr>
            <w:top w:val="none" w:sz="0" w:space="0" w:color="auto"/>
            <w:left w:val="none" w:sz="0" w:space="0" w:color="auto"/>
            <w:bottom w:val="none" w:sz="0" w:space="0" w:color="auto"/>
            <w:right w:val="none" w:sz="0" w:space="0" w:color="auto"/>
          </w:divBdr>
        </w:div>
        <w:div w:id="432407019">
          <w:marLeft w:val="0"/>
          <w:marRight w:val="0"/>
          <w:marTop w:val="0"/>
          <w:marBottom w:val="0"/>
          <w:divBdr>
            <w:top w:val="none" w:sz="0" w:space="0" w:color="auto"/>
            <w:left w:val="none" w:sz="0" w:space="0" w:color="auto"/>
            <w:bottom w:val="none" w:sz="0" w:space="0" w:color="auto"/>
            <w:right w:val="none" w:sz="0" w:space="0" w:color="auto"/>
          </w:divBdr>
        </w:div>
        <w:div w:id="758867737">
          <w:marLeft w:val="0"/>
          <w:marRight w:val="0"/>
          <w:marTop w:val="0"/>
          <w:marBottom w:val="0"/>
          <w:divBdr>
            <w:top w:val="none" w:sz="0" w:space="0" w:color="auto"/>
            <w:left w:val="none" w:sz="0" w:space="0" w:color="auto"/>
            <w:bottom w:val="none" w:sz="0" w:space="0" w:color="auto"/>
            <w:right w:val="none" w:sz="0" w:space="0" w:color="auto"/>
          </w:divBdr>
        </w:div>
        <w:div w:id="1580598360">
          <w:marLeft w:val="0"/>
          <w:marRight w:val="0"/>
          <w:marTop w:val="0"/>
          <w:marBottom w:val="0"/>
          <w:divBdr>
            <w:top w:val="none" w:sz="0" w:space="0" w:color="auto"/>
            <w:left w:val="none" w:sz="0" w:space="0" w:color="auto"/>
            <w:bottom w:val="none" w:sz="0" w:space="0" w:color="auto"/>
            <w:right w:val="none" w:sz="0" w:space="0" w:color="auto"/>
          </w:divBdr>
        </w:div>
        <w:div w:id="499345073">
          <w:marLeft w:val="0"/>
          <w:marRight w:val="0"/>
          <w:marTop w:val="0"/>
          <w:marBottom w:val="0"/>
          <w:divBdr>
            <w:top w:val="none" w:sz="0" w:space="0" w:color="auto"/>
            <w:left w:val="none" w:sz="0" w:space="0" w:color="auto"/>
            <w:bottom w:val="none" w:sz="0" w:space="0" w:color="auto"/>
            <w:right w:val="none" w:sz="0" w:space="0" w:color="auto"/>
          </w:divBdr>
        </w:div>
        <w:div w:id="1065370651">
          <w:marLeft w:val="0"/>
          <w:marRight w:val="0"/>
          <w:marTop w:val="0"/>
          <w:marBottom w:val="0"/>
          <w:divBdr>
            <w:top w:val="none" w:sz="0" w:space="0" w:color="auto"/>
            <w:left w:val="none" w:sz="0" w:space="0" w:color="auto"/>
            <w:bottom w:val="none" w:sz="0" w:space="0" w:color="auto"/>
            <w:right w:val="none" w:sz="0" w:space="0" w:color="auto"/>
          </w:divBdr>
        </w:div>
        <w:div w:id="1629511744">
          <w:marLeft w:val="0"/>
          <w:marRight w:val="0"/>
          <w:marTop w:val="0"/>
          <w:marBottom w:val="0"/>
          <w:divBdr>
            <w:top w:val="none" w:sz="0" w:space="0" w:color="auto"/>
            <w:left w:val="none" w:sz="0" w:space="0" w:color="auto"/>
            <w:bottom w:val="none" w:sz="0" w:space="0" w:color="auto"/>
            <w:right w:val="none" w:sz="0" w:space="0" w:color="auto"/>
          </w:divBdr>
        </w:div>
        <w:div w:id="317417706">
          <w:marLeft w:val="0"/>
          <w:marRight w:val="0"/>
          <w:marTop w:val="0"/>
          <w:marBottom w:val="0"/>
          <w:divBdr>
            <w:top w:val="none" w:sz="0" w:space="0" w:color="auto"/>
            <w:left w:val="none" w:sz="0" w:space="0" w:color="auto"/>
            <w:bottom w:val="none" w:sz="0" w:space="0" w:color="auto"/>
            <w:right w:val="none" w:sz="0" w:space="0" w:color="auto"/>
          </w:divBdr>
        </w:div>
        <w:div w:id="262104877">
          <w:marLeft w:val="0"/>
          <w:marRight w:val="0"/>
          <w:marTop w:val="0"/>
          <w:marBottom w:val="0"/>
          <w:divBdr>
            <w:top w:val="none" w:sz="0" w:space="0" w:color="auto"/>
            <w:left w:val="none" w:sz="0" w:space="0" w:color="auto"/>
            <w:bottom w:val="none" w:sz="0" w:space="0" w:color="auto"/>
            <w:right w:val="none" w:sz="0" w:space="0" w:color="auto"/>
          </w:divBdr>
        </w:div>
        <w:div w:id="1066150496">
          <w:marLeft w:val="0"/>
          <w:marRight w:val="0"/>
          <w:marTop w:val="0"/>
          <w:marBottom w:val="0"/>
          <w:divBdr>
            <w:top w:val="none" w:sz="0" w:space="0" w:color="auto"/>
            <w:left w:val="none" w:sz="0" w:space="0" w:color="auto"/>
            <w:bottom w:val="none" w:sz="0" w:space="0" w:color="auto"/>
            <w:right w:val="none" w:sz="0" w:space="0" w:color="auto"/>
          </w:divBdr>
        </w:div>
        <w:div w:id="1039361258">
          <w:marLeft w:val="0"/>
          <w:marRight w:val="0"/>
          <w:marTop w:val="0"/>
          <w:marBottom w:val="0"/>
          <w:divBdr>
            <w:top w:val="none" w:sz="0" w:space="0" w:color="auto"/>
            <w:left w:val="none" w:sz="0" w:space="0" w:color="auto"/>
            <w:bottom w:val="none" w:sz="0" w:space="0" w:color="auto"/>
            <w:right w:val="none" w:sz="0" w:space="0" w:color="auto"/>
          </w:divBdr>
        </w:div>
        <w:div w:id="88307989">
          <w:marLeft w:val="0"/>
          <w:marRight w:val="0"/>
          <w:marTop w:val="0"/>
          <w:marBottom w:val="0"/>
          <w:divBdr>
            <w:top w:val="none" w:sz="0" w:space="0" w:color="auto"/>
            <w:left w:val="none" w:sz="0" w:space="0" w:color="auto"/>
            <w:bottom w:val="none" w:sz="0" w:space="0" w:color="auto"/>
            <w:right w:val="none" w:sz="0" w:space="0" w:color="auto"/>
          </w:divBdr>
        </w:div>
        <w:div w:id="1441727624">
          <w:marLeft w:val="0"/>
          <w:marRight w:val="0"/>
          <w:marTop w:val="0"/>
          <w:marBottom w:val="0"/>
          <w:divBdr>
            <w:top w:val="none" w:sz="0" w:space="0" w:color="auto"/>
            <w:left w:val="none" w:sz="0" w:space="0" w:color="auto"/>
            <w:bottom w:val="none" w:sz="0" w:space="0" w:color="auto"/>
            <w:right w:val="none" w:sz="0" w:space="0" w:color="auto"/>
          </w:divBdr>
        </w:div>
        <w:div w:id="1687517565">
          <w:marLeft w:val="0"/>
          <w:marRight w:val="0"/>
          <w:marTop w:val="0"/>
          <w:marBottom w:val="0"/>
          <w:divBdr>
            <w:top w:val="none" w:sz="0" w:space="0" w:color="auto"/>
            <w:left w:val="none" w:sz="0" w:space="0" w:color="auto"/>
            <w:bottom w:val="none" w:sz="0" w:space="0" w:color="auto"/>
            <w:right w:val="none" w:sz="0" w:space="0" w:color="auto"/>
          </w:divBdr>
        </w:div>
        <w:div w:id="1311207108">
          <w:marLeft w:val="0"/>
          <w:marRight w:val="0"/>
          <w:marTop w:val="0"/>
          <w:marBottom w:val="0"/>
          <w:divBdr>
            <w:top w:val="none" w:sz="0" w:space="0" w:color="auto"/>
            <w:left w:val="none" w:sz="0" w:space="0" w:color="auto"/>
            <w:bottom w:val="none" w:sz="0" w:space="0" w:color="auto"/>
            <w:right w:val="none" w:sz="0" w:space="0" w:color="auto"/>
          </w:divBdr>
        </w:div>
        <w:div w:id="2100637528">
          <w:marLeft w:val="0"/>
          <w:marRight w:val="0"/>
          <w:marTop w:val="0"/>
          <w:marBottom w:val="0"/>
          <w:divBdr>
            <w:top w:val="none" w:sz="0" w:space="0" w:color="auto"/>
            <w:left w:val="none" w:sz="0" w:space="0" w:color="auto"/>
            <w:bottom w:val="none" w:sz="0" w:space="0" w:color="auto"/>
            <w:right w:val="none" w:sz="0" w:space="0" w:color="auto"/>
          </w:divBdr>
        </w:div>
        <w:div w:id="1562016761">
          <w:marLeft w:val="0"/>
          <w:marRight w:val="0"/>
          <w:marTop w:val="0"/>
          <w:marBottom w:val="0"/>
          <w:divBdr>
            <w:top w:val="none" w:sz="0" w:space="0" w:color="auto"/>
            <w:left w:val="none" w:sz="0" w:space="0" w:color="auto"/>
            <w:bottom w:val="none" w:sz="0" w:space="0" w:color="auto"/>
            <w:right w:val="none" w:sz="0" w:space="0" w:color="auto"/>
          </w:divBdr>
        </w:div>
        <w:div w:id="1056514772">
          <w:marLeft w:val="0"/>
          <w:marRight w:val="0"/>
          <w:marTop w:val="0"/>
          <w:marBottom w:val="0"/>
          <w:divBdr>
            <w:top w:val="none" w:sz="0" w:space="0" w:color="auto"/>
            <w:left w:val="none" w:sz="0" w:space="0" w:color="auto"/>
            <w:bottom w:val="none" w:sz="0" w:space="0" w:color="auto"/>
            <w:right w:val="none" w:sz="0" w:space="0" w:color="auto"/>
          </w:divBdr>
        </w:div>
        <w:div w:id="959989495">
          <w:marLeft w:val="0"/>
          <w:marRight w:val="0"/>
          <w:marTop w:val="0"/>
          <w:marBottom w:val="0"/>
          <w:divBdr>
            <w:top w:val="none" w:sz="0" w:space="0" w:color="auto"/>
            <w:left w:val="none" w:sz="0" w:space="0" w:color="auto"/>
            <w:bottom w:val="none" w:sz="0" w:space="0" w:color="auto"/>
            <w:right w:val="none" w:sz="0" w:space="0" w:color="auto"/>
          </w:divBdr>
        </w:div>
        <w:div w:id="338853796">
          <w:marLeft w:val="0"/>
          <w:marRight w:val="0"/>
          <w:marTop w:val="0"/>
          <w:marBottom w:val="0"/>
          <w:divBdr>
            <w:top w:val="none" w:sz="0" w:space="0" w:color="auto"/>
            <w:left w:val="none" w:sz="0" w:space="0" w:color="auto"/>
            <w:bottom w:val="none" w:sz="0" w:space="0" w:color="auto"/>
            <w:right w:val="none" w:sz="0" w:space="0" w:color="auto"/>
          </w:divBdr>
        </w:div>
        <w:div w:id="1852059349">
          <w:marLeft w:val="0"/>
          <w:marRight w:val="0"/>
          <w:marTop w:val="0"/>
          <w:marBottom w:val="0"/>
          <w:divBdr>
            <w:top w:val="none" w:sz="0" w:space="0" w:color="auto"/>
            <w:left w:val="none" w:sz="0" w:space="0" w:color="auto"/>
            <w:bottom w:val="none" w:sz="0" w:space="0" w:color="auto"/>
            <w:right w:val="none" w:sz="0" w:space="0" w:color="auto"/>
          </w:divBdr>
        </w:div>
        <w:div w:id="1000500407">
          <w:marLeft w:val="0"/>
          <w:marRight w:val="0"/>
          <w:marTop w:val="0"/>
          <w:marBottom w:val="0"/>
          <w:divBdr>
            <w:top w:val="none" w:sz="0" w:space="0" w:color="auto"/>
            <w:left w:val="none" w:sz="0" w:space="0" w:color="auto"/>
            <w:bottom w:val="none" w:sz="0" w:space="0" w:color="auto"/>
            <w:right w:val="none" w:sz="0" w:space="0" w:color="auto"/>
          </w:divBdr>
        </w:div>
        <w:div w:id="1431897639">
          <w:marLeft w:val="0"/>
          <w:marRight w:val="0"/>
          <w:marTop w:val="0"/>
          <w:marBottom w:val="0"/>
          <w:divBdr>
            <w:top w:val="none" w:sz="0" w:space="0" w:color="auto"/>
            <w:left w:val="none" w:sz="0" w:space="0" w:color="auto"/>
            <w:bottom w:val="none" w:sz="0" w:space="0" w:color="auto"/>
            <w:right w:val="none" w:sz="0" w:space="0" w:color="auto"/>
          </w:divBdr>
        </w:div>
        <w:div w:id="408889422">
          <w:marLeft w:val="0"/>
          <w:marRight w:val="0"/>
          <w:marTop w:val="0"/>
          <w:marBottom w:val="0"/>
          <w:divBdr>
            <w:top w:val="none" w:sz="0" w:space="0" w:color="auto"/>
            <w:left w:val="none" w:sz="0" w:space="0" w:color="auto"/>
            <w:bottom w:val="none" w:sz="0" w:space="0" w:color="auto"/>
            <w:right w:val="none" w:sz="0" w:space="0" w:color="auto"/>
          </w:divBdr>
        </w:div>
        <w:div w:id="1240745741">
          <w:marLeft w:val="0"/>
          <w:marRight w:val="0"/>
          <w:marTop w:val="0"/>
          <w:marBottom w:val="0"/>
          <w:divBdr>
            <w:top w:val="none" w:sz="0" w:space="0" w:color="auto"/>
            <w:left w:val="none" w:sz="0" w:space="0" w:color="auto"/>
            <w:bottom w:val="none" w:sz="0" w:space="0" w:color="auto"/>
            <w:right w:val="none" w:sz="0" w:space="0" w:color="auto"/>
          </w:divBdr>
        </w:div>
        <w:div w:id="1817910283">
          <w:marLeft w:val="0"/>
          <w:marRight w:val="0"/>
          <w:marTop w:val="0"/>
          <w:marBottom w:val="0"/>
          <w:divBdr>
            <w:top w:val="none" w:sz="0" w:space="0" w:color="auto"/>
            <w:left w:val="none" w:sz="0" w:space="0" w:color="auto"/>
            <w:bottom w:val="none" w:sz="0" w:space="0" w:color="auto"/>
            <w:right w:val="none" w:sz="0" w:space="0" w:color="auto"/>
          </w:divBdr>
        </w:div>
        <w:div w:id="1859464893">
          <w:marLeft w:val="0"/>
          <w:marRight w:val="0"/>
          <w:marTop w:val="0"/>
          <w:marBottom w:val="0"/>
          <w:divBdr>
            <w:top w:val="none" w:sz="0" w:space="0" w:color="auto"/>
            <w:left w:val="none" w:sz="0" w:space="0" w:color="auto"/>
            <w:bottom w:val="none" w:sz="0" w:space="0" w:color="auto"/>
            <w:right w:val="none" w:sz="0" w:space="0" w:color="auto"/>
          </w:divBdr>
        </w:div>
        <w:div w:id="322128027">
          <w:marLeft w:val="0"/>
          <w:marRight w:val="0"/>
          <w:marTop w:val="0"/>
          <w:marBottom w:val="0"/>
          <w:divBdr>
            <w:top w:val="none" w:sz="0" w:space="0" w:color="auto"/>
            <w:left w:val="none" w:sz="0" w:space="0" w:color="auto"/>
            <w:bottom w:val="none" w:sz="0" w:space="0" w:color="auto"/>
            <w:right w:val="none" w:sz="0" w:space="0" w:color="auto"/>
          </w:divBdr>
        </w:div>
        <w:div w:id="1854804610">
          <w:marLeft w:val="0"/>
          <w:marRight w:val="0"/>
          <w:marTop w:val="0"/>
          <w:marBottom w:val="0"/>
          <w:divBdr>
            <w:top w:val="none" w:sz="0" w:space="0" w:color="auto"/>
            <w:left w:val="none" w:sz="0" w:space="0" w:color="auto"/>
            <w:bottom w:val="none" w:sz="0" w:space="0" w:color="auto"/>
            <w:right w:val="none" w:sz="0" w:space="0" w:color="auto"/>
          </w:divBdr>
        </w:div>
        <w:div w:id="561721220">
          <w:marLeft w:val="0"/>
          <w:marRight w:val="0"/>
          <w:marTop w:val="0"/>
          <w:marBottom w:val="0"/>
          <w:divBdr>
            <w:top w:val="none" w:sz="0" w:space="0" w:color="auto"/>
            <w:left w:val="none" w:sz="0" w:space="0" w:color="auto"/>
            <w:bottom w:val="none" w:sz="0" w:space="0" w:color="auto"/>
            <w:right w:val="none" w:sz="0" w:space="0" w:color="auto"/>
          </w:divBdr>
        </w:div>
        <w:div w:id="1607496607">
          <w:marLeft w:val="0"/>
          <w:marRight w:val="0"/>
          <w:marTop w:val="0"/>
          <w:marBottom w:val="0"/>
          <w:divBdr>
            <w:top w:val="none" w:sz="0" w:space="0" w:color="auto"/>
            <w:left w:val="none" w:sz="0" w:space="0" w:color="auto"/>
            <w:bottom w:val="none" w:sz="0" w:space="0" w:color="auto"/>
            <w:right w:val="none" w:sz="0" w:space="0" w:color="auto"/>
          </w:divBdr>
        </w:div>
        <w:div w:id="968628096">
          <w:marLeft w:val="0"/>
          <w:marRight w:val="0"/>
          <w:marTop w:val="0"/>
          <w:marBottom w:val="0"/>
          <w:divBdr>
            <w:top w:val="none" w:sz="0" w:space="0" w:color="auto"/>
            <w:left w:val="none" w:sz="0" w:space="0" w:color="auto"/>
            <w:bottom w:val="none" w:sz="0" w:space="0" w:color="auto"/>
            <w:right w:val="none" w:sz="0" w:space="0" w:color="auto"/>
          </w:divBdr>
        </w:div>
        <w:div w:id="125589736">
          <w:marLeft w:val="0"/>
          <w:marRight w:val="0"/>
          <w:marTop w:val="0"/>
          <w:marBottom w:val="0"/>
          <w:divBdr>
            <w:top w:val="none" w:sz="0" w:space="0" w:color="auto"/>
            <w:left w:val="none" w:sz="0" w:space="0" w:color="auto"/>
            <w:bottom w:val="none" w:sz="0" w:space="0" w:color="auto"/>
            <w:right w:val="none" w:sz="0" w:space="0" w:color="auto"/>
          </w:divBdr>
        </w:div>
        <w:div w:id="1643997886">
          <w:marLeft w:val="0"/>
          <w:marRight w:val="0"/>
          <w:marTop w:val="0"/>
          <w:marBottom w:val="0"/>
          <w:divBdr>
            <w:top w:val="none" w:sz="0" w:space="0" w:color="auto"/>
            <w:left w:val="none" w:sz="0" w:space="0" w:color="auto"/>
            <w:bottom w:val="none" w:sz="0" w:space="0" w:color="auto"/>
            <w:right w:val="none" w:sz="0" w:space="0" w:color="auto"/>
          </w:divBdr>
        </w:div>
        <w:div w:id="298220114">
          <w:marLeft w:val="0"/>
          <w:marRight w:val="0"/>
          <w:marTop w:val="0"/>
          <w:marBottom w:val="0"/>
          <w:divBdr>
            <w:top w:val="none" w:sz="0" w:space="0" w:color="auto"/>
            <w:left w:val="none" w:sz="0" w:space="0" w:color="auto"/>
            <w:bottom w:val="none" w:sz="0" w:space="0" w:color="auto"/>
            <w:right w:val="none" w:sz="0" w:space="0" w:color="auto"/>
          </w:divBdr>
        </w:div>
        <w:div w:id="935134902">
          <w:marLeft w:val="0"/>
          <w:marRight w:val="0"/>
          <w:marTop w:val="0"/>
          <w:marBottom w:val="0"/>
          <w:divBdr>
            <w:top w:val="none" w:sz="0" w:space="0" w:color="auto"/>
            <w:left w:val="none" w:sz="0" w:space="0" w:color="auto"/>
            <w:bottom w:val="none" w:sz="0" w:space="0" w:color="auto"/>
            <w:right w:val="none" w:sz="0" w:space="0" w:color="auto"/>
          </w:divBdr>
        </w:div>
        <w:div w:id="2021734252">
          <w:marLeft w:val="0"/>
          <w:marRight w:val="0"/>
          <w:marTop w:val="0"/>
          <w:marBottom w:val="0"/>
          <w:divBdr>
            <w:top w:val="none" w:sz="0" w:space="0" w:color="auto"/>
            <w:left w:val="none" w:sz="0" w:space="0" w:color="auto"/>
            <w:bottom w:val="none" w:sz="0" w:space="0" w:color="auto"/>
            <w:right w:val="none" w:sz="0" w:space="0" w:color="auto"/>
          </w:divBdr>
        </w:div>
        <w:div w:id="889073068">
          <w:marLeft w:val="0"/>
          <w:marRight w:val="0"/>
          <w:marTop w:val="0"/>
          <w:marBottom w:val="0"/>
          <w:divBdr>
            <w:top w:val="none" w:sz="0" w:space="0" w:color="auto"/>
            <w:left w:val="none" w:sz="0" w:space="0" w:color="auto"/>
            <w:bottom w:val="none" w:sz="0" w:space="0" w:color="auto"/>
            <w:right w:val="none" w:sz="0" w:space="0" w:color="auto"/>
          </w:divBdr>
        </w:div>
        <w:div w:id="900942296">
          <w:marLeft w:val="0"/>
          <w:marRight w:val="0"/>
          <w:marTop w:val="0"/>
          <w:marBottom w:val="0"/>
          <w:divBdr>
            <w:top w:val="none" w:sz="0" w:space="0" w:color="auto"/>
            <w:left w:val="none" w:sz="0" w:space="0" w:color="auto"/>
            <w:bottom w:val="none" w:sz="0" w:space="0" w:color="auto"/>
            <w:right w:val="none" w:sz="0" w:space="0" w:color="auto"/>
          </w:divBdr>
        </w:div>
        <w:div w:id="258871798">
          <w:marLeft w:val="0"/>
          <w:marRight w:val="0"/>
          <w:marTop w:val="0"/>
          <w:marBottom w:val="0"/>
          <w:divBdr>
            <w:top w:val="none" w:sz="0" w:space="0" w:color="auto"/>
            <w:left w:val="none" w:sz="0" w:space="0" w:color="auto"/>
            <w:bottom w:val="none" w:sz="0" w:space="0" w:color="auto"/>
            <w:right w:val="none" w:sz="0" w:space="0" w:color="auto"/>
          </w:divBdr>
        </w:div>
        <w:div w:id="255483694">
          <w:marLeft w:val="0"/>
          <w:marRight w:val="0"/>
          <w:marTop w:val="0"/>
          <w:marBottom w:val="0"/>
          <w:divBdr>
            <w:top w:val="none" w:sz="0" w:space="0" w:color="auto"/>
            <w:left w:val="none" w:sz="0" w:space="0" w:color="auto"/>
            <w:bottom w:val="none" w:sz="0" w:space="0" w:color="auto"/>
            <w:right w:val="none" w:sz="0" w:space="0" w:color="auto"/>
          </w:divBdr>
        </w:div>
        <w:div w:id="239364723">
          <w:marLeft w:val="0"/>
          <w:marRight w:val="0"/>
          <w:marTop w:val="0"/>
          <w:marBottom w:val="0"/>
          <w:divBdr>
            <w:top w:val="none" w:sz="0" w:space="0" w:color="auto"/>
            <w:left w:val="none" w:sz="0" w:space="0" w:color="auto"/>
            <w:bottom w:val="none" w:sz="0" w:space="0" w:color="auto"/>
            <w:right w:val="none" w:sz="0" w:space="0" w:color="auto"/>
          </w:divBdr>
        </w:div>
        <w:div w:id="1918440921">
          <w:marLeft w:val="0"/>
          <w:marRight w:val="0"/>
          <w:marTop w:val="0"/>
          <w:marBottom w:val="0"/>
          <w:divBdr>
            <w:top w:val="none" w:sz="0" w:space="0" w:color="auto"/>
            <w:left w:val="none" w:sz="0" w:space="0" w:color="auto"/>
            <w:bottom w:val="none" w:sz="0" w:space="0" w:color="auto"/>
            <w:right w:val="none" w:sz="0" w:space="0" w:color="auto"/>
          </w:divBdr>
        </w:div>
        <w:div w:id="641349007">
          <w:marLeft w:val="0"/>
          <w:marRight w:val="0"/>
          <w:marTop w:val="0"/>
          <w:marBottom w:val="0"/>
          <w:divBdr>
            <w:top w:val="none" w:sz="0" w:space="0" w:color="auto"/>
            <w:left w:val="none" w:sz="0" w:space="0" w:color="auto"/>
            <w:bottom w:val="none" w:sz="0" w:space="0" w:color="auto"/>
            <w:right w:val="none" w:sz="0" w:space="0" w:color="auto"/>
          </w:divBdr>
        </w:div>
        <w:div w:id="965114697">
          <w:marLeft w:val="0"/>
          <w:marRight w:val="0"/>
          <w:marTop w:val="0"/>
          <w:marBottom w:val="0"/>
          <w:divBdr>
            <w:top w:val="none" w:sz="0" w:space="0" w:color="auto"/>
            <w:left w:val="none" w:sz="0" w:space="0" w:color="auto"/>
            <w:bottom w:val="none" w:sz="0" w:space="0" w:color="auto"/>
            <w:right w:val="none" w:sz="0" w:space="0" w:color="auto"/>
          </w:divBdr>
        </w:div>
        <w:div w:id="1366368214">
          <w:marLeft w:val="0"/>
          <w:marRight w:val="0"/>
          <w:marTop w:val="0"/>
          <w:marBottom w:val="0"/>
          <w:divBdr>
            <w:top w:val="none" w:sz="0" w:space="0" w:color="auto"/>
            <w:left w:val="none" w:sz="0" w:space="0" w:color="auto"/>
            <w:bottom w:val="none" w:sz="0" w:space="0" w:color="auto"/>
            <w:right w:val="none" w:sz="0" w:space="0" w:color="auto"/>
          </w:divBdr>
        </w:div>
        <w:div w:id="1603881829">
          <w:marLeft w:val="0"/>
          <w:marRight w:val="0"/>
          <w:marTop w:val="0"/>
          <w:marBottom w:val="0"/>
          <w:divBdr>
            <w:top w:val="none" w:sz="0" w:space="0" w:color="auto"/>
            <w:left w:val="none" w:sz="0" w:space="0" w:color="auto"/>
            <w:bottom w:val="none" w:sz="0" w:space="0" w:color="auto"/>
            <w:right w:val="none" w:sz="0" w:space="0" w:color="auto"/>
          </w:divBdr>
        </w:div>
        <w:div w:id="167866530">
          <w:marLeft w:val="0"/>
          <w:marRight w:val="0"/>
          <w:marTop w:val="0"/>
          <w:marBottom w:val="0"/>
          <w:divBdr>
            <w:top w:val="none" w:sz="0" w:space="0" w:color="auto"/>
            <w:left w:val="none" w:sz="0" w:space="0" w:color="auto"/>
            <w:bottom w:val="none" w:sz="0" w:space="0" w:color="auto"/>
            <w:right w:val="none" w:sz="0" w:space="0" w:color="auto"/>
          </w:divBdr>
        </w:div>
        <w:div w:id="711542999">
          <w:marLeft w:val="0"/>
          <w:marRight w:val="0"/>
          <w:marTop w:val="0"/>
          <w:marBottom w:val="0"/>
          <w:divBdr>
            <w:top w:val="none" w:sz="0" w:space="0" w:color="auto"/>
            <w:left w:val="none" w:sz="0" w:space="0" w:color="auto"/>
            <w:bottom w:val="none" w:sz="0" w:space="0" w:color="auto"/>
            <w:right w:val="none" w:sz="0" w:space="0" w:color="auto"/>
          </w:divBdr>
        </w:div>
        <w:div w:id="1872915259">
          <w:marLeft w:val="0"/>
          <w:marRight w:val="0"/>
          <w:marTop w:val="0"/>
          <w:marBottom w:val="0"/>
          <w:divBdr>
            <w:top w:val="none" w:sz="0" w:space="0" w:color="auto"/>
            <w:left w:val="none" w:sz="0" w:space="0" w:color="auto"/>
            <w:bottom w:val="none" w:sz="0" w:space="0" w:color="auto"/>
            <w:right w:val="none" w:sz="0" w:space="0" w:color="auto"/>
          </w:divBdr>
        </w:div>
        <w:div w:id="1836647543">
          <w:marLeft w:val="0"/>
          <w:marRight w:val="0"/>
          <w:marTop w:val="0"/>
          <w:marBottom w:val="0"/>
          <w:divBdr>
            <w:top w:val="none" w:sz="0" w:space="0" w:color="auto"/>
            <w:left w:val="none" w:sz="0" w:space="0" w:color="auto"/>
            <w:bottom w:val="none" w:sz="0" w:space="0" w:color="auto"/>
            <w:right w:val="none" w:sz="0" w:space="0" w:color="auto"/>
          </w:divBdr>
        </w:div>
        <w:div w:id="1210453122">
          <w:marLeft w:val="0"/>
          <w:marRight w:val="0"/>
          <w:marTop w:val="0"/>
          <w:marBottom w:val="0"/>
          <w:divBdr>
            <w:top w:val="none" w:sz="0" w:space="0" w:color="auto"/>
            <w:left w:val="none" w:sz="0" w:space="0" w:color="auto"/>
            <w:bottom w:val="none" w:sz="0" w:space="0" w:color="auto"/>
            <w:right w:val="none" w:sz="0" w:space="0" w:color="auto"/>
          </w:divBdr>
        </w:div>
        <w:div w:id="1702899885">
          <w:marLeft w:val="0"/>
          <w:marRight w:val="0"/>
          <w:marTop w:val="0"/>
          <w:marBottom w:val="0"/>
          <w:divBdr>
            <w:top w:val="none" w:sz="0" w:space="0" w:color="auto"/>
            <w:left w:val="none" w:sz="0" w:space="0" w:color="auto"/>
            <w:bottom w:val="none" w:sz="0" w:space="0" w:color="auto"/>
            <w:right w:val="none" w:sz="0" w:space="0" w:color="auto"/>
          </w:divBdr>
        </w:div>
        <w:div w:id="2113434648">
          <w:marLeft w:val="0"/>
          <w:marRight w:val="0"/>
          <w:marTop w:val="0"/>
          <w:marBottom w:val="0"/>
          <w:divBdr>
            <w:top w:val="none" w:sz="0" w:space="0" w:color="auto"/>
            <w:left w:val="none" w:sz="0" w:space="0" w:color="auto"/>
            <w:bottom w:val="none" w:sz="0" w:space="0" w:color="auto"/>
            <w:right w:val="none" w:sz="0" w:space="0" w:color="auto"/>
          </w:divBdr>
        </w:div>
        <w:div w:id="1645622735">
          <w:marLeft w:val="0"/>
          <w:marRight w:val="0"/>
          <w:marTop w:val="0"/>
          <w:marBottom w:val="0"/>
          <w:divBdr>
            <w:top w:val="none" w:sz="0" w:space="0" w:color="auto"/>
            <w:left w:val="none" w:sz="0" w:space="0" w:color="auto"/>
            <w:bottom w:val="none" w:sz="0" w:space="0" w:color="auto"/>
            <w:right w:val="none" w:sz="0" w:space="0" w:color="auto"/>
          </w:divBdr>
        </w:div>
        <w:div w:id="1397044679">
          <w:marLeft w:val="0"/>
          <w:marRight w:val="0"/>
          <w:marTop w:val="0"/>
          <w:marBottom w:val="0"/>
          <w:divBdr>
            <w:top w:val="none" w:sz="0" w:space="0" w:color="auto"/>
            <w:left w:val="none" w:sz="0" w:space="0" w:color="auto"/>
            <w:bottom w:val="none" w:sz="0" w:space="0" w:color="auto"/>
            <w:right w:val="none" w:sz="0" w:space="0" w:color="auto"/>
          </w:divBdr>
        </w:div>
        <w:div w:id="478693025">
          <w:marLeft w:val="0"/>
          <w:marRight w:val="0"/>
          <w:marTop w:val="0"/>
          <w:marBottom w:val="0"/>
          <w:divBdr>
            <w:top w:val="none" w:sz="0" w:space="0" w:color="auto"/>
            <w:left w:val="none" w:sz="0" w:space="0" w:color="auto"/>
            <w:bottom w:val="none" w:sz="0" w:space="0" w:color="auto"/>
            <w:right w:val="none" w:sz="0" w:space="0" w:color="auto"/>
          </w:divBdr>
        </w:div>
        <w:div w:id="966547731">
          <w:marLeft w:val="0"/>
          <w:marRight w:val="0"/>
          <w:marTop w:val="0"/>
          <w:marBottom w:val="0"/>
          <w:divBdr>
            <w:top w:val="none" w:sz="0" w:space="0" w:color="auto"/>
            <w:left w:val="none" w:sz="0" w:space="0" w:color="auto"/>
            <w:bottom w:val="none" w:sz="0" w:space="0" w:color="auto"/>
            <w:right w:val="none" w:sz="0" w:space="0" w:color="auto"/>
          </w:divBdr>
        </w:div>
        <w:div w:id="1499149173">
          <w:marLeft w:val="0"/>
          <w:marRight w:val="0"/>
          <w:marTop w:val="0"/>
          <w:marBottom w:val="0"/>
          <w:divBdr>
            <w:top w:val="none" w:sz="0" w:space="0" w:color="auto"/>
            <w:left w:val="none" w:sz="0" w:space="0" w:color="auto"/>
            <w:bottom w:val="none" w:sz="0" w:space="0" w:color="auto"/>
            <w:right w:val="none" w:sz="0" w:space="0" w:color="auto"/>
          </w:divBdr>
        </w:div>
        <w:div w:id="603348263">
          <w:marLeft w:val="0"/>
          <w:marRight w:val="0"/>
          <w:marTop w:val="0"/>
          <w:marBottom w:val="0"/>
          <w:divBdr>
            <w:top w:val="none" w:sz="0" w:space="0" w:color="auto"/>
            <w:left w:val="none" w:sz="0" w:space="0" w:color="auto"/>
            <w:bottom w:val="none" w:sz="0" w:space="0" w:color="auto"/>
            <w:right w:val="none" w:sz="0" w:space="0" w:color="auto"/>
          </w:divBdr>
        </w:div>
        <w:div w:id="952591510">
          <w:marLeft w:val="0"/>
          <w:marRight w:val="0"/>
          <w:marTop w:val="0"/>
          <w:marBottom w:val="0"/>
          <w:divBdr>
            <w:top w:val="none" w:sz="0" w:space="0" w:color="auto"/>
            <w:left w:val="none" w:sz="0" w:space="0" w:color="auto"/>
            <w:bottom w:val="none" w:sz="0" w:space="0" w:color="auto"/>
            <w:right w:val="none" w:sz="0" w:space="0" w:color="auto"/>
          </w:divBdr>
        </w:div>
        <w:div w:id="2050060076">
          <w:marLeft w:val="0"/>
          <w:marRight w:val="0"/>
          <w:marTop w:val="0"/>
          <w:marBottom w:val="0"/>
          <w:divBdr>
            <w:top w:val="none" w:sz="0" w:space="0" w:color="auto"/>
            <w:left w:val="none" w:sz="0" w:space="0" w:color="auto"/>
            <w:bottom w:val="none" w:sz="0" w:space="0" w:color="auto"/>
            <w:right w:val="none" w:sz="0" w:space="0" w:color="auto"/>
          </w:divBdr>
        </w:div>
        <w:div w:id="31618917">
          <w:marLeft w:val="0"/>
          <w:marRight w:val="0"/>
          <w:marTop w:val="0"/>
          <w:marBottom w:val="0"/>
          <w:divBdr>
            <w:top w:val="none" w:sz="0" w:space="0" w:color="auto"/>
            <w:left w:val="none" w:sz="0" w:space="0" w:color="auto"/>
            <w:bottom w:val="none" w:sz="0" w:space="0" w:color="auto"/>
            <w:right w:val="none" w:sz="0" w:space="0" w:color="auto"/>
          </w:divBdr>
        </w:div>
        <w:div w:id="425612927">
          <w:marLeft w:val="0"/>
          <w:marRight w:val="0"/>
          <w:marTop w:val="0"/>
          <w:marBottom w:val="0"/>
          <w:divBdr>
            <w:top w:val="none" w:sz="0" w:space="0" w:color="auto"/>
            <w:left w:val="none" w:sz="0" w:space="0" w:color="auto"/>
            <w:bottom w:val="none" w:sz="0" w:space="0" w:color="auto"/>
            <w:right w:val="none" w:sz="0" w:space="0" w:color="auto"/>
          </w:divBdr>
        </w:div>
        <w:div w:id="2004551717">
          <w:marLeft w:val="0"/>
          <w:marRight w:val="0"/>
          <w:marTop w:val="0"/>
          <w:marBottom w:val="0"/>
          <w:divBdr>
            <w:top w:val="none" w:sz="0" w:space="0" w:color="auto"/>
            <w:left w:val="none" w:sz="0" w:space="0" w:color="auto"/>
            <w:bottom w:val="none" w:sz="0" w:space="0" w:color="auto"/>
            <w:right w:val="none" w:sz="0" w:space="0" w:color="auto"/>
          </w:divBdr>
        </w:div>
        <w:div w:id="210776002">
          <w:marLeft w:val="0"/>
          <w:marRight w:val="0"/>
          <w:marTop w:val="0"/>
          <w:marBottom w:val="0"/>
          <w:divBdr>
            <w:top w:val="none" w:sz="0" w:space="0" w:color="auto"/>
            <w:left w:val="none" w:sz="0" w:space="0" w:color="auto"/>
            <w:bottom w:val="none" w:sz="0" w:space="0" w:color="auto"/>
            <w:right w:val="none" w:sz="0" w:space="0" w:color="auto"/>
          </w:divBdr>
        </w:div>
        <w:div w:id="997072320">
          <w:marLeft w:val="0"/>
          <w:marRight w:val="0"/>
          <w:marTop w:val="0"/>
          <w:marBottom w:val="0"/>
          <w:divBdr>
            <w:top w:val="none" w:sz="0" w:space="0" w:color="auto"/>
            <w:left w:val="none" w:sz="0" w:space="0" w:color="auto"/>
            <w:bottom w:val="none" w:sz="0" w:space="0" w:color="auto"/>
            <w:right w:val="none" w:sz="0" w:space="0" w:color="auto"/>
          </w:divBdr>
        </w:div>
        <w:div w:id="1754859275">
          <w:marLeft w:val="0"/>
          <w:marRight w:val="0"/>
          <w:marTop w:val="0"/>
          <w:marBottom w:val="0"/>
          <w:divBdr>
            <w:top w:val="none" w:sz="0" w:space="0" w:color="auto"/>
            <w:left w:val="none" w:sz="0" w:space="0" w:color="auto"/>
            <w:bottom w:val="none" w:sz="0" w:space="0" w:color="auto"/>
            <w:right w:val="none" w:sz="0" w:space="0" w:color="auto"/>
          </w:divBdr>
        </w:div>
        <w:div w:id="967861927">
          <w:marLeft w:val="0"/>
          <w:marRight w:val="0"/>
          <w:marTop w:val="0"/>
          <w:marBottom w:val="0"/>
          <w:divBdr>
            <w:top w:val="none" w:sz="0" w:space="0" w:color="auto"/>
            <w:left w:val="none" w:sz="0" w:space="0" w:color="auto"/>
            <w:bottom w:val="none" w:sz="0" w:space="0" w:color="auto"/>
            <w:right w:val="none" w:sz="0" w:space="0" w:color="auto"/>
          </w:divBdr>
        </w:div>
        <w:div w:id="692145903">
          <w:marLeft w:val="0"/>
          <w:marRight w:val="0"/>
          <w:marTop w:val="0"/>
          <w:marBottom w:val="0"/>
          <w:divBdr>
            <w:top w:val="none" w:sz="0" w:space="0" w:color="auto"/>
            <w:left w:val="none" w:sz="0" w:space="0" w:color="auto"/>
            <w:bottom w:val="none" w:sz="0" w:space="0" w:color="auto"/>
            <w:right w:val="none" w:sz="0" w:space="0" w:color="auto"/>
          </w:divBdr>
        </w:div>
        <w:div w:id="1496527813">
          <w:marLeft w:val="0"/>
          <w:marRight w:val="0"/>
          <w:marTop w:val="0"/>
          <w:marBottom w:val="0"/>
          <w:divBdr>
            <w:top w:val="none" w:sz="0" w:space="0" w:color="auto"/>
            <w:left w:val="none" w:sz="0" w:space="0" w:color="auto"/>
            <w:bottom w:val="none" w:sz="0" w:space="0" w:color="auto"/>
            <w:right w:val="none" w:sz="0" w:space="0" w:color="auto"/>
          </w:divBdr>
        </w:div>
        <w:div w:id="852258960">
          <w:marLeft w:val="0"/>
          <w:marRight w:val="0"/>
          <w:marTop w:val="0"/>
          <w:marBottom w:val="0"/>
          <w:divBdr>
            <w:top w:val="none" w:sz="0" w:space="0" w:color="auto"/>
            <w:left w:val="none" w:sz="0" w:space="0" w:color="auto"/>
            <w:bottom w:val="none" w:sz="0" w:space="0" w:color="auto"/>
            <w:right w:val="none" w:sz="0" w:space="0" w:color="auto"/>
          </w:divBdr>
        </w:div>
        <w:div w:id="1871064431">
          <w:marLeft w:val="0"/>
          <w:marRight w:val="0"/>
          <w:marTop w:val="0"/>
          <w:marBottom w:val="0"/>
          <w:divBdr>
            <w:top w:val="none" w:sz="0" w:space="0" w:color="auto"/>
            <w:left w:val="none" w:sz="0" w:space="0" w:color="auto"/>
            <w:bottom w:val="none" w:sz="0" w:space="0" w:color="auto"/>
            <w:right w:val="none" w:sz="0" w:space="0" w:color="auto"/>
          </w:divBdr>
        </w:div>
        <w:div w:id="214047582">
          <w:marLeft w:val="0"/>
          <w:marRight w:val="0"/>
          <w:marTop w:val="0"/>
          <w:marBottom w:val="0"/>
          <w:divBdr>
            <w:top w:val="none" w:sz="0" w:space="0" w:color="auto"/>
            <w:left w:val="none" w:sz="0" w:space="0" w:color="auto"/>
            <w:bottom w:val="none" w:sz="0" w:space="0" w:color="auto"/>
            <w:right w:val="none" w:sz="0" w:space="0" w:color="auto"/>
          </w:divBdr>
        </w:div>
        <w:div w:id="1964579110">
          <w:marLeft w:val="0"/>
          <w:marRight w:val="0"/>
          <w:marTop w:val="0"/>
          <w:marBottom w:val="0"/>
          <w:divBdr>
            <w:top w:val="none" w:sz="0" w:space="0" w:color="auto"/>
            <w:left w:val="none" w:sz="0" w:space="0" w:color="auto"/>
            <w:bottom w:val="none" w:sz="0" w:space="0" w:color="auto"/>
            <w:right w:val="none" w:sz="0" w:space="0" w:color="auto"/>
          </w:divBdr>
        </w:div>
        <w:div w:id="1224365295">
          <w:marLeft w:val="0"/>
          <w:marRight w:val="0"/>
          <w:marTop w:val="0"/>
          <w:marBottom w:val="0"/>
          <w:divBdr>
            <w:top w:val="none" w:sz="0" w:space="0" w:color="auto"/>
            <w:left w:val="none" w:sz="0" w:space="0" w:color="auto"/>
            <w:bottom w:val="none" w:sz="0" w:space="0" w:color="auto"/>
            <w:right w:val="none" w:sz="0" w:space="0" w:color="auto"/>
          </w:divBdr>
        </w:div>
        <w:div w:id="2043893937">
          <w:marLeft w:val="0"/>
          <w:marRight w:val="0"/>
          <w:marTop w:val="0"/>
          <w:marBottom w:val="0"/>
          <w:divBdr>
            <w:top w:val="none" w:sz="0" w:space="0" w:color="auto"/>
            <w:left w:val="none" w:sz="0" w:space="0" w:color="auto"/>
            <w:bottom w:val="none" w:sz="0" w:space="0" w:color="auto"/>
            <w:right w:val="none" w:sz="0" w:space="0" w:color="auto"/>
          </w:divBdr>
        </w:div>
        <w:div w:id="659384433">
          <w:marLeft w:val="0"/>
          <w:marRight w:val="0"/>
          <w:marTop w:val="0"/>
          <w:marBottom w:val="0"/>
          <w:divBdr>
            <w:top w:val="none" w:sz="0" w:space="0" w:color="auto"/>
            <w:left w:val="none" w:sz="0" w:space="0" w:color="auto"/>
            <w:bottom w:val="none" w:sz="0" w:space="0" w:color="auto"/>
            <w:right w:val="none" w:sz="0" w:space="0" w:color="auto"/>
          </w:divBdr>
        </w:div>
        <w:div w:id="1689453429">
          <w:marLeft w:val="0"/>
          <w:marRight w:val="0"/>
          <w:marTop w:val="0"/>
          <w:marBottom w:val="0"/>
          <w:divBdr>
            <w:top w:val="none" w:sz="0" w:space="0" w:color="auto"/>
            <w:left w:val="none" w:sz="0" w:space="0" w:color="auto"/>
            <w:bottom w:val="none" w:sz="0" w:space="0" w:color="auto"/>
            <w:right w:val="none" w:sz="0" w:space="0" w:color="auto"/>
          </w:divBdr>
        </w:div>
        <w:div w:id="633407756">
          <w:marLeft w:val="0"/>
          <w:marRight w:val="0"/>
          <w:marTop w:val="0"/>
          <w:marBottom w:val="0"/>
          <w:divBdr>
            <w:top w:val="none" w:sz="0" w:space="0" w:color="auto"/>
            <w:left w:val="none" w:sz="0" w:space="0" w:color="auto"/>
            <w:bottom w:val="none" w:sz="0" w:space="0" w:color="auto"/>
            <w:right w:val="none" w:sz="0" w:space="0" w:color="auto"/>
          </w:divBdr>
        </w:div>
        <w:div w:id="602421159">
          <w:marLeft w:val="0"/>
          <w:marRight w:val="0"/>
          <w:marTop w:val="0"/>
          <w:marBottom w:val="0"/>
          <w:divBdr>
            <w:top w:val="none" w:sz="0" w:space="0" w:color="auto"/>
            <w:left w:val="none" w:sz="0" w:space="0" w:color="auto"/>
            <w:bottom w:val="none" w:sz="0" w:space="0" w:color="auto"/>
            <w:right w:val="none" w:sz="0" w:space="0" w:color="auto"/>
          </w:divBdr>
        </w:div>
        <w:div w:id="710613105">
          <w:marLeft w:val="0"/>
          <w:marRight w:val="0"/>
          <w:marTop w:val="0"/>
          <w:marBottom w:val="0"/>
          <w:divBdr>
            <w:top w:val="none" w:sz="0" w:space="0" w:color="auto"/>
            <w:left w:val="none" w:sz="0" w:space="0" w:color="auto"/>
            <w:bottom w:val="none" w:sz="0" w:space="0" w:color="auto"/>
            <w:right w:val="none" w:sz="0" w:space="0" w:color="auto"/>
          </w:divBdr>
        </w:div>
        <w:div w:id="831263529">
          <w:marLeft w:val="0"/>
          <w:marRight w:val="0"/>
          <w:marTop w:val="0"/>
          <w:marBottom w:val="0"/>
          <w:divBdr>
            <w:top w:val="none" w:sz="0" w:space="0" w:color="auto"/>
            <w:left w:val="none" w:sz="0" w:space="0" w:color="auto"/>
            <w:bottom w:val="none" w:sz="0" w:space="0" w:color="auto"/>
            <w:right w:val="none" w:sz="0" w:space="0" w:color="auto"/>
          </w:divBdr>
        </w:div>
        <w:div w:id="306015412">
          <w:marLeft w:val="0"/>
          <w:marRight w:val="0"/>
          <w:marTop w:val="0"/>
          <w:marBottom w:val="0"/>
          <w:divBdr>
            <w:top w:val="none" w:sz="0" w:space="0" w:color="auto"/>
            <w:left w:val="none" w:sz="0" w:space="0" w:color="auto"/>
            <w:bottom w:val="none" w:sz="0" w:space="0" w:color="auto"/>
            <w:right w:val="none" w:sz="0" w:space="0" w:color="auto"/>
          </w:divBdr>
        </w:div>
        <w:div w:id="1682388828">
          <w:marLeft w:val="0"/>
          <w:marRight w:val="0"/>
          <w:marTop w:val="0"/>
          <w:marBottom w:val="0"/>
          <w:divBdr>
            <w:top w:val="none" w:sz="0" w:space="0" w:color="auto"/>
            <w:left w:val="none" w:sz="0" w:space="0" w:color="auto"/>
            <w:bottom w:val="none" w:sz="0" w:space="0" w:color="auto"/>
            <w:right w:val="none" w:sz="0" w:space="0" w:color="auto"/>
          </w:divBdr>
        </w:div>
        <w:div w:id="1676417123">
          <w:marLeft w:val="0"/>
          <w:marRight w:val="0"/>
          <w:marTop w:val="0"/>
          <w:marBottom w:val="0"/>
          <w:divBdr>
            <w:top w:val="none" w:sz="0" w:space="0" w:color="auto"/>
            <w:left w:val="none" w:sz="0" w:space="0" w:color="auto"/>
            <w:bottom w:val="none" w:sz="0" w:space="0" w:color="auto"/>
            <w:right w:val="none" w:sz="0" w:space="0" w:color="auto"/>
          </w:divBdr>
        </w:div>
        <w:div w:id="528839793">
          <w:marLeft w:val="0"/>
          <w:marRight w:val="0"/>
          <w:marTop w:val="0"/>
          <w:marBottom w:val="0"/>
          <w:divBdr>
            <w:top w:val="none" w:sz="0" w:space="0" w:color="auto"/>
            <w:left w:val="none" w:sz="0" w:space="0" w:color="auto"/>
            <w:bottom w:val="none" w:sz="0" w:space="0" w:color="auto"/>
            <w:right w:val="none" w:sz="0" w:space="0" w:color="auto"/>
          </w:divBdr>
        </w:div>
        <w:div w:id="985472696">
          <w:marLeft w:val="0"/>
          <w:marRight w:val="0"/>
          <w:marTop w:val="0"/>
          <w:marBottom w:val="0"/>
          <w:divBdr>
            <w:top w:val="none" w:sz="0" w:space="0" w:color="auto"/>
            <w:left w:val="none" w:sz="0" w:space="0" w:color="auto"/>
            <w:bottom w:val="none" w:sz="0" w:space="0" w:color="auto"/>
            <w:right w:val="none" w:sz="0" w:space="0" w:color="auto"/>
          </w:divBdr>
        </w:div>
        <w:div w:id="332487252">
          <w:marLeft w:val="0"/>
          <w:marRight w:val="0"/>
          <w:marTop w:val="0"/>
          <w:marBottom w:val="0"/>
          <w:divBdr>
            <w:top w:val="none" w:sz="0" w:space="0" w:color="auto"/>
            <w:left w:val="none" w:sz="0" w:space="0" w:color="auto"/>
            <w:bottom w:val="none" w:sz="0" w:space="0" w:color="auto"/>
            <w:right w:val="none" w:sz="0" w:space="0" w:color="auto"/>
          </w:divBdr>
        </w:div>
        <w:div w:id="1652369360">
          <w:marLeft w:val="0"/>
          <w:marRight w:val="0"/>
          <w:marTop w:val="0"/>
          <w:marBottom w:val="0"/>
          <w:divBdr>
            <w:top w:val="none" w:sz="0" w:space="0" w:color="auto"/>
            <w:left w:val="none" w:sz="0" w:space="0" w:color="auto"/>
            <w:bottom w:val="none" w:sz="0" w:space="0" w:color="auto"/>
            <w:right w:val="none" w:sz="0" w:space="0" w:color="auto"/>
          </w:divBdr>
        </w:div>
        <w:div w:id="1502086390">
          <w:marLeft w:val="0"/>
          <w:marRight w:val="0"/>
          <w:marTop w:val="0"/>
          <w:marBottom w:val="0"/>
          <w:divBdr>
            <w:top w:val="none" w:sz="0" w:space="0" w:color="auto"/>
            <w:left w:val="none" w:sz="0" w:space="0" w:color="auto"/>
            <w:bottom w:val="none" w:sz="0" w:space="0" w:color="auto"/>
            <w:right w:val="none" w:sz="0" w:space="0" w:color="auto"/>
          </w:divBdr>
        </w:div>
        <w:div w:id="1614097442">
          <w:marLeft w:val="0"/>
          <w:marRight w:val="0"/>
          <w:marTop w:val="0"/>
          <w:marBottom w:val="0"/>
          <w:divBdr>
            <w:top w:val="none" w:sz="0" w:space="0" w:color="auto"/>
            <w:left w:val="none" w:sz="0" w:space="0" w:color="auto"/>
            <w:bottom w:val="none" w:sz="0" w:space="0" w:color="auto"/>
            <w:right w:val="none" w:sz="0" w:space="0" w:color="auto"/>
          </w:divBdr>
        </w:div>
        <w:div w:id="523371926">
          <w:marLeft w:val="0"/>
          <w:marRight w:val="0"/>
          <w:marTop w:val="0"/>
          <w:marBottom w:val="0"/>
          <w:divBdr>
            <w:top w:val="none" w:sz="0" w:space="0" w:color="auto"/>
            <w:left w:val="none" w:sz="0" w:space="0" w:color="auto"/>
            <w:bottom w:val="none" w:sz="0" w:space="0" w:color="auto"/>
            <w:right w:val="none" w:sz="0" w:space="0" w:color="auto"/>
          </w:divBdr>
        </w:div>
        <w:div w:id="1740329155">
          <w:marLeft w:val="0"/>
          <w:marRight w:val="0"/>
          <w:marTop w:val="0"/>
          <w:marBottom w:val="0"/>
          <w:divBdr>
            <w:top w:val="none" w:sz="0" w:space="0" w:color="auto"/>
            <w:left w:val="none" w:sz="0" w:space="0" w:color="auto"/>
            <w:bottom w:val="none" w:sz="0" w:space="0" w:color="auto"/>
            <w:right w:val="none" w:sz="0" w:space="0" w:color="auto"/>
          </w:divBdr>
        </w:div>
        <w:div w:id="1476919627">
          <w:marLeft w:val="0"/>
          <w:marRight w:val="0"/>
          <w:marTop w:val="0"/>
          <w:marBottom w:val="0"/>
          <w:divBdr>
            <w:top w:val="none" w:sz="0" w:space="0" w:color="auto"/>
            <w:left w:val="none" w:sz="0" w:space="0" w:color="auto"/>
            <w:bottom w:val="none" w:sz="0" w:space="0" w:color="auto"/>
            <w:right w:val="none" w:sz="0" w:space="0" w:color="auto"/>
          </w:divBdr>
        </w:div>
        <w:div w:id="694697293">
          <w:marLeft w:val="0"/>
          <w:marRight w:val="0"/>
          <w:marTop w:val="0"/>
          <w:marBottom w:val="0"/>
          <w:divBdr>
            <w:top w:val="none" w:sz="0" w:space="0" w:color="auto"/>
            <w:left w:val="none" w:sz="0" w:space="0" w:color="auto"/>
            <w:bottom w:val="none" w:sz="0" w:space="0" w:color="auto"/>
            <w:right w:val="none" w:sz="0" w:space="0" w:color="auto"/>
          </w:divBdr>
        </w:div>
        <w:div w:id="1400252617">
          <w:marLeft w:val="0"/>
          <w:marRight w:val="0"/>
          <w:marTop w:val="0"/>
          <w:marBottom w:val="0"/>
          <w:divBdr>
            <w:top w:val="none" w:sz="0" w:space="0" w:color="auto"/>
            <w:left w:val="none" w:sz="0" w:space="0" w:color="auto"/>
            <w:bottom w:val="none" w:sz="0" w:space="0" w:color="auto"/>
            <w:right w:val="none" w:sz="0" w:space="0" w:color="auto"/>
          </w:divBdr>
        </w:div>
        <w:div w:id="1077247155">
          <w:marLeft w:val="0"/>
          <w:marRight w:val="0"/>
          <w:marTop w:val="0"/>
          <w:marBottom w:val="0"/>
          <w:divBdr>
            <w:top w:val="none" w:sz="0" w:space="0" w:color="auto"/>
            <w:left w:val="none" w:sz="0" w:space="0" w:color="auto"/>
            <w:bottom w:val="none" w:sz="0" w:space="0" w:color="auto"/>
            <w:right w:val="none" w:sz="0" w:space="0" w:color="auto"/>
          </w:divBdr>
        </w:div>
        <w:div w:id="2119060859">
          <w:marLeft w:val="0"/>
          <w:marRight w:val="0"/>
          <w:marTop w:val="0"/>
          <w:marBottom w:val="0"/>
          <w:divBdr>
            <w:top w:val="none" w:sz="0" w:space="0" w:color="auto"/>
            <w:left w:val="none" w:sz="0" w:space="0" w:color="auto"/>
            <w:bottom w:val="none" w:sz="0" w:space="0" w:color="auto"/>
            <w:right w:val="none" w:sz="0" w:space="0" w:color="auto"/>
          </w:divBdr>
        </w:div>
        <w:div w:id="372341614">
          <w:marLeft w:val="0"/>
          <w:marRight w:val="0"/>
          <w:marTop w:val="0"/>
          <w:marBottom w:val="0"/>
          <w:divBdr>
            <w:top w:val="none" w:sz="0" w:space="0" w:color="auto"/>
            <w:left w:val="none" w:sz="0" w:space="0" w:color="auto"/>
            <w:bottom w:val="none" w:sz="0" w:space="0" w:color="auto"/>
            <w:right w:val="none" w:sz="0" w:space="0" w:color="auto"/>
          </w:divBdr>
        </w:div>
        <w:div w:id="1627806731">
          <w:marLeft w:val="0"/>
          <w:marRight w:val="0"/>
          <w:marTop w:val="0"/>
          <w:marBottom w:val="0"/>
          <w:divBdr>
            <w:top w:val="none" w:sz="0" w:space="0" w:color="auto"/>
            <w:left w:val="none" w:sz="0" w:space="0" w:color="auto"/>
            <w:bottom w:val="none" w:sz="0" w:space="0" w:color="auto"/>
            <w:right w:val="none" w:sz="0" w:space="0" w:color="auto"/>
          </w:divBdr>
        </w:div>
        <w:div w:id="1086653508">
          <w:marLeft w:val="0"/>
          <w:marRight w:val="0"/>
          <w:marTop w:val="0"/>
          <w:marBottom w:val="0"/>
          <w:divBdr>
            <w:top w:val="none" w:sz="0" w:space="0" w:color="auto"/>
            <w:left w:val="none" w:sz="0" w:space="0" w:color="auto"/>
            <w:bottom w:val="none" w:sz="0" w:space="0" w:color="auto"/>
            <w:right w:val="none" w:sz="0" w:space="0" w:color="auto"/>
          </w:divBdr>
        </w:div>
        <w:div w:id="479925494">
          <w:marLeft w:val="0"/>
          <w:marRight w:val="0"/>
          <w:marTop w:val="0"/>
          <w:marBottom w:val="0"/>
          <w:divBdr>
            <w:top w:val="none" w:sz="0" w:space="0" w:color="auto"/>
            <w:left w:val="none" w:sz="0" w:space="0" w:color="auto"/>
            <w:bottom w:val="none" w:sz="0" w:space="0" w:color="auto"/>
            <w:right w:val="none" w:sz="0" w:space="0" w:color="auto"/>
          </w:divBdr>
        </w:div>
        <w:div w:id="763841386">
          <w:marLeft w:val="0"/>
          <w:marRight w:val="0"/>
          <w:marTop w:val="0"/>
          <w:marBottom w:val="0"/>
          <w:divBdr>
            <w:top w:val="none" w:sz="0" w:space="0" w:color="auto"/>
            <w:left w:val="none" w:sz="0" w:space="0" w:color="auto"/>
            <w:bottom w:val="none" w:sz="0" w:space="0" w:color="auto"/>
            <w:right w:val="none" w:sz="0" w:space="0" w:color="auto"/>
          </w:divBdr>
        </w:div>
        <w:div w:id="988896413">
          <w:marLeft w:val="0"/>
          <w:marRight w:val="0"/>
          <w:marTop w:val="0"/>
          <w:marBottom w:val="0"/>
          <w:divBdr>
            <w:top w:val="none" w:sz="0" w:space="0" w:color="auto"/>
            <w:left w:val="none" w:sz="0" w:space="0" w:color="auto"/>
            <w:bottom w:val="none" w:sz="0" w:space="0" w:color="auto"/>
            <w:right w:val="none" w:sz="0" w:space="0" w:color="auto"/>
          </w:divBdr>
        </w:div>
        <w:div w:id="390466520">
          <w:marLeft w:val="0"/>
          <w:marRight w:val="0"/>
          <w:marTop w:val="0"/>
          <w:marBottom w:val="0"/>
          <w:divBdr>
            <w:top w:val="none" w:sz="0" w:space="0" w:color="auto"/>
            <w:left w:val="none" w:sz="0" w:space="0" w:color="auto"/>
            <w:bottom w:val="none" w:sz="0" w:space="0" w:color="auto"/>
            <w:right w:val="none" w:sz="0" w:space="0" w:color="auto"/>
          </w:divBdr>
        </w:div>
        <w:div w:id="1765028361">
          <w:marLeft w:val="0"/>
          <w:marRight w:val="0"/>
          <w:marTop w:val="0"/>
          <w:marBottom w:val="0"/>
          <w:divBdr>
            <w:top w:val="none" w:sz="0" w:space="0" w:color="auto"/>
            <w:left w:val="none" w:sz="0" w:space="0" w:color="auto"/>
            <w:bottom w:val="none" w:sz="0" w:space="0" w:color="auto"/>
            <w:right w:val="none" w:sz="0" w:space="0" w:color="auto"/>
          </w:divBdr>
        </w:div>
        <w:div w:id="416440915">
          <w:marLeft w:val="0"/>
          <w:marRight w:val="0"/>
          <w:marTop w:val="0"/>
          <w:marBottom w:val="0"/>
          <w:divBdr>
            <w:top w:val="none" w:sz="0" w:space="0" w:color="auto"/>
            <w:left w:val="none" w:sz="0" w:space="0" w:color="auto"/>
            <w:bottom w:val="none" w:sz="0" w:space="0" w:color="auto"/>
            <w:right w:val="none" w:sz="0" w:space="0" w:color="auto"/>
          </w:divBdr>
        </w:div>
        <w:div w:id="563174678">
          <w:marLeft w:val="0"/>
          <w:marRight w:val="0"/>
          <w:marTop w:val="0"/>
          <w:marBottom w:val="0"/>
          <w:divBdr>
            <w:top w:val="none" w:sz="0" w:space="0" w:color="auto"/>
            <w:left w:val="none" w:sz="0" w:space="0" w:color="auto"/>
            <w:bottom w:val="none" w:sz="0" w:space="0" w:color="auto"/>
            <w:right w:val="none" w:sz="0" w:space="0" w:color="auto"/>
          </w:divBdr>
        </w:div>
        <w:div w:id="756748138">
          <w:marLeft w:val="0"/>
          <w:marRight w:val="0"/>
          <w:marTop w:val="0"/>
          <w:marBottom w:val="0"/>
          <w:divBdr>
            <w:top w:val="none" w:sz="0" w:space="0" w:color="auto"/>
            <w:left w:val="none" w:sz="0" w:space="0" w:color="auto"/>
            <w:bottom w:val="none" w:sz="0" w:space="0" w:color="auto"/>
            <w:right w:val="none" w:sz="0" w:space="0" w:color="auto"/>
          </w:divBdr>
        </w:div>
        <w:div w:id="1557934646">
          <w:marLeft w:val="0"/>
          <w:marRight w:val="0"/>
          <w:marTop w:val="0"/>
          <w:marBottom w:val="0"/>
          <w:divBdr>
            <w:top w:val="none" w:sz="0" w:space="0" w:color="auto"/>
            <w:left w:val="none" w:sz="0" w:space="0" w:color="auto"/>
            <w:bottom w:val="none" w:sz="0" w:space="0" w:color="auto"/>
            <w:right w:val="none" w:sz="0" w:space="0" w:color="auto"/>
          </w:divBdr>
        </w:div>
        <w:div w:id="1475490146">
          <w:marLeft w:val="0"/>
          <w:marRight w:val="0"/>
          <w:marTop w:val="0"/>
          <w:marBottom w:val="0"/>
          <w:divBdr>
            <w:top w:val="none" w:sz="0" w:space="0" w:color="auto"/>
            <w:left w:val="none" w:sz="0" w:space="0" w:color="auto"/>
            <w:bottom w:val="none" w:sz="0" w:space="0" w:color="auto"/>
            <w:right w:val="none" w:sz="0" w:space="0" w:color="auto"/>
          </w:divBdr>
        </w:div>
        <w:div w:id="379398220">
          <w:marLeft w:val="0"/>
          <w:marRight w:val="0"/>
          <w:marTop w:val="0"/>
          <w:marBottom w:val="0"/>
          <w:divBdr>
            <w:top w:val="none" w:sz="0" w:space="0" w:color="auto"/>
            <w:left w:val="none" w:sz="0" w:space="0" w:color="auto"/>
            <w:bottom w:val="none" w:sz="0" w:space="0" w:color="auto"/>
            <w:right w:val="none" w:sz="0" w:space="0" w:color="auto"/>
          </w:divBdr>
        </w:div>
        <w:div w:id="261836496">
          <w:marLeft w:val="0"/>
          <w:marRight w:val="0"/>
          <w:marTop w:val="0"/>
          <w:marBottom w:val="0"/>
          <w:divBdr>
            <w:top w:val="none" w:sz="0" w:space="0" w:color="auto"/>
            <w:left w:val="none" w:sz="0" w:space="0" w:color="auto"/>
            <w:bottom w:val="none" w:sz="0" w:space="0" w:color="auto"/>
            <w:right w:val="none" w:sz="0" w:space="0" w:color="auto"/>
          </w:divBdr>
        </w:div>
        <w:div w:id="749162360">
          <w:marLeft w:val="0"/>
          <w:marRight w:val="0"/>
          <w:marTop w:val="0"/>
          <w:marBottom w:val="0"/>
          <w:divBdr>
            <w:top w:val="none" w:sz="0" w:space="0" w:color="auto"/>
            <w:left w:val="none" w:sz="0" w:space="0" w:color="auto"/>
            <w:bottom w:val="none" w:sz="0" w:space="0" w:color="auto"/>
            <w:right w:val="none" w:sz="0" w:space="0" w:color="auto"/>
          </w:divBdr>
        </w:div>
        <w:div w:id="1115058278">
          <w:marLeft w:val="0"/>
          <w:marRight w:val="0"/>
          <w:marTop w:val="0"/>
          <w:marBottom w:val="0"/>
          <w:divBdr>
            <w:top w:val="none" w:sz="0" w:space="0" w:color="auto"/>
            <w:left w:val="none" w:sz="0" w:space="0" w:color="auto"/>
            <w:bottom w:val="none" w:sz="0" w:space="0" w:color="auto"/>
            <w:right w:val="none" w:sz="0" w:space="0" w:color="auto"/>
          </w:divBdr>
        </w:div>
        <w:div w:id="879165874">
          <w:marLeft w:val="0"/>
          <w:marRight w:val="0"/>
          <w:marTop w:val="0"/>
          <w:marBottom w:val="0"/>
          <w:divBdr>
            <w:top w:val="none" w:sz="0" w:space="0" w:color="auto"/>
            <w:left w:val="none" w:sz="0" w:space="0" w:color="auto"/>
            <w:bottom w:val="none" w:sz="0" w:space="0" w:color="auto"/>
            <w:right w:val="none" w:sz="0" w:space="0" w:color="auto"/>
          </w:divBdr>
        </w:div>
        <w:div w:id="32660412">
          <w:marLeft w:val="0"/>
          <w:marRight w:val="0"/>
          <w:marTop w:val="0"/>
          <w:marBottom w:val="0"/>
          <w:divBdr>
            <w:top w:val="none" w:sz="0" w:space="0" w:color="auto"/>
            <w:left w:val="none" w:sz="0" w:space="0" w:color="auto"/>
            <w:bottom w:val="none" w:sz="0" w:space="0" w:color="auto"/>
            <w:right w:val="none" w:sz="0" w:space="0" w:color="auto"/>
          </w:divBdr>
        </w:div>
        <w:div w:id="1379667386">
          <w:marLeft w:val="0"/>
          <w:marRight w:val="0"/>
          <w:marTop w:val="0"/>
          <w:marBottom w:val="0"/>
          <w:divBdr>
            <w:top w:val="none" w:sz="0" w:space="0" w:color="auto"/>
            <w:left w:val="none" w:sz="0" w:space="0" w:color="auto"/>
            <w:bottom w:val="none" w:sz="0" w:space="0" w:color="auto"/>
            <w:right w:val="none" w:sz="0" w:space="0" w:color="auto"/>
          </w:divBdr>
        </w:div>
        <w:div w:id="851260804">
          <w:marLeft w:val="0"/>
          <w:marRight w:val="0"/>
          <w:marTop w:val="0"/>
          <w:marBottom w:val="0"/>
          <w:divBdr>
            <w:top w:val="none" w:sz="0" w:space="0" w:color="auto"/>
            <w:left w:val="none" w:sz="0" w:space="0" w:color="auto"/>
            <w:bottom w:val="none" w:sz="0" w:space="0" w:color="auto"/>
            <w:right w:val="none" w:sz="0" w:space="0" w:color="auto"/>
          </w:divBdr>
        </w:div>
        <w:div w:id="505482311">
          <w:marLeft w:val="0"/>
          <w:marRight w:val="0"/>
          <w:marTop w:val="0"/>
          <w:marBottom w:val="0"/>
          <w:divBdr>
            <w:top w:val="none" w:sz="0" w:space="0" w:color="auto"/>
            <w:left w:val="none" w:sz="0" w:space="0" w:color="auto"/>
            <w:bottom w:val="none" w:sz="0" w:space="0" w:color="auto"/>
            <w:right w:val="none" w:sz="0" w:space="0" w:color="auto"/>
          </w:divBdr>
        </w:div>
        <w:div w:id="208612302">
          <w:marLeft w:val="0"/>
          <w:marRight w:val="0"/>
          <w:marTop w:val="0"/>
          <w:marBottom w:val="0"/>
          <w:divBdr>
            <w:top w:val="none" w:sz="0" w:space="0" w:color="auto"/>
            <w:left w:val="none" w:sz="0" w:space="0" w:color="auto"/>
            <w:bottom w:val="none" w:sz="0" w:space="0" w:color="auto"/>
            <w:right w:val="none" w:sz="0" w:space="0" w:color="auto"/>
          </w:divBdr>
        </w:div>
        <w:div w:id="404886209">
          <w:marLeft w:val="0"/>
          <w:marRight w:val="0"/>
          <w:marTop w:val="0"/>
          <w:marBottom w:val="0"/>
          <w:divBdr>
            <w:top w:val="none" w:sz="0" w:space="0" w:color="auto"/>
            <w:left w:val="none" w:sz="0" w:space="0" w:color="auto"/>
            <w:bottom w:val="none" w:sz="0" w:space="0" w:color="auto"/>
            <w:right w:val="none" w:sz="0" w:space="0" w:color="auto"/>
          </w:divBdr>
        </w:div>
        <w:div w:id="101001224">
          <w:marLeft w:val="0"/>
          <w:marRight w:val="0"/>
          <w:marTop w:val="0"/>
          <w:marBottom w:val="0"/>
          <w:divBdr>
            <w:top w:val="none" w:sz="0" w:space="0" w:color="auto"/>
            <w:left w:val="none" w:sz="0" w:space="0" w:color="auto"/>
            <w:bottom w:val="none" w:sz="0" w:space="0" w:color="auto"/>
            <w:right w:val="none" w:sz="0" w:space="0" w:color="auto"/>
          </w:divBdr>
        </w:div>
        <w:div w:id="1426263408">
          <w:marLeft w:val="0"/>
          <w:marRight w:val="0"/>
          <w:marTop w:val="0"/>
          <w:marBottom w:val="0"/>
          <w:divBdr>
            <w:top w:val="none" w:sz="0" w:space="0" w:color="auto"/>
            <w:left w:val="none" w:sz="0" w:space="0" w:color="auto"/>
            <w:bottom w:val="none" w:sz="0" w:space="0" w:color="auto"/>
            <w:right w:val="none" w:sz="0" w:space="0" w:color="auto"/>
          </w:divBdr>
        </w:div>
        <w:div w:id="2108764980">
          <w:marLeft w:val="0"/>
          <w:marRight w:val="0"/>
          <w:marTop w:val="0"/>
          <w:marBottom w:val="0"/>
          <w:divBdr>
            <w:top w:val="none" w:sz="0" w:space="0" w:color="auto"/>
            <w:left w:val="none" w:sz="0" w:space="0" w:color="auto"/>
            <w:bottom w:val="none" w:sz="0" w:space="0" w:color="auto"/>
            <w:right w:val="none" w:sz="0" w:space="0" w:color="auto"/>
          </w:divBdr>
        </w:div>
        <w:div w:id="1818456628">
          <w:marLeft w:val="0"/>
          <w:marRight w:val="0"/>
          <w:marTop w:val="0"/>
          <w:marBottom w:val="0"/>
          <w:divBdr>
            <w:top w:val="none" w:sz="0" w:space="0" w:color="auto"/>
            <w:left w:val="none" w:sz="0" w:space="0" w:color="auto"/>
            <w:bottom w:val="none" w:sz="0" w:space="0" w:color="auto"/>
            <w:right w:val="none" w:sz="0" w:space="0" w:color="auto"/>
          </w:divBdr>
        </w:div>
        <w:div w:id="1560826668">
          <w:marLeft w:val="0"/>
          <w:marRight w:val="0"/>
          <w:marTop w:val="0"/>
          <w:marBottom w:val="0"/>
          <w:divBdr>
            <w:top w:val="none" w:sz="0" w:space="0" w:color="auto"/>
            <w:left w:val="none" w:sz="0" w:space="0" w:color="auto"/>
            <w:bottom w:val="none" w:sz="0" w:space="0" w:color="auto"/>
            <w:right w:val="none" w:sz="0" w:space="0" w:color="auto"/>
          </w:divBdr>
        </w:div>
        <w:div w:id="1892572790">
          <w:marLeft w:val="0"/>
          <w:marRight w:val="0"/>
          <w:marTop w:val="0"/>
          <w:marBottom w:val="0"/>
          <w:divBdr>
            <w:top w:val="none" w:sz="0" w:space="0" w:color="auto"/>
            <w:left w:val="none" w:sz="0" w:space="0" w:color="auto"/>
            <w:bottom w:val="none" w:sz="0" w:space="0" w:color="auto"/>
            <w:right w:val="none" w:sz="0" w:space="0" w:color="auto"/>
          </w:divBdr>
        </w:div>
        <w:div w:id="1907104061">
          <w:marLeft w:val="0"/>
          <w:marRight w:val="0"/>
          <w:marTop w:val="0"/>
          <w:marBottom w:val="0"/>
          <w:divBdr>
            <w:top w:val="none" w:sz="0" w:space="0" w:color="auto"/>
            <w:left w:val="none" w:sz="0" w:space="0" w:color="auto"/>
            <w:bottom w:val="none" w:sz="0" w:space="0" w:color="auto"/>
            <w:right w:val="none" w:sz="0" w:space="0" w:color="auto"/>
          </w:divBdr>
        </w:div>
        <w:div w:id="1393308470">
          <w:marLeft w:val="0"/>
          <w:marRight w:val="0"/>
          <w:marTop w:val="0"/>
          <w:marBottom w:val="0"/>
          <w:divBdr>
            <w:top w:val="none" w:sz="0" w:space="0" w:color="auto"/>
            <w:left w:val="none" w:sz="0" w:space="0" w:color="auto"/>
            <w:bottom w:val="none" w:sz="0" w:space="0" w:color="auto"/>
            <w:right w:val="none" w:sz="0" w:space="0" w:color="auto"/>
          </w:divBdr>
        </w:div>
        <w:div w:id="1162967584">
          <w:marLeft w:val="0"/>
          <w:marRight w:val="0"/>
          <w:marTop w:val="0"/>
          <w:marBottom w:val="0"/>
          <w:divBdr>
            <w:top w:val="none" w:sz="0" w:space="0" w:color="auto"/>
            <w:left w:val="none" w:sz="0" w:space="0" w:color="auto"/>
            <w:bottom w:val="none" w:sz="0" w:space="0" w:color="auto"/>
            <w:right w:val="none" w:sz="0" w:space="0" w:color="auto"/>
          </w:divBdr>
        </w:div>
        <w:div w:id="1289386928">
          <w:marLeft w:val="0"/>
          <w:marRight w:val="0"/>
          <w:marTop w:val="0"/>
          <w:marBottom w:val="0"/>
          <w:divBdr>
            <w:top w:val="none" w:sz="0" w:space="0" w:color="auto"/>
            <w:left w:val="none" w:sz="0" w:space="0" w:color="auto"/>
            <w:bottom w:val="none" w:sz="0" w:space="0" w:color="auto"/>
            <w:right w:val="none" w:sz="0" w:space="0" w:color="auto"/>
          </w:divBdr>
        </w:div>
        <w:div w:id="834879926">
          <w:marLeft w:val="0"/>
          <w:marRight w:val="0"/>
          <w:marTop w:val="0"/>
          <w:marBottom w:val="0"/>
          <w:divBdr>
            <w:top w:val="none" w:sz="0" w:space="0" w:color="auto"/>
            <w:left w:val="none" w:sz="0" w:space="0" w:color="auto"/>
            <w:bottom w:val="none" w:sz="0" w:space="0" w:color="auto"/>
            <w:right w:val="none" w:sz="0" w:space="0" w:color="auto"/>
          </w:divBdr>
        </w:div>
        <w:div w:id="2136365757">
          <w:marLeft w:val="0"/>
          <w:marRight w:val="0"/>
          <w:marTop w:val="0"/>
          <w:marBottom w:val="0"/>
          <w:divBdr>
            <w:top w:val="none" w:sz="0" w:space="0" w:color="auto"/>
            <w:left w:val="none" w:sz="0" w:space="0" w:color="auto"/>
            <w:bottom w:val="none" w:sz="0" w:space="0" w:color="auto"/>
            <w:right w:val="none" w:sz="0" w:space="0" w:color="auto"/>
          </w:divBdr>
        </w:div>
        <w:div w:id="744841785">
          <w:marLeft w:val="0"/>
          <w:marRight w:val="0"/>
          <w:marTop w:val="0"/>
          <w:marBottom w:val="0"/>
          <w:divBdr>
            <w:top w:val="none" w:sz="0" w:space="0" w:color="auto"/>
            <w:left w:val="none" w:sz="0" w:space="0" w:color="auto"/>
            <w:bottom w:val="none" w:sz="0" w:space="0" w:color="auto"/>
            <w:right w:val="none" w:sz="0" w:space="0" w:color="auto"/>
          </w:divBdr>
        </w:div>
        <w:div w:id="1381631162">
          <w:marLeft w:val="0"/>
          <w:marRight w:val="0"/>
          <w:marTop w:val="0"/>
          <w:marBottom w:val="0"/>
          <w:divBdr>
            <w:top w:val="none" w:sz="0" w:space="0" w:color="auto"/>
            <w:left w:val="none" w:sz="0" w:space="0" w:color="auto"/>
            <w:bottom w:val="none" w:sz="0" w:space="0" w:color="auto"/>
            <w:right w:val="none" w:sz="0" w:space="0" w:color="auto"/>
          </w:divBdr>
        </w:div>
        <w:div w:id="1245382598">
          <w:marLeft w:val="0"/>
          <w:marRight w:val="0"/>
          <w:marTop w:val="0"/>
          <w:marBottom w:val="0"/>
          <w:divBdr>
            <w:top w:val="none" w:sz="0" w:space="0" w:color="auto"/>
            <w:left w:val="none" w:sz="0" w:space="0" w:color="auto"/>
            <w:bottom w:val="none" w:sz="0" w:space="0" w:color="auto"/>
            <w:right w:val="none" w:sz="0" w:space="0" w:color="auto"/>
          </w:divBdr>
        </w:div>
        <w:div w:id="846212583">
          <w:marLeft w:val="0"/>
          <w:marRight w:val="0"/>
          <w:marTop w:val="0"/>
          <w:marBottom w:val="0"/>
          <w:divBdr>
            <w:top w:val="none" w:sz="0" w:space="0" w:color="auto"/>
            <w:left w:val="none" w:sz="0" w:space="0" w:color="auto"/>
            <w:bottom w:val="none" w:sz="0" w:space="0" w:color="auto"/>
            <w:right w:val="none" w:sz="0" w:space="0" w:color="auto"/>
          </w:divBdr>
        </w:div>
        <w:div w:id="190731324">
          <w:marLeft w:val="0"/>
          <w:marRight w:val="0"/>
          <w:marTop w:val="0"/>
          <w:marBottom w:val="0"/>
          <w:divBdr>
            <w:top w:val="none" w:sz="0" w:space="0" w:color="auto"/>
            <w:left w:val="none" w:sz="0" w:space="0" w:color="auto"/>
            <w:bottom w:val="none" w:sz="0" w:space="0" w:color="auto"/>
            <w:right w:val="none" w:sz="0" w:space="0" w:color="auto"/>
          </w:divBdr>
        </w:div>
        <w:div w:id="434835505">
          <w:marLeft w:val="0"/>
          <w:marRight w:val="0"/>
          <w:marTop w:val="0"/>
          <w:marBottom w:val="0"/>
          <w:divBdr>
            <w:top w:val="none" w:sz="0" w:space="0" w:color="auto"/>
            <w:left w:val="none" w:sz="0" w:space="0" w:color="auto"/>
            <w:bottom w:val="none" w:sz="0" w:space="0" w:color="auto"/>
            <w:right w:val="none" w:sz="0" w:space="0" w:color="auto"/>
          </w:divBdr>
        </w:div>
        <w:div w:id="1137719724">
          <w:marLeft w:val="0"/>
          <w:marRight w:val="0"/>
          <w:marTop w:val="0"/>
          <w:marBottom w:val="0"/>
          <w:divBdr>
            <w:top w:val="none" w:sz="0" w:space="0" w:color="auto"/>
            <w:left w:val="none" w:sz="0" w:space="0" w:color="auto"/>
            <w:bottom w:val="none" w:sz="0" w:space="0" w:color="auto"/>
            <w:right w:val="none" w:sz="0" w:space="0" w:color="auto"/>
          </w:divBdr>
        </w:div>
        <w:div w:id="542594759">
          <w:marLeft w:val="0"/>
          <w:marRight w:val="0"/>
          <w:marTop w:val="0"/>
          <w:marBottom w:val="0"/>
          <w:divBdr>
            <w:top w:val="none" w:sz="0" w:space="0" w:color="auto"/>
            <w:left w:val="none" w:sz="0" w:space="0" w:color="auto"/>
            <w:bottom w:val="none" w:sz="0" w:space="0" w:color="auto"/>
            <w:right w:val="none" w:sz="0" w:space="0" w:color="auto"/>
          </w:divBdr>
        </w:div>
        <w:div w:id="598028320">
          <w:marLeft w:val="0"/>
          <w:marRight w:val="0"/>
          <w:marTop w:val="0"/>
          <w:marBottom w:val="0"/>
          <w:divBdr>
            <w:top w:val="none" w:sz="0" w:space="0" w:color="auto"/>
            <w:left w:val="none" w:sz="0" w:space="0" w:color="auto"/>
            <w:bottom w:val="none" w:sz="0" w:space="0" w:color="auto"/>
            <w:right w:val="none" w:sz="0" w:space="0" w:color="auto"/>
          </w:divBdr>
        </w:div>
        <w:div w:id="1405253511">
          <w:marLeft w:val="0"/>
          <w:marRight w:val="0"/>
          <w:marTop w:val="0"/>
          <w:marBottom w:val="0"/>
          <w:divBdr>
            <w:top w:val="none" w:sz="0" w:space="0" w:color="auto"/>
            <w:left w:val="none" w:sz="0" w:space="0" w:color="auto"/>
            <w:bottom w:val="none" w:sz="0" w:space="0" w:color="auto"/>
            <w:right w:val="none" w:sz="0" w:space="0" w:color="auto"/>
          </w:divBdr>
        </w:div>
        <w:div w:id="355428634">
          <w:marLeft w:val="0"/>
          <w:marRight w:val="0"/>
          <w:marTop w:val="0"/>
          <w:marBottom w:val="0"/>
          <w:divBdr>
            <w:top w:val="none" w:sz="0" w:space="0" w:color="auto"/>
            <w:left w:val="none" w:sz="0" w:space="0" w:color="auto"/>
            <w:bottom w:val="none" w:sz="0" w:space="0" w:color="auto"/>
            <w:right w:val="none" w:sz="0" w:space="0" w:color="auto"/>
          </w:divBdr>
        </w:div>
        <w:div w:id="929853297">
          <w:marLeft w:val="0"/>
          <w:marRight w:val="0"/>
          <w:marTop w:val="0"/>
          <w:marBottom w:val="0"/>
          <w:divBdr>
            <w:top w:val="none" w:sz="0" w:space="0" w:color="auto"/>
            <w:left w:val="none" w:sz="0" w:space="0" w:color="auto"/>
            <w:bottom w:val="none" w:sz="0" w:space="0" w:color="auto"/>
            <w:right w:val="none" w:sz="0" w:space="0" w:color="auto"/>
          </w:divBdr>
        </w:div>
        <w:div w:id="2043743566">
          <w:marLeft w:val="0"/>
          <w:marRight w:val="0"/>
          <w:marTop w:val="0"/>
          <w:marBottom w:val="0"/>
          <w:divBdr>
            <w:top w:val="none" w:sz="0" w:space="0" w:color="auto"/>
            <w:left w:val="none" w:sz="0" w:space="0" w:color="auto"/>
            <w:bottom w:val="none" w:sz="0" w:space="0" w:color="auto"/>
            <w:right w:val="none" w:sz="0" w:space="0" w:color="auto"/>
          </w:divBdr>
        </w:div>
        <w:div w:id="1736396379">
          <w:marLeft w:val="0"/>
          <w:marRight w:val="0"/>
          <w:marTop w:val="0"/>
          <w:marBottom w:val="0"/>
          <w:divBdr>
            <w:top w:val="none" w:sz="0" w:space="0" w:color="auto"/>
            <w:left w:val="none" w:sz="0" w:space="0" w:color="auto"/>
            <w:bottom w:val="none" w:sz="0" w:space="0" w:color="auto"/>
            <w:right w:val="none" w:sz="0" w:space="0" w:color="auto"/>
          </w:divBdr>
        </w:div>
        <w:div w:id="457844454">
          <w:marLeft w:val="0"/>
          <w:marRight w:val="0"/>
          <w:marTop w:val="0"/>
          <w:marBottom w:val="0"/>
          <w:divBdr>
            <w:top w:val="none" w:sz="0" w:space="0" w:color="auto"/>
            <w:left w:val="none" w:sz="0" w:space="0" w:color="auto"/>
            <w:bottom w:val="none" w:sz="0" w:space="0" w:color="auto"/>
            <w:right w:val="none" w:sz="0" w:space="0" w:color="auto"/>
          </w:divBdr>
        </w:div>
        <w:div w:id="1797914961">
          <w:marLeft w:val="0"/>
          <w:marRight w:val="0"/>
          <w:marTop w:val="0"/>
          <w:marBottom w:val="0"/>
          <w:divBdr>
            <w:top w:val="none" w:sz="0" w:space="0" w:color="auto"/>
            <w:left w:val="none" w:sz="0" w:space="0" w:color="auto"/>
            <w:bottom w:val="none" w:sz="0" w:space="0" w:color="auto"/>
            <w:right w:val="none" w:sz="0" w:space="0" w:color="auto"/>
          </w:divBdr>
        </w:div>
        <w:div w:id="1995602924">
          <w:marLeft w:val="0"/>
          <w:marRight w:val="0"/>
          <w:marTop w:val="0"/>
          <w:marBottom w:val="0"/>
          <w:divBdr>
            <w:top w:val="none" w:sz="0" w:space="0" w:color="auto"/>
            <w:left w:val="none" w:sz="0" w:space="0" w:color="auto"/>
            <w:bottom w:val="none" w:sz="0" w:space="0" w:color="auto"/>
            <w:right w:val="none" w:sz="0" w:space="0" w:color="auto"/>
          </w:divBdr>
        </w:div>
        <w:div w:id="1014067808">
          <w:marLeft w:val="0"/>
          <w:marRight w:val="0"/>
          <w:marTop w:val="0"/>
          <w:marBottom w:val="0"/>
          <w:divBdr>
            <w:top w:val="none" w:sz="0" w:space="0" w:color="auto"/>
            <w:left w:val="none" w:sz="0" w:space="0" w:color="auto"/>
            <w:bottom w:val="none" w:sz="0" w:space="0" w:color="auto"/>
            <w:right w:val="none" w:sz="0" w:space="0" w:color="auto"/>
          </w:divBdr>
        </w:div>
        <w:div w:id="1761483780">
          <w:marLeft w:val="0"/>
          <w:marRight w:val="0"/>
          <w:marTop w:val="0"/>
          <w:marBottom w:val="0"/>
          <w:divBdr>
            <w:top w:val="none" w:sz="0" w:space="0" w:color="auto"/>
            <w:left w:val="none" w:sz="0" w:space="0" w:color="auto"/>
            <w:bottom w:val="none" w:sz="0" w:space="0" w:color="auto"/>
            <w:right w:val="none" w:sz="0" w:space="0" w:color="auto"/>
          </w:divBdr>
        </w:div>
        <w:div w:id="1271814535">
          <w:marLeft w:val="0"/>
          <w:marRight w:val="0"/>
          <w:marTop w:val="0"/>
          <w:marBottom w:val="0"/>
          <w:divBdr>
            <w:top w:val="none" w:sz="0" w:space="0" w:color="auto"/>
            <w:left w:val="none" w:sz="0" w:space="0" w:color="auto"/>
            <w:bottom w:val="none" w:sz="0" w:space="0" w:color="auto"/>
            <w:right w:val="none" w:sz="0" w:space="0" w:color="auto"/>
          </w:divBdr>
        </w:div>
        <w:div w:id="606163288">
          <w:marLeft w:val="0"/>
          <w:marRight w:val="0"/>
          <w:marTop w:val="0"/>
          <w:marBottom w:val="0"/>
          <w:divBdr>
            <w:top w:val="none" w:sz="0" w:space="0" w:color="auto"/>
            <w:left w:val="none" w:sz="0" w:space="0" w:color="auto"/>
            <w:bottom w:val="none" w:sz="0" w:space="0" w:color="auto"/>
            <w:right w:val="none" w:sz="0" w:space="0" w:color="auto"/>
          </w:divBdr>
        </w:div>
        <w:div w:id="1109857161">
          <w:marLeft w:val="0"/>
          <w:marRight w:val="0"/>
          <w:marTop w:val="0"/>
          <w:marBottom w:val="0"/>
          <w:divBdr>
            <w:top w:val="none" w:sz="0" w:space="0" w:color="auto"/>
            <w:left w:val="none" w:sz="0" w:space="0" w:color="auto"/>
            <w:bottom w:val="none" w:sz="0" w:space="0" w:color="auto"/>
            <w:right w:val="none" w:sz="0" w:space="0" w:color="auto"/>
          </w:divBdr>
        </w:div>
        <w:div w:id="24529764">
          <w:marLeft w:val="0"/>
          <w:marRight w:val="0"/>
          <w:marTop w:val="0"/>
          <w:marBottom w:val="0"/>
          <w:divBdr>
            <w:top w:val="none" w:sz="0" w:space="0" w:color="auto"/>
            <w:left w:val="none" w:sz="0" w:space="0" w:color="auto"/>
            <w:bottom w:val="none" w:sz="0" w:space="0" w:color="auto"/>
            <w:right w:val="none" w:sz="0" w:space="0" w:color="auto"/>
          </w:divBdr>
        </w:div>
        <w:div w:id="1756049438">
          <w:marLeft w:val="0"/>
          <w:marRight w:val="0"/>
          <w:marTop w:val="0"/>
          <w:marBottom w:val="0"/>
          <w:divBdr>
            <w:top w:val="none" w:sz="0" w:space="0" w:color="auto"/>
            <w:left w:val="none" w:sz="0" w:space="0" w:color="auto"/>
            <w:bottom w:val="none" w:sz="0" w:space="0" w:color="auto"/>
            <w:right w:val="none" w:sz="0" w:space="0" w:color="auto"/>
          </w:divBdr>
        </w:div>
        <w:div w:id="263731925">
          <w:marLeft w:val="0"/>
          <w:marRight w:val="0"/>
          <w:marTop w:val="0"/>
          <w:marBottom w:val="0"/>
          <w:divBdr>
            <w:top w:val="none" w:sz="0" w:space="0" w:color="auto"/>
            <w:left w:val="none" w:sz="0" w:space="0" w:color="auto"/>
            <w:bottom w:val="none" w:sz="0" w:space="0" w:color="auto"/>
            <w:right w:val="none" w:sz="0" w:space="0" w:color="auto"/>
          </w:divBdr>
        </w:div>
        <w:div w:id="346058311">
          <w:marLeft w:val="0"/>
          <w:marRight w:val="0"/>
          <w:marTop w:val="0"/>
          <w:marBottom w:val="0"/>
          <w:divBdr>
            <w:top w:val="none" w:sz="0" w:space="0" w:color="auto"/>
            <w:left w:val="none" w:sz="0" w:space="0" w:color="auto"/>
            <w:bottom w:val="none" w:sz="0" w:space="0" w:color="auto"/>
            <w:right w:val="none" w:sz="0" w:space="0" w:color="auto"/>
          </w:divBdr>
        </w:div>
        <w:div w:id="1068579568">
          <w:marLeft w:val="0"/>
          <w:marRight w:val="0"/>
          <w:marTop w:val="0"/>
          <w:marBottom w:val="0"/>
          <w:divBdr>
            <w:top w:val="none" w:sz="0" w:space="0" w:color="auto"/>
            <w:left w:val="none" w:sz="0" w:space="0" w:color="auto"/>
            <w:bottom w:val="none" w:sz="0" w:space="0" w:color="auto"/>
            <w:right w:val="none" w:sz="0" w:space="0" w:color="auto"/>
          </w:divBdr>
        </w:div>
        <w:div w:id="812793198">
          <w:marLeft w:val="0"/>
          <w:marRight w:val="0"/>
          <w:marTop w:val="0"/>
          <w:marBottom w:val="0"/>
          <w:divBdr>
            <w:top w:val="none" w:sz="0" w:space="0" w:color="auto"/>
            <w:left w:val="none" w:sz="0" w:space="0" w:color="auto"/>
            <w:bottom w:val="none" w:sz="0" w:space="0" w:color="auto"/>
            <w:right w:val="none" w:sz="0" w:space="0" w:color="auto"/>
          </w:divBdr>
        </w:div>
        <w:div w:id="1041322363">
          <w:marLeft w:val="0"/>
          <w:marRight w:val="0"/>
          <w:marTop w:val="0"/>
          <w:marBottom w:val="0"/>
          <w:divBdr>
            <w:top w:val="none" w:sz="0" w:space="0" w:color="auto"/>
            <w:left w:val="none" w:sz="0" w:space="0" w:color="auto"/>
            <w:bottom w:val="none" w:sz="0" w:space="0" w:color="auto"/>
            <w:right w:val="none" w:sz="0" w:space="0" w:color="auto"/>
          </w:divBdr>
        </w:div>
        <w:div w:id="1768309415">
          <w:marLeft w:val="0"/>
          <w:marRight w:val="0"/>
          <w:marTop w:val="0"/>
          <w:marBottom w:val="0"/>
          <w:divBdr>
            <w:top w:val="none" w:sz="0" w:space="0" w:color="auto"/>
            <w:left w:val="none" w:sz="0" w:space="0" w:color="auto"/>
            <w:bottom w:val="none" w:sz="0" w:space="0" w:color="auto"/>
            <w:right w:val="none" w:sz="0" w:space="0" w:color="auto"/>
          </w:divBdr>
        </w:div>
        <w:div w:id="752581370">
          <w:marLeft w:val="0"/>
          <w:marRight w:val="0"/>
          <w:marTop w:val="0"/>
          <w:marBottom w:val="0"/>
          <w:divBdr>
            <w:top w:val="none" w:sz="0" w:space="0" w:color="auto"/>
            <w:left w:val="none" w:sz="0" w:space="0" w:color="auto"/>
            <w:bottom w:val="none" w:sz="0" w:space="0" w:color="auto"/>
            <w:right w:val="none" w:sz="0" w:space="0" w:color="auto"/>
          </w:divBdr>
        </w:div>
        <w:div w:id="1978021623">
          <w:marLeft w:val="0"/>
          <w:marRight w:val="0"/>
          <w:marTop w:val="0"/>
          <w:marBottom w:val="0"/>
          <w:divBdr>
            <w:top w:val="none" w:sz="0" w:space="0" w:color="auto"/>
            <w:left w:val="none" w:sz="0" w:space="0" w:color="auto"/>
            <w:bottom w:val="none" w:sz="0" w:space="0" w:color="auto"/>
            <w:right w:val="none" w:sz="0" w:space="0" w:color="auto"/>
          </w:divBdr>
        </w:div>
        <w:div w:id="973825856">
          <w:marLeft w:val="0"/>
          <w:marRight w:val="0"/>
          <w:marTop w:val="0"/>
          <w:marBottom w:val="0"/>
          <w:divBdr>
            <w:top w:val="none" w:sz="0" w:space="0" w:color="auto"/>
            <w:left w:val="none" w:sz="0" w:space="0" w:color="auto"/>
            <w:bottom w:val="none" w:sz="0" w:space="0" w:color="auto"/>
            <w:right w:val="none" w:sz="0" w:space="0" w:color="auto"/>
          </w:divBdr>
        </w:div>
        <w:div w:id="894782243">
          <w:marLeft w:val="0"/>
          <w:marRight w:val="0"/>
          <w:marTop w:val="0"/>
          <w:marBottom w:val="0"/>
          <w:divBdr>
            <w:top w:val="none" w:sz="0" w:space="0" w:color="auto"/>
            <w:left w:val="none" w:sz="0" w:space="0" w:color="auto"/>
            <w:bottom w:val="none" w:sz="0" w:space="0" w:color="auto"/>
            <w:right w:val="none" w:sz="0" w:space="0" w:color="auto"/>
          </w:divBdr>
        </w:div>
        <w:div w:id="274479657">
          <w:marLeft w:val="0"/>
          <w:marRight w:val="0"/>
          <w:marTop w:val="0"/>
          <w:marBottom w:val="0"/>
          <w:divBdr>
            <w:top w:val="none" w:sz="0" w:space="0" w:color="auto"/>
            <w:left w:val="none" w:sz="0" w:space="0" w:color="auto"/>
            <w:bottom w:val="none" w:sz="0" w:space="0" w:color="auto"/>
            <w:right w:val="none" w:sz="0" w:space="0" w:color="auto"/>
          </w:divBdr>
        </w:div>
        <w:div w:id="1502741685">
          <w:marLeft w:val="0"/>
          <w:marRight w:val="0"/>
          <w:marTop w:val="0"/>
          <w:marBottom w:val="0"/>
          <w:divBdr>
            <w:top w:val="none" w:sz="0" w:space="0" w:color="auto"/>
            <w:left w:val="none" w:sz="0" w:space="0" w:color="auto"/>
            <w:bottom w:val="none" w:sz="0" w:space="0" w:color="auto"/>
            <w:right w:val="none" w:sz="0" w:space="0" w:color="auto"/>
          </w:divBdr>
        </w:div>
        <w:div w:id="397703187">
          <w:marLeft w:val="0"/>
          <w:marRight w:val="0"/>
          <w:marTop w:val="0"/>
          <w:marBottom w:val="0"/>
          <w:divBdr>
            <w:top w:val="none" w:sz="0" w:space="0" w:color="auto"/>
            <w:left w:val="none" w:sz="0" w:space="0" w:color="auto"/>
            <w:bottom w:val="none" w:sz="0" w:space="0" w:color="auto"/>
            <w:right w:val="none" w:sz="0" w:space="0" w:color="auto"/>
          </w:divBdr>
        </w:div>
        <w:div w:id="690104996">
          <w:marLeft w:val="0"/>
          <w:marRight w:val="0"/>
          <w:marTop w:val="0"/>
          <w:marBottom w:val="0"/>
          <w:divBdr>
            <w:top w:val="none" w:sz="0" w:space="0" w:color="auto"/>
            <w:left w:val="none" w:sz="0" w:space="0" w:color="auto"/>
            <w:bottom w:val="none" w:sz="0" w:space="0" w:color="auto"/>
            <w:right w:val="none" w:sz="0" w:space="0" w:color="auto"/>
          </w:divBdr>
        </w:div>
        <w:div w:id="1476143986">
          <w:marLeft w:val="0"/>
          <w:marRight w:val="0"/>
          <w:marTop w:val="0"/>
          <w:marBottom w:val="0"/>
          <w:divBdr>
            <w:top w:val="none" w:sz="0" w:space="0" w:color="auto"/>
            <w:left w:val="none" w:sz="0" w:space="0" w:color="auto"/>
            <w:bottom w:val="none" w:sz="0" w:space="0" w:color="auto"/>
            <w:right w:val="none" w:sz="0" w:space="0" w:color="auto"/>
          </w:divBdr>
        </w:div>
        <w:div w:id="1043363702">
          <w:marLeft w:val="0"/>
          <w:marRight w:val="0"/>
          <w:marTop w:val="0"/>
          <w:marBottom w:val="0"/>
          <w:divBdr>
            <w:top w:val="none" w:sz="0" w:space="0" w:color="auto"/>
            <w:left w:val="none" w:sz="0" w:space="0" w:color="auto"/>
            <w:bottom w:val="none" w:sz="0" w:space="0" w:color="auto"/>
            <w:right w:val="none" w:sz="0" w:space="0" w:color="auto"/>
          </w:divBdr>
        </w:div>
        <w:div w:id="501895072">
          <w:marLeft w:val="0"/>
          <w:marRight w:val="0"/>
          <w:marTop w:val="0"/>
          <w:marBottom w:val="0"/>
          <w:divBdr>
            <w:top w:val="none" w:sz="0" w:space="0" w:color="auto"/>
            <w:left w:val="none" w:sz="0" w:space="0" w:color="auto"/>
            <w:bottom w:val="none" w:sz="0" w:space="0" w:color="auto"/>
            <w:right w:val="none" w:sz="0" w:space="0" w:color="auto"/>
          </w:divBdr>
        </w:div>
        <w:div w:id="1306473299">
          <w:marLeft w:val="0"/>
          <w:marRight w:val="0"/>
          <w:marTop w:val="0"/>
          <w:marBottom w:val="0"/>
          <w:divBdr>
            <w:top w:val="none" w:sz="0" w:space="0" w:color="auto"/>
            <w:left w:val="none" w:sz="0" w:space="0" w:color="auto"/>
            <w:bottom w:val="none" w:sz="0" w:space="0" w:color="auto"/>
            <w:right w:val="none" w:sz="0" w:space="0" w:color="auto"/>
          </w:divBdr>
        </w:div>
        <w:div w:id="231626770">
          <w:marLeft w:val="0"/>
          <w:marRight w:val="0"/>
          <w:marTop w:val="0"/>
          <w:marBottom w:val="0"/>
          <w:divBdr>
            <w:top w:val="none" w:sz="0" w:space="0" w:color="auto"/>
            <w:left w:val="none" w:sz="0" w:space="0" w:color="auto"/>
            <w:bottom w:val="none" w:sz="0" w:space="0" w:color="auto"/>
            <w:right w:val="none" w:sz="0" w:space="0" w:color="auto"/>
          </w:divBdr>
        </w:div>
        <w:div w:id="1351300127">
          <w:marLeft w:val="0"/>
          <w:marRight w:val="0"/>
          <w:marTop w:val="0"/>
          <w:marBottom w:val="0"/>
          <w:divBdr>
            <w:top w:val="none" w:sz="0" w:space="0" w:color="auto"/>
            <w:left w:val="none" w:sz="0" w:space="0" w:color="auto"/>
            <w:bottom w:val="none" w:sz="0" w:space="0" w:color="auto"/>
            <w:right w:val="none" w:sz="0" w:space="0" w:color="auto"/>
          </w:divBdr>
        </w:div>
        <w:div w:id="726105995">
          <w:marLeft w:val="0"/>
          <w:marRight w:val="0"/>
          <w:marTop w:val="0"/>
          <w:marBottom w:val="0"/>
          <w:divBdr>
            <w:top w:val="none" w:sz="0" w:space="0" w:color="auto"/>
            <w:left w:val="none" w:sz="0" w:space="0" w:color="auto"/>
            <w:bottom w:val="none" w:sz="0" w:space="0" w:color="auto"/>
            <w:right w:val="none" w:sz="0" w:space="0" w:color="auto"/>
          </w:divBdr>
        </w:div>
        <w:div w:id="325329258">
          <w:marLeft w:val="0"/>
          <w:marRight w:val="0"/>
          <w:marTop w:val="0"/>
          <w:marBottom w:val="0"/>
          <w:divBdr>
            <w:top w:val="none" w:sz="0" w:space="0" w:color="auto"/>
            <w:left w:val="none" w:sz="0" w:space="0" w:color="auto"/>
            <w:bottom w:val="none" w:sz="0" w:space="0" w:color="auto"/>
            <w:right w:val="none" w:sz="0" w:space="0" w:color="auto"/>
          </w:divBdr>
        </w:div>
        <w:div w:id="1635677399">
          <w:marLeft w:val="0"/>
          <w:marRight w:val="0"/>
          <w:marTop w:val="0"/>
          <w:marBottom w:val="0"/>
          <w:divBdr>
            <w:top w:val="none" w:sz="0" w:space="0" w:color="auto"/>
            <w:left w:val="none" w:sz="0" w:space="0" w:color="auto"/>
            <w:bottom w:val="none" w:sz="0" w:space="0" w:color="auto"/>
            <w:right w:val="none" w:sz="0" w:space="0" w:color="auto"/>
          </w:divBdr>
        </w:div>
        <w:div w:id="202133578">
          <w:marLeft w:val="0"/>
          <w:marRight w:val="0"/>
          <w:marTop w:val="0"/>
          <w:marBottom w:val="0"/>
          <w:divBdr>
            <w:top w:val="none" w:sz="0" w:space="0" w:color="auto"/>
            <w:left w:val="none" w:sz="0" w:space="0" w:color="auto"/>
            <w:bottom w:val="none" w:sz="0" w:space="0" w:color="auto"/>
            <w:right w:val="none" w:sz="0" w:space="0" w:color="auto"/>
          </w:divBdr>
        </w:div>
        <w:div w:id="1129007606">
          <w:marLeft w:val="0"/>
          <w:marRight w:val="0"/>
          <w:marTop w:val="0"/>
          <w:marBottom w:val="0"/>
          <w:divBdr>
            <w:top w:val="none" w:sz="0" w:space="0" w:color="auto"/>
            <w:left w:val="none" w:sz="0" w:space="0" w:color="auto"/>
            <w:bottom w:val="none" w:sz="0" w:space="0" w:color="auto"/>
            <w:right w:val="none" w:sz="0" w:space="0" w:color="auto"/>
          </w:divBdr>
        </w:div>
        <w:div w:id="47994257">
          <w:marLeft w:val="0"/>
          <w:marRight w:val="0"/>
          <w:marTop w:val="0"/>
          <w:marBottom w:val="0"/>
          <w:divBdr>
            <w:top w:val="none" w:sz="0" w:space="0" w:color="auto"/>
            <w:left w:val="none" w:sz="0" w:space="0" w:color="auto"/>
            <w:bottom w:val="none" w:sz="0" w:space="0" w:color="auto"/>
            <w:right w:val="none" w:sz="0" w:space="0" w:color="auto"/>
          </w:divBdr>
        </w:div>
        <w:div w:id="943726975">
          <w:marLeft w:val="0"/>
          <w:marRight w:val="0"/>
          <w:marTop w:val="0"/>
          <w:marBottom w:val="0"/>
          <w:divBdr>
            <w:top w:val="none" w:sz="0" w:space="0" w:color="auto"/>
            <w:left w:val="none" w:sz="0" w:space="0" w:color="auto"/>
            <w:bottom w:val="none" w:sz="0" w:space="0" w:color="auto"/>
            <w:right w:val="none" w:sz="0" w:space="0" w:color="auto"/>
          </w:divBdr>
        </w:div>
        <w:div w:id="151333925">
          <w:marLeft w:val="0"/>
          <w:marRight w:val="0"/>
          <w:marTop w:val="0"/>
          <w:marBottom w:val="0"/>
          <w:divBdr>
            <w:top w:val="none" w:sz="0" w:space="0" w:color="auto"/>
            <w:left w:val="none" w:sz="0" w:space="0" w:color="auto"/>
            <w:bottom w:val="none" w:sz="0" w:space="0" w:color="auto"/>
            <w:right w:val="none" w:sz="0" w:space="0" w:color="auto"/>
          </w:divBdr>
        </w:div>
        <w:div w:id="378361334">
          <w:marLeft w:val="0"/>
          <w:marRight w:val="0"/>
          <w:marTop w:val="0"/>
          <w:marBottom w:val="0"/>
          <w:divBdr>
            <w:top w:val="none" w:sz="0" w:space="0" w:color="auto"/>
            <w:left w:val="none" w:sz="0" w:space="0" w:color="auto"/>
            <w:bottom w:val="none" w:sz="0" w:space="0" w:color="auto"/>
            <w:right w:val="none" w:sz="0" w:space="0" w:color="auto"/>
          </w:divBdr>
        </w:div>
        <w:div w:id="1651252474">
          <w:marLeft w:val="0"/>
          <w:marRight w:val="0"/>
          <w:marTop w:val="0"/>
          <w:marBottom w:val="0"/>
          <w:divBdr>
            <w:top w:val="none" w:sz="0" w:space="0" w:color="auto"/>
            <w:left w:val="none" w:sz="0" w:space="0" w:color="auto"/>
            <w:bottom w:val="none" w:sz="0" w:space="0" w:color="auto"/>
            <w:right w:val="none" w:sz="0" w:space="0" w:color="auto"/>
          </w:divBdr>
        </w:div>
        <w:div w:id="969171255">
          <w:marLeft w:val="0"/>
          <w:marRight w:val="0"/>
          <w:marTop w:val="0"/>
          <w:marBottom w:val="0"/>
          <w:divBdr>
            <w:top w:val="none" w:sz="0" w:space="0" w:color="auto"/>
            <w:left w:val="none" w:sz="0" w:space="0" w:color="auto"/>
            <w:bottom w:val="none" w:sz="0" w:space="0" w:color="auto"/>
            <w:right w:val="none" w:sz="0" w:space="0" w:color="auto"/>
          </w:divBdr>
        </w:div>
        <w:div w:id="618074375">
          <w:marLeft w:val="0"/>
          <w:marRight w:val="0"/>
          <w:marTop w:val="0"/>
          <w:marBottom w:val="0"/>
          <w:divBdr>
            <w:top w:val="none" w:sz="0" w:space="0" w:color="auto"/>
            <w:left w:val="none" w:sz="0" w:space="0" w:color="auto"/>
            <w:bottom w:val="none" w:sz="0" w:space="0" w:color="auto"/>
            <w:right w:val="none" w:sz="0" w:space="0" w:color="auto"/>
          </w:divBdr>
        </w:div>
        <w:div w:id="924194472">
          <w:marLeft w:val="0"/>
          <w:marRight w:val="0"/>
          <w:marTop w:val="0"/>
          <w:marBottom w:val="0"/>
          <w:divBdr>
            <w:top w:val="none" w:sz="0" w:space="0" w:color="auto"/>
            <w:left w:val="none" w:sz="0" w:space="0" w:color="auto"/>
            <w:bottom w:val="none" w:sz="0" w:space="0" w:color="auto"/>
            <w:right w:val="none" w:sz="0" w:space="0" w:color="auto"/>
          </w:divBdr>
        </w:div>
        <w:div w:id="1120614555">
          <w:marLeft w:val="0"/>
          <w:marRight w:val="0"/>
          <w:marTop w:val="0"/>
          <w:marBottom w:val="0"/>
          <w:divBdr>
            <w:top w:val="none" w:sz="0" w:space="0" w:color="auto"/>
            <w:left w:val="none" w:sz="0" w:space="0" w:color="auto"/>
            <w:bottom w:val="none" w:sz="0" w:space="0" w:color="auto"/>
            <w:right w:val="none" w:sz="0" w:space="0" w:color="auto"/>
          </w:divBdr>
        </w:div>
        <w:div w:id="529342080">
          <w:marLeft w:val="0"/>
          <w:marRight w:val="0"/>
          <w:marTop w:val="0"/>
          <w:marBottom w:val="0"/>
          <w:divBdr>
            <w:top w:val="none" w:sz="0" w:space="0" w:color="auto"/>
            <w:left w:val="none" w:sz="0" w:space="0" w:color="auto"/>
            <w:bottom w:val="none" w:sz="0" w:space="0" w:color="auto"/>
            <w:right w:val="none" w:sz="0" w:space="0" w:color="auto"/>
          </w:divBdr>
        </w:div>
        <w:div w:id="541282722">
          <w:marLeft w:val="0"/>
          <w:marRight w:val="0"/>
          <w:marTop w:val="0"/>
          <w:marBottom w:val="0"/>
          <w:divBdr>
            <w:top w:val="none" w:sz="0" w:space="0" w:color="auto"/>
            <w:left w:val="none" w:sz="0" w:space="0" w:color="auto"/>
            <w:bottom w:val="none" w:sz="0" w:space="0" w:color="auto"/>
            <w:right w:val="none" w:sz="0" w:space="0" w:color="auto"/>
          </w:divBdr>
        </w:div>
        <w:div w:id="1553925391">
          <w:marLeft w:val="0"/>
          <w:marRight w:val="0"/>
          <w:marTop w:val="0"/>
          <w:marBottom w:val="0"/>
          <w:divBdr>
            <w:top w:val="none" w:sz="0" w:space="0" w:color="auto"/>
            <w:left w:val="none" w:sz="0" w:space="0" w:color="auto"/>
            <w:bottom w:val="none" w:sz="0" w:space="0" w:color="auto"/>
            <w:right w:val="none" w:sz="0" w:space="0" w:color="auto"/>
          </w:divBdr>
        </w:div>
        <w:div w:id="418721238">
          <w:marLeft w:val="0"/>
          <w:marRight w:val="0"/>
          <w:marTop w:val="0"/>
          <w:marBottom w:val="0"/>
          <w:divBdr>
            <w:top w:val="none" w:sz="0" w:space="0" w:color="auto"/>
            <w:left w:val="none" w:sz="0" w:space="0" w:color="auto"/>
            <w:bottom w:val="none" w:sz="0" w:space="0" w:color="auto"/>
            <w:right w:val="none" w:sz="0" w:space="0" w:color="auto"/>
          </w:divBdr>
        </w:div>
        <w:div w:id="1956861976">
          <w:marLeft w:val="0"/>
          <w:marRight w:val="0"/>
          <w:marTop w:val="0"/>
          <w:marBottom w:val="0"/>
          <w:divBdr>
            <w:top w:val="none" w:sz="0" w:space="0" w:color="auto"/>
            <w:left w:val="none" w:sz="0" w:space="0" w:color="auto"/>
            <w:bottom w:val="none" w:sz="0" w:space="0" w:color="auto"/>
            <w:right w:val="none" w:sz="0" w:space="0" w:color="auto"/>
          </w:divBdr>
        </w:div>
        <w:div w:id="870998333">
          <w:marLeft w:val="0"/>
          <w:marRight w:val="0"/>
          <w:marTop w:val="0"/>
          <w:marBottom w:val="0"/>
          <w:divBdr>
            <w:top w:val="none" w:sz="0" w:space="0" w:color="auto"/>
            <w:left w:val="none" w:sz="0" w:space="0" w:color="auto"/>
            <w:bottom w:val="none" w:sz="0" w:space="0" w:color="auto"/>
            <w:right w:val="none" w:sz="0" w:space="0" w:color="auto"/>
          </w:divBdr>
        </w:div>
        <w:div w:id="312872806">
          <w:marLeft w:val="0"/>
          <w:marRight w:val="0"/>
          <w:marTop w:val="0"/>
          <w:marBottom w:val="0"/>
          <w:divBdr>
            <w:top w:val="none" w:sz="0" w:space="0" w:color="auto"/>
            <w:left w:val="none" w:sz="0" w:space="0" w:color="auto"/>
            <w:bottom w:val="none" w:sz="0" w:space="0" w:color="auto"/>
            <w:right w:val="none" w:sz="0" w:space="0" w:color="auto"/>
          </w:divBdr>
        </w:div>
        <w:div w:id="1167864509">
          <w:marLeft w:val="0"/>
          <w:marRight w:val="0"/>
          <w:marTop w:val="0"/>
          <w:marBottom w:val="0"/>
          <w:divBdr>
            <w:top w:val="none" w:sz="0" w:space="0" w:color="auto"/>
            <w:left w:val="none" w:sz="0" w:space="0" w:color="auto"/>
            <w:bottom w:val="none" w:sz="0" w:space="0" w:color="auto"/>
            <w:right w:val="none" w:sz="0" w:space="0" w:color="auto"/>
          </w:divBdr>
        </w:div>
        <w:div w:id="324163407">
          <w:marLeft w:val="0"/>
          <w:marRight w:val="0"/>
          <w:marTop w:val="0"/>
          <w:marBottom w:val="0"/>
          <w:divBdr>
            <w:top w:val="none" w:sz="0" w:space="0" w:color="auto"/>
            <w:left w:val="none" w:sz="0" w:space="0" w:color="auto"/>
            <w:bottom w:val="none" w:sz="0" w:space="0" w:color="auto"/>
            <w:right w:val="none" w:sz="0" w:space="0" w:color="auto"/>
          </w:divBdr>
        </w:div>
        <w:div w:id="288319212">
          <w:marLeft w:val="0"/>
          <w:marRight w:val="0"/>
          <w:marTop w:val="0"/>
          <w:marBottom w:val="0"/>
          <w:divBdr>
            <w:top w:val="none" w:sz="0" w:space="0" w:color="auto"/>
            <w:left w:val="none" w:sz="0" w:space="0" w:color="auto"/>
            <w:bottom w:val="none" w:sz="0" w:space="0" w:color="auto"/>
            <w:right w:val="none" w:sz="0" w:space="0" w:color="auto"/>
          </w:divBdr>
        </w:div>
        <w:div w:id="414670754">
          <w:marLeft w:val="0"/>
          <w:marRight w:val="0"/>
          <w:marTop w:val="0"/>
          <w:marBottom w:val="0"/>
          <w:divBdr>
            <w:top w:val="none" w:sz="0" w:space="0" w:color="auto"/>
            <w:left w:val="none" w:sz="0" w:space="0" w:color="auto"/>
            <w:bottom w:val="none" w:sz="0" w:space="0" w:color="auto"/>
            <w:right w:val="none" w:sz="0" w:space="0" w:color="auto"/>
          </w:divBdr>
        </w:div>
        <w:div w:id="1918123585">
          <w:marLeft w:val="0"/>
          <w:marRight w:val="0"/>
          <w:marTop w:val="0"/>
          <w:marBottom w:val="0"/>
          <w:divBdr>
            <w:top w:val="none" w:sz="0" w:space="0" w:color="auto"/>
            <w:left w:val="none" w:sz="0" w:space="0" w:color="auto"/>
            <w:bottom w:val="none" w:sz="0" w:space="0" w:color="auto"/>
            <w:right w:val="none" w:sz="0" w:space="0" w:color="auto"/>
          </w:divBdr>
        </w:div>
        <w:div w:id="1624387299">
          <w:marLeft w:val="0"/>
          <w:marRight w:val="0"/>
          <w:marTop w:val="0"/>
          <w:marBottom w:val="0"/>
          <w:divBdr>
            <w:top w:val="none" w:sz="0" w:space="0" w:color="auto"/>
            <w:left w:val="none" w:sz="0" w:space="0" w:color="auto"/>
            <w:bottom w:val="none" w:sz="0" w:space="0" w:color="auto"/>
            <w:right w:val="none" w:sz="0" w:space="0" w:color="auto"/>
          </w:divBdr>
        </w:div>
        <w:div w:id="1553342986">
          <w:marLeft w:val="0"/>
          <w:marRight w:val="0"/>
          <w:marTop w:val="0"/>
          <w:marBottom w:val="0"/>
          <w:divBdr>
            <w:top w:val="none" w:sz="0" w:space="0" w:color="auto"/>
            <w:left w:val="none" w:sz="0" w:space="0" w:color="auto"/>
            <w:bottom w:val="none" w:sz="0" w:space="0" w:color="auto"/>
            <w:right w:val="none" w:sz="0" w:space="0" w:color="auto"/>
          </w:divBdr>
        </w:div>
        <w:div w:id="1860585868">
          <w:marLeft w:val="0"/>
          <w:marRight w:val="0"/>
          <w:marTop w:val="0"/>
          <w:marBottom w:val="0"/>
          <w:divBdr>
            <w:top w:val="none" w:sz="0" w:space="0" w:color="auto"/>
            <w:left w:val="none" w:sz="0" w:space="0" w:color="auto"/>
            <w:bottom w:val="none" w:sz="0" w:space="0" w:color="auto"/>
            <w:right w:val="none" w:sz="0" w:space="0" w:color="auto"/>
          </w:divBdr>
        </w:div>
        <w:div w:id="702554235">
          <w:marLeft w:val="0"/>
          <w:marRight w:val="0"/>
          <w:marTop w:val="0"/>
          <w:marBottom w:val="0"/>
          <w:divBdr>
            <w:top w:val="none" w:sz="0" w:space="0" w:color="auto"/>
            <w:left w:val="none" w:sz="0" w:space="0" w:color="auto"/>
            <w:bottom w:val="none" w:sz="0" w:space="0" w:color="auto"/>
            <w:right w:val="none" w:sz="0" w:space="0" w:color="auto"/>
          </w:divBdr>
        </w:div>
        <w:div w:id="634216080">
          <w:marLeft w:val="0"/>
          <w:marRight w:val="0"/>
          <w:marTop w:val="0"/>
          <w:marBottom w:val="0"/>
          <w:divBdr>
            <w:top w:val="none" w:sz="0" w:space="0" w:color="auto"/>
            <w:left w:val="none" w:sz="0" w:space="0" w:color="auto"/>
            <w:bottom w:val="none" w:sz="0" w:space="0" w:color="auto"/>
            <w:right w:val="none" w:sz="0" w:space="0" w:color="auto"/>
          </w:divBdr>
        </w:div>
        <w:div w:id="1765875349">
          <w:marLeft w:val="0"/>
          <w:marRight w:val="0"/>
          <w:marTop w:val="0"/>
          <w:marBottom w:val="0"/>
          <w:divBdr>
            <w:top w:val="none" w:sz="0" w:space="0" w:color="auto"/>
            <w:left w:val="none" w:sz="0" w:space="0" w:color="auto"/>
            <w:bottom w:val="none" w:sz="0" w:space="0" w:color="auto"/>
            <w:right w:val="none" w:sz="0" w:space="0" w:color="auto"/>
          </w:divBdr>
        </w:div>
        <w:div w:id="1502232061">
          <w:marLeft w:val="0"/>
          <w:marRight w:val="0"/>
          <w:marTop w:val="0"/>
          <w:marBottom w:val="0"/>
          <w:divBdr>
            <w:top w:val="none" w:sz="0" w:space="0" w:color="auto"/>
            <w:left w:val="none" w:sz="0" w:space="0" w:color="auto"/>
            <w:bottom w:val="none" w:sz="0" w:space="0" w:color="auto"/>
            <w:right w:val="none" w:sz="0" w:space="0" w:color="auto"/>
          </w:divBdr>
        </w:div>
        <w:div w:id="1074278238">
          <w:marLeft w:val="0"/>
          <w:marRight w:val="0"/>
          <w:marTop w:val="0"/>
          <w:marBottom w:val="0"/>
          <w:divBdr>
            <w:top w:val="none" w:sz="0" w:space="0" w:color="auto"/>
            <w:left w:val="none" w:sz="0" w:space="0" w:color="auto"/>
            <w:bottom w:val="none" w:sz="0" w:space="0" w:color="auto"/>
            <w:right w:val="none" w:sz="0" w:space="0" w:color="auto"/>
          </w:divBdr>
        </w:div>
        <w:div w:id="1083262021">
          <w:marLeft w:val="0"/>
          <w:marRight w:val="0"/>
          <w:marTop w:val="0"/>
          <w:marBottom w:val="0"/>
          <w:divBdr>
            <w:top w:val="none" w:sz="0" w:space="0" w:color="auto"/>
            <w:left w:val="none" w:sz="0" w:space="0" w:color="auto"/>
            <w:bottom w:val="none" w:sz="0" w:space="0" w:color="auto"/>
            <w:right w:val="none" w:sz="0" w:space="0" w:color="auto"/>
          </w:divBdr>
        </w:div>
        <w:div w:id="442919544">
          <w:marLeft w:val="0"/>
          <w:marRight w:val="0"/>
          <w:marTop w:val="0"/>
          <w:marBottom w:val="0"/>
          <w:divBdr>
            <w:top w:val="none" w:sz="0" w:space="0" w:color="auto"/>
            <w:left w:val="none" w:sz="0" w:space="0" w:color="auto"/>
            <w:bottom w:val="none" w:sz="0" w:space="0" w:color="auto"/>
            <w:right w:val="none" w:sz="0" w:space="0" w:color="auto"/>
          </w:divBdr>
        </w:div>
        <w:div w:id="691878986">
          <w:marLeft w:val="0"/>
          <w:marRight w:val="0"/>
          <w:marTop w:val="0"/>
          <w:marBottom w:val="0"/>
          <w:divBdr>
            <w:top w:val="none" w:sz="0" w:space="0" w:color="auto"/>
            <w:left w:val="none" w:sz="0" w:space="0" w:color="auto"/>
            <w:bottom w:val="none" w:sz="0" w:space="0" w:color="auto"/>
            <w:right w:val="none" w:sz="0" w:space="0" w:color="auto"/>
          </w:divBdr>
        </w:div>
        <w:div w:id="2113669331">
          <w:marLeft w:val="0"/>
          <w:marRight w:val="0"/>
          <w:marTop w:val="0"/>
          <w:marBottom w:val="0"/>
          <w:divBdr>
            <w:top w:val="none" w:sz="0" w:space="0" w:color="auto"/>
            <w:left w:val="none" w:sz="0" w:space="0" w:color="auto"/>
            <w:bottom w:val="none" w:sz="0" w:space="0" w:color="auto"/>
            <w:right w:val="none" w:sz="0" w:space="0" w:color="auto"/>
          </w:divBdr>
        </w:div>
        <w:div w:id="237446139">
          <w:marLeft w:val="0"/>
          <w:marRight w:val="0"/>
          <w:marTop w:val="0"/>
          <w:marBottom w:val="0"/>
          <w:divBdr>
            <w:top w:val="none" w:sz="0" w:space="0" w:color="auto"/>
            <w:left w:val="none" w:sz="0" w:space="0" w:color="auto"/>
            <w:bottom w:val="none" w:sz="0" w:space="0" w:color="auto"/>
            <w:right w:val="none" w:sz="0" w:space="0" w:color="auto"/>
          </w:divBdr>
        </w:div>
        <w:div w:id="1876040887">
          <w:marLeft w:val="0"/>
          <w:marRight w:val="0"/>
          <w:marTop w:val="0"/>
          <w:marBottom w:val="0"/>
          <w:divBdr>
            <w:top w:val="none" w:sz="0" w:space="0" w:color="auto"/>
            <w:left w:val="none" w:sz="0" w:space="0" w:color="auto"/>
            <w:bottom w:val="none" w:sz="0" w:space="0" w:color="auto"/>
            <w:right w:val="none" w:sz="0" w:space="0" w:color="auto"/>
          </w:divBdr>
        </w:div>
        <w:div w:id="875584209">
          <w:marLeft w:val="0"/>
          <w:marRight w:val="0"/>
          <w:marTop w:val="0"/>
          <w:marBottom w:val="0"/>
          <w:divBdr>
            <w:top w:val="none" w:sz="0" w:space="0" w:color="auto"/>
            <w:left w:val="none" w:sz="0" w:space="0" w:color="auto"/>
            <w:bottom w:val="none" w:sz="0" w:space="0" w:color="auto"/>
            <w:right w:val="none" w:sz="0" w:space="0" w:color="auto"/>
          </w:divBdr>
        </w:div>
        <w:div w:id="674958137">
          <w:marLeft w:val="0"/>
          <w:marRight w:val="0"/>
          <w:marTop w:val="0"/>
          <w:marBottom w:val="0"/>
          <w:divBdr>
            <w:top w:val="none" w:sz="0" w:space="0" w:color="auto"/>
            <w:left w:val="none" w:sz="0" w:space="0" w:color="auto"/>
            <w:bottom w:val="none" w:sz="0" w:space="0" w:color="auto"/>
            <w:right w:val="none" w:sz="0" w:space="0" w:color="auto"/>
          </w:divBdr>
        </w:div>
        <w:div w:id="119156545">
          <w:marLeft w:val="0"/>
          <w:marRight w:val="0"/>
          <w:marTop w:val="0"/>
          <w:marBottom w:val="0"/>
          <w:divBdr>
            <w:top w:val="none" w:sz="0" w:space="0" w:color="auto"/>
            <w:left w:val="none" w:sz="0" w:space="0" w:color="auto"/>
            <w:bottom w:val="none" w:sz="0" w:space="0" w:color="auto"/>
            <w:right w:val="none" w:sz="0" w:space="0" w:color="auto"/>
          </w:divBdr>
        </w:div>
        <w:div w:id="1652170628">
          <w:marLeft w:val="0"/>
          <w:marRight w:val="0"/>
          <w:marTop w:val="0"/>
          <w:marBottom w:val="0"/>
          <w:divBdr>
            <w:top w:val="none" w:sz="0" w:space="0" w:color="auto"/>
            <w:left w:val="none" w:sz="0" w:space="0" w:color="auto"/>
            <w:bottom w:val="none" w:sz="0" w:space="0" w:color="auto"/>
            <w:right w:val="none" w:sz="0" w:space="0" w:color="auto"/>
          </w:divBdr>
        </w:div>
        <w:div w:id="230694838">
          <w:marLeft w:val="0"/>
          <w:marRight w:val="0"/>
          <w:marTop w:val="0"/>
          <w:marBottom w:val="0"/>
          <w:divBdr>
            <w:top w:val="none" w:sz="0" w:space="0" w:color="auto"/>
            <w:left w:val="none" w:sz="0" w:space="0" w:color="auto"/>
            <w:bottom w:val="none" w:sz="0" w:space="0" w:color="auto"/>
            <w:right w:val="none" w:sz="0" w:space="0" w:color="auto"/>
          </w:divBdr>
        </w:div>
        <w:div w:id="318391632">
          <w:marLeft w:val="0"/>
          <w:marRight w:val="0"/>
          <w:marTop w:val="0"/>
          <w:marBottom w:val="0"/>
          <w:divBdr>
            <w:top w:val="none" w:sz="0" w:space="0" w:color="auto"/>
            <w:left w:val="none" w:sz="0" w:space="0" w:color="auto"/>
            <w:bottom w:val="none" w:sz="0" w:space="0" w:color="auto"/>
            <w:right w:val="none" w:sz="0" w:space="0" w:color="auto"/>
          </w:divBdr>
        </w:div>
        <w:div w:id="756487522">
          <w:marLeft w:val="0"/>
          <w:marRight w:val="0"/>
          <w:marTop w:val="0"/>
          <w:marBottom w:val="0"/>
          <w:divBdr>
            <w:top w:val="none" w:sz="0" w:space="0" w:color="auto"/>
            <w:left w:val="none" w:sz="0" w:space="0" w:color="auto"/>
            <w:bottom w:val="none" w:sz="0" w:space="0" w:color="auto"/>
            <w:right w:val="none" w:sz="0" w:space="0" w:color="auto"/>
          </w:divBdr>
        </w:div>
        <w:div w:id="1443188285">
          <w:marLeft w:val="0"/>
          <w:marRight w:val="0"/>
          <w:marTop w:val="0"/>
          <w:marBottom w:val="0"/>
          <w:divBdr>
            <w:top w:val="none" w:sz="0" w:space="0" w:color="auto"/>
            <w:left w:val="none" w:sz="0" w:space="0" w:color="auto"/>
            <w:bottom w:val="none" w:sz="0" w:space="0" w:color="auto"/>
            <w:right w:val="none" w:sz="0" w:space="0" w:color="auto"/>
          </w:divBdr>
        </w:div>
        <w:div w:id="692847293">
          <w:marLeft w:val="0"/>
          <w:marRight w:val="0"/>
          <w:marTop w:val="0"/>
          <w:marBottom w:val="0"/>
          <w:divBdr>
            <w:top w:val="none" w:sz="0" w:space="0" w:color="auto"/>
            <w:left w:val="none" w:sz="0" w:space="0" w:color="auto"/>
            <w:bottom w:val="none" w:sz="0" w:space="0" w:color="auto"/>
            <w:right w:val="none" w:sz="0" w:space="0" w:color="auto"/>
          </w:divBdr>
        </w:div>
        <w:div w:id="438910607">
          <w:marLeft w:val="0"/>
          <w:marRight w:val="0"/>
          <w:marTop w:val="0"/>
          <w:marBottom w:val="0"/>
          <w:divBdr>
            <w:top w:val="none" w:sz="0" w:space="0" w:color="auto"/>
            <w:left w:val="none" w:sz="0" w:space="0" w:color="auto"/>
            <w:bottom w:val="none" w:sz="0" w:space="0" w:color="auto"/>
            <w:right w:val="none" w:sz="0" w:space="0" w:color="auto"/>
          </w:divBdr>
        </w:div>
        <w:div w:id="105662637">
          <w:marLeft w:val="0"/>
          <w:marRight w:val="0"/>
          <w:marTop w:val="0"/>
          <w:marBottom w:val="0"/>
          <w:divBdr>
            <w:top w:val="none" w:sz="0" w:space="0" w:color="auto"/>
            <w:left w:val="none" w:sz="0" w:space="0" w:color="auto"/>
            <w:bottom w:val="none" w:sz="0" w:space="0" w:color="auto"/>
            <w:right w:val="none" w:sz="0" w:space="0" w:color="auto"/>
          </w:divBdr>
        </w:div>
        <w:div w:id="1122110686">
          <w:marLeft w:val="0"/>
          <w:marRight w:val="0"/>
          <w:marTop w:val="0"/>
          <w:marBottom w:val="0"/>
          <w:divBdr>
            <w:top w:val="none" w:sz="0" w:space="0" w:color="auto"/>
            <w:left w:val="none" w:sz="0" w:space="0" w:color="auto"/>
            <w:bottom w:val="none" w:sz="0" w:space="0" w:color="auto"/>
            <w:right w:val="none" w:sz="0" w:space="0" w:color="auto"/>
          </w:divBdr>
        </w:div>
        <w:div w:id="675767290">
          <w:marLeft w:val="0"/>
          <w:marRight w:val="0"/>
          <w:marTop w:val="0"/>
          <w:marBottom w:val="0"/>
          <w:divBdr>
            <w:top w:val="none" w:sz="0" w:space="0" w:color="auto"/>
            <w:left w:val="none" w:sz="0" w:space="0" w:color="auto"/>
            <w:bottom w:val="none" w:sz="0" w:space="0" w:color="auto"/>
            <w:right w:val="none" w:sz="0" w:space="0" w:color="auto"/>
          </w:divBdr>
        </w:div>
        <w:div w:id="197663907">
          <w:marLeft w:val="0"/>
          <w:marRight w:val="0"/>
          <w:marTop w:val="0"/>
          <w:marBottom w:val="0"/>
          <w:divBdr>
            <w:top w:val="none" w:sz="0" w:space="0" w:color="auto"/>
            <w:left w:val="none" w:sz="0" w:space="0" w:color="auto"/>
            <w:bottom w:val="none" w:sz="0" w:space="0" w:color="auto"/>
            <w:right w:val="none" w:sz="0" w:space="0" w:color="auto"/>
          </w:divBdr>
        </w:div>
        <w:div w:id="989211217">
          <w:marLeft w:val="0"/>
          <w:marRight w:val="0"/>
          <w:marTop w:val="0"/>
          <w:marBottom w:val="0"/>
          <w:divBdr>
            <w:top w:val="none" w:sz="0" w:space="0" w:color="auto"/>
            <w:left w:val="none" w:sz="0" w:space="0" w:color="auto"/>
            <w:bottom w:val="none" w:sz="0" w:space="0" w:color="auto"/>
            <w:right w:val="none" w:sz="0" w:space="0" w:color="auto"/>
          </w:divBdr>
        </w:div>
        <w:div w:id="1799444450">
          <w:marLeft w:val="0"/>
          <w:marRight w:val="0"/>
          <w:marTop w:val="0"/>
          <w:marBottom w:val="0"/>
          <w:divBdr>
            <w:top w:val="none" w:sz="0" w:space="0" w:color="auto"/>
            <w:left w:val="none" w:sz="0" w:space="0" w:color="auto"/>
            <w:bottom w:val="none" w:sz="0" w:space="0" w:color="auto"/>
            <w:right w:val="none" w:sz="0" w:space="0" w:color="auto"/>
          </w:divBdr>
        </w:div>
        <w:div w:id="255016732">
          <w:marLeft w:val="0"/>
          <w:marRight w:val="0"/>
          <w:marTop w:val="0"/>
          <w:marBottom w:val="0"/>
          <w:divBdr>
            <w:top w:val="none" w:sz="0" w:space="0" w:color="auto"/>
            <w:left w:val="none" w:sz="0" w:space="0" w:color="auto"/>
            <w:bottom w:val="none" w:sz="0" w:space="0" w:color="auto"/>
            <w:right w:val="none" w:sz="0" w:space="0" w:color="auto"/>
          </w:divBdr>
        </w:div>
        <w:div w:id="558787462">
          <w:marLeft w:val="0"/>
          <w:marRight w:val="0"/>
          <w:marTop w:val="0"/>
          <w:marBottom w:val="0"/>
          <w:divBdr>
            <w:top w:val="none" w:sz="0" w:space="0" w:color="auto"/>
            <w:left w:val="none" w:sz="0" w:space="0" w:color="auto"/>
            <w:bottom w:val="none" w:sz="0" w:space="0" w:color="auto"/>
            <w:right w:val="none" w:sz="0" w:space="0" w:color="auto"/>
          </w:divBdr>
        </w:div>
        <w:div w:id="477578305">
          <w:marLeft w:val="0"/>
          <w:marRight w:val="0"/>
          <w:marTop w:val="0"/>
          <w:marBottom w:val="0"/>
          <w:divBdr>
            <w:top w:val="none" w:sz="0" w:space="0" w:color="auto"/>
            <w:left w:val="none" w:sz="0" w:space="0" w:color="auto"/>
            <w:bottom w:val="none" w:sz="0" w:space="0" w:color="auto"/>
            <w:right w:val="none" w:sz="0" w:space="0" w:color="auto"/>
          </w:divBdr>
        </w:div>
        <w:div w:id="29192410">
          <w:marLeft w:val="0"/>
          <w:marRight w:val="0"/>
          <w:marTop w:val="0"/>
          <w:marBottom w:val="0"/>
          <w:divBdr>
            <w:top w:val="none" w:sz="0" w:space="0" w:color="auto"/>
            <w:left w:val="none" w:sz="0" w:space="0" w:color="auto"/>
            <w:bottom w:val="none" w:sz="0" w:space="0" w:color="auto"/>
            <w:right w:val="none" w:sz="0" w:space="0" w:color="auto"/>
          </w:divBdr>
        </w:div>
        <w:div w:id="2067949644">
          <w:marLeft w:val="0"/>
          <w:marRight w:val="0"/>
          <w:marTop w:val="0"/>
          <w:marBottom w:val="0"/>
          <w:divBdr>
            <w:top w:val="none" w:sz="0" w:space="0" w:color="auto"/>
            <w:left w:val="none" w:sz="0" w:space="0" w:color="auto"/>
            <w:bottom w:val="none" w:sz="0" w:space="0" w:color="auto"/>
            <w:right w:val="none" w:sz="0" w:space="0" w:color="auto"/>
          </w:divBdr>
        </w:div>
        <w:div w:id="1187910995">
          <w:marLeft w:val="0"/>
          <w:marRight w:val="0"/>
          <w:marTop w:val="0"/>
          <w:marBottom w:val="0"/>
          <w:divBdr>
            <w:top w:val="none" w:sz="0" w:space="0" w:color="auto"/>
            <w:left w:val="none" w:sz="0" w:space="0" w:color="auto"/>
            <w:bottom w:val="none" w:sz="0" w:space="0" w:color="auto"/>
            <w:right w:val="none" w:sz="0" w:space="0" w:color="auto"/>
          </w:divBdr>
        </w:div>
        <w:div w:id="391975391">
          <w:marLeft w:val="0"/>
          <w:marRight w:val="0"/>
          <w:marTop w:val="0"/>
          <w:marBottom w:val="0"/>
          <w:divBdr>
            <w:top w:val="none" w:sz="0" w:space="0" w:color="auto"/>
            <w:left w:val="none" w:sz="0" w:space="0" w:color="auto"/>
            <w:bottom w:val="none" w:sz="0" w:space="0" w:color="auto"/>
            <w:right w:val="none" w:sz="0" w:space="0" w:color="auto"/>
          </w:divBdr>
        </w:div>
        <w:div w:id="416947163">
          <w:marLeft w:val="0"/>
          <w:marRight w:val="0"/>
          <w:marTop w:val="0"/>
          <w:marBottom w:val="0"/>
          <w:divBdr>
            <w:top w:val="none" w:sz="0" w:space="0" w:color="auto"/>
            <w:left w:val="none" w:sz="0" w:space="0" w:color="auto"/>
            <w:bottom w:val="none" w:sz="0" w:space="0" w:color="auto"/>
            <w:right w:val="none" w:sz="0" w:space="0" w:color="auto"/>
          </w:divBdr>
        </w:div>
        <w:div w:id="973868318">
          <w:marLeft w:val="0"/>
          <w:marRight w:val="0"/>
          <w:marTop w:val="0"/>
          <w:marBottom w:val="0"/>
          <w:divBdr>
            <w:top w:val="none" w:sz="0" w:space="0" w:color="auto"/>
            <w:left w:val="none" w:sz="0" w:space="0" w:color="auto"/>
            <w:bottom w:val="none" w:sz="0" w:space="0" w:color="auto"/>
            <w:right w:val="none" w:sz="0" w:space="0" w:color="auto"/>
          </w:divBdr>
        </w:div>
        <w:div w:id="828136389">
          <w:marLeft w:val="0"/>
          <w:marRight w:val="0"/>
          <w:marTop w:val="0"/>
          <w:marBottom w:val="0"/>
          <w:divBdr>
            <w:top w:val="none" w:sz="0" w:space="0" w:color="auto"/>
            <w:left w:val="none" w:sz="0" w:space="0" w:color="auto"/>
            <w:bottom w:val="none" w:sz="0" w:space="0" w:color="auto"/>
            <w:right w:val="none" w:sz="0" w:space="0" w:color="auto"/>
          </w:divBdr>
        </w:div>
        <w:div w:id="987788360">
          <w:marLeft w:val="0"/>
          <w:marRight w:val="0"/>
          <w:marTop w:val="0"/>
          <w:marBottom w:val="0"/>
          <w:divBdr>
            <w:top w:val="none" w:sz="0" w:space="0" w:color="auto"/>
            <w:left w:val="none" w:sz="0" w:space="0" w:color="auto"/>
            <w:bottom w:val="none" w:sz="0" w:space="0" w:color="auto"/>
            <w:right w:val="none" w:sz="0" w:space="0" w:color="auto"/>
          </w:divBdr>
        </w:div>
        <w:div w:id="393433216">
          <w:marLeft w:val="0"/>
          <w:marRight w:val="0"/>
          <w:marTop w:val="0"/>
          <w:marBottom w:val="0"/>
          <w:divBdr>
            <w:top w:val="none" w:sz="0" w:space="0" w:color="auto"/>
            <w:left w:val="none" w:sz="0" w:space="0" w:color="auto"/>
            <w:bottom w:val="none" w:sz="0" w:space="0" w:color="auto"/>
            <w:right w:val="none" w:sz="0" w:space="0" w:color="auto"/>
          </w:divBdr>
        </w:div>
        <w:div w:id="1826891616">
          <w:marLeft w:val="0"/>
          <w:marRight w:val="0"/>
          <w:marTop w:val="0"/>
          <w:marBottom w:val="0"/>
          <w:divBdr>
            <w:top w:val="none" w:sz="0" w:space="0" w:color="auto"/>
            <w:left w:val="none" w:sz="0" w:space="0" w:color="auto"/>
            <w:bottom w:val="none" w:sz="0" w:space="0" w:color="auto"/>
            <w:right w:val="none" w:sz="0" w:space="0" w:color="auto"/>
          </w:divBdr>
        </w:div>
        <w:div w:id="621033255">
          <w:marLeft w:val="0"/>
          <w:marRight w:val="0"/>
          <w:marTop w:val="0"/>
          <w:marBottom w:val="0"/>
          <w:divBdr>
            <w:top w:val="none" w:sz="0" w:space="0" w:color="auto"/>
            <w:left w:val="none" w:sz="0" w:space="0" w:color="auto"/>
            <w:bottom w:val="none" w:sz="0" w:space="0" w:color="auto"/>
            <w:right w:val="none" w:sz="0" w:space="0" w:color="auto"/>
          </w:divBdr>
        </w:div>
        <w:div w:id="1553226390">
          <w:marLeft w:val="0"/>
          <w:marRight w:val="0"/>
          <w:marTop w:val="0"/>
          <w:marBottom w:val="0"/>
          <w:divBdr>
            <w:top w:val="none" w:sz="0" w:space="0" w:color="auto"/>
            <w:left w:val="none" w:sz="0" w:space="0" w:color="auto"/>
            <w:bottom w:val="none" w:sz="0" w:space="0" w:color="auto"/>
            <w:right w:val="none" w:sz="0" w:space="0" w:color="auto"/>
          </w:divBdr>
        </w:div>
        <w:div w:id="1366559861">
          <w:marLeft w:val="0"/>
          <w:marRight w:val="0"/>
          <w:marTop w:val="0"/>
          <w:marBottom w:val="0"/>
          <w:divBdr>
            <w:top w:val="none" w:sz="0" w:space="0" w:color="auto"/>
            <w:left w:val="none" w:sz="0" w:space="0" w:color="auto"/>
            <w:bottom w:val="none" w:sz="0" w:space="0" w:color="auto"/>
            <w:right w:val="none" w:sz="0" w:space="0" w:color="auto"/>
          </w:divBdr>
        </w:div>
        <w:div w:id="1960455897">
          <w:marLeft w:val="0"/>
          <w:marRight w:val="0"/>
          <w:marTop w:val="0"/>
          <w:marBottom w:val="0"/>
          <w:divBdr>
            <w:top w:val="none" w:sz="0" w:space="0" w:color="auto"/>
            <w:left w:val="none" w:sz="0" w:space="0" w:color="auto"/>
            <w:bottom w:val="none" w:sz="0" w:space="0" w:color="auto"/>
            <w:right w:val="none" w:sz="0" w:space="0" w:color="auto"/>
          </w:divBdr>
        </w:div>
        <w:div w:id="1443114506">
          <w:marLeft w:val="0"/>
          <w:marRight w:val="0"/>
          <w:marTop w:val="0"/>
          <w:marBottom w:val="0"/>
          <w:divBdr>
            <w:top w:val="none" w:sz="0" w:space="0" w:color="auto"/>
            <w:left w:val="none" w:sz="0" w:space="0" w:color="auto"/>
            <w:bottom w:val="none" w:sz="0" w:space="0" w:color="auto"/>
            <w:right w:val="none" w:sz="0" w:space="0" w:color="auto"/>
          </w:divBdr>
        </w:div>
        <w:div w:id="1514800866">
          <w:marLeft w:val="0"/>
          <w:marRight w:val="0"/>
          <w:marTop w:val="0"/>
          <w:marBottom w:val="0"/>
          <w:divBdr>
            <w:top w:val="none" w:sz="0" w:space="0" w:color="auto"/>
            <w:left w:val="none" w:sz="0" w:space="0" w:color="auto"/>
            <w:bottom w:val="none" w:sz="0" w:space="0" w:color="auto"/>
            <w:right w:val="none" w:sz="0" w:space="0" w:color="auto"/>
          </w:divBdr>
        </w:div>
        <w:div w:id="378894053">
          <w:marLeft w:val="0"/>
          <w:marRight w:val="0"/>
          <w:marTop w:val="0"/>
          <w:marBottom w:val="0"/>
          <w:divBdr>
            <w:top w:val="none" w:sz="0" w:space="0" w:color="auto"/>
            <w:left w:val="none" w:sz="0" w:space="0" w:color="auto"/>
            <w:bottom w:val="none" w:sz="0" w:space="0" w:color="auto"/>
            <w:right w:val="none" w:sz="0" w:space="0" w:color="auto"/>
          </w:divBdr>
        </w:div>
        <w:div w:id="1469400849">
          <w:marLeft w:val="0"/>
          <w:marRight w:val="0"/>
          <w:marTop w:val="0"/>
          <w:marBottom w:val="0"/>
          <w:divBdr>
            <w:top w:val="none" w:sz="0" w:space="0" w:color="auto"/>
            <w:left w:val="none" w:sz="0" w:space="0" w:color="auto"/>
            <w:bottom w:val="none" w:sz="0" w:space="0" w:color="auto"/>
            <w:right w:val="none" w:sz="0" w:space="0" w:color="auto"/>
          </w:divBdr>
        </w:div>
        <w:div w:id="1819689147">
          <w:marLeft w:val="0"/>
          <w:marRight w:val="0"/>
          <w:marTop w:val="0"/>
          <w:marBottom w:val="0"/>
          <w:divBdr>
            <w:top w:val="none" w:sz="0" w:space="0" w:color="auto"/>
            <w:left w:val="none" w:sz="0" w:space="0" w:color="auto"/>
            <w:bottom w:val="none" w:sz="0" w:space="0" w:color="auto"/>
            <w:right w:val="none" w:sz="0" w:space="0" w:color="auto"/>
          </w:divBdr>
        </w:div>
        <w:div w:id="1569732830">
          <w:marLeft w:val="0"/>
          <w:marRight w:val="0"/>
          <w:marTop w:val="0"/>
          <w:marBottom w:val="0"/>
          <w:divBdr>
            <w:top w:val="none" w:sz="0" w:space="0" w:color="auto"/>
            <w:left w:val="none" w:sz="0" w:space="0" w:color="auto"/>
            <w:bottom w:val="none" w:sz="0" w:space="0" w:color="auto"/>
            <w:right w:val="none" w:sz="0" w:space="0" w:color="auto"/>
          </w:divBdr>
        </w:div>
        <w:div w:id="730269028">
          <w:marLeft w:val="0"/>
          <w:marRight w:val="0"/>
          <w:marTop w:val="0"/>
          <w:marBottom w:val="0"/>
          <w:divBdr>
            <w:top w:val="none" w:sz="0" w:space="0" w:color="auto"/>
            <w:left w:val="none" w:sz="0" w:space="0" w:color="auto"/>
            <w:bottom w:val="none" w:sz="0" w:space="0" w:color="auto"/>
            <w:right w:val="none" w:sz="0" w:space="0" w:color="auto"/>
          </w:divBdr>
        </w:div>
        <w:div w:id="1642422268">
          <w:marLeft w:val="0"/>
          <w:marRight w:val="0"/>
          <w:marTop w:val="0"/>
          <w:marBottom w:val="0"/>
          <w:divBdr>
            <w:top w:val="none" w:sz="0" w:space="0" w:color="auto"/>
            <w:left w:val="none" w:sz="0" w:space="0" w:color="auto"/>
            <w:bottom w:val="none" w:sz="0" w:space="0" w:color="auto"/>
            <w:right w:val="none" w:sz="0" w:space="0" w:color="auto"/>
          </w:divBdr>
        </w:div>
        <w:div w:id="1510096744">
          <w:marLeft w:val="0"/>
          <w:marRight w:val="0"/>
          <w:marTop w:val="0"/>
          <w:marBottom w:val="0"/>
          <w:divBdr>
            <w:top w:val="none" w:sz="0" w:space="0" w:color="auto"/>
            <w:left w:val="none" w:sz="0" w:space="0" w:color="auto"/>
            <w:bottom w:val="none" w:sz="0" w:space="0" w:color="auto"/>
            <w:right w:val="none" w:sz="0" w:space="0" w:color="auto"/>
          </w:divBdr>
        </w:div>
        <w:div w:id="190414352">
          <w:marLeft w:val="0"/>
          <w:marRight w:val="0"/>
          <w:marTop w:val="0"/>
          <w:marBottom w:val="0"/>
          <w:divBdr>
            <w:top w:val="none" w:sz="0" w:space="0" w:color="auto"/>
            <w:left w:val="none" w:sz="0" w:space="0" w:color="auto"/>
            <w:bottom w:val="none" w:sz="0" w:space="0" w:color="auto"/>
            <w:right w:val="none" w:sz="0" w:space="0" w:color="auto"/>
          </w:divBdr>
        </w:div>
        <w:div w:id="1741752985">
          <w:marLeft w:val="0"/>
          <w:marRight w:val="0"/>
          <w:marTop w:val="0"/>
          <w:marBottom w:val="0"/>
          <w:divBdr>
            <w:top w:val="none" w:sz="0" w:space="0" w:color="auto"/>
            <w:left w:val="none" w:sz="0" w:space="0" w:color="auto"/>
            <w:bottom w:val="none" w:sz="0" w:space="0" w:color="auto"/>
            <w:right w:val="none" w:sz="0" w:space="0" w:color="auto"/>
          </w:divBdr>
        </w:div>
        <w:div w:id="450899383">
          <w:marLeft w:val="0"/>
          <w:marRight w:val="0"/>
          <w:marTop w:val="0"/>
          <w:marBottom w:val="0"/>
          <w:divBdr>
            <w:top w:val="none" w:sz="0" w:space="0" w:color="auto"/>
            <w:left w:val="none" w:sz="0" w:space="0" w:color="auto"/>
            <w:bottom w:val="none" w:sz="0" w:space="0" w:color="auto"/>
            <w:right w:val="none" w:sz="0" w:space="0" w:color="auto"/>
          </w:divBdr>
        </w:div>
        <w:div w:id="1275285537">
          <w:marLeft w:val="0"/>
          <w:marRight w:val="0"/>
          <w:marTop w:val="0"/>
          <w:marBottom w:val="0"/>
          <w:divBdr>
            <w:top w:val="none" w:sz="0" w:space="0" w:color="auto"/>
            <w:left w:val="none" w:sz="0" w:space="0" w:color="auto"/>
            <w:bottom w:val="none" w:sz="0" w:space="0" w:color="auto"/>
            <w:right w:val="none" w:sz="0" w:space="0" w:color="auto"/>
          </w:divBdr>
        </w:div>
        <w:div w:id="604385735">
          <w:marLeft w:val="0"/>
          <w:marRight w:val="0"/>
          <w:marTop w:val="0"/>
          <w:marBottom w:val="0"/>
          <w:divBdr>
            <w:top w:val="none" w:sz="0" w:space="0" w:color="auto"/>
            <w:left w:val="none" w:sz="0" w:space="0" w:color="auto"/>
            <w:bottom w:val="none" w:sz="0" w:space="0" w:color="auto"/>
            <w:right w:val="none" w:sz="0" w:space="0" w:color="auto"/>
          </w:divBdr>
        </w:div>
        <w:div w:id="736786595">
          <w:marLeft w:val="0"/>
          <w:marRight w:val="0"/>
          <w:marTop w:val="0"/>
          <w:marBottom w:val="0"/>
          <w:divBdr>
            <w:top w:val="none" w:sz="0" w:space="0" w:color="auto"/>
            <w:left w:val="none" w:sz="0" w:space="0" w:color="auto"/>
            <w:bottom w:val="none" w:sz="0" w:space="0" w:color="auto"/>
            <w:right w:val="none" w:sz="0" w:space="0" w:color="auto"/>
          </w:divBdr>
        </w:div>
        <w:div w:id="872038818">
          <w:marLeft w:val="0"/>
          <w:marRight w:val="0"/>
          <w:marTop w:val="0"/>
          <w:marBottom w:val="0"/>
          <w:divBdr>
            <w:top w:val="none" w:sz="0" w:space="0" w:color="auto"/>
            <w:left w:val="none" w:sz="0" w:space="0" w:color="auto"/>
            <w:bottom w:val="none" w:sz="0" w:space="0" w:color="auto"/>
            <w:right w:val="none" w:sz="0" w:space="0" w:color="auto"/>
          </w:divBdr>
        </w:div>
        <w:div w:id="162817913">
          <w:marLeft w:val="0"/>
          <w:marRight w:val="0"/>
          <w:marTop w:val="0"/>
          <w:marBottom w:val="0"/>
          <w:divBdr>
            <w:top w:val="none" w:sz="0" w:space="0" w:color="auto"/>
            <w:left w:val="none" w:sz="0" w:space="0" w:color="auto"/>
            <w:bottom w:val="none" w:sz="0" w:space="0" w:color="auto"/>
            <w:right w:val="none" w:sz="0" w:space="0" w:color="auto"/>
          </w:divBdr>
        </w:div>
        <w:div w:id="818888182">
          <w:marLeft w:val="0"/>
          <w:marRight w:val="0"/>
          <w:marTop w:val="0"/>
          <w:marBottom w:val="0"/>
          <w:divBdr>
            <w:top w:val="none" w:sz="0" w:space="0" w:color="auto"/>
            <w:left w:val="none" w:sz="0" w:space="0" w:color="auto"/>
            <w:bottom w:val="none" w:sz="0" w:space="0" w:color="auto"/>
            <w:right w:val="none" w:sz="0" w:space="0" w:color="auto"/>
          </w:divBdr>
        </w:div>
        <w:div w:id="730425983">
          <w:marLeft w:val="0"/>
          <w:marRight w:val="0"/>
          <w:marTop w:val="0"/>
          <w:marBottom w:val="0"/>
          <w:divBdr>
            <w:top w:val="none" w:sz="0" w:space="0" w:color="auto"/>
            <w:left w:val="none" w:sz="0" w:space="0" w:color="auto"/>
            <w:bottom w:val="none" w:sz="0" w:space="0" w:color="auto"/>
            <w:right w:val="none" w:sz="0" w:space="0" w:color="auto"/>
          </w:divBdr>
        </w:div>
        <w:div w:id="997076779">
          <w:marLeft w:val="0"/>
          <w:marRight w:val="0"/>
          <w:marTop w:val="0"/>
          <w:marBottom w:val="0"/>
          <w:divBdr>
            <w:top w:val="none" w:sz="0" w:space="0" w:color="auto"/>
            <w:left w:val="none" w:sz="0" w:space="0" w:color="auto"/>
            <w:bottom w:val="none" w:sz="0" w:space="0" w:color="auto"/>
            <w:right w:val="none" w:sz="0" w:space="0" w:color="auto"/>
          </w:divBdr>
        </w:div>
        <w:div w:id="414788719">
          <w:marLeft w:val="0"/>
          <w:marRight w:val="0"/>
          <w:marTop w:val="0"/>
          <w:marBottom w:val="0"/>
          <w:divBdr>
            <w:top w:val="none" w:sz="0" w:space="0" w:color="auto"/>
            <w:left w:val="none" w:sz="0" w:space="0" w:color="auto"/>
            <w:bottom w:val="none" w:sz="0" w:space="0" w:color="auto"/>
            <w:right w:val="none" w:sz="0" w:space="0" w:color="auto"/>
          </w:divBdr>
        </w:div>
        <w:div w:id="1178733101">
          <w:marLeft w:val="0"/>
          <w:marRight w:val="0"/>
          <w:marTop w:val="0"/>
          <w:marBottom w:val="0"/>
          <w:divBdr>
            <w:top w:val="none" w:sz="0" w:space="0" w:color="auto"/>
            <w:left w:val="none" w:sz="0" w:space="0" w:color="auto"/>
            <w:bottom w:val="none" w:sz="0" w:space="0" w:color="auto"/>
            <w:right w:val="none" w:sz="0" w:space="0" w:color="auto"/>
          </w:divBdr>
        </w:div>
        <w:div w:id="1648045513">
          <w:marLeft w:val="0"/>
          <w:marRight w:val="0"/>
          <w:marTop w:val="0"/>
          <w:marBottom w:val="0"/>
          <w:divBdr>
            <w:top w:val="none" w:sz="0" w:space="0" w:color="auto"/>
            <w:left w:val="none" w:sz="0" w:space="0" w:color="auto"/>
            <w:bottom w:val="none" w:sz="0" w:space="0" w:color="auto"/>
            <w:right w:val="none" w:sz="0" w:space="0" w:color="auto"/>
          </w:divBdr>
        </w:div>
        <w:div w:id="208886561">
          <w:marLeft w:val="0"/>
          <w:marRight w:val="0"/>
          <w:marTop w:val="0"/>
          <w:marBottom w:val="0"/>
          <w:divBdr>
            <w:top w:val="none" w:sz="0" w:space="0" w:color="auto"/>
            <w:left w:val="none" w:sz="0" w:space="0" w:color="auto"/>
            <w:bottom w:val="none" w:sz="0" w:space="0" w:color="auto"/>
            <w:right w:val="none" w:sz="0" w:space="0" w:color="auto"/>
          </w:divBdr>
        </w:div>
        <w:div w:id="622736782">
          <w:marLeft w:val="0"/>
          <w:marRight w:val="0"/>
          <w:marTop w:val="0"/>
          <w:marBottom w:val="0"/>
          <w:divBdr>
            <w:top w:val="none" w:sz="0" w:space="0" w:color="auto"/>
            <w:left w:val="none" w:sz="0" w:space="0" w:color="auto"/>
            <w:bottom w:val="none" w:sz="0" w:space="0" w:color="auto"/>
            <w:right w:val="none" w:sz="0" w:space="0" w:color="auto"/>
          </w:divBdr>
        </w:div>
        <w:div w:id="667291287">
          <w:marLeft w:val="0"/>
          <w:marRight w:val="0"/>
          <w:marTop w:val="0"/>
          <w:marBottom w:val="0"/>
          <w:divBdr>
            <w:top w:val="none" w:sz="0" w:space="0" w:color="auto"/>
            <w:left w:val="none" w:sz="0" w:space="0" w:color="auto"/>
            <w:bottom w:val="none" w:sz="0" w:space="0" w:color="auto"/>
            <w:right w:val="none" w:sz="0" w:space="0" w:color="auto"/>
          </w:divBdr>
        </w:div>
        <w:div w:id="1291517990">
          <w:marLeft w:val="0"/>
          <w:marRight w:val="0"/>
          <w:marTop w:val="0"/>
          <w:marBottom w:val="0"/>
          <w:divBdr>
            <w:top w:val="none" w:sz="0" w:space="0" w:color="auto"/>
            <w:left w:val="none" w:sz="0" w:space="0" w:color="auto"/>
            <w:bottom w:val="none" w:sz="0" w:space="0" w:color="auto"/>
            <w:right w:val="none" w:sz="0" w:space="0" w:color="auto"/>
          </w:divBdr>
        </w:div>
        <w:div w:id="801769424">
          <w:marLeft w:val="0"/>
          <w:marRight w:val="0"/>
          <w:marTop w:val="0"/>
          <w:marBottom w:val="0"/>
          <w:divBdr>
            <w:top w:val="none" w:sz="0" w:space="0" w:color="auto"/>
            <w:left w:val="none" w:sz="0" w:space="0" w:color="auto"/>
            <w:bottom w:val="none" w:sz="0" w:space="0" w:color="auto"/>
            <w:right w:val="none" w:sz="0" w:space="0" w:color="auto"/>
          </w:divBdr>
        </w:div>
        <w:div w:id="1177572356">
          <w:marLeft w:val="0"/>
          <w:marRight w:val="0"/>
          <w:marTop w:val="0"/>
          <w:marBottom w:val="0"/>
          <w:divBdr>
            <w:top w:val="none" w:sz="0" w:space="0" w:color="auto"/>
            <w:left w:val="none" w:sz="0" w:space="0" w:color="auto"/>
            <w:bottom w:val="none" w:sz="0" w:space="0" w:color="auto"/>
            <w:right w:val="none" w:sz="0" w:space="0" w:color="auto"/>
          </w:divBdr>
        </w:div>
        <w:div w:id="1350597688">
          <w:marLeft w:val="0"/>
          <w:marRight w:val="0"/>
          <w:marTop w:val="0"/>
          <w:marBottom w:val="0"/>
          <w:divBdr>
            <w:top w:val="none" w:sz="0" w:space="0" w:color="auto"/>
            <w:left w:val="none" w:sz="0" w:space="0" w:color="auto"/>
            <w:bottom w:val="none" w:sz="0" w:space="0" w:color="auto"/>
            <w:right w:val="none" w:sz="0" w:space="0" w:color="auto"/>
          </w:divBdr>
        </w:div>
        <w:div w:id="602302558">
          <w:marLeft w:val="0"/>
          <w:marRight w:val="0"/>
          <w:marTop w:val="0"/>
          <w:marBottom w:val="0"/>
          <w:divBdr>
            <w:top w:val="none" w:sz="0" w:space="0" w:color="auto"/>
            <w:left w:val="none" w:sz="0" w:space="0" w:color="auto"/>
            <w:bottom w:val="none" w:sz="0" w:space="0" w:color="auto"/>
            <w:right w:val="none" w:sz="0" w:space="0" w:color="auto"/>
          </w:divBdr>
        </w:div>
        <w:div w:id="5134348">
          <w:marLeft w:val="0"/>
          <w:marRight w:val="0"/>
          <w:marTop w:val="0"/>
          <w:marBottom w:val="0"/>
          <w:divBdr>
            <w:top w:val="none" w:sz="0" w:space="0" w:color="auto"/>
            <w:left w:val="none" w:sz="0" w:space="0" w:color="auto"/>
            <w:bottom w:val="none" w:sz="0" w:space="0" w:color="auto"/>
            <w:right w:val="none" w:sz="0" w:space="0" w:color="auto"/>
          </w:divBdr>
        </w:div>
        <w:div w:id="1814829252">
          <w:marLeft w:val="0"/>
          <w:marRight w:val="0"/>
          <w:marTop w:val="0"/>
          <w:marBottom w:val="0"/>
          <w:divBdr>
            <w:top w:val="none" w:sz="0" w:space="0" w:color="auto"/>
            <w:left w:val="none" w:sz="0" w:space="0" w:color="auto"/>
            <w:bottom w:val="none" w:sz="0" w:space="0" w:color="auto"/>
            <w:right w:val="none" w:sz="0" w:space="0" w:color="auto"/>
          </w:divBdr>
        </w:div>
        <w:div w:id="579146705">
          <w:marLeft w:val="0"/>
          <w:marRight w:val="0"/>
          <w:marTop w:val="0"/>
          <w:marBottom w:val="0"/>
          <w:divBdr>
            <w:top w:val="none" w:sz="0" w:space="0" w:color="auto"/>
            <w:left w:val="none" w:sz="0" w:space="0" w:color="auto"/>
            <w:bottom w:val="none" w:sz="0" w:space="0" w:color="auto"/>
            <w:right w:val="none" w:sz="0" w:space="0" w:color="auto"/>
          </w:divBdr>
        </w:div>
        <w:div w:id="1403868300">
          <w:marLeft w:val="0"/>
          <w:marRight w:val="0"/>
          <w:marTop w:val="0"/>
          <w:marBottom w:val="0"/>
          <w:divBdr>
            <w:top w:val="none" w:sz="0" w:space="0" w:color="auto"/>
            <w:left w:val="none" w:sz="0" w:space="0" w:color="auto"/>
            <w:bottom w:val="none" w:sz="0" w:space="0" w:color="auto"/>
            <w:right w:val="none" w:sz="0" w:space="0" w:color="auto"/>
          </w:divBdr>
        </w:div>
        <w:div w:id="319308921">
          <w:marLeft w:val="0"/>
          <w:marRight w:val="0"/>
          <w:marTop w:val="0"/>
          <w:marBottom w:val="0"/>
          <w:divBdr>
            <w:top w:val="none" w:sz="0" w:space="0" w:color="auto"/>
            <w:left w:val="none" w:sz="0" w:space="0" w:color="auto"/>
            <w:bottom w:val="none" w:sz="0" w:space="0" w:color="auto"/>
            <w:right w:val="none" w:sz="0" w:space="0" w:color="auto"/>
          </w:divBdr>
        </w:div>
        <w:div w:id="1987658948">
          <w:marLeft w:val="0"/>
          <w:marRight w:val="0"/>
          <w:marTop w:val="0"/>
          <w:marBottom w:val="0"/>
          <w:divBdr>
            <w:top w:val="none" w:sz="0" w:space="0" w:color="auto"/>
            <w:left w:val="none" w:sz="0" w:space="0" w:color="auto"/>
            <w:bottom w:val="none" w:sz="0" w:space="0" w:color="auto"/>
            <w:right w:val="none" w:sz="0" w:space="0" w:color="auto"/>
          </w:divBdr>
        </w:div>
        <w:div w:id="497156545">
          <w:marLeft w:val="0"/>
          <w:marRight w:val="0"/>
          <w:marTop w:val="0"/>
          <w:marBottom w:val="0"/>
          <w:divBdr>
            <w:top w:val="none" w:sz="0" w:space="0" w:color="auto"/>
            <w:left w:val="none" w:sz="0" w:space="0" w:color="auto"/>
            <w:bottom w:val="none" w:sz="0" w:space="0" w:color="auto"/>
            <w:right w:val="none" w:sz="0" w:space="0" w:color="auto"/>
          </w:divBdr>
        </w:div>
        <w:div w:id="1644893439">
          <w:marLeft w:val="0"/>
          <w:marRight w:val="0"/>
          <w:marTop w:val="0"/>
          <w:marBottom w:val="0"/>
          <w:divBdr>
            <w:top w:val="none" w:sz="0" w:space="0" w:color="auto"/>
            <w:left w:val="none" w:sz="0" w:space="0" w:color="auto"/>
            <w:bottom w:val="none" w:sz="0" w:space="0" w:color="auto"/>
            <w:right w:val="none" w:sz="0" w:space="0" w:color="auto"/>
          </w:divBdr>
        </w:div>
        <w:div w:id="2010060287">
          <w:marLeft w:val="0"/>
          <w:marRight w:val="0"/>
          <w:marTop w:val="0"/>
          <w:marBottom w:val="0"/>
          <w:divBdr>
            <w:top w:val="none" w:sz="0" w:space="0" w:color="auto"/>
            <w:left w:val="none" w:sz="0" w:space="0" w:color="auto"/>
            <w:bottom w:val="none" w:sz="0" w:space="0" w:color="auto"/>
            <w:right w:val="none" w:sz="0" w:space="0" w:color="auto"/>
          </w:divBdr>
        </w:div>
        <w:div w:id="1591422933">
          <w:marLeft w:val="0"/>
          <w:marRight w:val="0"/>
          <w:marTop w:val="0"/>
          <w:marBottom w:val="0"/>
          <w:divBdr>
            <w:top w:val="none" w:sz="0" w:space="0" w:color="auto"/>
            <w:left w:val="none" w:sz="0" w:space="0" w:color="auto"/>
            <w:bottom w:val="none" w:sz="0" w:space="0" w:color="auto"/>
            <w:right w:val="none" w:sz="0" w:space="0" w:color="auto"/>
          </w:divBdr>
        </w:div>
        <w:div w:id="540094491">
          <w:marLeft w:val="0"/>
          <w:marRight w:val="0"/>
          <w:marTop w:val="0"/>
          <w:marBottom w:val="0"/>
          <w:divBdr>
            <w:top w:val="none" w:sz="0" w:space="0" w:color="auto"/>
            <w:left w:val="none" w:sz="0" w:space="0" w:color="auto"/>
            <w:bottom w:val="none" w:sz="0" w:space="0" w:color="auto"/>
            <w:right w:val="none" w:sz="0" w:space="0" w:color="auto"/>
          </w:divBdr>
        </w:div>
        <w:div w:id="608002771">
          <w:marLeft w:val="0"/>
          <w:marRight w:val="0"/>
          <w:marTop w:val="0"/>
          <w:marBottom w:val="0"/>
          <w:divBdr>
            <w:top w:val="none" w:sz="0" w:space="0" w:color="auto"/>
            <w:left w:val="none" w:sz="0" w:space="0" w:color="auto"/>
            <w:bottom w:val="none" w:sz="0" w:space="0" w:color="auto"/>
            <w:right w:val="none" w:sz="0" w:space="0" w:color="auto"/>
          </w:divBdr>
        </w:div>
        <w:div w:id="1324776051">
          <w:marLeft w:val="0"/>
          <w:marRight w:val="0"/>
          <w:marTop w:val="0"/>
          <w:marBottom w:val="0"/>
          <w:divBdr>
            <w:top w:val="none" w:sz="0" w:space="0" w:color="auto"/>
            <w:left w:val="none" w:sz="0" w:space="0" w:color="auto"/>
            <w:bottom w:val="none" w:sz="0" w:space="0" w:color="auto"/>
            <w:right w:val="none" w:sz="0" w:space="0" w:color="auto"/>
          </w:divBdr>
        </w:div>
        <w:div w:id="839540167">
          <w:marLeft w:val="0"/>
          <w:marRight w:val="0"/>
          <w:marTop w:val="0"/>
          <w:marBottom w:val="0"/>
          <w:divBdr>
            <w:top w:val="none" w:sz="0" w:space="0" w:color="auto"/>
            <w:left w:val="none" w:sz="0" w:space="0" w:color="auto"/>
            <w:bottom w:val="none" w:sz="0" w:space="0" w:color="auto"/>
            <w:right w:val="none" w:sz="0" w:space="0" w:color="auto"/>
          </w:divBdr>
        </w:div>
        <w:div w:id="1289553773">
          <w:marLeft w:val="0"/>
          <w:marRight w:val="0"/>
          <w:marTop w:val="0"/>
          <w:marBottom w:val="0"/>
          <w:divBdr>
            <w:top w:val="none" w:sz="0" w:space="0" w:color="auto"/>
            <w:left w:val="none" w:sz="0" w:space="0" w:color="auto"/>
            <w:bottom w:val="none" w:sz="0" w:space="0" w:color="auto"/>
            <w:right w:val="none" w:sz="0" w:space="0" w:color="auto"/>
          </w:divBdr>
        </w:div>
        <w:div w:id="1508979127">
          <w:marLeft w:val="0"/>
          <w:marRight w:val="0"/>
          <w:marTop w:val="0"/>
          <w:marBottom w:val="0"/>
          <w:divBdr>
            <w:top w:val="none" w:sz="0" w:space="0" w:color="auto"/>
            <w:left w:val="none" w:sz="0" w:space="0" w:color="auto"/>
            <w:bottom w:val="none" w:sz="0" w:space="0" w:color="auto"/>
            <w:right w:val="none" w:sz="0" w:space="0" w:color="auto"/>
          </w:divBdr>
        </w:div>
        <w:div w:id="1081441790">
          <w:marLeft w:val="0"/>
          <w:marRight w:val="0"/>
          <w:marTop w:val="0"/>
          <w:marBottom w:val="0"/>
          <w:divBdr>
            <w:top w:val="none" w:sz="0" w:space="0" w:color="auto"/>
            <w:left w:val="none" w:sz="0" w:space="0" w:color="auto"/>
            <w:bottom w:val="none" w:sz="0" w:space="0" w:color="auto"/>
            <w:right w:val="none" w:sz="0" w:space="0" w:color="auto"/>
          </w:divBdr>
        </w:div>
        <w:div w:id="944774766">
          <w:marLeft w:val="0"/>
          <w:marRight w:val="0"/>
          <w:marTop w:val="0"/>
          <w:marBottom w:val="0"/>
          <w:divBdr>
            <w:top w:val="none" w:sz="0" w:space="0" w:color="auto"/>
            <w:left w:val="none" w:sz="0" w:space="0" w:color="auto"/>
            <w:bottom w:val="none" w:sz="0" w:space="0" w:color="auto"/>
            <w:right w:val="none" w:sz="0" w:space="0" w:color="auto"/>
          </w:divBdr>
        </w:div>
        <w:div w:id="1652753370">
          <w:marLeft w:val="0"/>
          <w:marRight w:val="0"/>
          <w:marTop w:val="0"/>
          <w:marBottom w:val="0"/>
          <w:divBdr>
            <w:top w:val="none" w:sz="0" w:space="0" w:color="auto"/>
            <w:left w:val="none" w:sz="0" w:space="0" w:color="auto"/>
            <w:bottom w:val="none" w:sz="0" w:space="0" w:color="auto"/>
            <w:right w:val="none" w:sz="0" w:space="0" w:color="auto"/>
          </w:divBdr>
        </w:div>
        <w:div w:id="1471676467">
          <w:marLeft w:val="0"/>
          <w:marRight w:val="0"/>
          <w:marTop w:val="0"/>
          <w:marBottom w:val="0"/>
          <w:divBdr>
            <w:top w:val="none" w:sz="0" w:space="0" w:color="auto"/>
            <w:left w:val="none" w:sz="0" w:space="0" w:color="auto"/>
            <w:bottom w:val="none" w:sz="0" w:space="0" w:color="auto"/>
            <w:right w:val="none" w:sz="0" w:space="0" w:color="auto"/>
          </w:divBdr>
        </w:div>
        <w:div w:id="605238864">
          <w:marLeft w:val="0"/>
          <w:marRight w:val="0"/>
          <w:marTop w:val="0"/>
          <w:marBottom w:val="0"/>
          <w:divBdr>
            <w:top w:val="none" w:sz="0" w:space="0" w:color="auto"/>
            <w:left w:val="none" w:sz="0" w:space="0" w:color="auto"/>
            <w:bottom w:val="none" w:sz="0" w:space="0" w:color="auto"/>
            <w:right w:val="none" w:sz="0" w:space="0" w:color="auto"/>
          </w:divBdr>
        </w:div>
        <w:div w:id="833952556">
          <w:marLeft w:val="0"/>
          <w:marRight w:val="0"/>
          <w:marTop w:val="0"/>
          <w:marBottom w:val="0"/>
          <w:divBdr>
            <w:top w:val="none" w:sz="0" w:space="0" w:color="auto"/>
            <w:left w:val="none" w:sz="0" w:space="0" w:color="auto"/>
            <w:bottom w:val="none" w:sz="0" w:space="0" w:color="auto"/>
            <w:right w:val="none" w:sz="0" w:space="0" w:color="auto"/>
          </w:divBdr>
        </w:div>
        <w:div w:id="59405742">
          <w:marLeft w:val="0"/>
          <w:marRight w:val="0"/>
          <w:marTop w:val="0"/>
          <w:marBottom w:val="0"/>
          <w:divBdr>
            <w:top w:val="none" w:sz="0" w:space="0" w:color="auto"/>
            <w:left w:val="none" w:sz="0" w:space="0" w:color="auto"/>
            <w:bottom w:val="none" w:sz="0" w:space="0" w:color="auto"/>
            <w:right w:val="none" w:sz="0" w:space="0" w:color="auto"/>
          </w:divBdr>
        </w:div>
        <w:div w:id="961812176">
          <w:marLeft w:val="0"/>
          <w:marRight w:val="0"/>
          <w:marTop w:val="0"/>
          <w:marBottom w:val="0"/>
          <w:divBdr>
            <w:top w:val="none" w:sz="0" w:space="0" w:color="auto"/>
            <w:left w:val="none" w:sz="0" w:space="0" w:color="auto"/>
            <w:bottom w:val="none" w:sz="0" w:space="0" w:color="auto"/>
            <w:right w:val="none" w:sz="0" w:space="0" w:color="auto"/>
          </w:divBdr>
        </w:div>
        <w:div w:id="782576371">
          <w:marLeft w:val="0"/>
          <w:marRight w:val="0"/>
          <w:marTop w:val="0"/>
          <w:marBottom w:val="0"/>
          <w:divBdr>
            <w:top w:val="none" w:sz="0" w:space="0" w:color="auto"/>
            <w:left w:val="none" w:sz="0" w:space="0" w:color="auto"/>
            <w:bottom w:val="none" w:sz="0" w:space="0" w:color="auto"/>
            <w:right w:val="none" w:sz="0" w:space="0" w:color="auto"/>
          </w:divBdr>
        </w:div>
        <w:div w:id="1066495051">
          <w:marLeft w:val="0"/>
          <w:marRight w:val="0"/>
          <w:marTop w:val="0"/>
          <w:marBottom w:val="0"/>
          <w:divBdr>
            <w:top w:val="none" w:sz="0" w:space="0" w:color="auto"/>
            <w:left w:val="none" w:sz="0" w:space="0" w:color="auto"/>
            <w:bottom w:val="none" w:sz="0" w:space="0" w:color="auto"/>
            <w:right w:val="none" w:sz="0" w:space="0" w:color="auto"/>
          </w:divBdr>
        </w:div>
        <w:div w:id="482432119">
          <w:marLeft w:val="0"/>
          <w:marRight w:val="0"/>
          <w:marTop w:val="0"/>
          <w:marBottom w:val="0"/>
          <w:divBdr>
            <w:top w:val="none" w:sz="0" w:space="0" w:color="auto"/>
            <w:left w:val="none" w:sz="0" w:space="0" w:color="auto"/>
            <w:bottom w:val="none" w:sz="0" w:space="0" w:color="auto"/>
            <w:right w:val="none" w:sz="0" w:space="0" w:color="auto"/>
          </w:divBdr>
        </w:div>
        <w:div w:id="99230173">
          <w:marLeft w:val="0"/>
          <w:marRight w:val="0"/>
          <w:marTop w:val="0"/>
          <w:marBottom w:val="0"/>
          <w:divBdr>
            <w:top w:val="none" w:sz="0" w:space="0" w:color="auto"/>
            <w:left w:val="none" w:sz="0" w:space="0" w:color="auto"/>
            <w:bottom w:val="none" w:sz="0" w:space="0" w:color="auto"/>
            <w:right w:val="none" w:sz="0" w:space="0" w:color="auto"/>
          </w:divBdr>
        </w:div>
        <w:div w:id="711538869">
          <w:marLeft w:val="0"/>
          <w:marRight w:val="0"/>
          <w:marTop w:val="0"/>
          <w:marBottom w:val="0"/>
          <w:divBdr>
            <w:top w:val="none" w:sz="0" w:space="0" w:color="auto"/>
            <w:left w:val="none" w:sz="0" w:space="0" w:color="auto"/>
            <w:bottom w:val="none" w:sz="0" w:space="0" w:color="auto"/>
            <w:right w:val="none" w:sz="0" w:space="0" w:color="auto"/>
          </w:divBdr>
        </w:div>
        <w:div w:id="498152618">
          <w:marLeft w:val="0"/>
          <w:marRight w:val="0"/>
          <w:marTop w:val="0"/>
          <w:marBottom w:val="0"/>
          <w:divBdr>
            <w:top w:val="none" w:sz="0" w:space="0" w:color="auto"/>
            <w:left w:val="none" w:sz="0" w:space="0" w:color="auto"/>
            <w:bottom w:val="none" w:sz="0" w:space="0" w:color="auto"/>
            <w:right w:val="none" w:sz="0" w:space="0" w:color="auto"/>
          </w:divBdr>
        </w:div>
        <w:div w:id="2139370342">
          <w:marLeft w:val="0"/>
          <w:marRight w:val="0"/>
          <w:marTop w:val="0"/>
          <w:marBottom w:val="0"/>
          <w:divBdr>
            <w:top w:val="none" w:sz="0" w:space="0" w:color="auto"/>
            <w:left w:val="none" w:sz="0" w:space="0" w:color="auto"/>
            <w:bottom w:val="none" w:sz="0" w:space="0" w:color="auto"/>
            <w:right w:val="none" w:sz="0" w:space="0" w:color="auto"/>
          </w:divBdr>
        </w:div>
        <w:div w:id="1900826735">
          <w:marLeft w:val="0"/>
          <w:marRight w:val="0"/>
          <w:marTop w:val="0"/>
          <w:marBottom w:val="0"/>
          <w:divBdr>
            <w:top w:val="none" w:sz="0" w:space="0" w:color="auto"/>
            <w:left w:val="none" w:sz="0" w:space="0" w:color="auto"/>
            <w:bottom w:val="none" w:sz="0" w:space="0" w:color="auto"/>
            <w:right w:val="none" w:sz="0" w:space="0" w:color="auto"/>
          </w:divBdr>
        </w:div>
        <w:div w:id="1662388653">
          <w:marLeft w:val="0"/>
          <w:marRight w:val="0"/>
          <w:marTop w:val="0"/>
          <w:marBottom w:val="0"/>
          <w:divBdr>
            <w:top w:val="none" w:sz="0" w:space="0" w:color="auto"/>
            <w:left w:val="none" w:sz="0" w:space="0" w:color="auto"/>
            <w:bottom w:val="none" w:sz="0" w:space="0" w:color="auto"/>
            <w:right w:val="none" w:sz="0" w:space="0" w:color="auto"/>
          </w:divBdr>
        </w:div>
        <w:div w:id="1333724739">
          <w:marLeft w:val="0"/>
          <w:marRight w:val="0"/>
          <w:marTop w:val="0"/>
          <w:marBottom w:val="0"/>
          <w:divBdr>
            <w:top w:val="none" w:sz="0" w:space="0" w:color="auto"/>
            <w:left w:val="none" w:sz="0" w:space="0" w:color="auto"/>
            <w:bottom w:val="none" w:sz="0" w:space="0" w:color="auto"/>
            <w:right w:val="none" w:sz="0" w:space="0" w:color="auto"/>
          </w:divBdr>
        </w:div>
        <w:div w:id="1343120216">
          <w:marLeft w:val="0"/>
          <w:marRight w:val="0"/>
          <w:marTop w:val="0"/>
          <w:marBottom w:val="0"/>
          <w:divBdr>
            <w:top w:val="none" w:sz="0" w:space="0" w:color="auto"/>
            <w:left w:val="none" w:sz="0" w:space="0" w:color="auto"/>
            <w:bottom w:val="none" w:sz="0" w:space="0" w:color="auto"/>
            <w:right w:val="none" w:sz="0" w:space="0" w:color="auto"/>
          </w:divBdr>
        </w:div>
        <w:div w:id="1241984040">
          <w:marLeft w:val="0"/>
          <w:marRight w:val="0"/>
          <w:marTop w:val="0"/>
          <w:marBottom w:val="0"/>
          <w:divBdr>
            <w:top w:val="none" w:sz="0" w:space="0" w:color="auto"/>
            <w:left w:val="none" w:sz="0" w:space="0" w:color="auto"/>
            <w:bottom w:val="none" w:sz="0" w:space="0" w:color="auto"/>
            <w:right w:val="none" w:sz="0" w:space="0" w:color="auto"/>
          </w:divBdr>
        </w:div>
        <w:div w:id="51581738">
          <w:marLeft w:val="0"/>
          <w:marRight w:val="0"/>
          <w:marTop w:val="0"/>
          <w:marBottom w:val="0"/>
          <w:divBdr>
            <w:top w:val="none" w:sz="0" w:space="0" w:color="auto"/>
            <w:left w:val="none" w:sz="0" w:space="0" w:color="auto"/>
            <w:bottom w:val="none" w:sz="0" w:space="0" w:color="auto"/>
            <w:right w:val="none" w:sz="0" w:space="0" w:color="auto"/>
          </w:divBdr>
        </w:div>
        <w:div w:id="981227241">
          <w:marLeft w:val="0"/>
          <w:marRight w:val="0"/>
          <w:marTop w:val="0"/>
          <w:marBottom w:val="0"/>
          <w:divBdr>
            <w:top w:val="none" w:sz="0" w:space="0" w:color="auto"/>
            <w:left w:val="none" w:sz="0" w:space="0" w:color="auto"/>
            <w:bottom w:val="none" w:sz="0" w:space="0" w:color="auto"/>
            <w:right w:val="none" w:sz="0" w:space="0" w:color="auto"/>
          </w:divBdr>
        </w:div>
        <w:div w:id="1513953127">
          <w:marLeft w:val="0"/>
          <w:marRight w:val="0"/>
          <w:marTop w:val="0"/>
          <w:marBottom w:val="0"/>
          <w:divBdr>
            <w:top w:val="none" w:sz="0" w:space="0" w:color="auto"/>
            <w:left w:val="none" w:sz="0" w:space="0" w:color="auto"/>
            <w:bottom w:val="none" w:sz="0" w:space="0" w:color="auto"/>
            <w:right w:val="none" w:sz="0" w:space="0" w:color="auto"/>
          </w:divBdr>
        </w:div>
        <w:div w:id="1252276099">
          <w:marLeft w:val="0"/>
          <w:marRight w:val="0"/>
          <w:marTop w:val="0"/>
          <w:marBottom w:val="0"/>
          <w:divBdr>
            <w:top w:val="none" w:sz="0" w:space="0" w:color="auto"/>
            <w:left w:val="none" w:sz="0" w:space="0" w:color="auto"/>
            <w:bottom w:val="none" w:sz="0" w:space="0" w:color="auto"/>
            <w:right w:val="none" w:sz="0" w:space="0" w:color="auto"/>
          </w:divBdr>
        </w:div>
        <w:div w:id="852576202">
          <w:marLeft w:val="0"/>
          <w:marRight w:val="0"/>
          <w:marTop w:val="0"/>
          <w:marBottom w:val="0"/>
          <w:divBdr>
            <w:top w:val="none" w:sz="0" w:space="0" w:color="auto"/>
            <w:left w:val="none" w:sz="0" w:space="0" w:color="auto"/>
            <w:bottom w:val="none" w:sz="0" w:space="0" w:color="auto"/>
            <w:right w:val="none" w:sz="0" w:space="0" w:color="auto"/>
          </w:divBdr>
        </w:div>
        <w:div w:id="500855594">
          <w:marLeft w:val="0"/>
          <w:marRight w:val="0"/>
          <w:marTop w:val="0"/>
          <w:marBottom w:val="0"/>
          <w:divBdr>
            <w:top w:val="none" w:sz="0" w:space="0" w:color="auto"/>
            <w:left w:val="none" w:sz="0" w:space="0" w:color="auto"/>
            <w:bottom w:val="none" w:sz="0" w:space="0" w:color="auto"/>
            <w:right w:val="none" w:sz="0" w:space="0" w:color="auto"/>
          </w:divBdr>
        </w:div>
        <w:div w:id="1183284163">
          <w:marLeft w:val="0"/>
          <w:marRight w:val="0"/>
          <w:marTop w:val="0"/>
          <w:marBottom w:val="0"/>
          <w:divBdr>
            <w:top w:val="none" w:sz="0" w:space="0" w:color="auto"/>
            <w:left w:val="none" w:sz="0" w:space="0" w:color="auto"/>
            <w:bottom w:val="none" w:sz="0" w:space="0" w:color="auto"/>
            <w:right w:val="none" w:sz="0" w:space="0" w:color="auto"/>
          </w:divBdr>
        </w:div>
        <w:div w:id="182089087">
          <w:marLeft w:val="0"/>
          <w:marRight w:val="0"/>
          <w:marTop w:val="0"/>
          <w:marBottom w:val="0"/>
          <w:divBdr>
            <w:top w:val="none" w:sz="0" w:space="0" w:color="auto"/>
            <w:left w:val="none" w:sz="0" w:space="0" w:color="auto"/>
            <w:bottom w:val="none" w:sz="0" w:space="0" w:color="auto"/>
            <w:right w:val="none" w:sz="0" w:space="0" w:color="auto"/>
          </w:divBdr>
        </w:div>
        <w:div w:id="808741113">
          <w:marLeft w:val="0"/>
          <w:marRight w:val="0"/>
          <w:marTop w:val="0"/>
          <w:marBottom w:val="0"/>
          <w:divBdr>
            <w:top w:val="none" w:sz="0" w:space="0" w:color="auto"/>
            <w:left w:val="none" w:sz="0" w:space="0" w:color="auto"/>
            <w:bottom w:val="none" w:sz="0" w:space="0" w:color="auto"/>
            <w:right w:val="none" w:sz="0" w:space="0" w:color="auto"/>
          </w:divBdr>
        </w:div>
        <w:div w:id="1005744587">
          <w:marLeft w:val="0"/>
          <w:marRight w:val="0"/>
          <w:marTop w:val="0"/>
          <w:marBottom w:val="0"/>
          <w:divBdr>
            <w:top w:val="none" w:sz="0" w:space="0" w:color="auto"/>
            <w:left w:val="none" w:sz="0" w:space="0" w:color="auto"/>
            <w:bottom w:val="none" w:sz="0" w:space="0" w:color="auto"/>
            <w:right w:val="none" w:sz="0" w:space="0" w:color="auto"/>
          </w:divBdr>
        </w:div>
        <w:div w:id="477576849">
          <w:marLeft w:val="0"/>
          <w:marRight w:val="0"/>
          <w:marTop w:val="0"/>
          <w:marBottom w:val="0"/>
          <w:divBdr>
            <w:top w:val="none" w:sz="0" w:space="0" w:color="auto"/>
            <w:left w:val="none" w:sz="0" w:space="0" w:color="auto"/>
            <w:bottom w:val="none" w:sz="0" w:space="0" w:color="auto"/>
            <w:right w:val="none" w:sz="0" w:space="0" w:color="auto"/>
          </w:divBdr>
        </w:div>
        <w:div w:id="1675110306">
          <w:marLeft w:val="0"/>
          <w:marRight w:val="0"/>
          <w:marTop w:val="0"/>
          <w:marBottom w:val="0"/>
          <w:divBdr>
            <w:top w:val="none" w:sz="0" w:space="0" w:color="auto"/>
            <w:left w:val="none" w:sz="0" w:space="0" w:color="auto"/>
            <w:bottom w:val="none" w:sz="0" w:space="0" w:color="auto"/>
            <w:right w:val="none" w:sz="0" w:space="0" w:color="auto"/>
          </w:divBdr>
        </w:div>
        <w:div w:id="1971324887">
          <w:marLeft w:val="0"/>
          <w:marRight w:val="0"/>
          <w:marTop w:val="0"/>
          <w:marBottom w:val="0"/>
          <w:divBdr>
            <w:top w:val="none" w:sz="0" w:space="0" w:color="auto"/>
            <w:left w:val="none" w:sz="0" w:space="0" w:color="auto"/>
            <w:bottom w:val="none" w:sz="0" w:space="0" w:color="auto"/>
            <w:right w:val="none" w:sz="0" w:space="0" w:color="auto"/>
          </w:divBdr>
        </w:div>
        <w:div w:id="1527064752">
          <w:marLeft w:val="0"/>
          <w:marRight w:val="0"/>
          <w:marTop w:val="0"/>
          <w:marBottom w:val="0"/>
          <w:divBdr>
            <w:top w:val="none" w:sz="0" w:space="0" w:color="auto"/>
            <w:left w:val="none" w:sz="0" w:space="0" w:color="auto"/>
            <w:bottom w:val="none" w:sz="0" w:space="0" w:color="auto"/>
            <w:right w:val="none" w:sz="0" w:space="0" w:color="auto"/>
          </w:divBdr>
        </w:div>
        <w:div w:id="57025012">
          <w:marLeft w:val="0"/>
          <w:marRight w:val="0"/>
          <w:marTop w:val="0"/>
          <w:marBottom w:val="0"/>
          <w:divBdr>
            <w:top w:val="none" w:sz="0" w:space="0" w:color="auto"/>
            <w:left w:val="none" w:sz="0" w:space="0" w:color="auto"/>
            <w:bottom w:val="none" w:sz="0" w:space="0" w:color="auto"/>
            <w:right w:val="none" w:sz="0" w:space="0" w:color="auto"/>
          </w:divBdr>
        </w:div>
        <w:div w:id="448164741">
          <w:marLeft w:val="0"/>
          <w:marRight w:val="0"/>
          <w:marTop w:val="0"/>
          <w:marBottom w:val="0"/>
          <w:divBdr>
            <w:top w:val="none" w:sz="0" w:space="0" w:color="auto"/>
            <w:left w:val="none" w:sz="0" w:space="0" w:color="auto"/>
            <w:bottom w:val="none" w:sz="0" w:space="0" w:color="auto"/>
            <w:right w:val="none" w:sz="0" w:space="0" w:color="auto"/>
          </w:divBdr>
        </w:div>
        <w:div w:id="1505702122">
          <w:marLeft w:val="0"/>
          <w:marRight w:val="0"/>
          <w:marTop w:val="0"/>
          <w:marBottom w:val="0"/>
          <w:divBdr>
            <w:top w:val="none" w:sz="0" w:space="0" w:color="auto"/>
            <w:left w:val="none" w:sz="0" w:space="0" w:color="auto"/>
            <w:bottom w:val="none" w:sz="0" w:space="0" w:color="auto"/>
            <w:right w:val="none" w:sz="0" w:space="0" w:color="auto"/>
          </w:divBdr>
        </w:div>
        <w:div w:id="144011874">
          <w:marLeft w:val="0"/>
          <w:marRight w:val="0"/>
          <w:marTop w:val="0"/>
          <w:marBottom w:val="0"/>
          <w:divBdr>
            <w:top w:val="none" w:sz="0" w:space="0" w:color="auto"/>
            <w:left w:val="none" w:sz="0" w:space="0" w:color="auto"/>
            <w:bottom w:val="none" w:sz="0" w:space="0" w:color="auto"/>
            <w:right w:val="none" w:sz="0" w:space="0" w:color="auto"/>
          </w:divBdr>
        </w:div>
        <w:div w:id="1415277696">
          <w:marLeft w:val="0"/>
          <w:marRight w:val="0"/>
          <w:marTop w:val="0"/>
          <w:marBottom w:val="0"/>
          <w:divBdr>
            <w:top w:val="none" w:sz="0" w:space="0" w:color="auto"/>
            <w:left w:val="none" w:sz="0" w:space="0" w:color="auto"/>
            <w:bottom w:val="none" w:sz="0" w:space="0" w:color="auto"/>
            <w:right w:val="none" w:sz="0" w:space="0" w:color="auto"/>
          </w:divBdr>
        </w:div>
        <w:div w:id="30500834">
          <w:marLeft w:val="0"/>
          <w:marRight w:val="0"/>
          <w:marTop w:val="0"/>
          <w:marBottom w:val="0"/>
          <w:divBdr>
            <w:top w:val="none" w:sz="0" w:space="0" w:color="auto"/>
            <w:left w:val="none" w:sz="0" w:space="0" w:color="auto"/>
            <w:bottom w:val="none" w:sz="0" w:space="0" w:color="auto"/>
            <w:right w:val="none" w:sz="0" w:space="0" w:color="auto"/>
          </w:divBdr>
        </w:div>
        <w:div w:id="1965849608">
          <w:marLeft w:val="0"/>
          <w:marRight w:val="0"/>
          <w:marTop w:val="0"/>
          <w:marBottom w:val="0"/>
          <w:divBdr>
            <w:top w:val="none" w:sz="0" w:space="0" w:color="auto"/>
            <w:left w:val="none" w:sz="0" w:space="0" w:color="auto"/>
            <w:bottom w:val="none" w:sz="0" w:space="0" w:color="auto"/>
            <w:right w:val="none" w:sz="0" w:space="0" w:color="auto"/>
          </w:divBdr>
        </w:div>
        <w:div w:id="1623072452">
          <w:marLeft w:val="0"/>
          <w:marRight w:val="0"/>
          <w:marTop w:val="0"/>
          <w:marBottom w:val="0"/>
          <w:divBdr>
            <w:top w:val="none" w:sz="0" w:space="0" w:color="auto"/>
            <w:left w:val="none" w:sz="0" w:space="0" w:color="auto"/>
            <w:bottom w:val="none" w:sz="0" w:space="0" w:color="auto"/>
            <w:right w:val="none" w:sz="0" w:space="0" w:color="auto"/>
          </w:divBdr>
        </w:div>
        <w:div w:id="1221332810">
          <w:marLeft w:val="0"/>
          <w:marRight w:val="0"/>
          <w:marTop w:val="0"/>
          <w:marBottom w:val="0"/>
          <w:divBdr>
            <w:top w:val="none" w:sz="0" w:space="0" w:color="auto"/>
            <w:left w:val="none" w:sz="0" w:space="0" w:color="auto"/>
            <w:bottom w:val="none" w:sz="0" w:space="0" w:color="auto"/>
            <w:right w:val="none" w:sz="0" w:space="0" w:color="auto"/>
          </w:divBdr>
        </w:div>
        <w:div w:id="281427125">
          <w:marLeft w:val="0"/>
          <w:marRight w:val="0"/>
          <w:marTop w:val="0"/>
          <w:marBottom w:val="0"/>
          <w:divBdr>
            <w:top w:val="none" w:sz="0" w:space="0" w:color="auto"/>
            <w:left w:val="none" w:sz="0" w:space="0" w:color="auto"/>
            <w:bottom w:val="none" w:sz="0" w:space="0" w:color="auto"/>
            <w:right w:val="none" w:sz="0" w:space="0" w:color="auto"/>
          </w:divBdr>
        </w:div>
        <w:div w:id="373046639">
          <w:marLeft w:val="0"/>
          <w:marRight w:val="0"/>
          <w:marTop w:val="0"/>
          <w:marBottom w:val="0"/>
          <w:divBdr>
            <w:top w:val="none" w:sz="0" w:space="0" w:color="auto"/>
            <w:left w:val="none" w:sz="0" w:space="0" w:color="auto"/>
            <w:bottom w:val="none" w:sz="0" w:space="0" w:color="auto"/>
            <w:right w:val="none" w:sz="0" w:space="0" w:color="auto"/>
          </w:divBdr>
        </w:div>
        <w:div w:id="1441029983">
          <w:marLeft w:val="0"/>
          <w:marRight w:val="0"/>
          <w:marTop w:val="0"/>
          <w:marBottom w:val="0"/>
          <w:divBdr>
            <w:top w:val="none" w:sz="0" w:space="0" w:color="auto"/>
            <w:left w:val="none" w:sz="0" w:space="0" w:color="auto"/>
            <w:bottom w:val="none" w:sz="0" w:space="0" w:color="auto"/>
            <w:right w:val="none" w:sz="0" w:space="0" w:color="auto"/>
          </w:divBdr>
        </w:div>
        <w:div w:id="1452741800">
          <w:marLeft w:val="0"/>
          <w:marRight w:val="0"/>
          <w:marTop w:val="0"/>
          <w:marBottom w:val="0"/>
          <w:divBdr>
            <w:top w:val="none" w:sz="0" w:space="0" w:color="auto"/>
            <w:left w:val="none" w:sz="0" w:space="0" w:color="auto"/>
            <w:bottom w:val="none" w:sz="0" w:space="0" w:color="auto"/>
            <w:right w:val="none" w:sz="0" w:space="0" w:color="auto"/>
          </w:divBdr>
        </w:div>
        <w:div w:id="2106611625">
          <w:marLeft w:val="0"/>
          <w:marRight w:val="0"/>
          <w:marTop w:val="0"/>
          <w:marBottom w:val="0"/>
          <w:divBdr>
            <w:top w:val="none" w:sz="0" w:space="0" w:color="auto"/>
            <w:left w:val="none" w:sz="0" w:space="0" w:color="auto"/>
            <w:bottom w:val="none" w:sz="0" w:space="0" w:color="auto"/>
            <w:right w:val="none" w:sz="0" w:space="0" w:color="auto"/>
          </w:divBdr>
        </w:div>
        <w:div w:id="103576457">
          <w:marLeft w:val="0"/>
          <w:marRight w:val="0"/>
          <w:marTop w:val="0"/>
          <w:marBottom w:val="0"/>
          <w:divBdr>
            <w:top w:val="none" w:sz="0" w:space="0" w:color="auto"/>
            <w:left w:val="none" w:sz="0" w:space="0" w:color="auto"/>
            <w:bottom w:val="none" w:sz="0" w:space="0" w:color="auto"/>
            <w:right w:val="none" w:sz="0" w:space="0" w:color="auto"/>
          </w:divBdr>
        </w:div>
        <w:div w:id="2042125017">
          <w:marLeft w:val="0"/>
          <w:marRight w:val="0"/>
          <w:marTop w:val="0"/>
          <w:marBottom w:val="0"/>
          <w:divBdr>
            <w:top w:val="none" w:sz="0" w:space="0" w:color="auto"/>
            <w:left w:val="none" w:sz="0" w:space="0" w:color="auto"/>
            <w:bottom w:val="none" w:sz="0" w:space="0" w:color="auto"/>
            <w:right w:val="none" w:sz="0" w:space="0" w:color="auto"/>
          </w:divBdr>
        </w:div>
        <w:div w:id="1563446532">
          <w:marLeft w:val="0"/>
          <w:marRight w:val="0"/>
          <w:marTop w:val="0"/>
          <w:marBottom w:val="0"/>
          <w:divBdr>
            <w:top w:val="none" w:sz="0" w:space="0" w:color="auto"/>
            <w:left w:val="none" w:sz="0" w:space="0" w:color="auto"/>
            <w:bottom w:val="none" w:sz="0" w:space="0" w:color="auto"/>
            <w:right w:val="none" w:sz="0" w:space="0" w:color="auto"/>
          </w:divBdr>
        </w:div>
        <w:div w:id="817576448">
          <w:marLeft w:val="0"/>
          <w:marRight w:val="0"/>
          <w:marTop w:val="0"/>
          <w:marBottom w:val="0"/>
          <w:divBdr>
            <w:top w:val="none" w:sz="0" w:space="0" w:color="auto"/>
            <w:left w:val="none" w:sz="0" w:space="0" w:color="auto"/>
            <w:bottom w:val="none" w:sz="0" w:space="0" w:color="auto"/>
            <w:right w:val="none" w:sz="0" w:space="0" w:color="auto"/>
          </w:divBdr>
        </w:div>
        <w:div w:id="656307959">
          <w:marLeft w:val="0"/>
          <w:marRight w:val="0"/>
          <w:marTop w:val="0"/>
          <w:marBottom w:val="0"/>
          <w:divBdr>
            <w:top w:val="none" w:sz="0" w:space="0" w:color="auto"/>
            <w:left w:val="none" w:sz="0" w:space="0" w:color="auto"/>
            <w:bottom w:val="none" w:sz="0" w:space="0" w:color="auto"/>
            <w:right w:val="none" w:sz="0" w:space="0" w:color="auto"/>
          </w:divBdr>
        </w:div>
        <w:div w:id="363947949">
          <w:marLeft w:val="0"/>
          <w:marRight w:val="0"/>
          <w:marTop w:val="0"/>
          <w:marBottom w:val="0"/>
          <w:divBdr>
            <w:top w:val="none" w:sz="0" w:space="0" w:color="auto"/>
            <w:left w:val="none" w:sz="0" w:space="0" w:color="auto"/>
            <w:bottom w:val="none" w:sz="0" w:space="0" w:color="auto"/>
            <w:right w:val="none" w:sz="0" w:space="0" w:color="auto"/>
          </w:divBdr>
        </w:div>
        <w:div w:id="109517542">
          <w:marLeft w:val="0"/>
          <w:marRight w:val="0"/>
          <w:marTop w:val="0"/>
          <w:marBottom w:val="0"/>
          <w:divBdr>
            <w:top w:val="none" w:sz="0" w:space="0" w:color="auto"/>
            <w:left w:val="none" w:sz="0" w:space="0" w:color="auto"/>
            <w:bottom w:val="none" w:sz="0" w:space="0" w:color="auto"/>
            <w:right w:val="none" w:sz="0" w:space="0" w:color="auto"/>
          </w:divBdr>
        </w:div>
        <w:div w:id="2118786992">
          <w:marLeft w:val="0"/>
          <w:marRight w:val="0"/>
          <w:marTop w:val="0"/>
          <w:marBottom w:val="0"/>
          <w:divBdr>
            <w:top w:val="none" w:sz="0" w:space="0" w:color="auto"/>
            <w:left w:val="none" w:sz="0" w:space="0" w:color="auto"/>
            <w:bottom w:val="none" w:sz="0" w:space="0" w:color="auto"/>
            <w:right w:val="none" w:sz="0" w:space="0" w:color="auto"/>
          </w:divBdr>
        </w:div>
        <w:div w:id="965157498">
          <w:marLeft w:val="0"/>
          <w:marRight w:val="0"/>
          <w:marTop w:val="0"/>
          <w:marBottom w:val="0"/>
          <w:divBdr>
            <w:top w:val="none" w:sz="0" w:space="0" w:color="auto"/>
            <w:left w:val="none" w:sz="0" w:space="0" w:color="auto"/>
            <w:bottom w:val="none" w:sz="0" w:space="0" w:color="auto"/>
            <w:right w:val="none" w:sz="0" w:space="0" w:color="auto"/>
          </w:divBdr>
        </w:div>
        <w:div w:id="641891280">
          <w:marLeft w:val="0"/>
          <w:marRight w:val="0"/>
          <w:marTop w:val="0"/>
          <w:marBottom w:val="0"/>
          <w:divBdr>
            <w:top w:val="none" w:sz="0" w:space="0" w:color="auto"/>
            <w:left w:val="none" w:sz="0" w:space="0" w:color="auto"/>
            <w:bottom w:val="none" w:sz="0" w:space="0" w:color="auto"/>
            <w:right w:val="none" w:sz="0" w:space="0" w:color="auto"/>
          </w:divBdr>
        </w:div>
        <w:div w:id="290551013">
          <w:marLeft w:val="0"/>
          <w:marRight w:val="0"/>
          <w:marTop w:val="0"/>
          <w:marBottom w:val="0"/>
          <w:divBdr>
            <w:top w:val="none" w:sz="0" w:space="0" w:color="auto"/>
            <w:left w:val="none" w:sz="0" w:space="0" w:color="auto"/>
            <w:bottom w:val="none" w:sz="0" w:space="0" w:color="auto"/>
            <w:right w:val="none" w:sz="0" w:space="0" w:color="auto"/>
          </w:divBdr>
        </w:div>
        <w:div w:id="710496920">
          <w:marLeft w:val="0"/>
          <w:marRight w:val="0"/>
          <w:marTop w:val="0"/>
          <w:marBottom w:val="0"/>
          <w:divBdr>
            <w:top w:val="none" w:sz="0" w:space="0" w:color="auto"/>
            <w:left w:val="none" w:sz="0" w:space="0" w:color="auto"/>
            <w:bottom w:val="none" w:sz="0" w:space="0" w:color="auto"/>
            <w:right w:val="none" w:sz="0" w:space="0" w:color="auto"/>
          </w:divBdr>
        </w:div>
        <w:div w:id="586307787">
          <w:marLeft w:val="0"/>
          <w:marRight w:val="0"/>
          <w:marTop w:val="0"/>
          <w:marBottom w:val="0"/>
          <w:divBdr>
            <w:top w:val="none" w:sz="0" w:space="0" w:color="auto"/>
            <w:left w:val="none" w:sz="0" w:space="0" w:color="auto"/>
            <w:bottom w:val="none" w:sz="0" w:space="0" w:color="auto"/>
            <w:right w:val="none" w:sz="0" w:space="0" w:color="auto"/>
          </w:divBdr>
        </w:div>
        <w:div w:id="144981344">
          <w:marLeft w:val="0"/>
          <w:marRight w:val="0"/>
          <w:marTop w:val="0"/>
          <w:marBottom w:val="0"/>
          <w:divBdr>
            <w:top w:val="none" w:sz="0" w:space="0" w:color="auto"/>
            <w:left w:val="none" w:sz="0" w:space="0" w:color="auto"/>
            <w:bottom w:val="none" w:sz="0" w:space="0" w:color="auto"/>
            <w:right w:val="none" w:sz="0" w:space="0" w:color="auto"/>
          </w:divBdr>
        </w:div>
        <w:div w:id="805201634">
          <w:marLeft w:val="0"/>
          <w:marRight w:val="0"/>
          <w:marTop w:val="0"/>
          <w:marBottom w:val="0"/>
          <w:divBdr>
            <w:top w:val="none" w:sz="0" w:space="0" w:color="auto"/>
            <w:left w:val="none" w:sz="0" w:space="0" w:color="auto"/>
            <w:bottom w:val="none" w:sz="0" w:space="0" w:color="auto"/>
            <w:right w:val="none" w:sz="0" w:space="0" w:color="auto"/>
          </w:divBdr>
        </w:div>
        <w:div w:id="363214658">
          <w:marLeft w:val="0"/>
          <w:marRight w:val="0"/>
          <w:marTop w:val="0"/>
          <w:marBottom w:val="0"/>
          <w:divBdr>
            <w:top w:val="none" w:sz="0" w:space="0" w:color="auto"/>
            <w:left w:val="none" w:sz="0" w:space="0" w:color="auto"/>
            <w:bottom w:val="none" w:sz="0" w:space="0" w:color="auto"/>
            <w:right w:val="none" w:sz="0" w:space="0" w:color="auto"/>
          </w:divBdr>
        </w:div>
        <w:div w:id="1795555622">
          <w:marLeft w:val="0"/>
          <w:marRight w:val="0"/>
          <w:marTop w:val="0"/>
          <w:marBottom w:val="0"/>
          <w:divBdr>
            <w:top w:val="none" w:sz="0" w:space="0" w:color="auto"/>
            <w:left w:val="none" w:sz="0" w:space="0" w:color="auto"/>
            <w:bottom w:val="none" w:sz="0" w:space="0" w:color="auto"/>
            <w:right w:val="none" w:sz="0" w:space="0" w:color="auto"/>
          </w:divBdr>
        </w:div>
        <w:div w:id="576600747">
          <w:marLeft w:val="0"/>
          <w:marRight w:val="0"/>
          <w:marTop w:val="0"/>
          <w:marBottom w:val="0"/>
          <w:divBdr>
            <w:top w:val="none" w:sz="0" w:space="0" w:color="auto"/>
            <w:left w:val="none" w:sz="0" w:space="0" w:color="auto"/>
            <w:bottom w:val="none" w:sz="0" w:space="0" w:color="auto"/>
            <w:right w:val="none" w:sz="0" w:space="0" w:color="auto"/>
          </w:divBdr>
        </w:div>
        <w:div w:id="1269117677">
          <w:marLeft w:val="0"/>
          <w:marRight w:val="0"/>
          <w:marTop w:val="0"/>
          <w:marBottom w:val="0"/>
          <w:divBdr>
            <w:top w:val="none" w:sz="0" w:space="0" w:color="auto"/>
            <w:left w:val="none" w:sz="0" w:space="0" w:color="auto"/>
            <w:bottom w:val="none" w:sz="0" w:space="0" w:color="auto"/>
            <w:right w:val="none" w:sz="0" w:space="0" w:color="auto"/>
          </w:divBdr>
        </w:div>
      </w:divsChild>
    </w:div>
    <w:div w:id="601256389">
      <w:bodyDiv w:val="1"/>
      <w:marLeft w:val="0"/>
      <w:marRight w:val="0"/>
      <w:marTop w:val="0"/>
      <w:marBottom w:val="0"/>
      <w:divBdr>
        <w:top w:val="none" w:sz="0" w:space="0" w:color="auto"/>
        <w:left w:val="none" w:sz="0" w:space="0" w:color="auto"/>
        <w:bottom w:val="none" w:sz="0" w:space="0" w:color="auto"/>
        <w:right w:val="none" w:sz="0" w:space="0" w:color="auto"/>
      </w:divBdr>
      <w:divsChild>
        <w:div w:id="1768504117">
          <w:marLeft w:val="0"/>
          <w:marRight w:val="0"/>
          <w:marTop w:val="0"/>
          <w:marBottom w:val="0"/>
          <w:divBdr>
            <w:top w:val="none" w:sz="0" w:space="0" w:color="auto"/>
            <w:left w:val="none" w:sz="0" w:space="0" w:color="auto"/>
            <w:bottom w:val="none" w:sz="0" w:space="0" w:color="auto"/>
            <w:right w:val="none" w:sz="0" w:space="0" w:color="auto"/>
          </w:divBdr>
        </w:div>
        <w:div w:id="147330959">
          <w:marLeft w:val="0"/>
          <w:marRight w:val="0"/>
          <w:marTop w:val="0"/>
          <w:marBottom w:val="0"/>
          <w:divBdr>
            <w:top w:val="none" w:sz="0" w:space="0" w:color="auto"/>
            <w:left w:val="none" w:sz="0" w:space="0" w:color="auto"/>
            <w:bottom w:val="none" w:sz="0" w:space="0" w:color="auto"/>
            <w:right w:val="none" w:sz="0" w:space="0" w:color="auto"/>
          </w:divBdr>
        </w:div>
        <w:div w:id="1710454454">
          <w:marLeft w:val="0"/>
          <w:marRight w:val="0"/>
          <w:marTop w:val="0"/>
          <w:marBottom w:val="0"/>
          <w:divBdr>
            <w:top w:val="none" w:sz="0" w:space="0" w:color="auto"/>
            <w:left w:val="none" w:sz="0" w:space="0" w:color="auto"/>
            <w:bottom w:val="none" w:sz="0" w:space="0" w:color="auto"/>
            <w:right w:val="none" w:sz="0" w:space="0" w:color="auto"/>
          </w:divBdr>
        </w:div>
        <w:div w:id="1426265720">
          <w:marLeft w:val="0"/>
          <w:marRight w:val="0"/>
          <w:marTop w:val="0"/>
          <w:marBottom w:val="0"/>
          <w:divBdr>
            <w:top w:val="none" w:sz="0" w:space="0" w:color="auto"/>
            <w:left w:val="none" w:sz="0" w:space="0" w:color="auto"/>
            <w:bottom w:val="none" w:sz="0" w:space="0" w:color="auto"/>
            <w:right w:val="none" w:sz="0" w:space="0" w:color="auto"/>
          </w:divBdr>
        </w:div>
        <w:div w:id="315914343">
          <w:marLeft w:val="0"/>
          <w:marRight w:val="0"/>
          <w:marTop w:val="0"/>
          <w:marBottom w:val="0"/>
          <w:divBdr>
            <w:top w:val="none" w:sz="0" w:space="0" w:color="auto"/>
            <w:left w:val="none" w:sz="0" w:space="0" w:color="auto"/>
            <w:bottom w:val="none" w:sz="0" w:space="0" w:color="auto"/>
            <w:right w:val="none" w:sz="0" w:space="0" w:color="auto"/>
          </w:divBdr>
        </w:div>
        <w:div w:id="694575609">
          <w:marLeft w:val="0"/>
          <w:marRight w:val="0"/>
          <w:marTop w:val="0"/>
          <w:marBottom w:val="0"/>
          <w:divBdr>
            <w:top w:val="none" w:sz="0" w:space="0" w:color="auto"/>
            <w:left w:val="none" w:sz="0" w:space="0" w:color="auto"/>
            <w:bottom w:val="none" w:sz="0" w:space="0" w:color="auto"/>
            <w:right w:val="none" w:sz="0" w:space="0" w:color="auto"/>
          </w:divBdr>
        </w:div>
        <w:div w:id="649596762">
          <w:marLeft w:val="0"/>
          <w:marRight w:val="0"/>
          <w:marTop w:val="0"/>
          <w:marBottom w:val="0"/>
          <w:divBdr>
            <w:top w:val="none" w:sz="0" w:space="0" w:color="auto"/>
            <w:left w:val="none" w:sz="0" w:space="0" w:color="auto"/>
            <w:bottom w:val="none" w:sz="0" w:space="0" w:color="auto"/>
            <w:right w:val="none" w:sz="0" w:space="0" w:color="auto"/>
          </w:divBdr>
        </w:div>
        <w:div w:id="1921215117">
          <w:marLeft w:val="0"/>
          <w:marRight w:val="0"/>
          <w:marTop w:val="0"/>
          <w:marBottom w:val="0"/>
          <w:divBdr>
            <w:top w:val="none" w:sz="0" w:space="0" w:color="auto"/>
            <w:left w:val="none" w:sz="0" w:space="0" w:color="auto"/>
            <w:bottom w:val="none" w:sz="0" w:space="0" w:color="auto"/>
            <w:right w:val="none" w:sz="0" w:space="0" w:color="auto"/>
          </w:divBdr>
        </w:div>
        <w:div w:id="1371301519">
          <w:marLeft w:val="0"/>
          <w:marRight w:val="0"/>
          <w:marTop w:val="0"/>
          <w:marBottom w:val="0"/>
          <w:divBdr>
            <w:top w:val="none" w:sz="0" w:space="0" w:color="auto"/>
            <w:left w:val="none" w:sz="0" w:space="0" w:color="auto"/>
            <w:bottom w:val="none" w:sz="0" w:space="0" w:color="auto"/>
            <w:right w:val="none" w:sz="0" w:space="0" w:color="auto"/>
          </w:divBdr>
        </w:div>
        <w:div w:id="350573141">
          <w:marLeft w:val="0"/>
          <w:marRight w:val="0"/>
          <w:marTop w:val="0"/>
          <w:marBottom w:val="0"/>
          <w:divBdr>
            <w:top w:val="none" w:sz="0" w:space="0" w:color="auto"/>
            <w:left w:val="none" w:sz="0" w:space="0" w:color="auto"/>
            <w:bottom w:val="none" w:sz="0" w:space="0" w:color="auto"/>
            <w:right w:val="none" w:sz="0" w:space="0" w:color="auto"/>
          </w:divBdr>
        </w:div>
        <w:div w:id="981496674">
          <w:marLeft w:val="0"/>
          <w:marRight w:val="0"/>
          <w:marTop w:val="0"/>
          <w:marBottom w:val="0"/>
          <w:divBdr>
            <w:top w:val="none" w:sz="0" w:space="0" w:color="auto"/>
            <w:left w:val="none" w:sz="0" w:space="0" w:color="auto"/>
            <w:bottom w:val="none" w:sz="0" w:space="0" w:color="auto"/>
            <w:right w:val="none" w:sz="0" w:space="0" w:color="auto"/>
          </w:divBdr>
        </w:div>
        <w:div w:id="315500025">
          <w:marLeft w:val="0"/>
          <w:marRight w:val="0"/>
          <w:marTop w:val="0"/>
          <w:marBottom w:val="0"/>
          <w:divBdr>
            <w:top w:val="none" w:sz="0" w:space="0" w:color="auto"/>
            <w:left w:val="none" w:sz="0" w:space="0" w:color="auto"/>
            <w:bottom w:val="none" w:sz="0" w:space="0" w:color="auto"/>
            <w:right w:val="none" w:sz="0" w:space="0" w:color="auto"/>
          </w:divBdr>
        </w:div>
        <w:div w:id="1333801664">
          <w:marLeft w:val="0"/>
          <w:marRight w:val="0"/>
          <w:marTop w:val="0"/>
          <w:marBottom w:val="0"/>
          <w:divBdr>
            <w:top w:val="none" w:sz="0" w:space="0" w:color="auto"/>
            <w:left w:val="none" w:sz="0" w:space="0" w:color="auto"/>
            <w:bottom w:val="none" w:sz="0" w:space="0" w:color="auto"/>
            <w:right w:val="none" w:sz="0" w:space="0" w:color="auto"/>
          </w:divBdr>
        </w:div>
        <w:div w:id="2080126868">
          <w:marLeft w:val="0"/>
          <w:marRight w:val="0"/>
          <w:marTop w:val="0"/>
          <w:marBottom w:val="0"/>
          <w:divBdr>
            <w:top w:val="none" w:sz="0" w:space="0" w:color="auto"/>
            <w:left w:val="none" w:sz="0" w:space="0" w:color="auto"/>
            <w:bottom w:val="none" w:sz="0" w:space="0" w:color="auto"/>
            <w:right w:val="none" w:sz="0" w:space="0" w:color="auto"/>
          </w:divBdr>
        </w:div>
        <w:div w:id="1169519208">
          <w:marLeft w:val="0"/>
          <w:marRight w:val="0"/>
          <w:marTop w:val="0"/>
          <w:marBottom w:val="0"/>
          <w:divBdr>
            <w:top w:val="none" w:sz="0" w:space="0" w:color="auto"/>
            <w:left w:val="none" w:sz="0" w:space="0" w:color="auto"/>
            <w:bottom w:val="none" w:sz="0" w:space="0" w:color="auto"/>
            <w:right w:val="none" w:sz="0" w:space="0" w:color="auto"/>
          </w:divBdr>
        </w:div>
        <w:div w:id="929196249">
          <w:marLeft w:val="0"/>
          <w:marRight w:val="0"/>
          <w:marTop w:val="0"/>
          <w:marBottom w:val="0"/>
          <w:divBdr>
            <w:top w:val="none" w:sz="0" w:space="0" w:color="auto"/>
            <w:left w:val="none" w:sz="0" w:space="0" w:color="auto"/>
            <w:bottom w:val="none" w:sz="0" w:space="0" w:color="auto"/>
            <w:right w:val="none" w:sz="0" w:space="0" w:color="auto"/>
          </w:divBdr>
        </w:div>
        <w:div w:id="65077803">
          <w:marLeft w:val="0"/>
          <w:marRight w:val="0"/>
          <w:marTop w:val="0"/>
          <w:marBottom w:val="0"/>
          <w:divBdr>
            <w:top w:val="none" w:sz="0" w:space="0" w:color="auto"/>
            <w:left w:val="none" w:sz="0" w:space="0" w:color="auto"/>
            <w:bottom w:val="none" w:sz="0" w:space="0" w:color="auto"/>
            <w:right w:val="none" w:sz="0" w:space="0" w:color="auto"/>
          </w:divBdr>
        </w:div>
        <w:div w:id="820539919">
          <w:marLeft w:val="0"/>
          <w:marRight w:val="0"/>
          <w:marTop w:val="0"/>
          <w:marBottom w:val="0"/>
          <w:divBdr>
            <w:top w:val="none" w:sz="0" w:space="0" w:color="auto"/>
            <w:left w:val="none" w:sz="0" w:space="0" w:color="auto"/>
            <w:bottom w:val="none" w:sz="0" w:space="0" w:color="auto"/>
            <w:right w:val="none" w:sz="0" w:space="0" w:color="auto"/>
          </w:divBdr>
        </w:div>
        <w:div w:id="1259486922">
          <w:marLeft w:val="0"/>
          <w:marRight w:val="0"/>
          <w:marTop w:val="0"/>
          <w:marBottom w:val="0"/>
          <w:divBdr>
            <w:top w:val="none" w:sz="0" w:space="0" w:color="auto"/>
            <w:left w:val="none" w:sz="0" w:space="0" w:color="auto"/>
            <w:bottom w:val="none" w:sz="0" w:space="0" w:color="auto"/>
            <w:right w:val="none" w:sz="0" w:space="0" w:color="auto"/>
          </w:divBdr>
        </w:div>
        <w:div w:id="2027712202">
          <w:marLeft w:val="0"/>
          <w:marRight w:val="0"/>
          <w:marTop w:val="0"/>
          <w:marBottom w:val="0"/>
          <w:divBdr>
            <w:top w:val="none" w:sz="0" w:space="0" w:color="auto"/>
            <w:left w:val="none" w:sz="0" w:space="0" w:color="auto"/>
            <w:bottom w:val="none" w:sz="0" w:space="0" w:color="auto"/>
            <w:right w:val="none" w:sz="0" w:space="0" w:color="auto"/>
          </w:divBdr>
        </w:div>
        <w:div w:id="1718314806">
          <w:marLeft w:val="0"/>
          <w:marRight w:val="0"/>
          <w:marTop w:val="0"/>
          <w:marBottom w:val="0"/>
          <w:divBdr>
            <w:top w:val="none" w:sz="0" w:space="0" w:color="auto"/>
            <w:left w:val="none" w:sz="0" w:space="0" w:color="auto"/>
            <w:bottom w:val="none" w:sz="0" w:space="0" w:color="auto"/>
            <w:right w:val="none" w:sz="0" w:space="0" w:color="auto"/>
          </w:divBdr>
        </w:div>
        <w:div w:id="782656516">
          <w:marLeft w:val="0"/>
          <w:marRight w:val="0"/>
          <w:marTop w:val="0"/>
          <w:marBottom w:val="0"/>
          <w:divBdr>
            <w:top w:val="none" w:sz="0" w:space="0" w:color="auto"/>
            <w:left w:val="none" w:sz="0" w:space="0" w:color="auto"/>
            <w:bottom w:val="none" w:sz="0" w:space="0" w:color="auto"/>
            <w:right w:val="none" w:sz="0" w:space="0" w:color="auto"/>
          </w:divBdr>
        </w:div>
        <w:div w:id="501119659">
          <w:marLeft w:val="0"/>
          <w:marRight w:val="0"/>
          <w:marTop w:val="0"/>
          <w:marBottom w:val="0"/>
          <w:divBdr>
            <w:top w:val="none" w:sz="0" w:space="0" w:color="auto"/>
            <w:left w:val="none" w:sz="0" w:space="0" w:color="auto"/>
            <w:bottom w:val="none" w:sz="0" w:space="0" w:color="auto"/>
            <w:right w:val="none" w:sz="0" w:space="0" w:color="auto"/>
          </w:divBdr>
        </w:div>
        <w:div w:id="356779639">
          <w:marLeft w:val="0"/>
          <w:marRight w:val="0"/>
          <w:marTop w:val="0"/>
          <w:marBottom w:val="0"/>
          <w:divBdr>
            <w:top w:val="none" w:sz="0" w:space="0" w:color="auto"/>
            <w:left w:val="none" w:sz="0" w:space="0" w:color="auto"/>
            <w:bottom w:val="none" w:sz="0" w:space="0" w:color="auto"/>
            <w:right w:val="none" w:sz="0" w:space="0" w:color="auto"/>
          </w:divBdr>
        </w:div>
        <w:div w:id="391395742">
          <w:marLeft w:val="0"/>
          <w:marRight w:val="0"/>
          <w:marTop w:val="0"/>
          <w:marBottom w:val="0"/>
          <w:divBdr>
            <w:top w:val="none" w:sz="0" w:space="0" w:color="auto"/>
            <w:left w:val="none" w:sz="0" w:space="0" w:color="auto"/>
            <w:bottom w:val="none" w:sz="0" w:space="0" w:color="auto"/>
            <w:right w:val="none" w:sz="0" w:space="0" w:color="auto"/>
          </w:divBdr>
        </w:div>
        <w:div w:id="106898569">
          <w:marLeft w:val="0"/>
          <w:marRight w:val="0"/>
          <w:marTop w:val="0"/>
          <w:marBottom w:val="0"/>
          <w:divBdr>
            <w:top w:val="none" w:sz="0" w:space="0" w:color="auto"/>
            <w:left w:val="none" w:sz="0" w:space="0" w:color="auto"/>
            <w:bottom w:val="none" w:sz="0" w:space="0" w:color="auto"/>
            <w:right w:val="none" w:sz="0" w:space="0" w:color="auto"/>
          </w:divBdr>
        </w:div>
        <w:div w:id="1029798255">
          <w:marLeft w:val="0"/>
          <w:marRight w:val="0"/>
          <w:marTop w:val="0"/>
          <w:marBottom w:val="0"/>
          <w:divBdr>
            <w:top w:val="none" w:sz="0" w:space="0" w:color="auto"/>
            <w:left w:val="none" w:sz="0" w:space="0" w:color="auto"/>
            <w:bottom w:val="none" w:sz="0" w:space="0" w:color="auto"/>
            <w:right w:val="none" w:sz="0" w:space="0" w:color="auto"/>
          </w:divBdr>
        </w:div>
        <w:div w:id="1202670830">
          <w:marLeft w:val="0"/>
          <w:marRight w:val="0"/>
          <w:marTop w:val="0"/>
          <w:marBottom w:val="0"/>
          <w:divBdr>
            <w:top w:val="none" w:sz="0" w:space="0" w:color="auto"/>
            <w:left w:val="none" w:sz="0" w:space="0" w:color="auto"/>
            <w:bottom w:val="none" w:sz="0" w:space="0" w:color="auto"/>
            <w:right w:val="none" w:sz="0" w:space="0" w:color="auto"/>
          </w:divBdr>
        </w:div>
        <w:div w:id="1568420027">
          <w:marLeft w:val="0"/>
          <w:marRight w:val="0"/>
          <w:marTop w:val="0"/>
          <w:marBottom w:val="0"/>
          <w:divBdr>
            <w:top w:val="none" w:sz="0" w:space="0" w:color="auto"/>
            <w:left w:val="none" w:sz="0" w:space="0" w:color="auto"/>
            <w:bottom w:val="none" w:sz="0" w:space="0" w:color="auto"/>
            <w:right w:val="none" w:sz="0" w:space="0" w:color="auto"/>
          </w:divBdr>
        </w:div>
        <w:div w:id="275987060">
          <w:marLeft w:val="0"/>
          <w:marRight w:val="0"/>
          <w:marTop w:val="0"/>
          <w:marBottom w:val="0"/>
          <w:divBdr>
            <w:top w:val="none" w:sz="0" w:space="0" w:color="auto"/>
            <w:left w:val="none" w:sz="0" w:space="0" w:color="auto"/>
            <w:bottom w:val="none" w:sz="0" w:space="0" w:color="auto"/>
            <w:right w:val="none" w:sz="0" w:space="0" w:color="auto"/>
          </w:divBdr>
        </w:div>
        <w:div w:id="458381057">
          <w:marLeft w:val="0"/>
          <w:marRight w:val="0"/>
          <w:marTop w:val="0"/>
          <w:marBottom w:val="0"/>
          <w:divBdr>
            <w:top w:val="none" w:sz="0" w:space="0" w:color="auto"/>
            <w:left w:val="none" w:sz="0" w:space="0" w:color="auto"/>
            <w:bottom w:val="none" w:sz="0" w:space="0" w:color="auto"/>
            <w:right w:val="none" w:sz="0" w:space="0" w:color="auto"/>
          </w:divBdr>
        </w:div>
        <w:div w:id="1351175964">
          <w:marLeft w:val="0"/>
          <w:marRight w:val="0"/>
          <w:marTop w:val="0"/>
          <w:marBottom w:val="0"/>
          <w:divBdr>
            <w:top w:val="none" w:sz="0" w:space="0" w:color="auto"/>
            <w:left w:val="none" w:sz="0" w:space="0" w:color="auto"/>
            <w:bottom w:val="none" w:sz="0" w:space="0" w:color="auto"/>
            <w:right w:val="none" w:sz="0" w:space="0" w:color="auto"/>
          </w:divBdr>
        </w:div>
        <w:div w:id="1968968513">
          <w:marLeft w:val="0"/>
          <w:marRight w:val="0"/>
          <w:marTop w:val="0"/>
          <w:marBottom w:val="0"/>
          <w:divBdr>
            <w:top w:val="none" w:sz="0" w:space="0" w:color="auto"/>
            <w:left w:val="none" w:sz="0" w:space="0" w:color="auto"/>
            <w:bottom w:val="none" w:sz="0" w:space="0" w:color="auto"/>
            <w:right w:val="none" w:sz="0" w:space="0" w:color="auto"/>
          </w:divBdr>
        </w:div>
        <w:div w:id="1017342637">
          <w:marLeft w:val="0"/>
          <w:marRight w:val="0"/>
          <w:marTop w:val="0"/>
          <w:marBottom w:val="0"/>
          <w:divBdr>
            <w:top w:val="none" w:sz="0" w:space="0" w:color="auto"/>
            <w:left w:val="none" w:sz="0" w:space="0" w:color="auto"/>
            <w:bottom w:val="none" w:sz="0" w:space="0" w:color="auto"/>
            <w:right w:val="none" w:sz="0" w:space="0" w:color="auto"/>
          </w:divBdr>
        </w:div>
        <w:div w:id="327562305">
          <w:marLeft w:val="0"/>
          <w:marRight w:val="0"/>
          <w:marTop w:val="0"/>
          <w:marBottom w:val="0"/>
          <w:divBdr>
            <w:top w:val="none" w:sz="0" w:space="0" w:color="auto"/>
            <w:left w:val="none" w:sz="0" w:space="0" w:color="auto"/>
            <w:bottom w:val="none" w:sz="0" w:space="0" w:color="auto"/>
            <w:right w:val="none" w:sz="0" w:space="0" w:color="auto"/>
          </w:divBdr>
        </w:div>
        <w:div w:id="1134979433">
          <w:marLeft w:val="0"/>
          <w:marRight w:val="0"/>
          <w:marTop w:val="0"/>
          <w:marBottom w:val="0"/>
          <w:divBdr>
            <w:top w:val="none" w:sz="0" w:space="0" w:color="auto"/>
            <w:left w:val="none" w:sz="0" w:space="0" w:color="auto"/>
            <w:bottom w:val="none" w:sz="0" w:space="0" w:color="auto"/>
            <w:right w:val="none" w:sz="0" w:space="0" w:color="auto"/>
          </w:divBdr>
        </w:div>
        <w:div w:id="2080983550">
          <w:marLeft w:val="0"/>
          <w:marRight w:val="0"/>
          <w:marTop w:val="0"/>
          <w:marBottom w:val="0"/>
          <w:divBdr>
            <w:top w:val="none" w:sz="0" w:space="0" w:color="auto"/>
            <w:left w:val="none" w:sz="0" w:space="0" w:color="auto"/>
            <w:bottom w:val="none" w:sz="0" w:space="0" w:color="auto"/>
            <w:right w:val="none" w:sz="0" w:space="0" w:color="auto"/>
          </w:divBdr>
        </w:div>
        <w:div w:id="1012874604">
          <w:marLeft w:val="0"/>
          <w:marRight w:val="0"/>
          <w:marTop w:val="0"/>
          <w:marBottom w:val="0"/>
          <w:divBdr>
            <w:top w:val="none" w:sz="0" w:space="0" w:color="auto"/>
            <w:left w:val="none" w:sz="0" w:space="0" w:color="auto"/>
            <w:bottom w:val="none" w:sz="0" w:space="0" w:color="auto"/>
            <w:right w:val="none" w:sz="0" w:space="0" w:color="auto"/>
          </w:divBdr>
        </w:div>
        <w:div w:id="95518375">
          <w:marLeft w:val="0"/>
          <w:marRight w:val="0"/>
          <w:marTop w:val="0"/>
          <w:marBottom w:val="0"/>
          <w:divBdr>
            <w:top w:val="none" w:sz="0" w:space="0" w:color="auto"/>
            <w:left w:val="none" w:sz="0" w:space="0" w:color="auto"/>
            <w:bottom w:val="none" w:sz="0" w:space="0" w:color="auto"/>
            <w:right w:val="none" w:sz="0" w:space="0" w:color="auto"/>
          </w:divBdr>
        </w:div>
        <w:div w:id="184365117">
          <w:marLeft w:val="0"/>
          <w:marRight w:val="0"/>
          <w:marTop w:val="0"/>
          <w:marBottom w:val="0"/>
          <w:divBdr>
            <w:top w:val="none" w:sz="0" w:space="0" w:color="auto"/>
            <w:left w:val="none" w:sz="0" w:space="0" w:color="auto"/>
            <w:bottom w:val="none" w:sz="0" w:space="0" w:color="auto"/>
            <w:right w:val="none" w:sz="0" w:space="0" w:color="auto"/>
          </w:divBdr>
        </w:div>
        <w:div w:id="588736427">
          <w:marLeft w:val="0"/>
          <w:marRight w:val="0"/>
          <w:marTop w:val="0"/>
          <w:marBottom w:val="0"/>
          <w:divBdr>
            <w:top w:val="none" w:sz="0" w:space="0" w:color="auto"/>
            <w:left w:val="none" w:sz="0" w:space="0" w:color="auto"/>
            <w:bottom w:val="none" w:sz="0" w:space="0" w:color="auto"/>
            <w:right w:val="none" w:sz="0" w:space="0" w:color="auto"/>
          </w:divBdr>
        </w:div>
        <w:div w:id="907348068">
          <w:marLeft w:val="0"/>
          <w:marRight w:val="0"/>
          <w:marTop w:val="0"/>
          <w:marBottom w:val="0"/>
          <w:divBdr>
            <w:top w:val="none" w:sz="0" w:space="0" w:color="auto"/>
            <w:left w:val="none" w:sz="0" w:space="0" w:color="auto"/>
            <w:bottom w:val="none" w:sz="0" w:space="0" w:color="auto"/>
            <w:right w:val="none" w:sz="0" w:space="0" w:color="auto"/>
          </w:divBdr>
        </w:div>
        <w:div w:id="1578635447">
          <w:marLeft w:val="0"/>
          <w:marRight w:val="0"/>
          <w:marTop w:val="0"/>
          <w:marBottom w:val="0"/>
          <w:divBdr>
            <w:top w:val="none" w:sz="0" w:space="0" w:color="auto"/>
            <w:left w:val="none" w:sz="0" w:space="0" w:color="auto"/>
            <w:bottom w:val="none" w:sz="0" w:space="0" w:color="auto"/>
            <w:right w:val="none" w:sz="0" w:space="0" w:color="auto"/>
          </w:divBdr>
        </w:div>
        <w:div w:id="1128665838">
          <w:marLeft w:val="0"/>
          <w:marRight w:val="0"/>
          <w:marTop w:val="0"/>
          <w:marBottom w:val="0"/>
          <w:divBdr>
            <w:top w:val="none" w:sz="0" w:space="0" w:color="auto"/>
            <w:left w:val="none" w:sz="0" w:space="0" w:color="auto"/>
            <w:bottom w:val="none" w:sz="0" w:space="0" w:color="auto"/>
            <w:right w:val="none" w:sz="0" w:space="0" w:color="auto"/>
          </w:divBdr>
        </w:div>
        <w:div w:id="1272592844">
          <w:marLeft w:val="0"/>
          <w:marRight w:val="0"/>
          <w:marTop w:val="0"/>
          <w:marBottom w:val="0"/>
          <w:divBdr>
            <w:top w:val="none" w:sz="0" w:space="0" w:color="auto"/>
            <w:left w:val="none" w:sz="0" w:space="0" w:color="auto"/>
            <w:bottom w:val="none" w:sz="0" w:space="0" w:color="auto"/>
            <w:right w:val="none" w:sz="0" w:space="0" w:color="auto"/>
          </w:divBdr>
        </w:div>
        <w:div w:id="1731226159">
          <w:marLeft w:val="0"/>
          <w:marRight w:val="0"/>
          <w:marTop w:val="0"/>
          <w:marBottom w:val="0"/>
          <w:divBdr>
            <w:top w:val="none" w:sz="0" w:space="0" w:color="auto"/>
            <w:left w:val="none" w:sz="0" w:space="0" w:color="auto"/>
            <w:bottom w:val="none" w:sz="0" w:space="0" w:color="auto"/>
            <w:right w:val="none" w:sz="0" w:space="0" w:color="auto"/>
          </w:divBdr>
        </w:div>
        <w:div w:id="899092894">
          <w:marLeft w:val="0"/>
          <w:marRight w:val="0"/>
          <w:marTop w:val="0"/>
          <w:marBottom w:val="0"/>
          <w:divBdr>
            <w:top w:val="none" w:sz="0" w:space="0" w:color="auto"/>
            <w:left w:val="none" w:sz="0" w:space="0" w:color="auto"/>
            <w:bottom w:val="none" w:sz="0" w:space="0" w:color="auto"/>
            <w:right w:val="none" w:sz="0" w:space="0" w:color="auto"/>
          </w:divBdr>
        </w:div>
        <w:div w:id="1520117686">
          <w:marLeft w:val="0"/>
          <w:marRight w:val="0"/>
          <w:marTop w:val="0"/>
          <w:marBottom w:val="0"/>
          <w:divBdr>
            <w:top w:val="none" w:sz="0" w:space="0" w:color="auto"/>
            <w:left w:val="none" w:sz="0" w:space="0" w:color="auto"/>
            <w:bottom w:val="none" w:sz="0" w:space="0" w:color="auto"/>
            <w:right w:val="none" w:sz="0" w:space="0" w:color="auto"/>
          </w:divBdr>
        </w:div>
        <w:div w:id="250552417">
          <w:marLeft w:val="0"/>
          <w:marRight w:val="0"/>
          <w:marTop w:val="0"/>
          <w:marBottom w:val="0"/>
          <w:divBdr>
            <w:top w:val="none" w:sz="0" w:space="0" w:color="auto"/>
            <w:left w:val="none" w:sz="0" w:space="0" w:color="auto"/>
            <w:bottom w:val="none" w:sz="0" w:space="0" w:color="auto"/>
            <w:right w:val="none" w:sz="0" w:space="0" w:color="auto"/>
          </w:divBdr>
        </w:div>
        <w:div w:id="1056053006">
          <w:marLeft w:val="0"/>
          <w:marRight w:val="0"/>
          <w:marTop w:val="0"/>
          <w:marBottom w:val="0"/>
          <w:divBdr>
            <w:top w:val="none" w:sz="0" w:space="0" w:color="auto"/>
            <w:left w:val="none" w:sz="0" w:space="0" w:color="auto"/>
            <w:bottom w:val="none" w:sz="0" w:space="0" w:color="auto"/>
            <w:right w:val="none" w:sz="0" w:space="0" w:color="auto"/>
          </w:divBdr>
        </w:div>
        <w:div w:id="186916842">
          <w:marLeft w:val="0"/>
          <w:marRight w:val="0"/>
          <w:marTop w:val="0"/>
          <w:marBottom w:val="0"/>
          <w:divBdr>
            <w:top w:val="none" w:sz="0" w:space="0" w:color="auto"/>
            <w:left w:val="none" w:sz="0" w:space="0" w:color="auto"/>
            <w:bottom w:val="none" w:sz="0" w:space="0" w:color="auto"/>
            <w:right w:val="none" w:sz="0" w:space="0" w:color="auto"/>
          </w:divBdr>
        </w:div>
        <w:div w:id="1834879458">
          <w:marLeft w:val="0"/>
          <w:marRight w:val="0"/>
          <w:marTop w:val="0"/>
          <w:marBottom w:val="0"/>
          <w:divBdr>
            <w:top w:val="none" w:sz="0" w:space="0" w:color="auto"/>
            <w:left w:val="none" w:sz="0" w:space="0" w:color="auto"/>
            <w:bottom w:val="none" w:sz="0" w:space="0" w:color="auto"/>
            <w:right w:val="none" w:sz="0" w:space="0" w:color="auto"/>
          </w:divBdr>
        </w:div>
        <w:div w:id="1028988324">
          <w:marLeft w:val="0"/>
          <w:marRight w:val="0"/>
          <w:marTop w:val="0"/>
          <w:marBottom w:val="0"/>
          <w:divBdr>
            <w:top w:val="none" w:sz="0" w:space="0" w:color="auto"/>
            <w:left w:val="none" w:sz="0" w:space="0" w:color="auto"/>
            <w:bottom w:val="none" w:sz="0" w:space="0" w:color="auto"/>
            <w:right w:val="none" w:sz="0" w:space="0" w:color="auto"/>
          </w:divBdr>
        </w:div>
        <w:div w:id="470025111">
          <w:marLeft w:val="0"/>
          <w:marRight w:val="0"/>
          <w:marTop w:val="0"/>
          <w:marBottom w:val="0"/>
          <w:divBdr>
            <w:top w:val="none" w:sz="0" w:space="0" w:color="auto"/>
            <w:left w:val="none" w:sz="0" w:space="0" w:color="auto"/>
            <w:bottom w:val="none" w:sz="0" w:space="0" w:color="auto"/>
            <w:right w:val="none" w:sz="0" w:space="0" w:color="auto"/>
          </w:divBdr>
        </w:div>
        <w:div w:id="969552220">
          <w:marLeft w:val="0"/>
          <w:marRight w:val="0"/>
          <w:marTop w:val="0"/>
          <w:marBottom w:val="0"/>
          <w:divBdr>
            <w:top w:val="none" w:sz="0" w:space="0" w:color="auto"/>
            <w:left w:val="none" w:sz="0" w:space="0" w:color="auto"/>
            <w:bottom w:val="none" w:sz="0" w:space="0" w:color="auto"/>
            <w:right w:val="none" w:sz="0" w:space="0" w:color="auto"/>
          </w:divBdr>
        </w:div>
        <w:div w:id="512306492">
          <w:marLeft w:val="0"/>
          <w:marRight w:val="0"/>
          <w:marTop w:val="0"/>
          <w:marBottom w:val="0"/>
          <w:divBdr>
            <w:top w:val="none" w:sz="0" w:space="0" w:color="auto"/>
            <w:left w:val="none" w:sz="0" w:space="0" w:color="auto"/>
            <w:bottom w:val="none" w:sz="0" w:space="0" w:color="auto"/>
            <w:right w:val="none" w:sz="0" w:space="0" w:color="auto"/>
          </w:divBdr>
        </w:div>
        <w:div w:id="2135099370">
          <w:marLeft w:val="0"/>
          <w:marRight w:val="0"/>
          <w:marTop w:val="0"/>
          <w:marBottom w:val="0"/>
          <w:divBdr>
            <w:top w:val="none" w:sz="0" w:space="0" w:color="auto"/>
            <w:left w:val="none" w:sz="0" w:space="0" w:color="auto"/>
            <w:bottom w:val="none" w:sz="0" w:space="0" w:color="auto"/>
            <w:right w:val="none" w:sz="0" w:space="0" w:color="auto"/>
          </w:divBdr>
        </w:div>
        <w:div w:id="400492447">
          <w:marLeft w:val="0"/>
          <w:marRight w:val="0"/>
          <w:marTop w:val="0"/>
          <w:marBottom w:val="0"/>
          <w:divBdr>
            <w:top w:val="none" w:sz="0" w:space="0" w:color="auto"/>
            <w:left w:val="none" w:sz="0" w:space="0" w:color="auto"/>
            <w:bottom w:val="none" w:sz="0" w:space="0" w:color="auto"/>
            <w:right w:val="none" w:sz="0" w:space="0" w:color="auto"/>
          </w:divBdr>
        </w:div>
        <w:div w:id="1705593200">
          <w:marLeft w:val="0"/>
          <w:marRight w:val="0"/>
          <w:marTop w:val="0"/>
          <w:marBottom w:val="0"/>
          <w:divBdr>
            <w:top w:val="none" w:sz="0" w:space="0" w:color="auto"/>
            <w:left w:val="none" w:sz="0" w:space="0" w:color="auto"/>
            <w:bottom w:val="none" w:sz="0" w:space="0" w:color="auto"/>
            <w:right w:val="none" w:sz="0" w:space="0" w:color="auto"/>
          </w:divBdr>
        </w:div>
        <w:div w:id="1843010308">
          <w:marLeft w:val="0"/>
          <w:marRight w:val="0"/>
          <w:marTop w:val="0"/>
          <w:marBottom w:val="0"/>
          <w:divBdr>
            <w:top w:val="none" w:sz="0" w:space="0" w:color="auto"/>
            <w:left w:val="none" w:sz="0" w:space="0" w:color="auto"/>
            <w:bottom w:val="none" w:sz="0" w:space="0" w:color="auto"/>
            <w:right w:val="none" w:sz="0" w:space="0" w:color="auto"/>
          </w:divBdr>
        </w:div>
        <w:div w:id="1785272567">
          <w:marLeft w:val="0"/>
          <w:marRight w:val="0"/>
          <w:marTop w:val="0"/>
          <w:marBottom w:val="0"/>
          <w:divBdr>
            <w:top w:val="none" w:sz="0" w:space="0" w:color="auto"/>
            <w:left w:val="none" w:sz="0" w:space="0" w:color="auto"/>
            <w:bottom w:val="none" w:sz="0" w:space="0" w:color="auto"/>
            <w:right w:val="none" w:sz="0" w:space="0" w:color="auto"/>
          </w:divBdr>
        </w:div>
        <w:div w:id="1480221384">
          <w:marLeft w:val="0"/>
          <w:marRight w:val="0"/>
          <w:marTop w:val="0"/>
          <w:marBottom w:val="0"/>
          <w:divBdr>
            <w:top w:val="none" w:sz="0" w:space="0" w:color="auto"/>
            <w:left w:val="none" w:sz="0" w:space="0" w:color="auto"/>
            <w:bottom w:val="none" w:sz="0" w:space="0" w:color="auto"/>
            <w:right w:val="none" w:sz="0" w:space="0" w:color="auto"/>
          </w:divBdr>
        </w:div>
        <w:div w:id="680081798">
          <w:marLeft w:val="0"/>
          <w:marRight w:val="0"/>
          <w:marTop w:val="0"/>
          <w:marBottom w:val="0"/>
          <w:divBdr>
            <w:top w:val="none" w:sz="0" w:space="0" w:color="auto"/>
            <w:left w:val="none" w:sz="0" w:space="0" w:color="auto"/>
            <w:bottom w:val="none" w:sz="0" w:space="0" w:color="auto"/>
            <w:right w:val="none" w:sz="0" w:space="0" w:color="auto"/>
          </w:divBdr>
        </w:div>
        <w:div w:id="1798793699">
          <w:marLeft w:val="0"/>
          <w:marRight w:val="0"/>
          <w:marTop w:val="0"/>
          <w:marBottom w:val="0"/>
          <w:divBdr>
            <w:top w:val="none" w:sz="0" w:space="0" w:color="auto"/>
            <w:left w:val="none" w:sz="0" w:space="0" w:color="auto"/>
            <w:bottom w:val="none" w:sz="0" w:space="0" w:color="auto"/>
            <w:right w:val="none" w:sz="0" w:space="0" w:color="auto"/>
          </w:divBdr>
        </w:div>
        <w:div w:id="1128625620">
          <w:marLeft w:val="0"/>
          <w:marRight w:val="0"/>
          <w:marTop w:val="0"/>
          <w:marBottom w:val="0"/>
          <w:divBdr>
            <w:top w:val="none" w:sz="0" w:space="0" w:color="auto"/>
            <w:left w:val="none" w:sz="0" w:space="0" w:color="auto"/>
            <w:bottom w:val="none" w:sz="0" w:space="0" w:color="auto"/>
            <w:right w:val="none" w:sz="0" w:space="0" w:color="auto"/>
          </w:divBdr>
        </w:div>
        <w:div w:id="2074891653">
          <w:marLeft w:val="0"/>
          <w:marRight w:val="0"/>
          <w:marTop w:val="0"/>
          <w:marBottom w:val="0"/>
          <w:divBdr>
            <w:top w:val="none" w:sz="0" w:space="0" w:color="auto"/>
            <w:left w:val="none" w:sz="0" w:space="0" w:color="auto"/>
            <w:bottom w:val="none" w:sz="0" w:space="0" w:color="auto"/>
            <w:right w:val="none" w:sz="0" w:space="0" w:color="auto"/>
          </w:divBdr>
        </w:div>
        <w:div w:id="1787965200">
          <w:marLeft w:val="0"/>
          <w:marRight w:val="0"/>
          <w:marTop w:val="0"/>
          <w:marBottom w:val="0"/>
          <w:divBdr>
            <w:top w:val="none" w:sz="0" w:space="0" w:color="auto"/>
            <w:left w:val="none" w:sz="0" w:space="0" w:color="auto"/>
            <w:bottom w:val="none" w:sz="0" w:space="0" w:color="auto"/>
            <w:right w:val="none" w:sz="0" w:space="0" w:color="auto"/>
          </w:divBdr>
        </w:div>
        <w:div w:id="273906577">
          <w:marLeft w:val="0"/>
          <w:marRight w:val="0"/>
          <w:marTop w:val="0"/>
          <w:marBottom w:val="0"/>
          <w:divBdr>
            <w:top w:val="none" w:sz="0" w:space="0" w:color="auto"/>
            <w:left w:val="none" w:sz="0" w:space="0" w:color="auto"/>
            <w:bottom w:val="none" w:sz="0" w:space="0" w:color="auto"/>
            <w:right w:val="none" w:sz="0" w:space="0" w:color="auto"/>
          </w:divBdr>
        </w:div>
        <w:div w:id="663972888">
          <w:marLeft w:val="0"/>
          <w:marRight w:val="0"/>
          <w:marTop w:val="0"/>
          <w:marBottom w:val="0"/>
          <w:divBdr>
            <w:top w:val="none" w:sz="0" w:space="0" w:color="auto"/>
            <w:left w:val="none" w:sz="0" w:space="0" w:color="auto"/>
            <w:bottom w:val="none" w:sz="0" w:space="0" w:color="auto"/>
            <w:right w:val="none" w:sz="0" w:space="0" w:color="auto"/>
          </w:divBdr>
        </w:div>
        <w:div w:id="2119908767">
          <w:marLeft w:val="0"/>
          <w:marRight w:val="0"/>
          <w:marTop w:val="0"/>
          <w:marBottom w:val="0"/>
          <w:divBdr>
            <w:top w:val="none" w:sz="0" w:space="0" w:color="auto"/>
            <w:left w:val="none" w:sz="0" w:space="0" w:color="auto"/>
            <w:bottom w:val="none" w:sz="0" w:space="0" w:color="auto"/>
            <w:right w:val="none" w:sz="0" w:space="0" w:color="auto"/>
          </w:divBdr>
        </w:div>
        <w:div w:id="421297679">
          <w:marLeft w:val="0"/>
          <w:marRight w:val="0"/>
          <w:marTop w:val="0"/>
          <w:marBottom w:val="0"/>
          <w:divBdr>
            <w:top w:val="none" w:sz="0" w:space="0" w:color="auto"/>
            <w:left w:val="none" w:sz="0" w:space="0" w:color="auto"/>
            <w:bottom w:val="none" w:sz="0" w:space="0" w:color="auto"/>
            <w:right w:val="none" w:sz="0" w:space="0" w:color="auto"/>
          </w:divBdr>
        </w:div>
        <w:div w:id="1079402340">
          <w:marLeft w:val="0"/>
          <w:marRight w:val="0"/>
          <w:marTop w:val="0"/>
          <w:marBottom w:val="0"/>
          <w:divBdr>
            <w:top w:val="none" w:sz="0" w:space="0" w:color="auto"/>
            <w:left w:val="none" w:sz="0" w:space="0" w:color="auto"/>
            <w:bottom w:val="none" w:sz="0" w:space="0" w:color="auto"/>
            <w:right w:val="none" w:sz="0" w:space="0" w:color="auto"/>
          </w:divBdr>
        </w:div>
        <w:div w:id="772170296">
          <w:marLeft w:val="0"/>
          <w:marRight w:val="0"/>
          <w:marTop w:val="0"/>
          <w:marBottom w:val="0"/>
          <w:divBdr>
            <w:top w:val="none" w:sz="0" w:space="0" w:color="auto"/>
            <w:left w:val="none" w:sz="0" w:space="0" w:color="auto"/>
            <w:bottom w:val="none" w:sz="0" w:space="0" w:color="auto"/>
            <w:right w:val="none" w:sz="0" w:space="0" w:color="auto"/>
          </w:divBdr>
        </w:div>
        <w:div w:id="441071332">
          <w:marLeft w:val="0"/>
          <w:marRight w:val="0"/>
          <w:marTop w:val="0"/>
          <w:marBottom w:val="0"/>
          <w:divBdr>
            <w:top w:val="none" w:sz="0" w:space="0" w:color="auto"/>
            <w:left w:val="none" w:sz="0" w:space="0" w:color="auto"/>
            <w:bottom w:val="none" w:sz="0" w:space="0" w:color="auto"/>
            <w:right w:val="none" w:sz="0" w:space="0" w:color="auto"/>
          </w:divBdr>
        </w:div>
        <w:div w:id="1438868623">
          <w:marLeft w:val="0"/>
          <w:marRight w:val="0"/>
          <w:marTop w:val="0"/>
          <w:marBottom w:val="0"/>
          <w:divBdr>
            <w:top w:val="none" w:sz="0" w:space="0" w:color="auto"/>
            <w:left w:val="none" w:sz="0" w:space="0" w:color="auto"/>
            <w:bottom w:val="none" w:sz="0" w:space="0" w:color="auto"/>
            <w:right w:val="none" w:sz="0" w:space="0" w:color="auto"/>
          </w:divBdr>
        </w:div>
        <w:div w:id="1618367873">
          <w:marLeft w:val="0"/>
          <w:marRight w:val="0"/>
          <w:marTop w:val="0"/>
          <w:marBottom w:val="0"/>
          <w:divBdr>
            <w:top w:val="none" w:sz="0" w:space="0" w:color="auto"/>
            <w:left w:val="none" w:sz="0" w:space="0" w:color="auto"/>
            <w:bottom w:val="none" w:sz="0" w:space="0" w:color="auto"/>
            <w:right w:val="none" w:sz="0" w:space="0" w:color="auto"/>
          </w:divBdr>
        </w:div>
        <w:div w:id="1386418374">
          <w:marLeft w:val="0"/>
          <w:marRight w:val="0"/>
          <w:marTop w:val="0"/>
          <w:marBottom w:val="0"/>
          <w:divBdr>
            <w:top w:val="none" w:sz="0" w:space="0" w:color="auto"/>
            <w:left w:val="none" w:sz="0" w:space="0" w:color="auto"/>
            <w:bottom w:val="none" w:sz="0" w:space="0" w:color="auto"/>
            <w:right w:val="none" w:sz="0" w:space="0" w:color="auto"/>
          </w:divBdr>
        </w:div>
        <w:div w:id="393045786">
          <w:marLeft w:val="0"/>
          <w:marRight w:val="0"/>
          <w:marTop w:val="0"/>
          <w:marBottom w:val="0"/>
          <w:divBdr>
            <w:top w:val="none" w:sz="0" w:space="0" w:color="auto"/>
            <w:left w:val="none" w:sz="0" w:space="0" w:color="auto"/>
            <w:bottom w:val="none" w:sz="0" w:space="0" w:color="auto"/>
            <w:right w:val="none" w:sz="0" w:space="0" w:color="auto"/>
          </w:divBdr>
        </w:div>
        <w:div w:id="131751027">
          <w:marLeft w:val="0"/>
          <w:marRight w:val="0"/>
          <w:marTop w:val="0"/>
          <w:marBottom w:val="0"/>
          <w:divBdr>
            <w:top w:val="none" w:sz="0" w:space="0" w:color="auto"/>
            <w:left w:val="none" w:sz="0" w:space="0" w:color="auto"/>
            <w:bottom w:val="none" w:sz="0" w:space="0" w:color="auto"/>
            <w:right w:val="none" w:sz="0" w:space="0" w:color="auto"/>
          </w:divBdr>
        </w:div>
        <w:div w:id="1110710517">
          <w:marLeft w:val="0"/>
          <w:marRight w:val="0"/>
          <w:marTop w:val="0"/>
          <w:marBottom w:val="0"/>
          <w:divBdr>
            <w:top w:val="none" w:sz="0" w:space="0" w:color="auto"/>
            <w:left w:val="none" w:sz="0" w:space="0" w:color="auto"/>
            <w:bottom w:val="none" w:sz="0" w:space="0" w:color="auto"/>
            <w:right w:val="none" w:sz="0" w:space="0" w:color="auto"/>
          </w:divBdr>
        </w:div>
        <w:div w:id="60494769">
          <w:marLeft w:val="0"/>
          <w:marRight w:val="0"/>
          <w:marTop w:val="0"/>
          <w:marBottom w:val="0"/>
          <w:divBdr>
            <w:top w:val="none" w:sz="0" w:space="0" w:color="auto"/>
            <w:left w:val="none" w:sz="0" w:space="0" w:color="auto"/>
            <w:bottom w:val="none" w:sz="0" w:space="0" w:color="auto"/>
            <w:right w:val="none" w:sz="0" w:space="0" w:color="auto"/>
          </w:divBdr>
        </w:div>
        <w:div w:id="34932745">
          <w:marLeft w:val="0"/>
          <w:marRight w:val="0"/>
          <w:marTop w:val="0"/>
          <w:marBottom w:val="0"/>
          <w:divBdr>
            <w:top w:val="none" w:sz="0" w:space="0" w:color="auto"/>
            <w:left w:val="none" w:sz="0" w:space="0" w:color="auto"/>
            <w:bottom w:val="none" w:sz="0" w:space="0" w:color="auto"/>
            <w:right w:val="none" w:sz="0" w:space="0" w:color="auto"/>
          </w:divBdr>
        </w:div>
        <w:div w:id="1136678430">
          <w:marLeft w:val="0"/>
          <w:marRight w:val="0"/>
          <w:marTop w:val="0"/>
          <w:marBottom w:val="0"/>
          <w:divBdr>
            <w:top w:val="none" w:sz="0" w:space="0" w:color="auto"/>
            <w:left w:val="none" w:sz="0" w:space="0" w:color="auto"/>
            <w:bottom w:val="none" w:sz="0" w:space="0" w:color="auto"/>
            <w:right w:val="none" w:sz="0" w:space="0" w:color="auto"/>
          </w:divBdr>
        </w:div>
        <w:div w:id="1298101059">
          <w:marLeft w:val="0"/>
          <w:marRight w:val="0"/>
          <w:marTop w:val="0"/>
          <w:marBottom w:val="0"/>
          <w:divBdr>
            <w:top w:val="none" w:sz="0" w:space="0" w:color="auto"/>
            <w:left w:val="none" w:sz="0" w:space="0" w:color="auto"/>
            <w:bottom w:val="none" w:sz="0" w:space="0" w:color="auto"/>
            <w:right w:val="none" w:sz="0" w:space="0" w:color="auto"/>
          </w:divBdr>
        </w:div>
        <w:div w:id="2009625470">
          <w:marLeft w:val="0"/>
          <w:marRight w:val="0"/>
          <w:marTop w:val="0"/>
          <w:marBottom w:val="0"/>
          <w:divBdr>
            <w:top w:val="none" w:sz="0" w:space="0" w:color="auto"/>
            <w:left w:val="none" w:sz="0" w:space="0" w:color="auto"/>
            <w:bottom w:val="none" w:sz="0" w:space="0" w:color="auto"/>
            <w:right w:val="none" w:sz="0" w:space="0" w:color="auto"/>
          </w:divBdr>
        </w:div>
        <w:div w:id="1109400037">
          <w:marLeft w:val="0"/>
          <w:marRight w:val="0"/>
          <w:marTop w:val="0"/>
          <w:marBottom w:val="0"/>
          <w:divBdr>
            <w:top w:val="none" w:sz="0" w:space="0" w:color="auto"/>
            <w:left w:val="none" w:sz="0" w:space="0" w:color="auto"/>
            <w:bottom w:val="none" w:sz="0" w:space="0" w:color="auto"/>
            <w:right w:val="none" w:sz="0" w:space="0" w:color="auto"/>
          </w:divBdr>
        </w:div>
        <w:div w:id="2069717021">
          <w:marLeft w:val="0"/>
          <w:marRight w:val="0"/>
          <w:marTop w:val="0"/>
          <w:marBottom w:val="0"/>
          <w:divBdr>
            <w:top w:val="none" w:sz="0" w:space="0" w:color="auto"/>
            <w:left w:val="none" w:sz="0" w:space="0" w:color="auto"/>
            <w:bottom w:val="none" w:sz="0" w:space="0" w:color="auto"/>
            <w:right w:val="none" w:sz="0" w:space="0" w:color="auto"/>
          </w:divBdr>
        </w:div>
        <w:div w:id="1813256396">
          <w:marLeft w:val="0"/>
          <w:marRight w:val="0"/>
          <w:marTop w:val="0"/>
          <w:marBottom w:val="0"/>
          <w:divBdr>
            <w:top w:val="none" w:sz="0" w:space="0" w:color="auto"/>
            <w:left w:val="none" w:sz="0" w:space="0" w:color="auto"/>
            <w:bottom w:val="none" w:sz="0" w:space="0" w:color="auto"/>
            <w:right w:val="none" w:sz="0" w:space="0" w:color="auto"/>
          </w:divBdr>
        </w:div>
        <w:div w:id="1298953918">
          <w:marLeft w:val="0"/>
          <w:marRight w:val="0"/>
          <w:marTop w:val="0"/>
          <w:marBottom w:val="0"/>
          <w:divBdr>
            <w:top w:val="none" w:sz="0" w:space="0" w:color="auto"/>
            <w:left w:val="none" w:sz="0" w:space="0" w:color="auto"/>
            <w:bottom w:val="none" w:sz="0" w:space="0" w:color="auto"/>
            <w:right w:val="none" w:sz="0" w:space="0" w:color="auto"/>
          </w:divBdr>
        </w:div>
        <w:div w:id="198326875">
          <w:marLeft w:val="0"/>
          <w:marRight w:val="0"/>
          <w:marTop w:val="0"/>
          <w:marBottom w:val="0"/>
          <w:divBdr>
            <w:top w:val="none" w:sz="0" w:space="0" w:color="auto"/>
            <w:left w:val="none" w:sz="0" w:space="0" w:color="auto"/>
            <w:bottom w:val="none" w:sz="0" w:space="0" w:color="auto"/>
            <w:right w:val="none" w:sz="0" w:space="0" w:color="auto"/>
          </w:divBdr>
        </w:div>
        <w:div w:id="1361782896">
          <w:marLeft w:val="0"/>
          <w:marRight w:val="0"/>
          <w:marTop w:val="0"/>
          <w:marBottom w:val="0"/>
          <w:divBdr>
            <w:top w:val="none" w:sz="0" w:space="0" w:color="auto"/>
            <w:left w:val="none" w:sz="0" w:space="0" w:color="auto"/>
            <w:bottom w:val="none" w:sz="0" w:space="0" w:color="auto"/>
            <w:right w:val="none" w:sz="0" w:space="0" w:color="auto"/>
          </w:divBdr>
        </w:div>
        <w:div w:id="1897007823">
          <w:marLeft w:val="0"/>
          <w:marRight w:val="0"/>
          <w:marTop w:val="0"/>
          <w:marBottom w:val="0"/>
          <w:divBdr>
            <w:top w:val="none" w:sz="0" w:space="0" w:color="auto"/>
            <w:left w:val="none" w:sz="0" w:space="0" w:color="auto"/>
            <w:bottom w:val="none" w:sz="0" w:space="0" w:color="auto"/>
            <w:right w:val="none" w:sz="0" w:space="0" w:color="auto"/>
          </w:divBdr>
        </w:div>
        <w:div w:id="844322682">
          <w:marLeft w:val="0"/>
          <w:marRight w:val="0"/>
          <w:marTop w:val="0"/>
          <w:marBottom w:val="0"/>
          <w:divBdr>
            <w:top w:val="none" w:sz="0" w:space="0" w:color="auto"/>
            <w:left w:val="none" w:sz="0" w:space="0" w:color="auto"/>
            <w:bottom w:val="none" w:sz="0" w:space="0" w:color="auto"/>
            <w:right w:val="none" w:sz="0" w:space="0" w:color="auto"/>
          </w:divBdr>
        </w:div>
        <w:div w:id="1929463402">
          <w:marLeft w:val="0"/>
          <w:marRight w:val="0"/>
          <w:marTop w:val="0"/>
          <w:marBottom w:val="0"/>
          <w:divBdr>
            <w:top w:val="none" w:sz="0" w:space="0" w:color="auto"/>
            <w:left w:val="none" w:sz="0" w:space="0" w:color="auto"/>
            <w:bottom w:val="none" w:sz="0" w:space="0" w:color="auto"/>
            <w:right w:val="none" w:sz="0" w:space="0" w:color="auto"/>
          </w:divBdr>
        </w:div>
        <w:div w:id="1785005185">
          <w:marLeft w:val="0"/>
          <w:marRight w:val="0"/>
          <w:marTop w:val="0"/>
          <w:marBottom w:val="0"/>
          <w:divBdr>
            <w:top w:val="none" w:sz="0" w:space="0" w:color="auto"/>
            <w:left w:val="none" w:sz="0" w:space="0" w:color="auto"/>
            <w:bottom w:val="none" w:sz="0" w:space="0" w:color="auto"/>
            <w:right w:val="none" w:sz="0" w:space="0" w:color="auto"/>
          </w:divBdr>
        </w:div>
        <w:div w:id="1107239233">
          <w:marLeft w:val="0"/>
          <w:marRight w:val="0"/>
          <w:marTop w:val="0"/>
          <w:marBottom w:val="0"/>
          <w:divBdr>
            <w:top w:val="none" w:sz="0" w:space="0" w:color="auto"/>
            <w:left w:val="none" w:sz="0" w:space="0" w:color="auto"/>
            <w:bottom w:val="none" w:sz="0" w:space="0" w:color="auto"/>
            <w:right w:val="none" w:sz="0" w:space="0" w:color="auto"/>
          </w:divBdr>
        </w:div>
        <w:div w:id="1537037809">
          <w:marLeft w:val="0"/>
          <w:marRight w:val="0"/>
          <w:marTop w:val="0"/>
          <w:marBottom w:val="0"/>
          <w:divBdr>
            <w:top w:val="none" w:sz="0" w:space="0" w:color="auto"/>
            <w:left w:val="none" w:sz="0" w:space="0" w:color="auto"/>
            <w:bottom w:val="none" w:sz="0" w:space="0" w:color="auto"/>
            <w:right w:val="none" w:sz="0" w:space="0" w:color="auto"/>
          </w:divBdr>
        </w:div>
        <w:div w:id="438381825">
          <w:marLeft w:val="0"/>
          <w:marRight w:val="0"/>
          <w:marTop w:val="0"/>
          <w:marBottom w:val="0"/>
          <w:divBdr>
            <w:top w:val="none" w:sz="0" w:space="0" w:color="auto"/>
            <w:left w:val="none" w:sz="0" w:space="0" w:color="auto"/>
            <w:bottom w:val="none" w:sz="0" w:space="0" w:color="auto"/>
            <w:right w:val="none" w:sz="0" w:space="0" w:color="auto"/>
          </w:divBdr>
        </w:div>
        <w:div w:id="465975325">
          <w:marLeft w:val="0"/>
          <w:marRight w:val="0"/>
          <w:marTop w:val="0"/>
          <w:marBottom w:val="0"/>
          <w:divBdr>
            <w:top w:val="none" w:sz="0" w:space="0" w:color="auto"/>
            <w:left w:val="none" w:sz="0" w:space="0" w:color="auto"/>
            <w:bottom w:val="none" w:sz="0" w:space="0" w:color="auto"/>
            <w:right w:val="none" w:sz="0" w:space="0" w:color="auto"/>
          </w:divBdr>
        </w:div>
        <w:div w:id="1062680884">
          <w:marLeft w:val="0"/>
          <w:marRight w:val="0"/>
          <w:marTop w:val="0"/>
          <w:marBottom w:val="0"/>
          <w:divBdr>
            <w:top w:val="none" w:sz="0" w:space="0" w:color="auto"/>
            <w:left w:val="none" w:sz="0" w:space="0" w:color="auto"/>
            <w:bottom w:val="none" w:sz="0" w:space="0" w:color="auto"/>
            <w:right w:val="none" w:sz="0" w:space="0" w:color="auto"/>
          </w:divBdr>
        </w:div>
        <w:div w:id="695890177">
          <w:marLeft w:val="0"/>
          <w:marRight w:val="0"/>
          <w:marTop w:val="0"/>
          <w:marBottom w:val="0"/>
          <w:divBdr>
            <w:top w:val="none" w:sz="0" w:space="0" w:color="auto"/>
            <w:left w:val="none" w:sz="0" w:space="0" w:color="auto"/>
            <w:bottom w:val="none" w:sz="0" w:space="0" w:color="auto"/>
            <w:right w:val="none" w:sz="0" w:space="0" w:color="auto"/>
          </w:divBdr>
        </w:div>
        <w:div w:id="1383866499">
          <w:marLeft w:val="0"/>
          <w:marRight w:val="0"/>
          <w:marTop w:val="0"/>
          <w:marBottom w:val="0"/>
          <w:divBdr>
            <w:top w:val="none" w:sz="0" w:space="0" w:color="auto"/>
            <w:left w:val="none" w:sz="0" w:space="0" w:color="auto"/>
            <w:bottom w:val="none" w:sz="0" w:space="0" w:color="auto"/>
            <w:right w:val="none" w:sz="0" w:space="0" w:color="auto"/>
          </w:divBdr>
        </w:div>
        <w:div w:id="1488401248">
          <w:marLeft w:val="0"/>
          <w:marRight w:val="0"/>
          <w:marTop w:val="0"/>
          <w:marBottom w:val="0"/>
          <w:divBdr>
            <w:top w:val="none" w:sz="0" w:space="0" w:color="auto"/>
            <w:left w:val="none" w:sz="0" w:space="0" w:color="auto"/>
            <w:bottom w:val="none" w:sz="0" w:space="0" w:color="auto"/>
            <w:right w:val="none" w:sz="0" w:space="0" w:color="auto"/>
          </w:divBdr>
        </w:div>
        <w:div w:id="1928003598">
          <w:marLeft w:val="0"/>
          <w:marRight w:val="0"/>
          <w:marTop w:val="0"/>
          <w:marBottom w:val="0"/>
          <w:divBdr>
            <w:top w:val="none" w:sz="0" w:space="0" w:color="auto"/>
            <w:left w:val="none" w:sz="0" w:space="0" w:color="auto"/>
            <w:bottom w:val="none" w:sz="0" w:space="0" w:color="auto"/>
            <w:right w:val="none" w:sz="0" w:space="0" w:color="auto"/>
          </w:divBdr>
        </w:div>
        <w:div w:id="735319613">
          <w:marLeft w:val="0"/>
          <w:marRight w:val="0"/>
          <w:marTop w:val="0"/>
          <w:marBottom w:val="0"/>
          <w:divBdr>
            <w:top w:val="none" w:sz="0" w:space="0" w:color="auto"/>
            <w:left w:val="none" w:sz="0" w:space="0" w:color="auto"/>
            <w:bottom w:val="none" w:sz="0" w:space="0" w:color="auto"/>
            <w:right w:val="none" w:sz="0" w:space="0" w:color="auto"/>
          </w:divBdr>
        </w:div>
        <w:div w:id="874004954">
          <w:marLeft w:val="0"/>
          <w:marRight w:val="0"/>
          <w:marTop w:val="0"/>
          <w:marBottom w:val="0"/>
          <w:divBdr>
            <w:top w:val="none" w:sz="0" w:space="0" w:color="auto"/>
            <w:left w:val="none" w:sz="0" w:space="0" w:color="auto"/>
            <w:bottom w:val="none" w:sz="0" w:space="0" w:color="auto"/>
            <w:right w:val="none" w:sz="0" w:space="0" w:color="auto"/>
          </w:divBdr>
        </w:div>
        <w:div w:id="1788936443">
          <w:marLeft w:val="0"/>
          <w:marRight w:val="0"/>
          <w:marTop w:val="0"/>
          <w:marBottom w:val="0"/>
          <w:divBdr>
            <w:top w:val="none" w:sz="0" w:space="0" w:color="auto"/>
            <w:left w:val="none" w:sz="0" w:space="0" w:color="auto"/>
            <w:bottom w:val="none" w:sz="0" w:space="0" w:color="auto"/>
            <w:right w:val="none" w:sz="0" w:space="0" w:color="auto"/>
          </w:divBdr>
        </w:div>
        <w:div w:id="426972322">
          <w:marLeft w:val="0"/>
          <w:marRight w:val="0"/>
          <w:marTop w:val="0"/>
          <w:marBottom w:val="0"/>
          <w:divBdr>
            <w:top w:val="none" w:sz="0" w:space="0" w:color="auto"/>
            <w:left w:val="none" w:sz="0" w:space="0" w:color="auto"/>
            <w:bottom w:val="none" w:sz="0" w:space="0" w:color="auto"/>
            <w:right w:val="none" w:sz="0" w:space="0" w:color="auto"/>
          </w:divBdr>
        </w:div>
        <w:div w:id="536888988">
          <w:marLeft w:val="0"/>
          <w:marRight w:val="0"/>
          <w:marTop w:val="0"/>
          <w:marBottom w:val="0"/>
          <w:divBdr>
            <w:top w:val="none" w:sz="0" w:space="0" w:color="auto"/>
            <w:left w:val="none" w:sz="0" w:space="0" w:color="auto"/>
            <w:bottom w:val="none" w:sz="0" w:space="0" w:color="auto"/>
            <w:right w:val="none" w:sz="0" w:space="0" w:color="auto"/>
          </w:divBdr>
        </w:div>
        <w:div w:id="1538348347">
          <w:marLeft w:val="0"/>
          <w:marRight w:val="0"/>
          <w:marTop w:val="0"/>
          <w:marBottom w:val="0"/>
          <w:divBdr>
            <w:top w:val="none" w:sz="0" w:space="0" w:color="auto"/>
            <w:left w:val="none" w:sz="0" w:space="0" w:color="auto"/>
            <w:bottom w:val="none" w:sz="0" w:space="0" w:color="auto"/>
            <w:right w:val="none" w:sz="0" w:space="0" w:color="auto"/>
          </w:divBdr>
        </w:div>
        <w:div w:id="1749034914">
          <w:marLeft w:val="0"/>
          <w:marRight w:val="0"/>
          <w:marTop w:val="0"/>
          <w:marBottom w:val="0"/>
          <w:divBdr>
            <w:top w:val="none" w:sz="0" w:space="0" w:color="auto"/>
            <w:left w:val="none" w:sz="0" w:space="0" w:color="auto"/>
            <w:bottom w:val="none" w:sz="0" w:space="0" w:color="auto"/>
            <w:right w:val="none" w:sz="0" w:space="0" w:color="auto"/>
          </w:divBdr>
        </w:div>
        <w:div w:id="172845739">
          <w:marLeft w:val="0"/>
          <w:marRight w:val="0"/>
          <w:marTop w:val="0"/>
          <w:marBottom w:val="0"/>
          <w:divBdr>
            <w:top w:val="none" w:sz="0" w:space="0" w:color="auto"/>
            <w:left w:val="none" w:sz="0" w:space="0" w:color="auto"/>
            <w:bottom w:val="none" w:sz="0" w:space="0" w:color="auto"/>
            <w:right w:val="none" w:sz="0" w:space="0" w:color="auto"/>
          </w:divBdr>
        </w:div>
        <w:div w:id="1040474260">
          <w:marLeft w:val="0"/>
          <w:marRight w:val="0"/>
          <w:marTop w:val="0"/>
          <w:marBottom w:val="0"/>
          <w:divBdr>
            <w:top w:val="none" w:sz="0" w:space="0" w:color="auto"/>
            <w:left w:val="none" w:sz="0" w:space="0" w:color="auto"/>
            <w:bottom w:val="none" w:sz="0" w:space="0" w:color="auto"/>
            <w:right w:val="none" w:sz="0" w:space="0" w:color="auto"/>
          </w:divBdr>
        </w:div>
        <w:div w:id="900286400">
          <w:marLeft w:val="0"/>
          <w:marRight w:val="0"/>
          <w:marTop w:val="0"/>
          <w:marBottom w:val="0"/>
          <w:divBdr>
            <w:top w:val="none" w:sz="0" w:space="0" w:color="auto"/>
            <w:left w:val="none" w:sz="0" w:space="0" w:color="auto"/>
            <w:bottom w:val="none" w:sz="0" w:space="0" w:color="auto"/>
            <w:right w:val="none" w:sz="0" w:space="0" w:color="auto"/>
          </w:divBdr>
        </w:div>
        <w:div w:id="1022323371">
          <w:marLeft w:val="0"/>
          <w:marRight w:val="0"/>
          <w:marTop w:val="0"/>
          <w:marBottom w:val="0"/>
          <w:divBdr>
            <w:top w:val="none" w:sz="0" w:space="0" w:color="auto"/>
            <w:left w:val="none" w:sz="0" w:space="0" w:color="auto"/>
            <w:bottom w:val="none" w:sz="0" w:space="0" w:color="auto"/>
            <w:right w:val="none" w:sz="0" w:space="0" w:color="auto"/>
          </w:divBdr>
        </w:div>
        <w:div w:id="937565870">
          <w:marLeft w:val="0"/>
          <w:marRight w:val="0"/>
          <w:marTop w:val="0"/>
          <w:marBottom w:val="0"/>
          <w:divBdr>
            <w:top w:val="none" w:sz="0" w:space="0" w:color="auto"/>
            <w:left w:val="none" w:sz="0" w:space="0" w:color="auto"/>
            <w:bottom w:val="none" w:sz="0" w:space="0" w:color="auto"/>
            <w:right w:val="none" w:sz="0" w:space="0" w:color="auto"/>
          </w:divBdr>
        </w:div>
        <w:div w:id="466819935">
          <w:marLeft w:val="0"/>
          <w:marRight w:val="0"/>
          <w:marTop w:val="0"/>
          <w:marBottom w:val="0"/>
          <w:divBdr>
            <w:top w:val="none" w:sz="0" w:space="0" w:color="auto"/>
            <w:left w:val="none" w:sz="0" w:space="0" w:color="auto"/>
            <w:bottom w:val="none" w:sz="0" w:space="0" w:color="auto"/>
            <w:right w:val="none" w:sz="0" w:space="0" w:color="auto"/>
          </w:divBdr>
        </w:div>
        <w:div w:id="322664747">
          <w:marLeft w:val="0"/>
          <w:marRight w:val="0"/>
          <w:marTop w:val="0"/>
          <w:marBottom w:val="0"/>
          <w:divBdr>
            <w:top w:val="none" w:sz="0" w:space="0" w:color="auto"/>
            <w:left w:val="none" w:sz="0" w:space="0" w:color="auto"/>
            <w:bottom w:val="none" w:sz="0" w:space="0" w:color="auto"/>
            <w:right w:val="none" w:sz="0" w:space="0" w:color="auto"/>
          </w:divBdr>
        </w:div>
        <w:div w:id="116992723">
          <w:marLeft w:val="0"/>
          <w:marRight w:val="0"/>
          <w:marTop w:val="0"/>
          <w:marBottom w:val="0"/>
          <w:divBdr>
            <w:top w:val="none" w:sz="0" w:space="0" w:color="auto"/>
            <w:left w:val="none" w:sz="0" w:space="0" w:color="auto"/>
            <w:bottom w:val="none" w:sz="0" w:space="0" w:color="auto"/>
            <w:right w:val="none" w:sz="0" w:space="0" w:color="auto"/>
          </w:divBdr>
        </w:div>
        <w:div w:id="1694651419">
          <w:marLeft w:val="0"/>
          <w:marRight w:val="0"/>
          <w:marTop w:val="0"/>
          <w:marBottom w:val="0"/>
          <w:divBdr>
            <w:top w:val="none" w:sz="0" w:space="0" w:color="auto"/>
            <w:left w:val="none" w:sz="0" w:space="0" w:color="auto"/>
            <w:bottom w:val="none" w:sz="0" w:space="0" w:color="auto"/>
            <w:right w:val="none" w:sz="0" w:space="0" w:color="auto"/>
          </w:divBdr>
        </w:div>
        <w:div w:id="623460941">
          <w:marLeft w:val="0"/>
          <w:marRight w:val="0"/>
          <w:marTop w:val="0"/>
          <w:marBottom w:val="0"/>
          <w:divBdr>
            <w:top w:val="none" w:sz="0" w:space="0" w:color="auto"/>
            <w:left w:val="none" w:sz="0" w:space="0" w:color="auto"/>
            <w:bottom w:val="none" w:sz="0" w:space="0" w:color="auto"/>
            <w:right w:val="none" w:sz="0" w:space="0" w:color="auto"/>
          </w:divBdr>
        </w:div>
        <w:div w:id="317266845">
          <w:marLeft w:val="0"/>
          <w:marRight w:val="0"/>
          <w:marTop w:val="0"/>
          <w:marBottom w:val="0"/>
          <w:divBdr>
            <w:top w:val="none" w:sz="0" w:space="0" w:color="auto"/>
            <w:left w:val="none" w:sz="0" w:space="0" w:color="auto"/>
            <w:bottom w:val="none" w:sz="0" w:space="0" w:color="auto"/>
            <w:right w:val="none" w:sz="0" w:space="0" w:color="auto"/>
          </w:divBdr>
        </w:div>
        <w:div w:id="1744795292">
          <w:marLeft w:val="0"/>
          <w:marRight w:val="0"/>
          <w:marTop w:val="0"/>
          <w:marBottom w:val="0"/>
          <w:divBdr>
            <w:top w:val="none" w:sz="0" w:space="0" w:color="auto"/>
            <w:left w:val="none" w:sz="0" w:space="0" w:color="auto"/>
            <w:bottom w:val="none" w:sz="0" w:space="0" w:color="auto"/>
            <w:right w:val="none" w:sz="0" w:space="0" w:color="auto"/>
          </w:divBdr>
        </w:div>
        <w:div w:id="1841844045">
          <w:marLeft w:val="0"/>
          <w:marRight w:val="0"/>
          <w:marTop w:val="0"/>
          <w:marBottom w:val="0"/>
          <w:divBdr>
            <w:top w:val="none" w:sz="0" w:space="0" w:color="auto"/>
            <w:left w:val="none" w:sz="0" w:space="0" w:color="auto"/>
            <w:bottom w:val="none" w:sz="0" w:space="0" w:color="auto"/>
            <w:right w:val="none" w:sz="0" w:space="0" w:color="auto"/>
          </w:divBdr>
        </w:div>
        <w:div w:id="1441683482">
          <w:marLeft w:val="0"/>
          <w:marRight w:val="0"/>
          <w:marTop w:val="0"/>
          <w:marBottom w:val="0"/>
          <w:divBdr>
            <w:top w:val="none" w:sz="0" w:space="0" w:color="auto"/>
            <w:left w:val="none" w:sz="0" w:space="0" w:color="auto"/>
            <w:bottom w:val="none" w:sz="0" w:space="0" w:color="auto"/>
            <w:right w:val="none" w:sz="0" w:space="0" w:color="auto"/>
          </w:divBdr>
        </w:div>
        <w:div w:id="2031369572">
          <w:marLeft w:val="0"/>
          <w:marRight w:val="0"/>
          <w:marTop w:val="0"/>
          <w:marBottom w:val="0"/>
          <w:divBdr>
            <w:top w:val="none" w:sz="0" w:space="0" w:color="auto"/>
            <w:left w:val="none" w:sz="0" w:space="0" w:color="auto"/>
            <w:bottom w:val="none" w:sz="0" w:space="0" w:color="auto"/>
            <w:right w:val="none" w:sz="0" w:space="0" w:color="auto"/>
          </w:divBdr>
        </w:div>
        <w:div w:id="833377850">
          <w:marLeft w:val="0"/>
          <w:marRight w:val="0"/>
          <w:marTop w:val="0"/>
          <w:marBottom w:val="0"/>
          <w:divBdr>
            <w:top w:val="none" w:sz="0" w:space="0" w:color="auto"/>
            <w:left w:val="none" w:sz="0" w:space="0" w:color="auto"/>
            <w:bottom w:val="none" w:sz="0" w:space="0" w:color="auto"/>
            <w:right w:val="none" w:sz="0" w:space="0" w:color="auto"/>
          </w:divBdr>
        </w:div>
        <w:div w:id="298153497">
          <w:marLeft w:val="0"/>
          <w:marRight w:val="0"/>
          <w:marTop w:val="0"/>
          <w:marBottom w:val="0"/>
          <w:divBdr>
            <w:top w:val="none" w:sz="0" w:space="0" w:color="auto"/>
            <w:left w:val="none" w:sz="0" w:space="0" w:color="auto"/>
            <w:bottom w:val="none" w:sz="0" w:space="0" w:color="auto"/>
            <w:right w:val="none" w:sz="0" w:space="0" w:color="auto"/>
          </w:divBdr>
        </w:div>
        <w:div w:id="969215045">
          <w:marLeft w:val="0"/>
          <w:marRight w:val="0"/>
          <w:marTop w:val="0"/>
          <w:marBottom w:val="0"/>
          <w:divBdr>
            <w:top w:val="none" w:sz="0" w:space="0" w:color="auto"/>
            <w:left w:val="none" w:sz="0" w:space="0" w:color="auto"/>
            <w:bottom w:val="none" w:sz="0" w:space="0" w:color="auto"/>
            <w:right w:val="none" w:sz="0" w:space="0" w:color="auto"/>
          </w:divBdr>
        </w:div>
        <w:div w:id="964507445">
          <w:marLeft w:val="0"/>
          <w:marRight w:val="0"/>
          <w:marTop w:val="0"/>
          <w:marBottom w:val="0"/>
          <w:divBdr>
            <w:top w:val="none" w:sz="0" w:space="0" w:color="auto"/>
            <w:left w:val="none" w:sz="0" w:space="0" w:color="auto"/>
            <w:bottom w:val="none" w:sz="0" w:space="0" w:color="auto"/>
            <w:right w:val="none" w:sz="0" w:space="0" w:color="auto"/>
          </w:divBdr>
        </w:div>
        <w:div w:id="284043522">
          <w:marLeft w:val="0"/>
          <w:marRight w:val="0"/>
          <w:marTop w:val="0"/>
          <w:marBottom w:val="0"/>
          <w:divBdr>
            <w:top w:val="none" w:sz="0" w:space="0" w:color="auto"/>
            <w:left w:val="none" w:sz="0" w:space="0" w:color="auto"/>
            <w:bottom w:val="none" w:sz="0" w:space="0" w:color="auto"/>
            <w:right w:val="none" w:sz="0" w:space="0" w:color="auto"/>
          </w:divBdr>
        </w:div>
        <w:div w:id="1454250814">
          <w:marLeft w:val="0"/>
          <w:marRight w:val="0"/>
          <w:marTop w:val="0"/>
          <w:marBottom w:val="0"/>
          <w:divBdr>
            <w:top w:val="none" w:sz="0" w:space="0" w:color="auto"/>
            <w:left w:val="none" w:sz="0" w:space="0" w:color="auto"/>
            <w:bottom w:val="none" w:sz="0" w:space="0" w:color="auto"/>
            <w:right w:val="none" w:sz="0" w:space="0" w:color="auto"/>
          </w:divBdr>
        </w:div>
        <w:div w:id="383989391">
          <w:marLeft w:val="0"/>
          <w:marRight w:val="0"/>
          <w:marTop w:val="0"/>
          <w:marBottom w:val="0"/>
          <w:divBdr>
            <w:top w:val="none" w:sz="0" w:space="0" w:color="auto"/>
            <w:left w:val="none" w:sz="0" w:space="0" w:color="auto"/>
            <w:bottom w:val="none" w:sz="0" w:space="0" w:color="auto"/>
            <w:right w:val="none" w:sz="0" w:space="0" w:color="auto"/>
          </w:divBdr>
        </w:div>
        <w:div w:id="606423366">
          <w:marLeft w:val="0"/>
          <w:marRight w:val="0"/>
          <w:marTop w:val="0"/>
          <w:marBottom w:val="0"/>
          <w:divBdr>
            <w:top w:val="none" w:sz="0" w:space="0" w:color="auto"/>
            <w:left w:val="none" w:sz="0" w:space="0" w:color="auto"/>
            <w:bottom w:val="none" w:sz="0" w:space="0" w:color="auto"/>
            <w:right w:val="none" w:sz="0" w:space="0" w:color="auto"/>
          </w:divBdr>
        </w:div>
        <w:div w:id="671835319">
          <w:marLeft w:val="0"/>
          <w:marRight w:val="0"/>
          <w:marTop w:val="0"/>
          <w:marBottom w:val="0"/>
          <w:divBdr>
            <w:top w:val="none" w:sz="0" w:space="0" w:color="auto"/>
            <w:left w:val="none" w:sz="0" w:space="0" w:color="auto"/>
            <w:bottom w:val="none" w:sz="0" w:space="0" w:color="auto"/>
            <w:right w:val="none" w:sz="0" w:space="0" w:color="auto"/>
          </w:divBdr>
        </w:div>
        <w:div w:id="1954944865">
          <w:marLeft w:val="0"/>
          <w:marRight w:val="0"/>
          <w:marTop w:val="0"/>
          <w:marBottom w:val="0"/>
          <w:divBdr>
            <w:top w:val="none" w:sz="0" w:space="0" w:color="auto"/>
            <w:left w:val="none" w:sz="0" w:space="0" w:color="auto"/>
            <w:bottom w:val="none" w:sz="0" w:space="0" w:color="auto"/>
            <w:right w:val="none" w:sz="0" w:space="0" w:color="auto"/>
          </w:divBdr>
        </w:div>
        <w:div w:id="1991518859">
          <w:marLeft w:val="0"/>
          <w:marRight w:val="0"/>
          <w:marTop w:val="0"/>
          <w:marBottom w:val="0"/>
          <w:divBdr>
            <w:top w:val="none" w:sz="0" w:space="0" w:color="auto"/>
            <w:left w:val="none" w:sz="0" w:space="0" w:color="auto"/>
            <w:bottom w:val="none" w:sz="0" w:space="0" w:color="auto"/>
            <w:right w:val="none" w:sz="0" w:space="0" w:color="auto"/>
          </w:divBdr>
        </w:div>
        <w:div w:id="558712675">
          <w:marLeft w:val="0"/>
          <w:marRight w:val="0"/>
          <w:marTop w:val="0"/>
          <w:marBottom w:val="0"/>
          <w:divBdr>
            <w:top w:val="none" w:sz="0" w:space="0" w:color="auto"/>
            <w:left w:val="none" w:sz="0" w:space="0" w:color="auto"/>
            <w:bottom w:val="none" w:sz="0" w:space="0" w:color="auto"/>
            <w:right w:val="none" w:sz="0" w:space="0" w:color="auto"/>
          </w:divBdr>
        </w:div>
        <w:div w:id="908033847">
          <w:marLeft w:val="0"/>
          <w:marRight w:val="0"/>
          <w:marTop w:val="0"/>
          <w:marBottom w:val="0"/>
          <w:divBdr>
            <w:top w:val="none" w:sz="0" w:space="0" w:color="auto"/>
            <w:left w:val="none" w:sz="0" w:space="0" w:color="auto"/>
            <w:bottom w:val="none" w:sz="0" w:space="0" w:color="auto"/>
            <w:right w:val="none" w:sz="0" w:space="0" w:color="auto"/>
          </w:divBdr>
        </w:div>
        <w:div w:id="518664971">
          <w:marLeft w:val="0"/>
          <w:marRight w:val="0"/>
          <w:marTop w:val="0"/>
          <w:marBottom w:val="0"/>
          <w:divBdr>
            <w:top w:val="none" w:sz="0" w:space="0" w:color="auto"/>
            <w:left w:val="none" w:sz="0" w:space="0" w:color="auto"/>
            <w:bottom w:val="none" w:sz="0" w:space="0" w:color="auto"/>
            <w:right w:val="none" w:sz="0" w:space="0" w:color="auto"/>
          </w:divBdr>
        </w:div>
        <w:div w:id="1202935984">
          <w:marLeft w:val="0"/>
          <w:marRight w:val="0"/>
          <w:marTop w:val="0"/>
          <w:marBottom w:val="0"/>
          <w:divBdr>
            <w:top w:val="none" w:sz="0" w:space="0" w:color="auto"/>
            <w:left w:val="none" w:sz="0" w:space="0" w:color="auto"/>
            <w:bottom w:val="none" w:sz="0" w:space="0" w:color="auto"/>
            <w:right w:val="none" w:sz="0" w:space="0" w:color="auto"/>
          </w:divBdr>
        </w:div>
        <w:div w:id="1883666353">
          <w:marLeft w:val="0"/>
          <w:marRight w:val="0"/>
          <w:marTop w:val="0"/>
          <w:marBottom w:val="0"/>
          <w:divBdr>
            <w:top w:val="none" w:sz="0" w:space="0" w:color="auto"/>
            <w:left w:val="none" w:sz="0" w:space="0" w:color="auto"/>
            <w:bottom w:val="none" w:sz="0" w:space="0" w:color="auto"/>
            <w:right w:val="none" w:sz="0" w:space="0" w:color="auto"/>
          </w:divBdr>
        </w:div>
        <w:div w:id="743714">
          <w:marLeft w:val="0"/>
          <w:marRight w:val="0"/>
          <w:marTop w:val="0"/>
          <w:marBottom w:val="0"/>
          <w:divBdr>
            <w:top w:val="none" w:sz="0" w:space="0" w:color="auto"/>
            <w:left w:val="none" w:sz="0" w:space="0" w:color="auto"/>
            <w:bottom w:val="none" w:sz="0" w:space="0" w:color="auto"/>
            <w:right w:val="none" w:sz="0" w:space="0" w:color="auto"/>
          </w:divBdr>
        </w:div>
        <w:div w:id="533662822">
          <w:marLeft w:val="0"/>
          <w:marRight w:val="0"/>
          <w:marTop w:val="0"/>
          <w:marBottom w:val="0"/>
          <w:divBdr>
            <w:top w:val="none" w:sz="0" w:space="0" w:color="auto"/>
            <w:left w:val="none" w:sz="0" w:space="0" w:color="auto"/>
            <w:bottom w:val="none" w:sz="0" w:space="0" w:color="auto"/>
            <w:right w:val="none" w:sz="0" w:space="0" w:color="auto"/>
          </w:divBdr>
        </w:div>
        <w:div w:id="609514666">
          <w:marLeft w:val="0"/>
          <w:marRight w:val="0"/>
          <w:marTop w:val="0"/>
          <w:marBottom w:val="0"/>
          <w:divBdr>
            <w:top w:val="none" w:sz="0" w:space="0" w:color="auto"/>
            <w:left w:val="none" w:sz="0" w:space="0" w:color="auto"/>
            <w:bottom w:val="none" w:sz="0" w:space="0" w:color="auto"/>
            <w:right w:val="none" w:sz="0" w:space="0" w:color="auto"/>
          </w:divBdr>
        </w:div>
        <w:div w:id="1385251180">
          <w:marLeft w:val="0"/>
          <w:marRight w:val="0"/>
          <w:marTop w:val="0"/>
          <w:marBottom w:val="0"/>
          <w:divBdr>
            <w:top w:val="none" w:sz="0" w:space="0" w:color="auto"/>
            <w:left w:val="none" w:sz="0" w:space="0" w:color="auto"/>
            <w:bottom w:val="none" w:sz="0" w:space="0" w:color="auto"/>
            <w:right w:val="none" w:sz="0" w:space="0" w:color="auto"/>
          </w:divBdr>
        </w:div>
        <w:div w:id="1899317381">
          <w:marLeft w:val="0"/>
          <w:marRight w:val="0"/>
          <w:marTop w:val="0"/>
          <w:marBottom w:val="0"/>
          <w:divBdr>
            <w:top w:val="none" w:sz="0" w:space="0" w:color="auto"/>
            <w:left w:val="none" w:sz="0" w:space="0" w:color="auto"/>
            <w:bottom w:val="none" w:sz="0" w:space="0" w:color="auto"/>
            <w:right w:val="none" w:sz="0" w:space="0" w:color="auto"/>
          </w:divBdr>
        </w:div>
        <w:div w:id="561522123">
          <w:marLeft w:val="0"/>
          <w:marRight w:val="0"/>
          <w:marTop w:val="0"/>
          <w:marBottom w:val="0"/>
          <w:divBdr>
            <w:top w:val="none" w:sz="0" w:space="0" w:color="auto"/>
            <w:left w:val="none" w:sz="0" w:space="0" w:color="auto"/>
            <w:bottom w:val="none" w:sz="0" w:space="0" w:color="auto"/>
            <w:right w:val="none" w:sz="0" w:space="0" w:color="auto"/>
          </w:divBdr>
        </w:div>
        <w:div w:id="1589804866">
          <w:marLeft w:val="0"/>
          <w:marRight w:val="0"/>
          <w:marTop w:val="0"/>
          <w:marBottom w:val="0"/>
          <w:divBdr>
            <w:top w:val="none" w:sz="0" w:space="0" w:color="auto"/>
            <w:left w:val="none" w:sz="0" w:space="0" w:color="auto"/>
            <w:bottom w:val="none" w:sz="0" w:space="0" w:color="auto"/>
            <w:right w:val="none" w:sz="0" w:space="0" w:color="auto"/>
          </w:divBdr>
        </w:div>
        <w:div w:id="1069842201">
          <w:marLeft w:val="0"/>
          <w:marRight w:val="0"/>
          <w:marTop w:val="0"/>
          <w:marBottom w:val="0"/>
          <w:divBdr>
            <w:top w:val="none" w:sz="0" w:space="0" w:color="auto"/>
            <w:left w:val="none" w:sz="0" w:space="0" w:color="auto"/>
            <w:bottom w:val="none" w:sz="0" w:space="0" w:color="auto"/>
            <w:right w:val="none" w:sz="0" w:space="0" w:color="auto"/>
          </w:divBdr>
        </w:div>
        <w:div w:id="169492350">
          <w:marLeft w:val="0"/>
          <w:marRight w:val="0"/>
          <w:marTop w:val="0"/>
          <w:marBottom w:val="0"/>
          <w:divBdr>
            <w:top w:val="none" w:sz="0" w:space="0" w:color="auto"/>
            <w:left w:val="none" w:sz="0" w:space="0" w:color="auto"/>
            <w:bottom w:val="none" w:sz="0" w:space="0" w:color="auto"/>
            <w:right w:val="none" w:sz="0" w:space="0" w:color="auto"/>
          </w:divBdr>
        </w:div>
        <w:div w:id="1851409227">
          <w:marLeft w:val="0"/>
          <w:marRight w:val="0"/>
          <w:marTop w:val="0"/>
          <w:marBottom w:val="0"/>
          <w:divBdr>
            <w:top w:val="none" w:sz="0" w:space="0" w:color="auto"/>
            <w:left w:val="none" w:sz="0" w:space="0" w:color="auto"/>
            <w:bottom w:val="none" w:sz="0" w:space="0" w:color="auto"/>
            <w:right w:val="none" w:sz="0" w:space="0" w:color="auto"/>
          </w:divBdr>
        </w:div>
        <w:div w:id="1020088791">
          <w:marLeft w:val="0"/>
          <w:marRight w:val="0"/>
          <w:marTop w:val="0"/>
          <w:marBottom w:val="0"/>
          <w:divBdr>
            <w:top w:val="none" w:sz="0" w:space="0" w:color="auto"/>
            <w:left w:val="none" w:sz="0" w:space="0" w:color="auto"/>
            <w:bottom w:val="none" w:sz="0" w:space="0" w:color="auto"/>
            <w:right w:val="none" w:sz="0" w:space="0" w:color="auto"/>
          </w:divBdr>
        </w:div>
        <w:div w:id="1290817408">
          <w:marLeft w:val="0"/>
          <w:marRight w:val="0"/>
          <w:marTop w:val="0"/>
          <w:marBottom w:val="0"/>
          <w:divBdr>
            <w:top w:val="none" w:sz="0" w:space="0" w:color="auto"/>
            <w:left w:val="none" w:sz="0" w:space="0" w:color="auto"/>
            <w:bottom w:val="none" w:sz="0" w:space="0" w:color="auto"/>
            <w:right w:val="none" w:sz="0" w:space="0" w:color="auto"/>
          </w:divBdr>
        </w:div>
        <w:div w:id="44915041">
          <w:marLeft w:val="0"/>
          <w:marRight w:val="0"/>
          <w:marTop w:val="0"/>
          <w:marBottom w:val="0"/>
          <w:divBdr>
            <w:top w:val="none" w:sz="0" w:space="0" w:color="auto"/>
            <w:left w:val="none" w:sz="0" w:space="0" w:color="auto"/>
            <w:bottom w:val="none" w:sz="0" w:space="0" w:color="auto"/>
            <w:right w:val="none" w:sz="0" w:space="0" w:color="auto"/>
          </w:divBdr>
        </w:div>
        <w:div w:id="174272563">
          <w:marLeft w:val="0"/>
          <w:marRight w:val="0"/>
          <w:marTop w:val="0"/>
          <w:marBottom w:val="0"/>
          <w:divBdr>
            <w:top w:val="none" w:sz="0" w:space="0" w:color="auto"/>
            <w:left w:val="none" w:sz="0" w:space="0" w:color="auto"/>
            <w:bottom w:val="none" w:sz="0" w:space="0" w:color="auto"/>
            <w:right w:val="none" w:sz="0" w:space="0" w:color="auto"/>
          </w:divBdr>
        </w:div>
        <w:div w:id="610473596">
          <w:marLeft w:val="0"/>
          <w:marRight w:val="0"/>
          <w:marTop w:val="0"/>
          <w:marBottom w:val="0"/>
          <w:divBdr>
            <w:top w:val="none" w:sz="0" w:space="0" w:color="auto"/>
            <w:left w:val="none" w:sz="0" w:space="0" w:color="auto"/>
            <w:bottom w:val="none" w:sz="0" w:space="0" w:color="auto"/>
            <w:right w:val="none" w:sz="0" w:space="0" w:color="auto"/>
          </w:divBdr>
        </w:div>
        <w:div w:id="566496019">
          <w:marLeft w:val="0"/>
          <w:marRight w:val="0"/>
          <w:marTop w:val="0"/>
          <w:marBottom w:val="0"/>
          <w:divBdr>
            <w:top w:val="none" w:sz="0" w:space="0" w:color="auto"/>
            <w:left w:val="none" w:sz="0" w:space="0" w:color="auto"/>
            <w:bottom w:val="none" w:sz="0" w:space="0" w:color="auto"/>
            <w:right w:val="none" w:sz="0" w:space="0" w:color="auto"/>
          </w:divBdr>
        </w:div>
        <w:div w:id="1486699162">
          <w:marLeft w:val="0"/>
          <w:marRight w:val="0"/>
          <w:marTop w:val="0"/>
          <w:marBottom w:val="0"/>
          <w:divBdr>
            <w:top w:val="none" w:sz="0" w:space="0" w:color="auto"/>
            <w:left w:val="none" w:sz="0" w:space="0" w:color="auto"/>
            <w:bottom w:val="none" w:sz="0" w:space="0" w:color="auto"/>
            <w:right w:val="none" w:sz="0" w:space="0" w:color="auto"/>
          </w:divBdr>
        </w:div>
        <w:div w:id="1033385147">
          <w:marLeft w:val="0"/>
          <w:marRight w:val="0"/>
          <w:marTop w:val="0"/>
          <w:marBottom w:val="0"/>
          <w:divBdr>
            <w:top w:val="none" w:sz="0" w:space="0" w:color="auto"/>
            <w:left w:val="none" w:sz="0" w:space="0" w:color="auto"/>
            <w:bottom w:val="none" w:sz="0" w:space="0" w:color="auto"/>
            <w:right w:val="none" w:sz="0" w:space="0" w:color="auto"/>
          </w:divBdr>
        </w:div>
        <w:div w:id="221602604">
          <w:marLeft w:val="0"/>
          <w:marRight w:val="0"/>
          <w:marTop w:val="0"/>
          <w:marBottom w:val="0"/>
          <w:divBdr>
            <w:top w:val="none" w:sz="0" w:space="0" w:color="auto"/>
            <w:left w:val="none" w:sz="0" w:space="0" w:color="auto"/>
            <w:bottom w:val="none" w:sz="0" w:space="0" w:color="auto"/>
            <w:right w:val="none" w:sz="0" w:space="0" w:color="auto"/>
          </w:divBdr>
        </w:div>
        <w:div w:id="656302853">
          <w:marLeft w:val="0"/>
          <w:marRight w:val="0"/>
          <w:marTop w:val="0"/>
          <w:marBottom w:val="0"/>
          <w:divBdr>
            <w:top w:val="none" w:sz="0" w:space="0" w:color="auto"/>
            <w:left w:val="none" w:sz="0" w:space="0" w:color="auto"/>
            <w:bottom w:val="none" w:sz="0" w:space="0" w:color="auto"/>
            <w:right w:val="none" w:sz="0" w:space="0" w:color="auto"/>
          </w:divBdr>
        </w:div>
        <w:div w:id="1504395785">
          <w:marLeft w:val="0"/>
          <w:marRight w:val="0"/>
          <w:marTop w:val="0"/>
          <w:marBottom w:val="0"/>
          <w:divBdr>
            <w:top w:val="none" w:sz="0" w:space="0" w:color="auto"/>
            <w:left w:val="none" w:sz="0" w:space="0" w:color="auto"/>
            <w:bottom w:val="none" w:sz="0" w:space="0" w:color="auto"/>
            <w:right w:val="none" w:sz="0" w:space="0" w:color="auto"/>
          </w:divBdr>
        </w:div>
        <w:div w:id="1806964219">
          <w:marLeft w:val="0"/>
          <w:marRight w:val="0"/>
          <w:marTop w:val="0"/>
          <w:marBottom w:val="0"/>
          <w:divBdr>
            <w:top w:val="none" w:sz="0" w:space="0" w:color="auto"/>
            <w:left w:val="none" w:sz="0" w:space="0" w:color="auto"/>
            <w:bottom w:val="none" w:sz="0" w:space="0" w:color="auto"/>
            <w:right w:val="none" w:sz="0" w:space="0" w:color="auto"/>
          </w:divBdr>
        </w:div>
        <w:div w:id="1240140122">
          <w:marLeft w:val="0"/>
          <w:marRight w:val="0"/>
          <w:marTop w:val="0"/>
          <w:marBottom w:val="0"/>
          <w:divBdr>
            <w:top w:val="none" w:sz="0" w:space="0" w:color="auto"/>
            <w:left w:val="none" w:sz="0" w:space="0" w:color="auto"/>
            <w:bottom w:val="none" w:sz="0" w:space="0" w:color="auto"/>
            <w:right w:val="none" w:sz="0" w:space="0" w:color="auto"/>
          </w:divBdr>
        </w:div>
      </w:divsChild>
    </w:div>
    <w:div w:id="664239804">
      <w:bodyDiv w:val="1"/>
      <w:marLeft w:val="0"/>
      <w:marRight w:val="0"/>
      <w:marTop w:val="0"/>
      <w:marBottom w:val="0"/>
      <w:divBdr>
        <w:top w:val="none" w:sz="0" w:space="0" w:color="auto"/>
        <w:left w:val="none" w:sz="0" w:space="0" w:color="auto"/>
        <w:bottom w:val="none" w:sz="0" w:space="0" w:color="auto"/>
        <w:right w:val="none" w:sz="0" w:space="0" w:color="auto"/>
      </w:divBdr>
      <w:divsChild>
        <w:div w:id="834682452">
          <w:marLeft w:val="0"/>
          <w:marRight w:val="0"/>
          <w:marTop w:val="0"/>
          <w:marBottom w:val="0"/>
          <w:divBdr>
            <w:top w:val="none" w:sz="0" w:space="0" w:color="auto"/>
            <w:left w:val="none" w:sz="0" w:space="0" w:color="auto"/>
            <w:bottom w:val="none" w:sz="0" w:space="0" w:color="auto"/>
            <w:right w:val="none" w:sz="0" w:space="0" w:color="auto"/>
          </w:divBdr>
        </w:div>
      </w:divsChild>
    </w:div>
    <w:div w:id="836501655">
      <w:bodyDiv w:val="1"/>
      <w:marLeft w:val="0"/>
      <w:marRight w:val="0"/>
      <w:marTop w:val="0"/>
      <w:marBottom w:val="0"/>
      <w:divBdr>
        <w:top w:val="none" w:sz="0" w:space="0" w:color="auto"/>
        <w:left w:val="none" w:sz="0" w:space="0" w:color="auto"/>
        <w:bottom w:val="none" w:sz="0" w:space="0" w:color="auto"/>
        <w:right w:val="none" w:sz="0" w:space="0" w:color="auto"/>
      </w:divBdr>
    </w:div>
    <w:div w:id="850488146">
      <w:bodyDiv w:val="1"/>
      <w:marLeft w:val="0"/>
      <w:marRight w:val="0"/>
      <w:marTop w:val="0"/>
      <w:marBottom w:val="0"/>
      <w:divBdr>
        <w:top w:val="none" w:sz="0" w:space="0" w:color="auto"/>
        <w:left w:val="none" w:sz="0" w:space="0" w:color="auto"/>
        <w:bottom w:val="none" w:sz="0" w:space="0" w:color="auto"/>
        <w:right w:val="none" w:sz="0" w:space="0" w:color="auto"/>
      </w:divBdr>
    </w:div>
    <w:div w:id="958146316">
      <w:bodyDiv w:val="1"/>
      <w:marLeft w:val="0"/>
      <w:marRight w:val="0"/>
      <w:marTop w:val="0"/>
      <w:marBottom w:val="0"/>
      <w:divBdr>
        <w:top w:val="none" w:sz="0" w:space="0" w:color="auto"/>
        <w:left w:val="none" w:sz="0" w:space="0" w:color="auto"/>
        <w:bottom w:val="none" w:sz="0" w:space="0" w:color="auto"/>
        <w:right w:val="none" w:sz="0" w:space="0" w:color="auto"/>
      </w:divBdr>
      <w:divsChild>
        <w:div w:id="888952675">
          <w:marLeft w:val="0"/>
          <w:marRight w:val="0"/>
          <w:marTop w:val="0"/>
          <w:marBottom w:val="0"/>
          <w:divBdr>
            <w:top w:val="none" w:sz="0" w:space="0" w:color="auto"/>
            <w:left w:val="none" w:sz="0" w:space="0" w:color="auto"/>
            <w:bottom w:val="none" w:sz="0" w:space="0" w:color="auto"/>
            <w:right w:val="none" w:sz="0" w:space="0" w:color="auto"/>
          </w:divBdr>
        </w:div>
        <w:div w:id="32922836">
          <w:marLeft w:val="0"/>
          <w:marRight w:val="0"/>
          <w:marTop w:val="0"/>
          <w:marBottom w:val="0"/>
          <w:divBdr>
            <w:top w:val="none" w:sz="0" w:space="0" w:color="auto"/>
            <w:left w:val="none" w:sz="0" w:space="0" w:color="auto"/>
            <w:bottom w:val="none" w:sz="0" w:space="0" w:color="auto"/>
            <w:right w:val="none" w:sz="0" w:space="0" w:color="auto"/>
          </w:divBdr>
        </w:div>
        <w:div w:id="1270623803">
          <w:marLeft w:val="0"/>
          <w:marRight w:val="0"/>
          <w:marTop w:val="0"/>
          <w:marBottom w:val="0"/>
          <w:divBdr>
            <w:top w:val="none" w:sz="0" w:space="0" w:color="auto"/>
            <w:left w:val="none" w:sz="0" w:space="0" w:color="auto"/>
            <w:bottom w:val="none" w:sz="0" w:space="0" w:color="auto"/>
            <w:right w:val="none" w:sz="0" w:space="0" w:color="auto"/>
          </w:divBdr>
        </w:div>
      </w:divsChild>
    </w:div>
    <w:div w:id="1047029729">
      <w:bodyDiv w:val="1"/>
      <w:marLeft w:val="0"/>
      <w:marRight w:val="0"/>
      <w:marTop w:val="0"/>
      <w:marBottom w:val="0"/>
      <w:divBdr>
        <w:top w:val="none" w:sz="0" w:space="0" w:color="auto"/>
        <w:left w:val="none" w:sz="0" w:space="0" w:color="auto"/>
        <w:bottom w:val="none" w:sz="0" w:space="0" w:color="auto"/>
        <w:right w:val="none" w:sz="0" w:space="0" w:color="auto"/>
      </w:divBdr>
      <w:divsChild>
        <w:div w:id="1385257773">
          <w:marLeft w:val="0"/>
          <w:marRight w:val="0"/>
          <w:marTop w:val="0"/>
          <w:marBottom w:val="0"/>
          <w:divBdr>
            <w:top w:val="none" w:sz="0" w:space="0" w:color="auto"/>
            <w:left w:val="none" w:sz="0" w:space="0" w:color="auto"/>
            <w:bottom w:val="none" w:sz="0" w:space="0" w:color="auto"/>
            <w:right w:val="none" w:sz="0" w:space="0" w:color="auto"/>
          </w:divBdr>
        </w:div>
        <w:div w:id="1598640318">
          <w:marLeft w:val="0"/>
          <w:marRight w:val="0"/>
          <w:marTop w:val="0"/>
          <w:marBottom w:val="0"/>
          <w:divBdr>
            <w:top w:val="none" w:sz="0" w:space="0" w:color="auto"/>
            <w:left w:val="none" w:sz="0" w:space="0" w:color="auto"/>
            <w:bottom w:val="none" w:sz="0" w:space="0" w:color="auto"/>
            <w:right w:val="none" w:sz="0" w:space="0" w:color="auto"/>
          </w:divBdr>
        </w:div>
        <w:div w:id="690684145">
          <w:marLeft w:val="0"/>
          <w:marRight w:val="0"/>
          <w:marTop w:val="0"/>
          <w:marBottom w:val="0"/>
          <w:divBdr>
            <w:top w:val="none" w:sz="0" w:space="0" w:color="auto"/>
            <w:left w:val="none" w:sz="0" w:space="0" w:color="auto"/>
            <w:bottom w:val="none" w:sz="0" w:space="0" w:color="auto"/>
            <w:right w:val="none" w:sz="0" w:space="0" w:color="auto"/>
          </w:divBdr>
        </w:div>
        <w:div w:id="774524379">
          <w:marLeft w:val="0"/>
          <w:marRight w:val="0"/>
          <w:marTop w:val="0"/>
          <w:marBottom w:val="0"/>
          <w:divBdr>
            <w:top w:val="none" w:sz="0" w:space="0" w:color="auto"/>
            <w:left w:val="none" w:sz="0" w:space="0" w:color="auto"/>
            <w:bottom w:val="none" w:sz="0" w:space="0" w:color="auto"/>
            <w:right w:val="none" w:sz="0" w:space="0" w:color="auto"/>
          </w:divBdr>
        </w:div>
        <w:div w:id="2022077470">
          <w:marLeft w:val="0"/>
          <w:marRight w:val="0"/>
          <w:marTop w:val="0"/>
          <w:marBottom w:val="0"/>
          <w:divBdr>
            <w:top w:val="none" w:sz="0" w:space="0" w:color="auto"/>
            <w:left w:val="none" w:sz="0" w:space="0" w:color="auto"/>
            <w:bottom w:val="none" w:sz="0" w:space="0" w:color="auto"/>
            <w:right w:val="none" w:sz="0" w:space="0" w:color="auto"/>
          </w:divBdr>
        </w:div>
        <w:div w:id="1463498823">
          <w:marLeft w:val="0"/>
          <w:marRight w:val="0"/>
          <w:marTop w:val="0"/>
          <w:marBottom w:val="0"/>
          <w:divBdr>
            <w:top w:val="none" w:sz="0" w:space="0" w:color="auto"/>
            <w:left w:val="none" w:sz="0" w:space="0" w:color="auto"/>
            <w:bottom w:val="none" w:sz="0" w:space="0" w:color="auto"/>
            <w:right w:val="none" w:sz="0" w:space="0" w:color="auto"/>
          </w:divBdr>
        </w:div>
        <w:div w:id="573855213">
          <w:marLeft w:val="0"/>
          <w:marRight w:val="0"/>
          <w:marTop w:val="0"/>
          <w:marBottom w:val="0"/>
          <w:divBdr>
            <w:top w:val="none" w:sz="0" w:space="0" w:color="auto"/>
            <w:left w:val="none" w:sz="0" w:space="0" w:color="auto"/>
            <w:bottom w:val="none" w:sz="0" w:space="0" w:color="auto"/>
            <w:right w:val="none" w:sz="0" w:space="0" w:color="auto"/>
          </w:divBdr>
        </w:div>
        <w:div w:id="2024014348">
          <w:marLeft w:val="0"/>
          <w:marRight w:val="0"/>
          <w:marTop w:val="0"/>
          <w:marBottom w:val="0"/>
          <w:divBdr>
            <w:top w:val="none" w:sz="0" w:space="0" w:color="auto"/>
            <w:left w:val="none" w:sz="0" w:space="0" w:color="auto"/>
            <w:bottom w:val="none" w:sz="0" w:space="0" w:color="auto"/>
            <w:right w:val="none" w:sz="0" w:space="0" w:color="auto"/>
          </w:divBdr>
        </w:div>
        <w:div w:id="192157807">
          <w:marLeft w:val="0"/>
          <w:marRight w:val="0"/>
          <w:marTop w:val="0"/>
          <w:marBottom w:val="0"/>
          <w:divBdr>
            <w:top w:val="none" w:sz="0" w:space="0" w:color="auto"/>
            <w:left w:val="none" w:sz="0" w:space="0" w:color="auto"/>
            <w:bottom w:val="none" w:sz="0" w:space="0" w:color="auto"/>
            <w:right w:val="none" w:sz="0" w:space="0" w:color="auto"/>
          </w:divBdr>
        </w:div>
        <w:div w:id="1912498577">
          <w:marLeft w:val="0"/>
          <w:marRight w:val="0"/>
          <w:marTop w:val="0"/>
          <w:marBottom w:val="0"/>
          <w:divBdr>
            <w:top w:val="none" w:sz="0" w:space="0" w:color="auto"/>
            <w:left w:val="none" w:sz="0" w:space="0" w:color="auto"/>
            <w:bottom w:val="none" w:sz="0" w:space="0" w:color="auto"/>
            <w:right w:val="none" w:sz="0" w:space="0" w:color="auto"/>
          </w:divBdr>
        </w:div>
        <w:div w:id="1978560882">
          <w:marLeft w:val="0"/>
          <w:marRight w:val="0"/>
          <w:marTop w:val="0"/>
          <w:marBottom w:val="0"/>
          <w:divBdr>
            <w:top w:val="none" w:sz="0" w:space="0" w:color="auto"/>
            <w:left w:val="none" w:sz="0" w:space="0" w:color="auto"/>
            <w:bottom w:val="none" w:sz="0" w:space="0" w:color="auto"/>
            <w:right w:val="none" w:sz="0" w:space="0" w:color="auto"/>
          </w:divBdr>
        </w:div>
        <w:div w:id="1483887365">
          <w:marLeft w:val="0"/>
          <w:marRight w:val="0"/>
          <w:marTop w:val="0"/>
          <w:marBottom w:val="0"/>
          <w:divBdr>
            <w:top w:val="none" w:sz="0" w:space="0" w:color="auto"/>
            <w:left w:val="none" w:sz="0" w:space="0" w:color="auto"/>
            <w:bottom w:val="none" w:sz="0" w:space="0" w:color="auto"/>
            <w:right w:val="none" w:sz="0" w:space="0" w:color="auto"/>
          </w:divBdr>
        </w:div>
        <w:div w:id="352417263">
          <w:marLeft w:val="0"/>
          <w:marRight w:val="0"/>
          <w:marTop w:val="0"/>
          <w:marBottom w:val="0"/>
          <w:divBdr>
            <w:top w:val="none" w:sz="0" w:space="0" w:color="auto"/>
            <w:left w:val="none" w:sz="0" w:space="0" w:color="auto"/>
            <w:bottom w:val="none" w:sz="0" w:space="0" w:color="auto"/>
            <w:right w:val="none" w:sz="0" w:space="0" w:color="auto"/>
          </w:divBdr>
        </w:div>
        <w:div w:id="2121681495">
          <w:marLeft w:val="0"/>
          <w:marRight w:val="0"/>
          <w:marTop w:val="0"/>
          <w:marBottom w:val="0"/>
          <w:divBdr>
            <w:top w:val="none" w:sz="0" w:space="0" w:color="auto"/>
            <w:left w:val="none" w:sz="0" w:space="0" w:color="auto"/>
            <w:bottom w:val="none" w:sz="0" w:space="0" w:color="auto"/>
            <w:right w:val="none" w:sz="0" w:space="0" w:color="auto"/>
          </w:divBdr>
        </w:div>
        <w:div w:id="2052222406">
          <w:marLeft w:val="0"/>
          <w:marRight w:val="0"/>
          <w:marTop w:val="0"/>
          <w:marBottom w:val="0"/>
          <w:divBdr>
            <w:top w:val="none" w:sz="0" w:space="0" w:color="auto"/>
            <w:left w:val="none" w:sz="0" w:space="0" w:color="auto"/>
            <w:bottom w:val="none" w:sz="0" w:space="0" w:color="auto"/>
            <w:right w:val="none" w:sz="0" w:space="0" w:color="auto"/>
          </w:divBdr>
        </w:div>
        <w:div w:id="1986425918">
          <w:marLeft w:val="0"/>
          <w:marRight w:val="0"/>
          <w:marTop w:val="0"/>
          <w:marBottom w:val="0"/>
          <w:divBdr>
            <w:top w:val="none" w:sz="0" w:space="0" w:color="auto"/>
            <w:left w:val="none" w:sz="0" w:space="0" w:color="auto"/>
            <w:bottom w:val="none" w:sz="0" w:space="0" w:color="auto"/>
            <w:right w:val="none" w:sz="0" w:space="0" w:color="auto"/>
          </w:divBdr>
        </w:div>
        <w:div w:id="398944246">
          <w:marLeft w:val="0"/>
          <w:marRight w:val="0"/>
          <w:marTop w:val="0"/>
          <w:marBottom w:val="0"/>
          <w:divBdr>
            <w:top w:val="none" w:sz="0" w:space="0" w:color="auto"/>
            <w:left w:val="none" w:sz="0" w:space="0" w:color="auto"/>
            <w:bottom w:val="none" w:sz="0" w:space="0" w:color="auto"/>
            <w:right w:val="none" w:sz="0" w:space="0" w:color="auto"/>
          </w:divBdr>
        </w:div>
        <w:div w:id="1649673065">
          <w:marLeft w:val="0"/>
          <w:marRight w:val="0"/>
          <w:marTop w:val="0"/>
          <w:marBottom w:val="0"/>
          <w:divBdr>
            <w:top w:val="none" w:sz="0" w:space="0" w:color="auto"/>
            <w:left w:val="none" w:sz="0" w:space="0" w:color="auto"/>
            <w:bottom w:val="none" w:sz="0" w:space="0" w:color="auto"/>
            <w:right w:val="none" w:sz="0" w:space="0" w:color="auto"/>
          </w:divBdr>
        </w:div>
        <w:div w:id="1384208338">
          <w:marLeft w:val="0"/>
          <w:marRight w:val="0"/>
          <w:marTop w:val="0"/>
          <w:marBottom w:val="0"/>
          <w:divBdr>
            <w:top w:val="none" w:sz="0" w:space="0" w:color="auto"/>
            <w:left w:val="none" w:sz="0" w:space="0" w:color="auto"/>
            <w:bottom w:val="none" w:sz="0" w:space="0" w:color="auto"/>
            <w:right w:val="none" w:sz="0" w:space="0" w:color="auto"/>
          </w:divBdr>
        </w:div>
        <w:div w:id="921060372">
          <w:marLeft w:val="0"/>
          <w:marRight w:val="0"/>
          <w:marTop w:val="0"/>
          <w:marBottom w:val="0"/>
          <w:divBdr>
            <w:top w:val="none" w:sz="0" w:space="0" w:color="auto"/>
            <w:left w:val="none" w:sz="0" w:space="0" w:color="auto"/>
            <w:bottom w:val="none" w:sz="0" w:space="0" w:color="auto"/>
            <w:right w:val="none" w:sz="0" w:space="0" w:color="auto"/>
          </w:divBdr>
        </w:div>
        <w:div w:id="1446464904">
          <w:marLeft w:val="0"/>
          <w:marRight w:val="0"/>
          <w:marTop w:val="0"/>
          <w:marBottom w:val="0"/>
          <w:divBdr>
            <w:top w:val="none" w:sz="0" w:space="0" w:color="auto"/>
            <w:left w:val="none" w:sz="0" w:space="0" w:color="auto"/>
            <w:bottom w:val="none" w:sz="0" w:space="0" w:color="auto"/>
            <w:right w:val="none" w:sz="0" w:space="0" w:color="auto"/>
          </w:divBdr>
        </w:div>
        <w:div w:id="2017728883">
          <w:marLeft w:val="0"/>
          <w:marRight w:val="0"/>
          <w:marTop w:val="0"/>
          <w:marBottom w:val="0"/>
          <w:divBdr>
            <w:top w:val="none" w:sz="0" w:space="0" w:color="auto"/>
            <w:left w:val="none" w:sz="0" w:space="0" w:color="auto"/>
            <w:bottom w:val="none" w:sz="0" w:space="0" w:color="auto"/>
            <w:right w:val="none" w:sz="0" w:space="0" w:color="auto"/>
          </w:divBdr>
        </w:div>
        <w:div w:id="1700544648">
          <w:marLeft w:val="0"/>
          <w:marRight w:val="0"/>
          <w:marTop w:val="0"/>
          <w:marBottom w:val="0"/>
          <w:divBdr>
            <w:top w:val="none" w:sz="0" w:space="0" w:color="auto"/>
            <w:left w:val="none" w:sz="0" w:space="0" w:color="auto"/>
            <w:bottom w:val="none" w:sz="0" w:space="0" w:color="auto"/>
            <w:right w:val="none" w:sz="0" w:space="0" w:color="auto"/>
          </w:divBdr>
        </w:div>
        <w:div w:id="1126191730">
          <w:marLeft w:val="0"/>
          <w:marRight w:val="0"/>
          <w:marTop w:val="0"/>
          <w:marBottom w:val="0"/>
          <w:divBdr>
            <w:top w:val="none" w:sz="0" w:space="0" w:color="auto"/>
            <w:left w:val="none" w:sz="0" w:space="0" w:color="auto"/>
            <w:bottom w:val="none" w:sz="0" w:space="0" w:color="auto"/>
            <w:right w:val="none" w:sz="0" w:space="0" w:color="auto"/>
          </w:divBdr>
        </w:div>
        <w:div w:id="167405335">
          <w:marLeft w:val="0"/>
          <w:marRight w:val="0"/>
          <w:marTop w:val="0"/>
          <w:marBottom w:val="0"/>
          <w:divBdr>
            <w:top w:val="none" w:sz="0" w:space="0" w:color="auto"/>
            <w:left w:val="none" w:sz="0" w:space="0" w:color="auto"/>
            <w:bottom w:val="none" w:sz="0" w:space="0" w:color="auto"/>
            <w:right w:val="none" w:sz="0" w:space="0" w:color="auto"/>
          </w:divBdr>
        </w:div>
        <w:div w:id="326785830">
          <w:marLeft w:val="0"/>
          <w:marRight w:val="0"/>
          <w:marTop w:val="0"/>
          <w:marBottom w:val="0"/>
          <w:divBdr>
            <w:top w:val="none" w:sz="0" w:space="0" w:color="auto"/>
            <w:left w:val="none" w:sz="0" w:space="0" w:color="auto"/>
            <w:bottom w:val="none" w:sz="0" w:space="0" w:color="auto"/>
            <w:right w:val="none" w:sz="0" w:space="0" w:color="auto"/>
          </w:divBdr>
        </w:div>
        <w:div w:id="1676494114">
          <w:marLeft w:val="0"/>
          <w:marRight w:val="0"/>
          <w:marTop w:val="0"/>
          <w:marBottom w:val="0"/>
          <w:divBdr>
            <w:top w:val="none" w:sz="0" w:space="0" w:color="auto"/>
            <w:left w:val="none" w:sz="0" w:space="0" w:color="auto"/>
            <w:bottom w:val="none" w:sz="0" w:space="0" w:color="auto"/>
            <w:right w:val="none" w:sz="0" w:space="0" w:color="auto"/>
          </w:divBdr>
        </w:div>
        <w:div w:id="1046366696">
          <w:marLeft w:val="0"/>
          <w:marRight w:val="0"/>
          <w:marTop w:val="0"/>
          <w:marBottom w:val="0"/>
          <w:divBdr>
            <w:top w:val="none" w:sz="0" w:space="0" w:color="auto"/>
            <w:left w:val="none" w:sz="0" w:space="0" w:color="auto"/>
            <w:bottom w:val="none" w:sz="0" w:space="0" w:color="auto"/>
            <w:right w:val="none" w:sz="0" w:space="0" w:color="auto"/>
          </w:divBdr>
        </w:div>
        <w:div w:id="1962496160">
          <w:marLeft w:val="0"/>
          <w:marRight w:val="0"/>
          <w:marTop w:val="0"/>
          <w:marBottom w:val="0"/>
          <w:divBdr>
            <w:top w:val="none" w:sz="0" w:space="0" w:color="auto"/>
            <w:left w:val="none" w:sz="0" w:space="0" w:color="auto"/>
            <w:bottom w:val="none" w:sz="0" w:space="0" w:color="auto"/>
            <w:right w:val="none" w:sz="0" w:space="0" w:color="auto"/>
          </w:divBdr>
        </w:div>
        <w:div w:id="426200208">
          <w:marLeft w:val="0"/>
          <w:marRight w:val="0"/>
          <w:marTop w:val="0"/>
          <w:marBottom w:val="0"/>
          <w:divBdr>
            <w:top w:val="none" w:sz="0" w:space="0" w:color="auto"/>
            <w:left w:val="none" w:sz="0" w:space="0" w:color="auto"/>
            <w:bottom w:val="none" w:sz="0" w:space="0" w:color="auto"/>
            <w:right w:val="none" w:sz="0" w:space="0" w:color="auto"/>
          </w:divBdr>
        </w:div>
        <w:div w:id="1414861654">
          <w:marLeft w:val="0"/>
          <w:marRight w:val="0"/>
          <w:marTop w:val="0"/>
          <w:marBottom w:val="0"/>
          <w:divBdr>
            <w:top w:val="none" w:sz="0" w:space="0" w:color="auto"/>
            <w:left w:val="none" w:sz="0" w:space="0" w:color="auto"/>
            <w:bottom w:val="none" w:sz="0" w:space="0" w:color="auto"/>
            <w:right w:val="none" w:sz="0" w:space="0" w:color="auto"/>
          </w:divBdr>
        </w:div>
        <w:div w:id="1367870060">
          <w:marLeft w:val="0"/>
          <w:marRight w:val="0"/>
          <w:marTop w:val="0"/>
          <w:marBottom w:val="0"/>
          <w:divBdr>
            <w:top w:val="none" w:sz="0" w:space="0" w:color="auto"/>
            <w:left w:val="none" w:sz="0" w:space="0" w:color="auto"/>
            <w:bottom w:val="none" w:sz="0" w:space="0" w:color="auto"/>
            <w:right w:val="none" w:sz="0" w:space="0" w:color="auto"/>
          </w:divBdr>
        </w:div>
        <w:div w:id="1778064686">
          <w:marLeft w:val="0"/>
          <w:marRight w:val="0"/>
          <w:marTop w:val="0"/>
          <w:marBottom w:val="0"/>
          <w:divBdr>
            <w:top w:val="none" w:sz="0" w:space="0" w:color="auto"/>
            <w:left w:val="none" w:sz="0" w:space="0" w:color="auto"/>
            <w:bottom w:val="none" w:sz="0" w:space="0" w:color="auto"/>
            <w:right w:val="none" w:sz="0" w:space="0" w:color="auto"/>
          </w:divBdr>
        </w:div>
        <w:div w:id="33164194">
          <w:marLeft w:val="0"/>
          <w:marRight w:val="0"/>
          <w:marTop w:val="0"/>
          <w:marBottom w:val="0"/>
          <w:divBdr>
            <w:top w:val="none" w:sz="0" w:space="0" w:color="auto"/>
            <w:left w:val="none" w:sz="0" w:space="0" w:color="auto"/>
            <w:bottom w:val="none" w:sz="0" w:space="0" w:color="auto"/>
            <w:right w:val="none" w:sz="0" w:space="0" w:color="auto"/>
          </w:divBdr>
        </w:div>
        <w:div w:id="1543788616">
          <w:marLeft w:val="0"/>
          <w:marRight w:val="0"/>
          <w:marTop w:val="0"/>
          <w:marBottom w:val="0"/>
          <w:divBdr>
            <w:top w:val="none" w:sz="0" w:space="0" w:color="auto"/>
            <w:left w:val="none" w:sz="0" w:space="0" w:color="auto"/>
            <w:bottom w:val="none" w:sz="0" w:space="0" w:color="auto"/>
            <w:right w:val="none" w:sz="0" w:space="0" w:color="auto"/>
          </w:divBdr>
        </w:div>
        <w:div w:id="1990591585">
          <w:marLeft w:val="0"/>
          <w:marRight w:val="0"/>
          <w:marTop w:val="0"/>
          <w:marBottom w:val="0"/>
          <w:divBdr>
            <w:top w:val="none" w:sz="0" w:space="0" w:color="auto"/>
            <w:left w:val="none" w:sz="0" w:space="0" w:color="auto"/>
            <w:bottom w:val="none" w:sz="0" w:space="0" w:color="auto"/>
            <w:right w:val="none" w:sz="0" w:space="0" w:color="auto"/>
          </w:divBdr>
        </w:div>
        <w:div w:id="339740388">
          <w:marLeft w:val="0"/>
          <w:marRight w:val="0"/>
          <w:marTop w:val="0"/>
          <w:marBottom w:val="0"/>
          <w:divBdr>
            <w:top w:val="none" w:sz="0" w:space="0" w:color="auto"/>
            <w:left w:val="none" w:sz="0" w:space="0" w:color="auto"/>
            <w:bottom w:val="none" w:sz="0" w:space="0" w:color="auto"/>
            <w:right w:val="none" w:sz="0" w:space="0" w:color="auto"/>
          </w:divBdr>
        </w:div>
        <w:div w:id="1812556630">
          <w:marLeft w:val="0"/>
          <w:marRight w:val="0"/>
          <w:marTop w:val="0"/>
          <w:marBottom w:val="0"/>
          <w:divBdr>
            <w:top w:val="none" w:sz="0" w:space="0" w:color="auto"/>
            <w:left w:val="none" w:sz="0" w:space="0" w:color="auto"/>
            <w:bottom w:val="none" w:sz="0" w:space="0" w:color="auto"/>
            <w:right w:val="none" w:sz="0" w:space="0" w:color="auto"/>
          </w:divBdr>
        </w:div>
        <w:div w:id="2051804638">
          <w:marLeft w:val="0"/>
          <w:marRight w:val="0"/>
          <w:marTop w:val="0"/>
          <w:marBottom w:val="0"/>
          <w:divBdr>
            <w:top w:val="none" w:sz="0" w:space="0" w:color="auto"/>
            <w:left w:val="none" w:sz="0" w:space="0" w:color="auto"/>
            <w:bottom w:val="none" w:sz="0" w:space="0" w:color="auto"/>
            <w:right w:val="none" w:sz="0" w:space="0" w:color="auto"/>
          </w:divBdr>
        </w:div>
        <w:div w:id="474957615">
          <w:marLeft w:val="0"/>
          <w:marRight w:val="0"/>
          <w:marTop w:val="0"/>
          <w:marBottom w:val="0"/>
          <w:divBdr>
            <w:top w:val="none" w:sz="0" w:space="0" w:color="auto"/>
            <w:left w:val="none" w:sz="0" w:space="0" w:color="auto"/>
            <w:bottom w:val="none" w:sz="0" w:space="0" w:color="auto"/>
            <w:right w:val="none" w:sz="0" w:space="0" w:color="auto"/>
          </w:divBdr>
        </w:div>
        <w:div w:id="1691368832">
          <w:marLeft w:val="0"/>
          <w:marRight w:val="0"/>
          <w:marTop w:val="0"/>
          <w:marBottom w:val="0"/>
          <w:divBdr>
            <w:top w:val="none" w:sz="0" w:space="0" w:color="auto"/>
            <w:left w:val="none" w:sz="0" w:space="0" w:color="auto"/>
            <w:bottom w:val="none" w:sz="0" w:space="0" w:color="auto"/>
            <w:right w:val="none" w:sz="0" w:space="0" w:color="auto"/>
          </w:divBdr>
        </w:div>
        <w:div w:id="1844928821">
          <w:marLeft w:val="0"/>
          <w:marRight w:val="0"/>
          <w:marTop w:val="0"/>
          <w:marBottom w:val="0"/>
          <w:divBdr>
            <w:top w:val="none" w:sz="0" w:space="0" w:color="auto"/>
            <w:left w:val="none" w:sz="0" w:space="0" w:color="auto"/>
            <w:bottom w:val="none" w:sz="0" w:space="0" w:color="auto"/>
            <w:right w:val="none" w:sz="0" w:space="0" w:color="auto"/>
          </w:divBdr>
        </w:div>
        <w:div w:id="1434201660">
          <w:marLeft w:val="0"/>
          <w:marRight w:val="0"/>
          <w:marTop w:val="0"/>
          <w:marBottom w:val="0"/>
          <w:divBdr>
            <w:top w:val="none" w:sz="0" w:space="0" w:color="auto"/>
            <w:left w:val="none" w:sz="0" w:space="0" w:color="auto"/>
            <w:bottom w:val="none" w:sz="0" w:space="0" w:color="auto"/>
            <w:right w:val="none" w:sz="0" w:space="0" w:color="auto"/>
          </w:divBdr>
        </w:div>
        <w:div w:id="1096705779">
          <w:marLeft w:val="0"/>
          <w:marRight w:val="0"/>
          <w:marTop w:val="0"/>
          <w:marBottom w:val="0"/>
          <w:divBdr>
            <w:top w:val="none" w:sz="0" w:space="0" w:color="auto"/>
            <w:left w:val="none" w:sz="0" w:space="0" w:color="auto"/>
            <w:bottom w:val="none" w:sz="0" w:space="0" w:color="auto"/>
            <w:right w:val="none" w:sz="0" w:space="0" w:color="auto"/>
          </w:divBdr>
        </w:div>
        <w:div w:id="748428272">
          <w:marLeft w:val="0"/>
          <w:marRight w:val="0"/>
          <w:marTop w:val="0"/>
          <w:marBottom w:val="0"/>
          <w:divBdr>
            <w:top w:val="none" w:sz="0" w:space="0" w:color="auto"/>
            <w:left w:val="none" w:sz="0" w:space="0" w:color="auto"/>
            <w:bottom w:val="none" w:sz="0" w:space="0" w:color="auto"/>
            <w:right w:val="none" w:sz="0" w:space="0" w:color="auto"/>
          </w:divBdr>
        </w:div>
        <w:div w:id="1529564636">
          <w:marLeft w:val="0"/>
          <w:marRight w:val="0"/>
          <w:marTop w:val="0"/>
          <w:marBottom w:val="0"/>
          <w:divBdr>
            <w:top w:val="none" w:sz="0" w:space="0" w:color="auto"/>
            <w:left w:val="none" w:sz="0" w:space="0" w:color="auto"/>
            <w:bottom w:val="none" w:sz="0" w:space="0" w:color="auto"/>
            <w:right w:val="none" w:sz="0" w:space="0" w:color="auto"/>
          </w:divBdr>
        </w:div>
        <w:div w:id="73205795">
          <w:marLeft w:val="0"/>
          <w:marRight w:val="0"/>
          <w:marTop w:val="0"/>
          <w:marBottom w:val="0"/>
          <w:divBdr>
            <w:top w:val="none" w:sz="0" w:space="0" w:color="auto"/>
            <w:left w:val="none" w:sz="0" w:space="0" w:color="auto"/>
            <w:bottom w:val="none" w:sz="0" w:space="0" w:color="auto"/>
            <w:right w:val="none" w:sz="0" w:space="0" w:color="auto"/>
          </w:divBdr>
        </w:div>
        <w:div w:id="738671466">
          <w:marLeft w:val="0"/>
          <w:marRight w:val="0"/>
          <w:marTop w:val="0"/>
          <w:marBottom w:val="0"/>
          <w:divBdr>
            <w:top w:val="none" w:sz="0" w:space="0" w:color="auto"/>
            <w:left w:val="none" w:sz="0" w:space="0" w:color="auto"/>
            <w:bottom w:val="none" w:sz="0" w:space="0" w:color="auto"/>
            <w:right w:val="none" w:sz="0" w:space="0" w:color="auto"/>
          </w:divBdr>
        </w:div>
        <w:div w:id="2114158000">
          <w:marLeft w:val="0"/>
          <w:marRight w:val="0"/>
          <w:marTop w:val="0"/>
          <w:marBottom w:val="0"/>
          <w:divBdr>
            <w:top w:val="none" w:sz="0" w:space="0" w:color="auto"/>
            <w:left w:val="none" w:sz="0" w:space="0" w:color="auto"/>
            <w:bottom w:val="none" w:sz="0" w:space="0" w:color="auto"/>
            <w:right w:val="none" w:sz="0" w:space="0" w:color="auto"/>
          </w:divBdr>
        </w:div>
        <w:div w:id="1997027019">
          <w:marLeft w:val="0"/>
          <w:marRight w:val="0"/>
          <w:marTop w:val="0"/>
          <w:marBottom w:val="0"/>
          <w:divBdr>
            <w:top w:val="none" w:sz="0" w:space="0" w:color="auto"/>
            <w:left w:val="none" w:sz="0" w:space="0" w:color="auto"/>
            <w:bottom w:val="none" w:sz="0" w:space="0" w:color="auto"/>
            <w:right w:val="none" w:sz="0" w:space="0" w:color="auto"/>
          </w:divBdr>
        </w:div>
        <w:div w:id="343090476">
          <w:marLeft w:val="0"/>
          <w:marRight w:val="0"/>
          <w:marTop w:val="0"/>
          <w:marBottom w:val="0"/>
          <w:divBdr>
            <w:top w:val="none" w:sz="0" w:space="0" w:color="auto"/>
            <w:left w:val="none" w:sz="0" w:space="0" w:color="auto"/>
            <w:bottom w:val="none" w:sz="0" w:space="0" w:color="auto"/>
            <w:right w:val="none" w:sz="0" w:space="0" w:color="auto"/>
          </w:divBdr>
        </w:div>
        <w:div w:id="403722120">
          <w:marLeft w:val="0"/>
          <w:marRight w:val="0"/>
          <w:marTop w:val="0"/>
          <w:marBottom w:val="0"/>
          <w:divBdr>
            <w:top w:val="none" w:sz="0" w:space="0" w:color="auto"/>
            <w:left w:val="none" w:sz="0" w:space="0" w:color="auto"/>
            <w:bottom w:val="none" w:sz="0" w:space="0" w:color="auto"/>
            <w:right w:val="none" w:sz="0" w:space="0" w:color="auto"/>
          </w:divBdr>
        </w:div>
        <w:div w:id="647321473">
          <w:marLeft w:val="0"/>
          <w:marRight w:val="0"/>
          <w:marTop w:val="0"/>
          <w:marBottom w:val="0"/>
          <w:divBdr>
            <w:top w:val="none" w:sz="0" w:space="0" w:color="auto"/>
            <w:left w:val="none" w:sz="0" w:space="0" w:color="auto"/>
            <w:bottom w:val="none" w:sz="0" w:space="0" w:color="auto"/>
            <w:right w:val="none" w:sz="0" w:space="0" w:color="auto"/>
          </w:divBdr>
        </w:div>
        <w:div w:id="594897394">
          <w:marLeft w:val="0"/>
          <w:marRight w:val="0"/>
          <w:marTop w:val="0"/>
          <w:marBottom w:val="0"/>
          <w:divBdr>
            <w:top w:val="none" w:sz="0" w:space="0" w:color="auto"/>
            <w:left w:val="none" w:sz="0" w:space="0" w:color="auto"/>
            <w:bottom w:val="none" w:sz="0" w:space="0" w:color="auto"/>
            <w:right w:val="none" w:sz="0" w:space="0" w:color="auto"/>
          </w:divBdr>
        </w:div>
        <w:div w:id="61293924">
          <w:marLeft w:val="0"/>
          <w:marRight w:val="0"/>
          <w:marTop w:val="0"/>
          <w:marBottom w:val="0"/>
          <w:divBdr>
            <w:top w:val="none" w:sz="0" w:space="0" w:color="auto"/>
            <w:left w:val="none" w:sz="0" w:space="0" w:color="auto"/>
            <w:bottom w:val="none" w:sz="0" w:space="0" w:color="auto"/>
            <w:right w:val="none" w:sz="0" w:space="0" w:color="auto"/>
          </w:divBdr>
        </w:div>
        <w:div w:id="917055470">
          <w:marLeft w:val="0"/>
          <w:marRight w:val="0"/>
          <w:marTop w:val="0"/>
          <w:marBottom w:val="0"/>
          <w:divBdr>
            <w:top w:val="none" w:sz="0" w:space="0" w:color="auto"/>
            <w:left w:val="none" w:sz="0" w:space="0" w:color="auto"/>
            <w:bottom w:val="none" w:sz="0" w:space="0" w:color="auto"/>
            <w:right w:val="none" w:sz="0" w:space="0" w:color="auto"/>
          </w:divBdr>
        </w:div>
        <w:div w:id="1975990053">
          <w:marLeft w:val="0"/>
          <w:marRight w:val="0"/>
          <w:marTop w:val="0"/>
          <w:marBottom w:val="0"/>
          <w:divBdr>
            <w:top w:val="none" w:sz="0" w:space="0" w:color="auto"/>
            <w:left w:val="none" w:sz="0" w:space="0" w:color="auto"/>
            <w:bottom w:val="none" w:sz="0" w:space="0" w:color="auto"/>
            <w:right w:val="none" w:sz="0" w:space="0" w:color="auto"/>
          </w:divBdr>
        </w:div>
        <w:div w:id="205261490">
          <w:marLeft w:val="0"/>
          <w:marRight w:val="0"/>
          <w:marTop w:val="0"/>
          <w:marBottom w:val="0"/>
          <w:divBdr>
            <w:top w:val="none" w:sz="0" w:space="0" w:color="auto"/>
            <w:left w:val="none" w:sz="0" w:space="0" w:color="auto"/>
            <w:bottom w:val="none" w:sz="0" w:space="0" w:color="auto"/>
            <w:right w:val="none" w:sz="0" w:space="0" w:color="auto"/>
          </w:divBdr>
        </w:div>
        <w:div w:id="1771272061">
          <w:marLeft w:val="0"/>
          <w:marRight w:val="0"/>
          <w:marTop w:val="0"/>
          <w:marBottom w:val="0"/>
          <w:divBdr>
            <w:top w:val="none" w:sz="0" w:space="0" w:color="auto"/>
            <w:left w:val="none" w:sz="0" w:space="0" w:color="auto"/>
            <w:bottom w:val="none" w:sz="0" w:space="0" w:color="auto"/>
            <w:right w:val="none" w:sz="0" w:space="0" w:color="auto"/>
          </w:divBdr>
        </w:div>
        <w:div w:id="831943906">
          <w:marLeft w:val="0"/>
          <w:marRight w:val="0"/>
          <w:marTop w:val="0"/>
          <w:marBottom w:val="0"/>
          <w:divBdr>
            <w:top w:val="none" w:sz="0" w:space="0" w:color="auto"/>
            <w:left w:val="none" w:sz="0" w:space="0" w:color="auto"/>
            <w:bottom w:val="none" w:sz="0" w:space="0" w:color="auto"/>
            <w:right w:val="none" w:sz="0" w:space="0" w:color="auto"/>
          </w:divBdr>
        </w:div>
        <w:div w:id="619386124">
          <w:marLeft w:val="0"/>
          <w:marRight w:val="0"/>
          <w:marTop w:val="0"/>
          <w:marBottom w:val="0"/>
          <w:divBdr>
            <w:top w:val="none" w:sz="0" w:space="0" w:color="auto"/>
            <w:left w:val="none" w:sz="0" w:space="0" w:color="auto"/>
            <w:bottom w:val="none" w:sz="0" w:space="0" w:color="auto"/>
            <w:right w:val="none" w:sz="0" w:space="0" w:color="auto"/>
          </w:divBdr>
        </w:div>
        <w:div w:id="1877620740">
          <w:marLeft w:val="0"/>
          <w:marRight w:val="0"/>
          <w:marTop w:val="0"/>
          <w:marBottom w:val="0"/>
          <w:divBdr>
            <w:top w:val="none" w:sz="0" w:space="0" w:color="auto"/>
            <w:left w:val="none" w:sz="0" w:space="0" w:color="auto"/>
            <w:bottom w:val="none" w:sz="0" w:space="0" w:color="auto"/>
            <w:right w:val="none" w:sz="0" w:space="0" w:color="auto"/>
          </w:divBdr>
        </w:div>
        <w:div w:id="2126805386">
          <w:marLeft w:val="0"/>
          <w:marRight w:val="0"/>
          <w:marTop w:val="0"/>
          <w:marBottom w:val="0"/>
          <w:divBdr>
            <w:top w:val="none" w:sz="0" w:space="0" w:color="auto"/>
            <w:left w:val="none" w:sz="0" w:space="0" w:color="auto"/>
            <w:bottom w:val="none" w:sz="0" w:space="0" w:color="auto"/>
            <w:right w:val="none" w:sz="0" w:space="0" w:color="auto"/>
          </w:divBdr>
        </w:div>
        <w:div w:id="1597327878">
          <w:marLeft w:val="0"/>
          <w:marRight w:val="0"/>
          <w:marTop w:val="0"/>
          <w:marBottom w:val="0"/>
          <w:divBdr>
            <w:top w:val="none" w:sz="0" w:space="0" w:color="auto"/>
            <w:left w:val="none" w:sz="0" w:space="0" w:color="auto"/>
            <w:bottom w:val="none" w:sz="0" w:space="0" w:color="auto"/>
            <w:right w:val="none" w:sz="0" w:space="0" w:color="auto"/>
          </w:divBdr>
        </w:div>
        <w:div w:id="1444030982">
          <w:marLeft w:val="0"/>
          <w:marRight w:val="0"/>
          <w:marTop w:val="0"/>
          <w:marBottom w:val="0"/>
          <w:divBdr>
            <w:top w:val="none" w:sz="0" w:space="0" w:color="auto"/>
            <w:left w:val="none" w:sz="0" w:space="0" w:color="auto"/>
            <w:bottom w:val="none" w:sz="0" w:space="0" w:color="auto"/>
            <w:right w:val="none" w:sz="0" w:space="0" w:color="auto"/>
          </w:divBdr>
        </w:div>
        <w:div w:id="804156760">
          <w:marLeft w:val="0"/>
          <w:marRight w:val="0"/>
          <w:marTop w:val="0"/>
          <w:marBottom w:val="0"/>
          <w:divBdr>
            <w:top w:val="none" w:sz="0" w:space="0" w:color="auto"/>
            <w:left w:val="none" w:sz="0" w:space="0" w:color="auto"/>
            <w:bottom w:val="none" w:sz="0" w:space="0" w:color="auto"/>
            <w:right w:val="none" w:sz="0" w:space="0" w:color="auto"/>
          </w:divBdr>
        </w:div>
        <w:div w:id="1650863969">
          <w:marLeft w:val="0"/>
          <w:marRight w:val="0"/>
          <w:marTop w:val="0"/>
          <w:marBottom w:val="0"/>
          <w:divBdr>
            <w:top w:val="none" w:sz="0" w:space="0" w:color="auto"/>
            <w:left w:val="none" w:sz="0" w:space="0" w:color="auto"/>
            <w:bottom w:val="none" w:sz="0" w:space="0" w:color="auto"/>
            <w:right w:val="none" w:sz="0" w:space="0" w:color="auto"/>
          </w:divBdr>
        </w:div>
        <w:div w:id="955792659">
          <w:marLeft w:val="0"/>
          <w:marRight w:val="0"/>
          <w:marTop w:val="0"/>
          <w:marBottom w:val="0"/>
          <w:divBdr>
            <w:top w:val="none" w:sz="0" w:space="0" w:color="auto"/>
            <w:left w:val="none" w:sz="0" w:space="0" w:color="auto"/>
            <w:bottom w:val="none" w:sz="0" w:space="0" w:color="auto"/>
            <w:right w:val="none" w:sz="0" w:space="0" w:color="auto"/>
          </w:divBdr>
        </w:div>
        <w:div w:id="243343823">
          <w:marLeft w:val="0"/>
          <w:marRight w:val="0"/>
          <w:marTop w:val="0"/>
          <w:marBottom w:val="0"/>
          <w:divBdr>
            <w:top w:val="none" w:sz="0" w:space="0" w:color="auto"/>
            <w:left w:val="none" w:sz="0" w:space="0" w:color="auto"/>
            <w:bottom w:val="none" w:sz="0" w:space="0" w:color="auto"/>
            <w:right w:val="none" w:sz="0" w:space="0" w:color="auto"/>
          </w:divBdr>
        </w:div>
        <w:div w:id="612708033">
          <w:marLeft w:val="0"/>
          <w:marRight w:val="0"/>
          <w:marTop w:val="0"/>
          <w:marBottom w:val="0"/>
          <w:divBdr>
            <w:top w:val="none" w:sz="0" w:space="0" w:color="auto"/>
            <w:left w:val="none" w:sz="0" w:space="0" w:color="auto"/>
            <w:bottom w:val="none" w:sz="0" w:space="0" w:color="auto"/>
            <w:right w:val="none" w:sz="0" w:space="0" w:color="auto"/>
          </w:divBdr>
        </w:div>
        <w:div w:id="947852493">
          <w:marLeft w:val="0"/>
          <w:marRight w:val="0"/>
          <w:marTop w:val="0"/>
          <w:marBottom w:val="0"/>
          <w:divBdr>
            <w:top w:val="none" w:sz="0" w:space="0" w:color="auto"/>
            <w:left w:val="none" w:sz="0" w:space="0" w:color="auto"/>
            <w:bottom w:val="none" w:sz="0" w:space="0" w:color="auto"/>
            <w:right w:val="none" w:sz="0" w:space="0" w:color="auto"/>
          </w:divBdr>
        </w:div>
        <w:div w:id="330255433">
          <w:marLeft w:val="0"/>
          <w:marRight w:val="0"/>
          <w:marTop w:val="0"/>
          <w:marBottom w:val="0"/>
          <w:divBdr>
            <w:top w:val="none" w:sz="0" w:space="0" w:color="auto"/>
            <w:left w:val="none" w:sz="0" w:space="0" w:color="auto"/>
            <w:bottom w:val="none" w:sz="0" w:space="0" w:color="auto"/>
            <w:right w:val="none" w:sz="0" w:space="0" w:color="auto"/>
          </w:divBdr>
        </w:div>
        <w:div w:id="755054367">
          <w:marLeft w:val="0"/>
          <w:marRight w:val="0"/>
          <w:marTop w:val="0"/>
          <w:marBottom w:val="0"/>
          <w:divBdr>
            <w:top w:val="none" w:sz="0" w:space="0" w:color="auto"/>
            <w:left w:val="none" w:sz="0" w:space="0" w:color="auto"/>
            <w:bottom w:val="none" w:sz="0" w:space="0" w:color="auto"/>
            <w:right w:val="none" w:sz="0" w:space="0" w:color="auto"/>
          </w:divBdr>
        </w:div>
        <w:div w:id="890074941">
          <w:marLeft w:val="0"/>
          <w:marRight w:val="0"/>
          <w:marTop w:val="0"/>
          <w:marBottom w:val="0"/>
          <w:divBdr>
            <w:top w:val="none" w:sz="0" w:space="0" w:color="auto"/>
            <w:left w:val="none" w:sz="0" w:space="0" w:color="auto"/>
            <w:bottom w:val="none" w:sz="0" w:space="0" w:color="auto"/>
            <w:right w:val="none" w:sz="0" w:space="0" w:color="auto"/>
          </w:divBdr>
        </w:div>
        <w:div w:id="345450941">
          <w:marLeft w:val="0"/>
          <w:marRight w:val="0"/>
          <w:marTop w:val="0"/>
          <w:marBottom w:val="0"/>
          <w:divBdr>
            <w:top w:val="none" w:sz="0" w:space="0" w:color="auto"/>
            <w:left w:val="none" w:sz="0" w:space="0" w:color="auto"/>
            <w:bottom w:val="none" w:sz="0" w:space="0" w:color="auto"/>
            <w:right w:val="none" w:sz="0" w:space="0" w:color="auto"/>
          </w:divBdr>
        </w:div>
        <w:div w:id="1361512076">
          <w:marLeft w:val="0"/>
          <w:marRight w:val="0"/>
          <w:marTop w:val="0"/>
          <w:marBottom w:val="0"/>
          <w:divBdr>
            <w:top w:val="none" w:sz="0" w:space="0" w:color="auto"/>
            <w:left w:val="none" w:sz="0" w:space="0" w:color="auto"/>
            <w:bottom w:val="none" w:sz="0" w:space="0" w:color="auto"/>
            <w:right w:val="none" w:sz="0" w:space="0" w:color="auto"/>
          </w:divBdr>
        </w:div>
        <w:div w:id="615252258">
          <w:marLeft w:val="0"/>
          <w:marRight w:val="0"/>
          <w:marTop w:val="0"/>
          <w:marBottom w:val="0"/>
          <w:divBdr>
            <w:top w:val="none" w:sz="0" w:space="0" w:color="auto"/>
            <w:left w:val="none" w:sz="0" w:space="0" w:color="auto"/>
            <w:bottom w:val="none" w:sz="0" w:space="0" w:color="auto"/>
            <w:right w:val="none" w:sz="0" w:space="0" w:color="auto"/>
          </w:divBdr>
        </w:div>
        <w:div w:id="1940402843">
          <w:marLeft w:val="0"/>
          <w:marRight w:val="0"/>
          <w:marTop w:val="0"/>
          <w:marBottom w:val="0"/>
          <w:divBdr>
            <w:top w:val="none" w:sz="0" w:space="0" w:color="auto"/>
            <w:left w:val="none" w:sz="0" w:space="0" w:color="auto"/>
            <w:bottom w:val="none" w:sz="0" w:space="0" w:color="auto"/>
            <w:right w:val="none" w:sz="0" w:space="0" w:color="auto"/>
          </w:divBdr>
        </w:div>
        <w:div w:id="1968850203">
          <w:marLeft w:val="0"/>
          <w:marRight w:val="0"/>
          <w:marTop w:val="0"/>
          <w:marBottom w:val="0"/>
          <w:divBdr>
            <w:top w:val="none" w:sz="0" w:space="0" w:color="auto"/>
            <w:left w:val="none" w:sz="0" w:space="0" w:color="auto"/>
            <w:bottom w:val="none" w:sz="0" w:space="0" w:color="auto"/>
            <w:right w:val="none" w:sz="0" w:space="0" w:color="auto"/>
          </w:divBdr>
        </w:div>
        <w:div w:id="1173374910">
          <w:marLeft w:val="0"/>
          <w:marRight w:val="0"/>
          <w:marTop w:val="0"/>
          <w:marBottom w:val="0"/>
          <w:divBdr>
            <w:top w:val="none" w:sz="0" w:space="0" w:color="auto"/>
            <w:left w:val="none" w:sz="0" w:space="0" w:color="auto"/>
            <w:bottom w:val="none" w:sz="0" w:space="0" w:color="auto"/>
            <w:right w:val="none" w:sz="0" w:space="0" w:color="auto"/>
          </w:divBdr>
        </w:div>
        <w:div w:id="1584338635">
          <w:marLeft w:val="0"/>
          <w:marRight w:val="0"/>
          <w:marTop w:val="0"/>
          <w:marBottom w:val="0"/>
          <w:divBdr>
            <w:top w:val="none" w:sz="0" w:space="0" w:color="auto"/>
            <w:left w:val="none" w:sz="0" w:space="0" w:color="auto"/>
            <w:bottom w:val="none" w:sz="0" w:space="0" w:color="auto"/>
            <w:right w:val="none" w:sz="0" w:space="0" w:color="auto"/>
          </w:divBdr>
        </w:div>
        <w:div w:id="1978686298">
          <w:marLeft w:val="0"/>
          <w:marRight w:val="0"/>
          <w:marTop w:val="0"/>
          <w:marBottom w:val="0"/>
          <w:divBdr>
            <w:top w:val="none" w:sz="0" w:space="0" w:color="auto"/>
            <w:left w:val="none" w:sz="0" w:space="0" w:color="auto"/>
            <w:bottom w:val="none" w:sz="0" w:space="0" w:color="auto"/>
            <w:right w:val="none" w:sz="0" w:space="0" w:color="auto"/>
          </w:divBdr>
        </w:div>
        <w:div w:id="685207559">
          <w:marLeft w:val="0"/>
          <w:marRight w:val="0"/>
          <w:marTop w:val="0"/>
          <w:marBottom w:val="0"/>
          <w:divBdr>
            <w:top w:val="none" w:sz="0" w:space="0" w:color="auto"/>
            <w:left w:val="none" w:sz="0" w:space="0" w:color="auto"/>
            <w:bottom w:val="none" w:sz="0" w:space="0" w:color="auto"/>
            <w:right w:val="none" w:sz="0" w:space="0" w:color="auto"/>
          </w:divBdr>
        </w:div>
        <w:div w:id="1656376813">
          <w:marLeft w:val="0"/>
          <w:marRight w:val="0"/>
          <w:marTop w:val="0"/>
          <w:marBottom w:val="0"/>
          <w:divBdr>
            <w:top w:val="none" w:sz="0" w:space="0" w:color="auto"/>
            <w:left w:val="none" w:sz="0" w:space="0" w:color="auto"/>
            <w:bottom w:val="none" w:sz="0" w:space="0" w:color="auto"/>
            <w:right w:val="none" w:sz="0" w:space="0" w:color="auto"/>
          </w:divBdr>
        </w:div>
        <w:div w:id="693650109">
          <w:marLeft w:val="0"/>
          <w:marRight w:val="0"/>
          <w:marTop w:val="0"/>
          <w:marBottom w:val="0"/>
          <w:divBdr>
            <w:top w:val="none" w:sz="0" w:space="0" w:color="auto"/>
            <w:left w:val="none" w:sz="0" w:space="0" w:color="auto"/>
            <w:bottom w:val="none" w:sz="0" w:space="0" w:color="auto"/>
            <w:right w:val="none" w:sz="0" w:space="0" w:color="auto"/>
          </w:divBdr>
        </w:div>
        <w:div w:id="1459567519">
          <w:marLeft w:val="0"/>
          <w:marRight w:val="0"/>
          <w:marTop w:val="0"/>
          <w:marBottom w:val="0"/>
          <w:divBdr>
            <w:top w:val="none" w:sz="0" w:space="0" w:color="auto"/>
            <w:left w:val="none" w:sz="0" w:space="0" w:color="auto"/>
            <w:bottom w:val="none" w:sz="0" w:space="0" w:color="auto"/>
            <w:right w:val="none" w:sz="0" w:space="0" w:color="auto"/>
          </w:divBdr>
        </w:div>
        <w:div w:id="1281254734">
          <w:marLeft w:val="0"/>
          <w:marRight w:val="0"/>
          <w:marTop w:val="0"/>
          <w:marBottom w:val="0"/>
          <w:divBdr>
            <w:top w:val="none" w:sz="0" w:space="0" w:color="auto"/>
            <w:left w:val="none" w:sz="0" w:space="0" w:color="auto"/>
            <w:bottom w:val="none" w:sz="0" w:space="0" w:color="auto"/>
            <w:right w:val="none" w:sz="0" w:space="0" w:color="auto"/>
          </w:divBdr>
        </w:div>
        <w:div w:id="2053579483">
          <w:marLeft w:val="0"/>
          <w:marRight w:val="0"/>
          <w:marTop w:val="0"/>
          <w:marBottom w:val="0"/>
          <w:divBdr>
            <w:top w:val="none" w:sz="0" w:space="0" w:color="auto"/>
            <w:left w:val="none" w:sz="0" w:space="0" w:color="auto"/>
            <w:bottom w:val="none" w:sz="0" w:space="0" w:color="auto"/>
            <w:right w:val="none" w:sz="0" w:space="0" w:color="auto"/>
          </w:divBdr>
        </w:div>
        <w:div w:id="1266184170">
          <w:marLeft w:val="0"/>
          <w:marRight w:val="0"/>
          <w:marTop w:val="0"/>
          <w:marBottom w:val="0"/>
          <w:divBdr>
            <w:top w:val="none" w:sz="0" w:space="0" w:color="auto"/>
            <w:left w:val="none" w:sz="0" w:space="0" w:color="auto"/>
            <w:bottom w:val="none" w:sz="0" w:space="0" w:color="auto"/>
            <w:right w:val="none" w:sz="0" w:space="0" w:color="auto"/>
          </w:divBdr>
        </w:div>
        <w:div w:id="494346652">
          <w:marLeft w:val="0"/>
          <w:marRight w:val="0"/>
          <w:marTop w:val="0"/>
          <w:marBottom w:val="0"/>
          <w:divBdr>
            <w:top w:val="none" w:sz="0" w:space="0" w:color="auto"/>
            <w:left w:val="none" w:sz="0" w:space="0" w:color="auto"/>
            <w:bottom w:val="none" w:sz="0" w:space="0" w:color="auto"/>
            <w:right w:val="none" w:sz="0" w:space="0" w:color="auto"/>
          </w:divBdr>
        </w:div>
        <w:div w:id="1961762201">
          <w:marLeft w:val="0"/>
          <w:marRight w:val="0"/>
          <w:marTop w:val="0"/>
          <w:marBottom w:val="0"/>
          <w:divBdr>
            <w:top w:val="none" w:sz="0" w:space="0" w:color="auto"/>
            <w:left w:val="none" w:sz="0" w:space="0" w:color="auto"/>
            <w:bottom w:val="none" w:sz="0" w:space="0" w:color="auto"/>
            <w:right w:val="none" w:sz="0" w:space="0" w:color="auto"/>
          </w:divBdr>
        </w:div>
        <w:div w:id="29379938">
          <w:marLeft w:val="0"/>
          <w:marRight w:val="0"/>
          <w:marTop w:val="0"/>
          <w:marBottom w:val="0"/>
          <w:divBdr>
            <w:top w:val="none" w:sz="0" w:space="0" w:color="auto"/>
            <w:left w:val="none" w:sz="0" w:space="0" w:color="auto"/>
            <w:bottom w:val="none" w:sz="0" w:space="0" w:color="auto"/>
            <w:right w:val="none" w:sz="0" w:space="0" w:color="auto"/>
          </w:divBdr>
        </w:div>
        <w:div w:id="1011949681">
          <w:marLeft w:val="0"/>
          <w:marRight w:val="0"/>
          <w:marTop w:val="0"/>
          <w:marBottom w:val="0"/>
          <w:divBdr>
            <w:top w:val="none" w:sz="0" w:space="0" w:color="auto"/>
            <w:left w:val="none" w:sz="0" w:space="0" w:color="auto"/>
            <w:bottom w:val="none" w:sz="0" w:space="0" w:color="auto"/>
            <w:right w:val="none" w:sz="0" w:space="0" w:color="auto"/>
          </w:divBdr>
        </w:div>
        <w:div w:id="631518314">
          <w:marLeft w:val="0"/>
          <w:marRight w:val="0"/>
          <w:marTop w:val="0"/>
          <w:marBottom w:val="0"/>
          <w:divBdr>
            <w:top w:val="none" w:sz="0" w:space="0" w:color="auto"/>
            <w:left w:val="none" w:sz="0" w:space="0" w:color="auto"/>
            <w:bottom w:val="none" w:sz="0" w:space="0" w:color="auto"/>
            <w:right w:val="none" w:sz="0" w:space="0" w:color="auto"/>
          </w:divBdr>
        </w:div>
        <w:div w:id="1887258245">
          <w:marLeft w:val="0"/>
          <w:marRight w:val="0"/>
          <w:marTop w:val="0"/>
          <w:marBottom w:val="0"/>
          <w:divBdr>
            <w:top w:val="none" w:sz="0" w:space="0" w:color="auto"/>
            <w:left w:val="none" w:sz="0" w:space="0" w:color="auto"/>
            <w:bottom w:val="none" w:sz="0" w:space="0" w:color="auto"/>
            <w:right w:val="none" w:sz="0" w:space="0" w:color="auto"/>
          </w:divBdr>
        </w:div>
        <w:div w:id="81462140">
          <w:marLeft w:val="0"/>
          <w:marRight w:val="0"/>
          <w:marTop w:val="0"/>
          <w:marBottom w:val="0"/>
          <w:divBdr>
            <w:top w:val="none" w:sz="0" w:space="0" w:color="auto"/>
            <w:left w:val="none" w:sz="0" w:space="0" w:color="auto"/>
            <w:bottom w:val="none" w:sz="0" w:space="0" w:color="auto"/>
            <w:right w:val="none" w:sz="0" w:space="0" w:color="auto"/>
          </w:divBdr>
        </w:div>
        <w:div w:id="666402265">
          <w:marLeft w:val="0"/>
          <w:marRight w:val="0"/>
          <w:marTop w:val="0"/>
          <w:marBottom w:val="0"/>
          <w:divBdr>
            <w:top w:val="none" w:sz="0" w:space="0" w:color="auto"/>
            <w:left w:val="none" w:sz="0" w:space="0" w:color="auto"/>
            <w:bottom w:val="none" w:sz="0" w:space="0" w:color="auto"/>
            <w:right w:val="none" w:sz="0" w:space="0" w:color="auto"/>
          </w:divBdr>
        </w:div>
        <w:div w:id="548421988">
          <w:marLeft w:val="0"/>
          <w:marRight w:val="0"/>
          <w:marTop w:val="0"/>
          <w:marBottom w:val="0"/>
          <w:divBdr>
            <w:top w:val="none" w:sz="0" w:space="0" w:color="auto"/>
            <w:left w:val="none" w:sz="0" w:space="0" w:color="auto"/>
            <w:bottom w:val="none" w:sz="0" w:space="0" w:color="auto"/>
            <w:right w:val="none" w:sz="0" w:space="0" w:color="auto"/>
          </w:divBdr>
        </w:div>
        <w:div w:id="988096229">
          <w:marLeft w:val="0"/>
          <w:marRight w:val="0"/>
          <w:marTop w:val="0"/>
          <w:marBottom w:val="0"/>
          <w:divBdr>
            <w:top w:val="none" w:sz="0" w:space="0" w:color="auto"/>
            <w:left w:val="none" w:sz="0" w:space="0" w:color="auto"/>
            <w:bottom w:val="none" w:sz="0" w:space="0" w:color="auto"/>
            <w:right w:val="none" w:sz="0" w:space="0" w:color="auto"/>
          </w:divBdr>
        </w:div>
        <w:div w:id="622347921">
          <w:marLeft w:val="0"/>
          <w:marRight w:val="0"/>
          <w:marTop w:val="0"/>
          <w:marBottom w:val="0"/>
          <w:divBdr>
            <w:top w:val="none" w:sz="0" w:space="0" w:color="auto"/>
            <w:left w:val="none" w:sz="0" w:space="0" w:color="auto"/>
            <w:bottom w:val="none" w:sz="0" w:space="0" w:color="auto"/>
            <w:right w:val="none" w:sz="0" w:space="0" w:color="auto"/>
          </w:divBdr>
        </w:div>
        <w:div w:id="1140072715">
          <w:marLeft w:val="0"/>
          <w:marRight w:val="0"/>
          <w:marTop w:val="0"/>
          <w:marBottom w:val="0"/>
          <w:divBdr>
            <w:top w:val="none" w:sz="0" w:space="0" w:color="auto"/>
            <w:left w:val="none" w:sz="0" w:space="0" w:color="auto"/>
            <w:bottom w:val="none" w:sz="0" w:space="0" w:color="auto"/>
            <w:right w:val="none" w:sz="0" w:space="0" w:color="auto"/>
          </w:divBdr>
        </w:div>
        <w:div w:id="567694808">
          <w:marLeft w:val="0"/>
          <w:marRight w:val="0"/>
          <w:marTop w:val="0"/>
          <w:marBottom w:val="0"/>
          <w:divBdr>
            <w:top w:val="none" w:sz="0" w:space="0" w:color="auto"/>
            <w:left w:val="none" w:sz="0" w:space="0" w:color="auto"/>
            <w:bottom w:val="none" w:sz="0" w:space="0" w:color="auto"/>
            <w:right w:val="none" w:sz="0" w:space="0" w:color="auto"/>
          </w:divBdr>
        </w:div>
        <w:div w:id="1933124727">
          <w:marLeft w:val="0"/>
          <w:marRight w:val="0"/>
          <w:marTop w:val="0"/>
          <w:marBottom w:val="0"/>
          <w:divBdr>
            <w:top w:val="none" w:sz="0" w:space="0" w:color="auto"/>
            <w:left w:val="none" w:sz="0" w:space="0" w:color="auto"/>
            <w:bottom w:val="none" w:sz="0" w:space="0" w:color="auto"/>
            <w:right w:val="none" w:sz="0" w:space="0" w:color="auto"/>
          </w:divBdr>
        </w:div>
        <w:div w:id="1921408149">
          <w:marLeft w:val="0"/>
          <w:marRight w:val="0"/>
          <w:marTop w:val="0"/>
          <w:marBottom w:val="0"/>
          <w:divBdr>
            <w:top w:val="none" w:sz="0" w:space="0" w:color="auto"/>
            <w:left w:val="none" w:sz="0" w:space="0" w:color="auto"/>
            <w:bottom w:val="none" w:sz="0" w:space="0" w:color="auto"/>
            <w:right w:val="none" w:sz="0" w:space="0" w:color="auto"/>
          </w:divBdr>
        </w:div>
        <w:div w:id="1677613136">
          <w:marLeft w:val="0"/>
          <w:marRight w:val="0"/>
          <w:marTop w:val="0"/>
          <w:marBottom w:val="0"/>
          <w:divBdr>
            <w:top w:val="none" w:sz="0" w:space="0" w:color="auto"/>
            <w:left w:val="none" w:sz="0" w:space="0" w:color="auto"/>
            <w:bottom w:val="none" w:sz="0" w:space="0" w:color="auto"/>
            <w:right w:val="none" w:sz="0" w:space="0" w:color="auto"/>
          </w:divBdr>
        </w:div>
        <w:div w:id="488134290">
          <w:marLeft w:val="0"/>
          <w:marRight w:val="0"/>
          <w:marTop w:val="0"/>
          <w:marBottom w:val="0"/>
          <w:divBdr>
            <w:top w:val="none" w:sz="0" w:space="0" w:color="auto"/>
            <w:left w:val="none" w:sz="0" w:space="0" w:color="auto"/>
            <w:bottom w:val="none" w:sz="0" w:space="0" w:color="auto"/>
            <w:right w:val="none" w:sz="0" w:space="0" w:color="auto"/>
          </w:divBdr>
        </w:div>
        <w:div w:id="794106817">
          <w:marLeft w:val="0"/>
          <w:marRight w:val="0"/>
          <w:marTop w:val="0"/>
          <w:marBottom w:val="0"/>
          <w:divBdr>
            <w:top w:val="none" w:sz="0" w:space="0" w:color="auto"/>
            <w:left w:val="none" w:sz="0" w:space="0" w:color="auto"/>
            <w:bottom w:val="none" w:sz="0" w:space="0" w:color="auto"/>
            <w:right w:val="none" w:sz="0" w:space="0" w:color="auto"/>
          </w:divBdr>
        </w:div>
        <w:div w:id="999845069">
          <w:marLeft w:val="0"/>
          <w:marRight w:val="0"/>
          <w:marTop w:val="0"/>
          <w:marBottom w:val="0"/>
          <w:divBdr>
            <w:top w:val="none" w:sz="0" w:space="0" w:color="auto"/>
            <w:left w:val="none" w:sz="0" w:space="0" w:color="auto"/>
            <w:bottom w:val="none" w:sz="0" w:space="0" w:color="auto"/>
            <w:right w:val="none" w:sz="0" w:space="0" w:color="auto"/>
          </w:divBdr>
        </w:div>
        <w:div w:id="803741945">
          <w:marLeft w:val="0"/>
          <w:marRight w:val="0"/>
          <w:marTop w:val="0"/>
          <w:marBottom w:val="0"/>
          <w:divBdr>
            <w:top w:val="none" w:sz="0" w:space="0" w:color="auto"/>
            <w:left w:val="none" w:sz="0" w:space="0" w:color="auto"/>
            <w:bottom w:val="none" w:sz="0" w:space="0" w:color="auto"/>
            <w:right w:val="none" w:sz="0" w:space="0" w:color="auto"/>
          </w:divBdr>
        </w:div>
        <w:div w:id="201793191">
          <w:marLeft w:val="0"/>
          <w:marRight w:val="0"/>
          <w:marTop w:val="0"/>
          <w:marBottom w:val="0"/>
          <w:divBdr>
            <w:top w:val="none" w:sz="0" w:space="0" w:color="auto"/>
            <w:left w:val="none" w:sz="0" w:space="0" w:color="auto"/>
            <w:bottom w:val="none" w:sz="0" w:space="0" w:color="auto"/>
            <w:right w:val="none" w:sz="0" w:space="0" w:color="auto"/>
          </w:divBdr>
        </w:div>
        <w:div w:id="105740220">
          <w:marLeft w:val="0"/>
          <w:marRight w:val="0"/>
          <w:marTop w:val="0"/>
          <w:marBottom w:val="0"/>
          <w:divBdr>
            <w:top w:val="none" w:sz="0" w:space="0" w:color="auto"/>
            <w:left w:val="none" w:sz="0" w:space="0" w:color="auto"/>
            <w:bottom w:val="none" w:sz="0" w:space="0" w:color="auto"/>
            <w:right w:val="none" w:sz="0" w:space="0" w:color="auto"/>
          </w:divBdr>
        </w:div>
        <w:div w:id="279075532">
          <w:marLeft w:val="0"/>
          <w:marRight w:val="0"/>
          <w:marTop w:val="0"/>
          <w:marBottom w:val="0"/>
          <w:divBdr>
            <w:top w:val="none" w:sz="0" w:space="0" w:color="auto"/>
            <w:left w:val="none" w:sz="0" w:space="0" w:color="auto"/>
            <w:bottom w:val="none" w:sz="0" w:space="0" w:color="auto"/>
            <w:right w:val="none" w:sz="0" w:space="0" w:color="auto"/>
          </w:divBdr>
        </w:div>
        <w:div w:id="1875189893">
          <w:marLeft w:val="0"/>
          <w:marRight w:val="0"/>
          <w:marTop w:val="0"/>
          <w:marBottom w:val="0"/>
          <w:divBdr>
            <w:top w:val="none" w:sz="0" w:space="0" w:color="auto"/>
            <w:left w:val="none" w:sz="0" w:space="0" w:color="auto"/>
            <w:bottom w:val="none" w:sz="0" w:space="0" w:color="auto"/>
            <w:right w:val="none" w:sz="0" w:space="0" w:color="auto"/>
          </w:divBdr>
        </w:div>
        <w:div w:id="716930867">
          <w:marLeft w:val="0"/>
          <w:marRight w:val="0"/>
          <w:marTop w:val="0"/>
          <w:marBottom w:val="0"/>
          <w:divBdr>
            <w:top w:val="none" w:sz="0" w:space="0" w:color="auto"/>
            <w:left w:val="none" w:sz="0" w:space="0" w:color="auto"/>
            <w:bottom w:val="none" w:sz="0" w:space="0" w:color="auto"/>
            <w:right w:val="none" w:sz="0" w:space="0" w:color="auto"/>
          </w:divBdr>
        </w:div>
        <w:div w:id="131293050">
          <w:marLeft w:val="0"/>
          <w:marRight w:val="0"/>
          <w:marTop w:val="0"/>
          <w:marBottom w:val="0"/>
          <w:divBdr>
            <w:top w:val="none" w:sz="0" w:space="0" w:color="auto"/>
            <w:left w:val="none" w:sz="0" w:space="0" w:color="auto"/>
            <w:bottom w:val="none" w:sz="0" w:space="0" w:color="auto"/>
            <w:right w:val="none" w:sz="0" w:space="0" w:color="auto"/>
          </w:divBdr>
        </w:div>
        <w:div w:id="1584413083">
          <w:marLeft w:val="0"/>
          <w:marRight w:val="0"/>
          <w:marTop w:val="0"/>
          <w:marBottom w:val="0"/>
          <w:divBdr>
            <w:top w:val="none" w:sz="0" w:space="0" w:color="auto"/>
            <w:left w:val="none" w:sz="0" w:space="0" w:color="auto"/>
            <w:bottom w:val="none" w:sz="0" w:space="0" w:color="auto"/>
            <w:right w:val="none" w:sz="0" w:space="0" w:color="auto"/>
          </w:divBdr>
        </w:div>
        <w:div w:id="64883742">
          <w:marLeft w:val="0"/>
          <w:marRight w:val="0"/>
          <w:marTop w:val="0"/>
          <w:marBottom w:val="0"/>
          <w:divBdr>
            <w:top w:val="none" w:sz="0" w:space="0" w:color="auto"/>
            <w:left w:val="none" w:sz="0" w:space="0" w:color="auto"/>
            <w:bottom w:val="none" w:sz="0" w:space="0" w:color="auto"/>
            <w:right w:val="none" w:sz="0" w:space="0" w:color="auto"/>
          </w:divBdr>
        </w:div>
        <w:div w:id="1900625060">
          <w:marLeft w:val="0"/>
          <w:marRight w:val="0"/>
          <w:marTop w:val="0"/>
          <w:marBottom w:val="0"/>
          <w:divBdr>
            <w:top w:val="none" w:sz="0" w:space="0" w:color="auto"/>
            <w:left w:val="none" w:sz="0" w:space="0" w:color="auto"/>
            <w:bottom w:val="none" w:sz="0" w:space="0" w:color="auto"/>
            <w:right w:val="none" w:sz="0" w:space="0" w:color="auto"/>
          </w:divBdr>
        </w:div>
        <w:div w:id="40793179">
          <w:marLeft w:val="0"/>
          <w:marRight w:val="0"/>
          <w:marTop w:val="0"/>
          <w:marBottom w:val="0"/>
          <w:divBdr>
            <w:top w:val="none" w:sz="0" w:space="0" w:color="auto"/>
            <w:left w:val="none" w:sz="0" w:space="0" w:color="auto"/>
            <w:bottom w:val="none" w:sz="0" w:space="0" w:color="auto"/>
            <w:right w:val="none" w:sz="0" w:space="0" w:color="auto"/>
          </w:divBdr>
        </w:div>
        <w:div w:id="1781141849">
          <w:marLeft w:val="0"/>
          <w:marRight w:val="0"/>
          <w:marTop w:val="0"/>
          <w:marBottom w:val="0"/>
          <w:divBdr>
            <w:top w:val="none" w:sz="0" w:space="0" w:color="auto"/>
            <w:left w:val="none" w:sz="0" w:space="0" w:color="auto"/>
            <w:bottom w:val="none" w:sz="0" w:space="0" w:color="auto"/>
            <w:right w:val="none" w:sz="0" w:space="0" w:color="auto"/>
          </w:divBdr>
        </w:div>
        <w:div w:id="254872527">
          <w:marLeft w:val="0"/>
          <w:marRight w:val="0"/>
          <w:marTop w:val="0"/>
          <w:marBottom w:val="0"/>
          <w:divBdr>
            <w:top w:val="none" w:sz="0" w:space="0" w:color="auto"/>
            <w:left w:val="none" w:sz="0" w:space="0" w:color="auto"/>
            <w:bottom w:val="none" w:sz="0" w:space="0" w:color="auto"/>
            <w:right w:val="none" w:sz="0" w:space="0" w:color="auto"/>
          </w:divBdr>
        </w:div>
        <w:div w:id="476578553">
          <w:marLeft w:val="0"/>
          <w:marRight w:val="0"/>
          <w:marTop w:val="0"/>
          <w:marBottom w:val="0"/>
          <w:divBdr>
            <w:top w:val="none" w:sz="0" w:space="0" w:color="auto"/>
            <w:left w:val="none" w:sz="0" w:space="0" w:color="auto"/>
            <w:bottom w:val="none" w:sz="0" w:space="0" w:color="auto"/>
            <w:right w:val="none" w:sz="0" w:space="0" w:color="auto"/>
          </w:divBdr>
        </w:div>
        <w:div w:id="498276231">
          <w:marLeft w:val="0"/>
          <w:marRight w:val="0"/>
          <w:marTop w:val="0"/>
          <w:marBottom w:val="0"/>
          <w:divBdr>
            <w:top w:val="none" w:sz="0" w:space="0" w:color="auto"/>
            <w:left w:val="none" w:sz="0" w:space="0" w:color="auto"/>
            <w:bottom w:val="none" w:sz="0" w:space="0" w:color="auto"/>
            <w:right w:val="none" w:sz="0" w:space="0" w:color="auto"/>
          </w:divBdr>
        </w:div>
        <w:div w:id="529300325">
          <w:marLeft w:val="0"/>
          <w:marRight w:val="0"/>
          <w:marTop w:val="0"/>
          <w:marBottom w:val="0"/>
          <w:divBdr>
            <w:top w:val="none" w:sz="0" w:space="0" w:color="auto"/>
            <w:left w:val="none" w:sz="0" w:space="0" w:color="auto"/>
            <w:bottom w:val="none" w:sz="0" w:space="0" w:color="auto"/>
            <w:right w:val="none" w:sz="0" w:space="0" w:color="auto"/>
          </w:divBdr>
        </w:div>
        <w:div w:id="148208970">
          <w:marLeft w:val="0"/>
          <w:marRight w:val="0"/>
          <w:marTop w:val="0"/>
          <w:marBottom w:val="0"/>
          <w:divBdr>
            <w:top w:val="none" w:sz="0" w:space="0" w:color="auto"/>
            <w:left w:val="none" w:sz="0" w:space="0" w:color="auto"/>
            <w:bottom w:val="none" w:sz="0" w:space="0" w:color="auto"/>
            <w:right w:val="none" w:sz="0" w:space="0" w:color="auto"/>
          </w:divBdr>
        </w:div>
        <w:div w:id="813716645">
          <w:marLeft w:val="0"/>
          <w:marRight w:val="0"/>
          <w:marTop w:val="0"/>
          <w:marBottom w:val="0"/>
          <w:divBdr>
            <w:top w:val="none" w:sz="0" w:space="0" w:color="auto"/>
            <w:left w:val="none" w:sz="0" w:space="0" w:color="auto"/>
            <w:bottom w:val="none" w:sz="0" w:space="0" w:color="auto"/>
            <w:right w:val="none" w:sz="0" w:space="0" w:color="auto"/>
          </w:divBdr>
        </w:div>
        <w:div w:id="1846094360">
          <w:marLeft w:val="0"/>
          <w:marRight w:val="0"/>
          <w:marTop w:val="0"/>
          <w:marBottom w:val="0"/>
          <w:divBdr>
            <w:top w:val="none" w:sz="0" w:space="0" w:color="auto"/>
            <w:left w:val="none" w:sz="0" w:space="0" w:color="auto"/>
            <w:bottom w:val="none" w:sz="0" w:space="0" w:color="auto"/>
            <w:right w:val="none" w:sz="0" w:space="0" w:color="auto"/>
          </w:divBdr>
        </w:div>
        <w:div w:id="1931964212">
          <w:marLeft w:val="0"/>
          <w:marRight w:val="0"/>
          <w:marTop w:val="0"/>
          <w:marBottom w:val="0"/>
          <w:divBdr>
            <w:top w:val="none" w:sz="0" w:space="0" w:color="auto"/>
            <w:left w:val="none" w:sz="0" w:space="0" w:color="auto"/>
            <w:bottom w:val="none" w:sz="0" w:space="0" w:color="auto"/>
            <w:right w:val="none" w:sz="0" w:space="0" w:color="auto"/>
          </w:divBdr>
        </w:div>
        <w:div w:id="1210069341">
          <w:marLeft w:val="0"/>
          <w:marRight w:val="0"/>
          <w:marTop w:val="0"/>
          <w:marBottom w:val="0"/>
          <w:divBdr>
            <w:top w:val="none" w:sz="0" w:space="0" w:color="auto"/>
            <w:left w:val="none" w:sz="0" w:space="0" w:color="auto"/>
            <w:bottom w:val="none" w:sz="0" w:space="0" w:color="auto"/>
            <w:right w:val="none" w:sz="0" w:space="0" w:color="auto"/>
          </w:divBdr>
        </w:div>
        <w:div w:id="1221794129">
          <w:marLeft w:val="0"/>
          <w:marRight w:val="0"/>
          <w:marTop w:val="0"/>
          <w:marBottom w:val="0"/>
          <w:divBdr>
            <w:top w:val="none" w:sz="0" w:space="0" w:color="auto"/>
            <w:left w:val="none" w:sz="0" w:space="0" w:color="auto"/>
            <w:bottom w:val="none" w:sz="0" w:space="0" w:color="auto"/>
            <w:right w:val="none" w:sz="0" w:space="0" w:color="auto"/>
          </w:divBdr>
        </w:div>
        <w:div w:id="1230457151">
          <w:marLeft w:val="0"/>
          <w:marRight w:val="0"/>
          <w:marTop w:val="0"/>
          <w:marBottom w:val="0"/>
          <w:divBdr>
            <w:top w:val="none" w:sz="0" w:space="0" w:color="auto"/>
            <w:left w:val="none" w:sz="0" w:space="0" w:color="auto"/>
            <w:bottom w:val="none" w:sz="0" w:space="0" w:color="auto"/>
            <w:right w:val="none" w:sz="0" w:space="0" w:color="auto"/>
          </w:divBdr>
        </w:div>
        <w:div w:id="621619289">
          <w:marLeft w:val="0"/>
          <w:marRight w:val="0"/>
          <w:marTop w:val="0"/>
          <w:marBottom w:val="0"/>
          <w:divBdr>
            <w:top w:val="none" w:sz="0" w:space="0" w:color="auto"/>
            <w:left w:val="none" w:sz="0" w:space="0" w:color="auto"/>
            <w:bottom w:val="none" w:sz="0" w:space="0" w:color="auto"/>
            <w:right w:val="none" w:sz="0" w:space="0" w:color="auto"/>
          </w:divBdr>
        </w:div>
        <w:div w:id="1854612031">
          <w:marLeft w:val="0"/>
          <w:marRight w:val="0"/>
          <w:marTop w:val="0"/>
          <w:marBottom w:val="0"/>
          <w:divBdr>
            <w:top w:val="none" w:sz="0" w:space="0" w:color="auto"/>
            <w:left w:val="none" w:sz="0" w:space="0" w:color="auto"/>
            <w:bottom w:val="none" w:sz="0" w:space="0" w:color="auto"/>
            <w:right w:val="none" w:sz="0" w:space="0" w:color="auto"/>
          </w:divBdr>
        </w:div>
        <w:div w:id="1320159073">
          <w:marLeft w:val="0"/>
          <w:marRight w:val="0"/>
          <w:marTop w:val="0"/>
          <w:marBottom w:val="0"/>
          <w:divBdr>
            <w:top w:val="none" w:sz="0" w:space="0" w:color="auto"/>
            <w:left w:val="none" w:sz="0" w:space="0" w:color="auto"/>
            <w:bottom w:val="none" w:sz="0" w:space="0" w:color="auto"/>
            <w:right w:val="none" w:sz="0" w:space="0" w:color="auto"/>
          </w:divBdr>
        </w:div>
        <w:div w:id="658188951">
          <w:marLeft w:val="0"/>
          <w:marRight w:val="0"/>
          <w:marTop w:val="0"/>
          <w:marBottom w:val="0"/>
          <w:divBdr>
            <w:top w:val="none" w:sz="0" w:space="0" w:color="auto"/>
            <w:left w:val="none" w:sz="0" w:space="0" w:color="auto"/>
            <w:bottom w:val="none" w:sz="0" w:space="0" w:color="auto"/>
            <w:right w:val="none" w:sz="0" w:space="0" w:color="auto"/>
          </w:divBdr>
        </w:div>
        <w:div w:id="2113283419">
          <w:marLeft w:val="0"/>
          <w:marRight w:val="0"/>
          <w:marTop w:val="0"/>
          <w:marBottom w:val="0"/>
          <w:divBdr>
            <w:top w:val="none" w:sz="0" w:space="0" w:color="auto"/>
            <w:left w:val="none" w:sz="0" w:space="0" w:color="auto"/>
            <w:bottom w:val="none" w:sz="0" w:space="0" w:color="auto"/>
            <w:right w:val="none" w:sz="0" w:space="0" w:color="auto"/>
          </w:divBdr>
        </w:div>
        <w:div w:id="399330378">
          <w:marLeft w:val="0"/>
          <w:marRight w:val="0"/>
          <w:marTop w:val="0"/>
          <w:marBottom w:val="0"/>
          <w:divBdr>
            <w:top w:val="none" w:sz="0" w:space="0" w:color="auto"/>
            <w:left w:val="none" w:sz="0" w:space="0" w:color="auto"/>
            <w:bottom w:val="none" w:sz="0" w:space="0" w:color="auto"/>
            <w:right w:val="none" w:sz="0" w:space="0" w:color="auto"/>
          </w:divBdr>
        </w:div>
        <w:div w:id="1331787636">
          <w:marLeft w:val="0"/>
          <w:marRight w:val="0"/>
          <w:marTop w:val="0"/>
          <w:marBottom w:val="0"/>
          <w:divBdr>
            <w:top w:val="none" w:sz="0" w:space="0" w:color="auto"/>
            <w:left w:val="none" w:sz="0" w:space="0" w:color="auto"/>
            <w:bottom w:val="none" w:sz="0" w:space="0" w:color="auto"/>
            <w:right w:val="none" w:sz="0" w:space="0" w:color="auto"/>
          </w:divBdr>
        </w:div>
        <w:div w:id="973291323">
          <w:marLeft w:val="0"/>
          <w:marRight w:val="0"/>
          <w:marTop w:val="0"/>
          <w:marBottom w:val="0"/>
          <w:divBdr>
            <w:top w:val="none" w:sz="0" w:space="0" w:color="auto"/>
            <w:left w:val="none" w:sz="0" w:space="0" w:color="auto"/>
            <w:bottom w:val="none" w:sz="0" w:space="0" w:color="auto"/>
            <w:right w:val="none" w:sz="0" w:space="0" w:color="auto"/>
          </w:divBdr>
        </w:div>
        <w:div w:id="1531064524">
          <w:marLeft w:val="0"/>
          <w:marRight w:val="0"/>
          <w:marTop w:val="0"/>
          <w:marBottom w:val="0"/>
          <w:divBdr>
            <w:top w:val="none" w:sz="0" w:space="0" w:color="auto"/>
            <w:left w:val="none" w:sz="0" w:space="0" w:color="auto"/>
            <w:bottom w:val="none" w:sz="0" w:space="0" w:color="auto"/>
            <w:right w:val="none" w:sz="0" w:space="0" w:color="auto"/>
          </w:divBdr>
        </w:div>
        <w:div w:id="104732125">
          <w:marLeft w:val="0"/>
          <w:marRight w:val="0"/>
          <w:marTop w:val="0"/>
          <w:marBottom w:val="0"/>
          <w:divBdr>
            <w:top w:val="none" w:sz="0" w:space="0" w:color="auto"/>
            <w:left w:val="none" w:sz="0" w:space="0" w:color="auto"/>
            <w:bottom w:val="none" w:sz="0" w:space="0" w:color="auto"/>
            <w:right w:val="none" w:sz="0" w:space="0" w:color="auto"/>
          </w:divBdr>
        </w:div>
        <w:div w:id="1547332529">
          <w:marLeft w:val="0"/>
          <w:marRight w:val="0"/>
          <w:marTop w:val="0"/>
          <w:marBottom w:val="0"/>
          <w:divBdr>
            <w:top w:val="none" w:sz="0" w:space="0" w:color="auto"/>
            <w:left w:val="none" w:sz="0" w:space="0" w:color="auto"/>
            <w:bottom w:val="none" w:sz="0" w:space="0" w:color="auto"/>
            <w:right w:val="none" w:sz="0" w:space="0" w:color="auto"/>
          </w:divBdr>
        </w:div>
        <w:div w:id="511648449">
          <w:marLeft w:val="0"/>
          <w:marRight w:val="0"/>
          <w:marTop w:val="0"/>
          <w:marBottom w:val="0"/>
          <w:divBdr>
            <w:top w:val="none" w:sz="0" w:space="0" w:color="auto"/>
            <w:left w:val="none" w:sz="0" w:space="0" w:color="auto"/>
            <w:bottom w:val="none" w:sz="0" w:space="0" w:color="auto"/>
            <w:right w:val="none" w:sz="0" w:space="0" w:color="auto"/>
          </w:divBdr>
        </w:div>
        <w:div w:id="1360936549">
          <w:marLeft w:val="0"/>
          <w:marRight w:val="0"/>
          <w:marTop w:val="0"/>
          <w:marBottom w:val="0"/>
          <w:divBdr>
            <w:top w:val="none" w:sz="0" w:space="0" w:color="auto"/>
            <w:left w:val="none" w:sz="0" w:space="0" w:color="auto"/>
            <w:bottom w:val="none" w:sz="0" w:space="0" w:color="auto"/>
            <w:right w:val="none" w:sz="0" w:space="0" w:color="auto"/>
          </w:divBdr>
        </w:div>
        <w:div w:id="1060665104">
          <w:marLeft w:val="0"/>
          <w:marRight w:val="0"/>
          <w:marTop w:val="0"/>
          <w:marBottom w:val="0"/>
          <w:divBdr>
            <w:top w:val="none" w:sz="0" w:space="0" w:color="auto"/>
            <w:left w:val="none" w:sz="0" w:space="0" w:color="auto"/>
            <w:bottom w:val="none" w:sz="0" w:space="0" w:color="auto"/>
            <w:right w:val="none" w:sz="0" w:space="0" w:color="auto"/>
          </w:divBdr>
        </w:div>
        <w:div w:id="1332903903">
          <w:marLeft w:val="0"/>
          <w:marRight w:val="0"/>
          <w:marTop w:val="0"/>
          <w:marBottom w:val="0"/>
          <w:divBdr>
            <w:top w:val="none" w:sz="0" w:space="0" w:color="auto"/>
            <w:left w:val="none" w:sz="0" w:space="0" w:color="auto"/>
            <w:bottom w:val="none" w:sz="0" w:space="0" w:color="auto"/>
            <w:right w:val="none" w:sz="0" w:space="0" w:color="auto"/>
          </w:divBdr>
        </w:div>
        <w:div w:id="1200701315">
          <w:marLeft w:val="0"/>
          <w:marRight w:val="0"/>
          <w:marTop w:val="0"/>
          <w:marBottom w:val="0"/>
          <w:divBdr>
            <w:top w:val="none" w:sz="0" w:space="0" w:color="auto"/>
            <w:left w:val="none" w:sz="0" w:space="0" w:color="auto"/>
            <w:bottom w:val="none" w:sz="0" w:space="0" w:color="auto"/>
            <w:right w:val="none" w:sz="0" w:space="0" w:color="auto"/>
          </w:divBdr>
        </w:div>
        <w:div w:id="244728081">
          <w:marLeft w:val="0"/>
          <w:marRight w:val="0"/>
          <w:marTop w:val="0"/>
          <w:marBottom w:val="0"/>
          <w:divBdr>
            <w:top w:val="none" w:sz="0" w:space="0" w:color="auto"/>
            <w:left w:val="none" w:sz="0" w:space="0" w:color="auto"/>
            <w:bottom w:val="none" w:sz="0" w:space="0" w:color="auto"/>
            <w:right w:val="none" w:sz="0" w:space="0" w:color="auto"/>
          </w:divBdr>
        </w:div>
        <w:div w:id="961233374">
          <w:marLeft w:val="0"/>
          <w:marRight w:val="0"/>
          <w:marTop w:val="0"/>
          <w:marBottom w:val="0"/>
          <w:divBdr>
            <w:top w:val="none" w:sz="0" w:space="0" w:color="auto"/>
            <w:left w:val="none" w:sz="0" w:space="0" w:color="auto"/>
            <w:bottom w:val="none" w:sz="0" w:space="0" w:color="auto"/>
            <w:right w:val="none" w:sz="0" w:space="0" w:color="auto"/>
          </w:divBdr>
        </w:div>
        <w:div w:id="223609922">
          <w:marLeft w:val="0"/>
          <w:marRight w:val="0"/>
          <w:marTop w:val="0"/>
          <w:marBottom w:val="0"/>
          <w:divBdr>
            <w:top w:val="none" w:sz="0" w:space="0" w:color="auto"/>
            <w:left w:val="none" w:sz="0" w:space="0" w:color="auto"/>
            <w:bottom w:val="none" w:sz="0" w:space="0" w:color="auto"/>
            <w:right w:val="none" w:sz="0" w:space="0" w:color="auto"/>
          </w:divBdr>
        </w:div>
        <w:div w:id="1781755203">
          <w:marLeft w:val="0"/>
          <w:marRight w:val="0"/>
          <w:marTop w:val="0"/>
          <w:marBottom w:val="0"/>
          <w:divBdr>
            <w:top w:val="none" w:sz="0" w:space="0" w:color="auto"/>
            <w:left w:val="none" w:sz="0" w:space="0" w:color="auto"/>
            <w:bottom w:val="none" w:sz="0" w:space="0" w:color="auto"/>
            <w:right w:val="none" w:sz="0" w:space="0" w:color="auto"/>
          </w:divBdr>
        </w:div>
        <w:div w:id="1060858217">
          <w:marLeft w:val="0"/>
          <w:marRight w:val="0"/>
          <w:marTop w:val="0"/>
          <w:marBottom w:val="0"/>
          <w:divBdr>
            <w:top w:val="none" w:sz="0" w:space="0" w:color="auto"/>
            <w:left w:val="none" w:sz="0" w:space="0" w:color="auto"/>
            <w:bottom w:val="none" w:sz="0" w:space="0" w:color="auto"/>
            <w:right w:val="none" w:sz="0" w:space="0" w:color="auto"/>
          </w:divBdr>
        </w:div>
        <w:div w:id="2085107332">
          <w:marLeft w:val="0"/>
          <w:marRight w:val="0"/>
          <w:marTop w:val="0"/>
          <w:marBottom w:val="0"/>
          <w:divBdr>
            <w:top w:val="none" w:sz="0" w:space="0" w:color="auto"/>
            <w:left w:val="none" w:sz="0" w:space="0" w:color="auto"/>
            <w:bottom w:val="none" w:sz="0" w:space="0" w:color="auto"/>
            <w:right w:val="none" w:sz="0" w:space="0" w:color="auto"/>
          </w:divBdr>
        </w:div>
        <w:div w:id="1937590540">
          <w:marLeft w:val="0"/>
          <w:marRight w:val="0"/>
          <w:marTop w:val="0"/>
          <w:marBottom w:val="0"/>
          <w:divBdr>
            <w:top w:val="none" w:sz="0" w:space="0" w:color="auto"/>
            <w:left w:val="none" w:sz="0" w:space="0" w:color="auto"/>
            <w:bottom w:val="none" w:sz="0" w:space="0" w:color="auto"/>
            <w:right w:val="none" w:sz="0" w:space="0" w:color="auto"/>
          </w:divBdr>
        </w:div>
        <w:div w:id="2041203812">
          <w:marLeft w:val="0"/>
          <w:marRight w:val="0"/>
          <w:marTop w:val="0"/>
          <w:marBottom w:val="0"/>
          <w:divBdr>
            <w:top w:val="none" w:sz="0" w:space="0" w:color="auto"/>
            <w:left w:val="none" w:sz="0" w:space="0" w:color="auto"/>
            <w:bottom w:val="none" w:sz="0" w:space="0" w:color="auto"/>
            <w:right w:val="none" w:sz="0" w:space="0" w:color="auto"/>
          </w:divBdr>
        </w:div>
        <w:div w:id="743063510">
          <w:marLeft w:val="0"/>
          <w:marRight w:val="0"/>
          <w:marTop w:val="0"/>
          <w:marBottom w:val="0"/>
          <w:divBdr>
            <w:top w:val="none" w:sz="0" w:space="0" w:color="auto"/>
            <w:left w:val="none" w:sz="0" w:space="0" w:color="auto"/>
            <w:bottom w:val="none" w:sz="0" w:space="0" w:color="auto"/>
            <w:right w:val="none" w:sz="0" w:space="0" w:color="auto"/>
          </w:divBdr>
        </w:div>
        <w:div w:id="96950597">
          <w:marLeft w:val="0"/>
          <w:marRight w:val="0"/>
          <w:marTop w:val="0"/>
          <w:marBottom w:val="0"/>
          <w:divBdr>
            <w:top w:val="none" w:sz="0" w:space="0" w:color="auto"/>
            <w:left w:val="none" w:sz="0" w:space="0" w:color="auto"/>
            <w:bottom w:val="none" w:sz="0" w:space="0" w:color="auto"/>
            <w:right w:val="none" w:sz="0" w:space="0" w:color="auto"/>
          </w:divBdr>
        </w:div>
        <w:div w:id="1098795022">
          <w:marLeft w:val="0"/>
          <w:marRight w:val="0"/>
          <w:marTop w:val="0"/>
          <w:marBottom w:val="0"/>
          <w:divBdr>
            <w:top w:val="none" w:sz="0" w:space="0" w:color="auto"/>
            <w:left w:val="none" w:sz="0" w:space="0" w:color="auto"/>
            <w:bottom w:val="none" w:sz="0" w:space="0" w:color="auto"/>
            <w:right w:val="none" w:sz="0" w:space="0" w:color="auto"/>
          </w:divBdr>
        </w:div>
        <w:div w:id="1363094450">
          <w:marLeft w:val="0"/>
          <w:marRight w:val="0"/>
          <w:marTop w:val="0"/>
          <w:marBottom w:val="0"/>
          <w:divBdr>
            <w:top w:val="none" w:sz="0" w:space="0" w:color="auto"/>
            <w:left w:val="none" w:sz="0" w:space="0" w:color="auto"/>
            <w:bottom w:val="none" w:sz="0" w:space="0" w:color="auto"/>
            <w:right w:val="none" w:sz="0" w:space="0" w:color="auto"/>
          </w:divBdr>
        </w:div>
        <w:div w:id="1661541879">
          <w:marLeft w:val="0"/>
          <w:marRight w:val="0"/>
          <w:marTop w:val="0"/>
          <w:marBottom w:val="0"/>
          <w:divBdr>
            <w:top w:val="none" w:sz="0" w:space="0" w:color="auto"/>
            <w:left w:val="none" w:sz="0" w:space="0" w:color="auto"/>
            <w:bottom w:val="none" w:sz="0" w:space="0" w:color="auto"/>
            <w:right w:val="none" w:sz="0" w:space="0" w:color="auto"/>
          </w:divBdr>
        </w:div>
        <w:div w:id="327563290">
          <w:marLeft w:val="0"/>
          <w:marRight w:val="0"/>
          <w:marTop w:val="0"/>
          <w:marBottom w:val="0"/>
          <w:divBdr>
            <w:top w:val="none" w:sz="0" w:space="0" w:color="auto"/>
            <w:left w:val="none" w:sz="0" w:space="0" w:color="auto"/>
            <w:bottom w:val="none" w:sz="0" w:space="0" w:color="auto"/>
            <w:right w:val="none" w:sz="0" w:space="0" w:color="auto"/>
          </w:divBdr>
        </w:div>
        <w:div w:id="1563977958">
          <w:marLeft w:val="0"/>
          <w:marRight w:val="0"/>
          <w:marTop w:val="0"/>
          <w:marBottom w:val="0"/>
          <w:divBdr>
            <w:top w:val="none" w:sz="0" w:space="0" w:color="auto"/>
            <w:left w:val="none" w:sz="0" w:space="0" w:color="auto"/>
            <w:bottom w:val="none" w:sz="0" w:space="0" w:color="auto"/>
            <w:right w:val="none" w:sz="0" w:space="0" w:color="auto"/>
          </w:divBdr>
        </w:div>
        <w:div w:id="1630823305">
          <w:marLeft w:val="0"/>
          <w:marRight w:val="0"/>
          <w:marTop w:val="0"/>
          <w:marBottom w:val="0"/>
          <w:divBdr>
            <w:top w:val="none" w:sz="0" w:space="0" w:color="auto"/>
            <w:left w:val="none" w:sz="0" w:space="0" w:color="auto"/>
            <w:bottom w:val="none" w:sz="0" w:space="0" w:color="auto"/>
            <w:right w:val="none" w:sz="0" w:space="0" w:color="auto"/>
          </w:divBdr>
        </w:div>
        <w:div w:id="433596554">
          <w:marLeft w:val="0"/>
          <w:marRight w:val="0"/>
          <w:marTop w:val="0"/>
          <w:marBottom w:val="0"/>
          <w:divBdr>
            <w:top w:val="none" w:sz="0" w:space="0" w:color="auto"/>
            <w:left w:val="none" w:sz="0" w:space="0" w:color="auto"/>
            <w:bottom w:val="none" w:sz="0" w:space="0" w:color="auto"/>
            <w:right w:val="none" w:sz="0" w:space="0" w:color="auto"/>
          </w:divBdr>
        </w:div>
        <w:div w:id="934898975">
          <w:marLeft w:val="0"/>
          <w:marRight w:val="0"/>
          <w:marTop w:val="0"/>
          <w:marBottom w:val="0"/>
          <w:divBdr>
            <w:top w:val="none" w:sz="0" w:space="0" w:color="auto"/>
            <w:left w:val="none" w:sz="0" w:space="0" w:color="auto"/>
            <w:bottom w:val="none" w:sz="0" w:space="0" w:color="auto"/>
            <w:right w:val="none" w:sz="0" w:space="0" w:color="auto"/>
          </w:divBdr>
        </w:div>
        <w:div w:id="1695767939">
          <w:marLeft w:val="0"/>
          <w:marRight w:val="0"/>
          <w:marTop w:val="0"/>
          <w:marBottom w:val="0"/>
          <w:divBdr>
            <w:top w:val="none" w:sz="0" w:space="0" w:color="auto"/>
            <w:left w:val="none" w:sz="0" w:space="0" w:color="auto"/>
            <w:bottom w:val="none" w:sz="0" w:space="0" w:color="auto"/>
            <w:right w:val="none" w:sz="0" w:space="0" w:color="auto"/>
          </w:divBdr>
        </w:div>
        <w:div w:id="2143379829">
          <w:marLeft w:val="0"/>
          <w:marRight w:val="0"/>
          <w:marTop w:val="0"/>
          <w:marBottom w:val="0"/>
          <w:divBdr>
            <w:top w:val="none" w:sz="0" w:space="0" w:color="auto"/>
            <w:left w:val="none" w:sz="0" w:space="0" w:color="auto"/>
            <w:bottom w:val="none" w:sz="0" w:space="0" w:color="auto"/>
            <w:right w:val="none" w:sz="0" w:space="0" w:color="auto"/>
          </w:divBdr>
        </w:div>
        <w:div w:id="1668242303">
          <w:marLeft w:val="0"/>
          <w:marRight w:val="0"/>
          <w:marTop w:val="0"/>
          <w:marBottom w:val="0"/>
          <w:divBdr>
            <w:top w:val="none" w:sz="0" w:space="0" w:color="auto"/>
            <w:left w:val="none" w:sz="0" w:space="0" w:color="auto"/>
            <w:bottom w:val="none" w:sz="0" w:space="0" w:color="auto"/>
            <w:right w:val="none" w:sz="0" w:space="0" w:color="auto"/>
          </w:divBdr>
        </w:div>
        <w:div w:id="1031304410">
          <w:marLeft w:val="0"/>
          <w:marRight w:val="0"/>
          <w:marTop w:val="0"/>
          <w:marBottom w:val="0"/>
          <w:divBdr>
            <w:top w:val="none" w:sz="0" w:space="0" w:color="auto"/>
            <w:left w:val="none" w:sz="0" w:space="0" w:color="auto"/>
            <w:bottom w:val="none" w:sz="0" w:space="0" w:color="auto"/>
            <w:right w:val="none" w:sz="0" w:space="0" w:color="auto"/>
          </w:divBdr>
        </w:div>
        <w:div w:id="146360599">
          <w:marLeft w:val="0"/>
          <w:marRight w:val="0"/>
          <w:marTop w:val="0"/>
          <w:marBottom w:val="0"/>
          <w:divBdr>
            <w:top w:val="none" w:sz="0" w:space="0" w:color="auto"/>
            <w:left w:val="none" w:sz="0" w:space="0" w:color="auto"/>
            <w:bottom w:val="none" w:sz="0" w:space="0" w:color="auto"/>
            <w:right w:val="none" w:sz="0" w:space="0" w:color="auto"/>
          </w:divBdr>
        </w:div>
        <w:div w:id="193230404">
          <w:marLeft w:val="0"/>
          <w:marRight w:val="0"/>
          <w:marTop w:val="0"/>
          <w:marBottom w:val="0"/>
          <w:divBdr>
            <w:top w:val="none" w:sz="0" w:space="0" w:color="auto"/>
            <w:left w:val="none" w:sz="0" w:space="0" w:color="auto"/>
            <w:bottom w:val="none" w:sz="0" w:space="0" w:color="auto"/>
            <w:right w:val="none" w:sz="0" w:space="0" w:color="auto"/>
          </w:divBdr>
        </w:div>
        <w:div w:id="1010646228">
          <w:marLeft w:val="0"/>
          <w:marRight w:val="0"/>
          <w:marTop w:val="0"/>
          <w:marBottom w:val="0"/>
          <w:divBdr>
            <w:top w:val="none" w:sz="0" w:space="0" w:color="auto"/>
            <w:left w:val="none" w:sz="0" w:space="0" w:color="auto"/>
            <w:bottom w:val="none" w:sz="0" w:space="0" w:color="auto"/>
            <w:right w:val="none" w:sz="0" w:space="0" w:color="auto"/>
          </w:divBdr>
        </w:div>
        <w:div w:id="639968730">
          <w:marLeft w:val="0"/>
          <w:marRight w:val="0"/>
          <w:marTop w:val="0"/>
          <w:marBottom w:val="0"/>
          <w:divBdr>
            <w:top w:val="none" w:sz="0" w:space="0" w:color="auto"/>
            <w:left w:val="none" w:sz="0" w:space="0" w:color="auto"/>
            <w:bottom w:val="none" w:sz="0" w:space="0" w:color="auto"/>
            <w:right w:val="none" w:sz="0" w:space="0" w:color="auto"/>
          </w:divBdr>
        </w:div>
        <w:div w:id="686247342">
          <w:marLeft w:val="0"/>
          <w:marRight w:val="0"/>
          <w:marTop w:val="0"/>
          <w:marBottom w:val="0"/>
          <w:divBdr>
            <w:top w:val="none" w:sz="0" w:space="0" w:color="auto"/>
            <w:left w:val="none" w:sz="0" w:space="0" w:color="auto"/>
            <w:bottom w:val="none" w:sz="0" w:space="0" w:color="auto"/>
            <w:right w:val="none" w:sz="0" w:space="0" w:color="auto"/>
          </w:divBdr>
        </w:div>
        <w:div w:id="832918069">
          <w:marLeft w:val="0"/>
          <w:marRight w:val="0"/>
          <w:marTop w:val="0"/>
          <w:marBottom w:val="0"/>
          <w:divBdr>
            <w:top w:val="none" w:sz="0" w:space="0" w:color="auto"/>
            <w:left w:val="none" w:sz="0" w:space="0" w:color="auto"/>
            <w:bottom w:val="none" w:sz="0" w:space="0" w:color="auto"/>
            <w:right w:val="none" w:sz="0" w:space="0" w:color="auto"/>
          </w:divBdr>
        </w:div>
        <w:div w:id="1366250856">
          <w:marLeft w:val="0"/>
          <w:marRight w:val="0"/>
          <w:marTop w:val="0"/>
          <w:marBottom w:val="0"/>
          <w:divBdr>
            <w:top w:val="none" w:sz="0" w:space="0" w:color="auto"/>
            <w:left w:val="none" w:sz="0" w:space="0" w:color="auto"/>
            <w:bottom w:val="none" w:sz="0" w:space="0" w:color="auto"/>
            <w:right w:val="none" w:sz="0" w:space="0" w:color="auto"/>
          </w:divBdr>
        </w:div>
        <w:div w:id="214239031">
          <w:marLeft w:val="0"/>
          <w:marRight w:val="0"/>
          <w:marTop w:val="0"/>
          <w:marBottom w:val="0"/>
          <w:divBdr>
            <w:top w:val="none" w:sz="0" w:space="0" w:color="auto"/>
            <w:left w:val="none" w:sz="0" w:space="0" w:color="auto"/>
            <w:bottom w:val="none" w:sz="0" w:space="0" w:color="auto"/>
            <w:right w:val="none" w:sz="0" w:space="0" w:color="auto"/>
          </w:divBdr>
        </w:div>
        <w:div w:id="1453596680">
          <w:marLeft w:val="0"/>
          <w:marRight w:val="0"/>
          <w:marTop w:val="0"/>
          <w:marBottom w:val="0"/>
          <w:divBdr>
            <w:top w:val="none" w:sz="0" w:space="0" w:color="auto"/>
            <w:left w:val="none" w:sz="0" w:space="0" w:color="auto"/>
            <w:bottom w:val="none" w:sz="0" w:space="0" w:color="auto"/>
            <w:right w:val="none" w:sz="0" w:space="0" w:color="auto"/>
          </w:divBdr>
        </w:div>
        <w:div w:id="1450390385">
          <w:marLeft w:val="0"/>
          <w:marRight w:val="0"/>
          <w:marTop w:val="0"/>
          <w:marBottom w:val="0"/>
          <w:divBdr>
            <w:top w:val="none" w:sz="0" w:space="0" w:color="auto"/>
            <w:left w:val="none" w:sz="0" w:space="0" w:color="auto"/>
            <w:bottom w:val="none" w:sz="0" w:space="0" w:color="auto"/>
            <w:right w:val="none" w:sz="0" w:space="0" w:color="auto"/>
          </w:divBdr>
        </w:div>
        <w:div w:id="544561286">
          <w:marLeft w:val="0"/>
          <w:marRight w:val="0"/>
          <w:marTop w:val="0"/>
          <w:marBottom w:val="0"/>
          <w:divBdr>
            <w:top w:val="none" w:sz="0" w:space="0" w:color="auto"/>
            <w:left w:val="none" w:sz="0" w:space="0" w:color="auto"/>
            <w:bottom w:val="none" w:sz="0" w:space="0" w:color="auto"/>
            <w:right w:val="none" w:sz="0" w:space="0" w:color="auto"/>
          </w:divBdr>
        </w:div>
        <w:div w:id="1089235982">
          <w:marLeft w:val="0"/>
          <w:marRight w:val="0"/>
          <w:marTop w:val="0"/>
          <w:marBottom w:val="0"/>
          <w:divBdr>
            <w:top w:val="none" w:sz="0" w:space="0" w:color="auto"/>
            <w:left w:val="none" w:sz="0" w:space="0" w:color="auto"/>
            <w:bottom w:val="none" w:sz="0" w:space="0" w:color="auto"/>
            <w:right w:val="none" w:sz="0" w:space="0" w:color="auto"/>
          </w:divBdr>
        </w:div>
        <w:div w:id="1873153900">
          <w:marLeft w:val="0"/>
          <w:marRight w:val="0"/>
          <w:marTop w:val="0"/>
          <w:marBottom w:val="0"/>
          <w:divBdr>
            <w:top w:val="none" w:sz="0" w:space="0" w:color="auto"/>
            <w:left w:val="none" w:sz="0" w:space="0" w:color="auto"/>
            <w:bottom w:val="none" w:sz="0" w:space="0" w:color="auto"/>
            <w:right w:val="none" w:sz="0" w:space="0" w:color="auto"/>
          </w:divBdr>
        </w:div>
        <w:div w:id="905838832">
          <w:marLeft w:val="0"/>
          <w:marRight w:val="0"/>
          <w:marTop w:val="0"/>
          <w:marBottom w:val="0"/>
          <w:divBdr>
            <w:top w:val="none" w:sz="0" w:space="0" w:color="auto"/>
            <w:left w:val="none" w:sz="0" w:space="0" w:color="auto"/>
            <w:bottom w:val="none" w:sz="0" w:space="0" w:color="auto"/>
            <w:right w:val="none" w:sz="0" w:space="0" w:color="auto"/>
          </w:divBdr>
        </w:div>
        <w:div w:id="1886259076">
          <w:marLeft w:val="0"/>
          <w:marRight w:val="0"/>
          <w:marTop w:val="0"/>
          <w:marBottom w:val="0"/>
          <w:divBdr>
            <w:top w:val="none" w:sz="0" w:space="0" w:color="auto"/>
            <w:left w:val="none" w:sz="0" w:space="0" w:color="auto"/>
            <w:bottom w:val="none" w:sz="0" w:space="0" w:color="auto"/>
            <w:right w:val="none" w:sz="0" w:space="0" w:color="auto"/>
          </w:divBdr>
        </w:div>
        <w:div w:id="1813449947">
          <w:marLeft w:val="0"/>
          <w:marRight w:val="0"/>
          <w:marTop w:val="0"/>
          <w:marBottom w:val="0"/>
          <w:divBdr>
            <w:top w:val="none" w:sz="0" w:space="0" w:color="auto"/>
            <w:left w:val="none" w:sz="0" w:space="0" w:color="auto"/>
            <w:bottom w:val="none" w:sz="0" w:space="0" w:color="auto"/>
            <w:right w:val="none" w:sz="0" w:space="0" w:color="auto"/>
          </w:divBdr>
        </w:div>
        <w:div w:id="938870187">
          <w:marLeft w:val="0"/>
          <w:marRight w:val="0"/>
          <w:marTop w:val="0"/>
          <w:marBottom w:val="0"/>
          <w:divBdr>
            <w:top w:val="none" w:sz="0" w:space="0" w:color="auto"/>
            <w:left w:val="none" w:sz="0" w:space="0" w:color="auto"/>
            <w:bottom w:val="none" w:sz="0" w:space="0" w:color="auto"/>
            <w:right w:val="none" w:sz="0" w:space="0" w:color="auto"/>
          </w:divBdr>
        </w:div>
        <w:div w:id="193809208">
          <w:marLeft w:val="0"/>
          <w:marRight w:val="0"/>
          <w:marTop w:val="0"/>
          <w:marBottom w:val="0"/>
          <w:divBdr>
            <w:top w:val="none" w:sz="0" w:space="0" w:color="auto"/>
            <w:left w:val="none" w:sz="0" w:space="0" w:color="auto"/>
            <w:bottom w:val="none" w:sz="0" w:space="0" w:color="auto"/>
            <w:right w:val="none" w:sz="0" w:space="0" w:color="auto"/>
          </w:divBdr>
        </w:div>
        <w:div w:id="1097410450">
          <w:marLeft w:val="0"/>
          <w:marRight w:val="0"/>
          <w:marTop w:val="0"/>
          <w:marBottom w:val="0"/>
          <w:divBdr>
            <w:top w:val="none" w:sz="0" w:space="0" w:color="auto"/>
            <w:left w:val="none" w:sz="0" w:space="0" w:color="auto"/>
            <w:bottom w:val="none" w:sz="0" w:space="0" w:color="auto"/>
            <w:right w:val="none" w:sz="0" w:space="0" w:color="auto"/>
          </w:divBdr>
        </w:div>
        <w:div w:id="226649659">
          <w:marLeft w:val="0"/>
          <w:marRight w:val="0"/>
          <w:marTop w:val="0"/>
          <w:marBottom w:val="0"/>
          <w:divBdr>
            <w:top w:val="none" w:sz="0" w:space="0" w:color="auto"/>
            <w:left w:val="none" w:sz="0" w:space="0" w:color="auto"/>
            <w:bottom w:val="none" w:sz="0" w:space="0" w:color="auto"/>
            <w:right w:val="none" w:sz="0" w:space="0" w:color="auto"/>
          </w:divBdr>
        </w:div>
        <w:div w:id="248469652">
          <w:marLeft w:val="0"/>
          <w:marRight w:val="0"/>
          <w:marTop w:val="0"/>
          <w:marBottom w:val="0"/>
          <w:divBdr>
            <w:top w:val="none" w:sz="0" w:space="0" w:color="auto"/>
            <w:left w:val="none" w:sz="0" w:space="0" w:color="auto"/>
            <w:bottom w:val="none" w:sz="0" w:space="0" w:color="auto"/>
            <w:right w:val="none" w:sz="0" w:space="0" w:color="auto"/>
          </w:divBdr>
        </w:div>
        <w:div w:id="986779817">
          <w:marLeft w:val="0"/>
          <w:marRight w:val="0"/>
          <w:marTop w:val="0"/>
          <w:marBottom w:val="0"/>
          <w:divBdr>
            <w:top w:val="none" w:sz="0" w:space="0" w:color="auto"/>
            <w:left w:val="none" w:sz="0" w:space="0" w:color="auto"/>
            <w:bottom w:val="none" w:sz="0" w:space="0" w:color="auto"/>
            <w:right w:val="none" w:sz="0" w:space="0" w:color="auto"/>
          </w:divBdr>
        </w:div>
        <w:div w:id="852035535">
          <w:marLeft w:val="0"/>
          <w:marRight w:val="0"/>
          <w:marTop w:val="0"/>
          <w:marBottom w:val="0"/>
          <w:divBdr>
            <w:top w:val="none" w:sz="0" w:space="0" w:color="auto"/>
            <w:left w:val="none" w:sz="0" w:space="0" w:color="auto"/>
            <w:bottom w:val="none" w:sz="0" w:space="0" w:color="auto"/>
            <w:right w:val="none" w:sz="0" w:space="0" w:color="auto"/>
          </w:divBdr>
        </w:div>
        <w:div w:id="468859211">
          <w:marLeft w:val="0"/>
          <w:marRight w:val="0"/>
          <w:marTop w:val="0"/>
          <w:marBottom w:val="0"/>
          <w:divBdr>
            <w:top w:val="none" w:sz="0" w:space="0" w:color="auto"/>
            <w:left w:val="none" w:sz="0" w:space="0" w:color="auto"/>
            <w:bottom w:val="none" w:sz="0" w:space="0" w:color="auto"/>
            <w:right w:val="none" w:sz="0" w:space="0" w:color="auto"/>
          </w:divBdr>
        </w:div>
        <w:div w:id="96217419">
          <w:marLeft w:val="0"/>
          <w:marRight w:val="0"/>
          <w:marTop w:val="0"/>
          <w:marBottom w:val="0"/>
          <w:divBdr>
            <w:top w:val="none" w:sz="0" w:space="0" w:color="auto"/>
            <w:left w:val="none" w:sz="0" w:space="0" w:color="auto"/>
            <w:bottom w:val="none" w:sz="0" w:space="0" w:color="auto"/>
            <w:right w:val="none" w:sz="0" w:space="0" w:color="auto"/>
          </w:divBdr>
        </w:div>
        <w:div w:id="627708620">
          <w:marLeft w:val="0"/>
          <w:marRight w:val="0"/>
          <w:marTop w:val="0"/>
          <w:marBottom w:val="0"/>
          <w:divBdr>
            <w:top w:val="none" w:sz="0" w:space="0" w:color="auto"/>
            <w:left w:val="none" w:sz="0" w:space="0" w:color="auto"/>
            <w:bottom w:val="none" w:sz="0" w:space="0" w:color="auto"/>
            <w:right w:val="none" w:sz="0" w:space="0" w:color="auto"/>
          </w:divBdr>
        </w:div>
        <w:div w:id="582956277">
          <w:marLeft w:val="0"/>
          <w:marRight w:val="0"/>
          <w:marTop w:val="0"/>
          <w:marBottom w:val="0"/>
          <w:divBdr>
            <w:top w:val="none" w:sz="0" w:space="0" w:color="auto"/>
            <w:left w:val="none" w:sz="0" w:space="0" w:color="auto"/>
            <w:bottom w:val="none" w:sz="0" w:space="0" w:color="auto"/>
            <w:right w:val="none" w:sz="0" w:space="0" w:color="auto"/>
          </w:divBdr>
        </w:div>
        <w:div w:id="714692547">
          <w:marLeft w:val="0"/>
          <w:marRight w:val="0"/>
          <w:marTop w:val="0"/>
          <w:marBottom w:val="0"/>
          <w:divBdr>
            <w:top w:val="none" w:sz="0" w:space="0" w:color="auto"/>
            <w:left w:val="none" w:sz="0" w:space="0" w:color="auto"/>
            <w:bottom w:val="none" w:sz="0" w:space="0" w:color="auto"/>
            <w:right w:val="none" w:sz="0" w:space="0" w:color="auto"/>
          </w:divBdr>
        </w:div>
        <w:div w:id="109665892">
          <w:marLeft w:val="0"/>
          <w:marRight w:val="0"/>
          <w:marTop w:val="0"/>
          <w:marBottom w:val="0"/>
          <w:divBdr>
            <w:top w:val="none" w:sz="0" w:space="0" w:color="auto"/>
            <w:left w:val="none" w:sz="0" w:space="0" w:color="auto"/>
            <w:bottom w:val="none" w:sz="0" w:space="0" w:color="auto"/>
            <w:right w:val="none" w:sz="0" w:space="0" w:color="auto"/>
          </w:divBdr>
        </w:div>
        <w:div w:id="1385372053">
          <w:marLeft w:val="0"/>
          <w:marRight w:val="0"/>
          <w:marTop w:val="0"/>
          <w:marBottom w:val="0"/>
          <w:divBdr>
            <w:top w:val="none" w:sz="0" w:space="0" w:color="auto"/>
            <w:left w:val="none" w:sz="0" w:space="0" w:color="auto"/>
            <w:bottom w:val="none" w:sz="0" w:space="0" w:color="auto"/>
            <w:right w:val="none" w:sz="0" w:space="0" w:color="auto"/>
          </w:divBdr>
        </w:div>
        <w:div w:id="122814478">
          <w:marLeft w:val="0"/>
          <w:marRight w:val="0"/>
          <w:marTop w:val="0"/>
          <w:marBottom w:val="0"/>
          <w:divBdr>
            <w:top w:val="none" w:sz="0" w:space="0" w:color="auto"/>
            <w:left w:val="none" w:sz="0" w:space="0" w:color="auto"/>
            <w:bottom w:val="none" w:sz="0" w:space="0" w:color="auto"/>
            <w:right w:val="none" w:sz="0" w:space="0" w:color="auto"/>
          </w:divBdr>
        </w:div>
        <w:div w:id="670793024">
          <w:marLeft w:val="0"/>
          <w:marRight w:val="0"/>
          <w:marTop w:val="0"/>
          <w:marBottom w:val="0"/>
          <w:divBdr>
            <w:top w:val="none" w:sz="0" w:space="0" w:color="auto"/>
            <w:left w:val="none" w:sz="0" w:space="0" w:color="auto"/>
            <w:bottom w:val="none" w:sz="0" w:space="0" w:color="auto"/>
            <w:right w:val="none" w:sz="0" w:space="0" w:color="auto"/>
          </w:divBdr>
        </w:div>
        <w:div w:id="451479600">
          <w:marLeft w:val="0"/>
          <w:marRight w:val="0"/>
          <w:marTop w:val="0"/>
          <w:marBottom w:val="0"/>
          <w:divBdr>
            <w:top w:val="none" w:sz="0" w:space="0" w:color="auto"/>
            <w:left w:val="none" w:sz="0" w:space="0" w:color="auto"/>
            <w:bottom w:val="none" w:sz="0" w:space="0" w:color="auto"/>
            <w:right w:val="none" w:sz="0" w:space="0" w:color="auto"/>
          </w:divBdr>
        </w:div>
        <w:div w:id="700860045">
          <w:marLeft w:val="0"/>
          <w:marRight w:val="0"/>
          <w:marTop w:val="0"/>
          <w:marBottom w:val="0"/>
          <w:divBdr>
            <w:top w:val="none" w:sz="0" w:space="0" w:color="auto"/>
            <w:left w:val="none" w:sz="0" w:space="0" w:color="auto"/>
            <w:bottom w:val="none" w:sz="0" w:space="0" w:color="auto"/>
            <w:right w:val="none" w:sz="0" w:space="0" w:color="auto"/>
          </w:divBdr>
        </w:div>
        <w:div w:id="836380778">
          <w:marLeft w:val="0"/>
          <w:marRight w:val="0"/>
          <w:marTop w:val="0"/>
          <w:marBottom w:val="0"/>
          <w:divBdr>
            <w:top w:val="none" w:sz="0" w:space="0" w:color="auto"/>
            <w:left w:val="none" w:sz="0" w:space="0" w:color="auto"/>
            <w:bottom w:val="none" w:sz="0" w:space="0" w:color="auto"/>
            <w:right w:val="none" w:sz="0" w:space="0" w:color="auto"/>
          </w:divBdr>
        </w:div>
        <w:div w:id="1825320582">
          <w:marLeft w:val="0"/>
          <w:marRight w:val="0"/>
          <w:marTop w:val="0"/>
          <w:marBottom w:val="0"/>
          <w:divBdr>
            <w:top w:val="none" w:sz="0" w:space="0" w:color="auto"/>
            <w:left w:val="none" w:sz="0" w:space="0" w:color="auto"/>
            <w:bottom w:val="none" w:sz="0" w:space="0" w:color="auto"/>
            <w:right w:val="none" w:sz="0" w:space="0" w:color="auto"/>
          </w:divBdr>
        </w:div>
        <w:div w:id="1353724848">
          <w:marLeft w:val="0"/>
          <w:marRight w:val="0"/>
          <w:marTop w:val="0"/>
          <w:marBottom w:val="0"/>
          <w:divBdr>
            <w:top w:val="none" w:sz="0" w:space="0" w:color="auto"/>
            <w:left w:val="none" w:sz="0" w:space="0" w:color="auto"/>
            <w:bottom w:val="none" w:sz="0" w:space="0" w:color="auto"/>
            <w:right w:val="none" w:sz="0" w:space="0" w:color="auto"/>
          </w:divBdr>
        </w:div>
        <w:div w:id="173998549">
          <w:marLeft w:val="0"/>
          <w:marRight w:val="0"/>
          <w:marTop w:val="0"/>
          <w:marBottom w:val="0"/>
          <w:divBdr>
            <w:top w:val="none" w:sz="0" w:space="0" w:color="auto"/>
            <w:left w:val="none" w:sz="0" w:space="0" w:color="auto"/>
            <w:bottom w:val="none" w:sz="0" w:space="0" w:color="auto"/>
            <w:right w:val="none" w:sz="0" w:space="0" w:color="auto"/>
          </w:divBdr>
        </w:div>
        <w:div w:id="1349452666">
          <w:marLeft w:val="0"/>
          <w:marRight w:val="0"/>
          <w:marTop w:val="0"/>
          <w:marBottom w:val="0"/>
          <w:divBdr>
            <w:top w:val="none" w:sz="0" w:space="0" w:color="auto"/>
            <w:left w:val="none" w:sz="0" w:space="0" w:color="auto"/>
            <w:bottom w:val="none" w:sz="0" w:space="0" w:color="auto"/>
            <w:right w:val="none" w:sz="0" w:space="0" w:color="auto"/>
          </w:divBdr>
        </w:div>
        <w:div w:id="1856075618">
          <w:marLeft w:val="0"/>
          <w:marRight w:val="0"/>
          <w:marTop w:val="0"/>
          <w:marBottom w:val="0"/>
          <w:divBdr>
            <w:top w:val="none" w:sz="0" w:space="0" w:color="auto"/>
            <w:left w:val="none" w:sz="0" w:space="0" w:color="auto"/>
            <w:bottom w:val="none" w:sz="0" w:space="0" w:color="auto"/>
            <w:right w:val="none" w:sz="0" w:space="0" w:color="auto"/>
          </w:divBdr>
        </w:div>
        <w:div w:id="215438660">
          <w:marLeft w:val="0"/>
          <w:marRight w:val="0"/>
          <w:marTop w:val="0"/>
          <w:marBottom w:val="0"/>
          <w:divBdr>
            <w:top w:val="none" w:sz="0" w:space="0" w:color="auto"/>
            <w:left w:val="none" w:sz="0" w:space="0" w:color="auto"/>
            <w:bottom w:val="none" w:sz="0" w:space="0" w:color="auto"/>
            <w:right w:val="none" w:sz="0" w:space="0" w:color="auto"/>
          </w:divBdr>
        </w:div>
        <w:div w:id="794063382">
          <w:marLeft w:val="0"/>
          <w:marRight w:val="0"/>
          <w:marTop w:val="0"/>
          <w:marBottom w:val="0"/>
          <w:divBdr>
            <w:top w:val="none" w:sz="0" w:space="0" w:color="auto"/>
            <w:left w:val="none" w:sz="0" w:space="0" w:color="auto"/>
            <w:bottom w:val="none" w:sz="0" w:space="0" w:color="auto"/>
            <w:right w:val="none" w:sz="0" w:space="0" w:color="auto"/>
          </w:divBdr>
        </w:div>
        <w:div w:id="1526289133">
          <w:marLeft w:val="0"/>
          <w:marRight w:val="0"/>
          <w:marTop w:val="0"/>
          <w:marBottom w:val="0"/>
          <w:divBdr>
            <w:top w:val="none" w:sz="0" w:space="0" w:color="auto"/>
            <w:left w:val="none" w:sz="0" w:space="0" w:color="auto"/>
            <w:bottom w:val="none" w:sz="0" w:space="0" w:color="auto"/>
            <w:right w:val="none" w:sz="0" w:space="0" w:color="auto"/>
          </w:divBdr>
        </w:div>
        <w:div w:id="5598803">
          <w:marLeft w:val="0"/>
          <w:marRight w:val="0"/>
          <w:marTop w:val="0"/>
          <w:marBottom w:val="0"/>
          <w:divBdr>
            <w:top w:val="none" w:sz="0" w:space="0" w:color="auto"/>
            <w:left w:val="none" w:sz="0" w:space="0" w:color="auto"/>
            <w:bottom w:val="none" w:sz="0" w:space="0" w:color="auto"/>
            <w:right w:val="none" w:sz="0" w:space="0" w:color="auto"/>
          </w:divBdr>
        </w:div>
        <w:div w:id="308556535">
          <w:marLeft w:val="0"/>
          <w:marRight w:val="0"/>
          <w:marTop w:val="0"/>
          <w:marBottom w:val="0"/>
          <w:divBdr>
            <w:top w:val="none" w:sz="0" w:space="0" w:color="auto"/>
            <w:left w:val="none" w:sz="0" w:space="0" w:color="auto"/>
            <w:bottom w:val="none" w:sz="0" w:space="0" w:color="auto"/>
            <w:right w:val="none" w:sz="0" w:space="0" w:color="auto"/>
          </w:divBdr>
        </w:div>
        <w:div w:id="1139611824">
          <w:marLeft w:val="0"/>
          <w:marRight w:val="0"/>
          <w:marTop w:val="0"/>
          <w:marBottom w:val="0"/>
          <w:divBdr>
            <w:top w:val="none" w:sz="0" w:space="0" w:color="auto"/>
            <w:left w:val="none" w:sz="0" w:space="0" w:color="auto"/>
            <w:bottom w:val="none" w:sz="0" w:space="0" w:color="auto"/>
            <w:right w:val="none" w:sz="0" w:space="0" w:color="auto"/>
          </w:divBdr>
        </w:div>
        <w:div w:id="595551757">
          <w:marLeft w:val="0"/>
          <w:marRight w:val="0"/>
          <w:marTop w:val="0"/>
          <w:marBottom w:val="0"/>
          <w:divBdr>
            <w:top w:val="none" w:sz="0" w:space="0" w:color="auto"/>
            <w:left w:val="none" w:sz="0" w:space="0" w:color="auto"/>
            <w:bottom w:val="none" w:sz="0" w:space="0" w:color="auto"/>
            <w:right w:val="none" w:sz="0" w:space="0" w:color="auto"/>
          </w:divBdr>
        </w:div>
        <w:div w:id="627853307">
          <w:marLeft w:val="0"/>
          <w:marRight w:val="0"/>
          <w:marTop w:val="0"/>
          <w:marBottom w:val="0"/>
          <w:divBdr>
            <w:top w:val="none" w:sz="0" w:space="0" w:color="auto"/>
            <w:left w:val="none" w:sz="0" w:space="0" w:color="auto"/>
            <w:bottom w:val="none" w:sz="0" w:space="0" w:color="auto"/>
            <w:right w:val="none" w:sz="0" w:space="0" w:color="auto"/>
          </w:divBdr>
        </w:div>
        <w:div w:id="349113846">
          <w:marLeft w:val="0"/>
          <w:marRight w:val="0"/>
          <w:marTop w:val="0"/>
          <w:marBottom w:val="0"/>
          <w:divBdr>
            <w:top w:val="none" w:sz="0" w:space="0" w:color="auto"/>
            <w:left w:val="none" w:sz="0" w:space="0" w:color="auto"/>
            <w:bottom w:val="none" w:sz="0" w:space="0" w:color="auto"/>
            <w:right w:val="none" w:sz="0" w:space="0" w:color="auto"/>
          </w:divBdr>
        </w:div>
        <w:div w:id="737870971">
          <w:marLeft w:val="0"/>
          <w:marRight w:val="0"/>
          <w:marTop w:val="0"/>
          <w:marBottom w:val="0"/>
          <w:divBdr>
            <w:top w:val="none" w:sz="0" w:space="0" w:color="auto"/>
            <w:left w:val="none" w:sz="0" w:space="0" w:color="auto"/>
            <w:bottom w:val="none" w:sz="0" w:space="0" w:color="auto"/>
            <w:right w:val="none" w:sz="0" w:space="0" w:color="auto"/>
          </w:divBdr>
        </w:div>
        <w:div w:id="1651053383">
          <w:marLeft w:val="0"/>
          <w:marRight w:val="0"/>
          <w:marTop w:val="0"/>
          <w:marBottom w:val="0"/>
          <w:divBdr>
            <w:top w:val="none" w:sz="0" w:space="0" w:color="auto"/>
            <w:left w:val="none" w:sz="0" w:space="0" w:color="auto"/>
            <w:bottom w:val="none" w:sz="0" w:space="0" w:color="auto"/>
            <w:right w:val="none" w:sz="0" w:space="0" w:color="auto"/>
          </w:divBdr>
        </w:div>
        <w:div w:id="179125780">
          <w:marLeft w:val="0"/>
          <w:marRight w:val="0"/>
          <w:marTop w:val="0"/>
          <w:marBottom w:val="0"/>
          <w:divBdr>
            <w:top w:val="none" w:sz="0" w:space="0" w:color="auto"/>
            <w:left w:val="none" w:sz="0" w:space="0" w:color="auto"/>
            <w:bottom w:val="none" w:sz="0" w:space="0" w:color="auto"/>
            <w:right w:val="none" w:sz="0" w:space="0" w:color="auto"/>
          </w:divBdr>
        </w:div>
        <w:div w:id="302391028">
          <w:marLeft w:val="0"/>
          <w:marRight w:val="0"/>
          <w:marTop w:val="0"/>
          <w:marBottom w:val="0"/>
          <w:divBdr>
            <w:top w:val="none" w:sz="0" w:space="0" w:color="auto"/>
            <w:left w:val="none" w:sz="0" w:space="0" w:color="auto"/>
            <w:bottom w:val="none" w:sz="0" w:space="0" w:color="auto"/>
            <w:right w:val="none" w:sz="0" w:space="0" w:color="auto"/>
          </w:divBdr>
        </w:div>
        <w:div w:id="2133668334">
          <w:marLeft w:val="0"/>
          <w:marRight w:val="0"/>
          <w:marTop w:val="0"/>
          <w:marBottom w:val="0"/>
          <w:divBdr>
            <w:top w:val="none" w:sz="0" w:space="0" w:color="auto"/>
            <w:left w:val="none" w:sz="0" w:space="0" w:color="auto"/>
            <w:bottom w:val="none" w:sz="0" w:space="0" w:color="auto"/>
            <w:right w:val="none" w:sz="0" w:space="0" w:color="auto"/>
          </w:divBdr>
        </w:div>
        <w:div w:id="19208880">
          <w:marLeft w:val="0"/>
          <w:marRight w:val="0"/>
          <w:marTop w:val="0"/>
          <w:marBottom w:val="0"/>
          <w:divBdr>
            <w:top w:val="none" w:sz="0" w:space="0" w:color="auto"/>
            <w:left w:val="none" w:sz="0" w:space="0" w:color="auto"/>
            <w:bottom w:val="none" w:sz="0" w:space="0" w:color="auto"/>
            <w:right w:val="none" w:sz="0" w:space="0" w:color="auto"/>
          </w:divBdr>
        </w:div>
        <w:div w:id="1889225957">
          <w:marLeft w:val="0"/>
          <w:marRight w:val="0"/>
          <w:marTop w:val="0"/>
          <w:marBottom w:val="0"/>
          <w:divBdr>
            <w:top w:val="none" w:sz="0" w:space="0" w:color="auto"/>
            <w:left w:val="none" w:sz="0" w:space="0" w:color="auto"/>
            <w:bottom w:val="none" w:sz="0" w:space="0" w:color="auto"/>
            <w:right w:val="none" w:sz="0" w:space="0" w:color="auto"/>
          </w:divBdr>
        </w:div>
        <w:div w:id="2071880776">
          <w:marLeft w:val="0"/>
          <w:marRight w:val="0"/>
          <w:marTop w:val="0"/>
          <w:marBottom w:val="0"/>
          <w:divBdr>
            <w:top w:val="none" w:sz="0" w:space="0" w:color="auto"/>
            <w:left w:val="none" w:sz="0" w:space="0" w:color="auto"/>
            <w:bottom w:val="none" w:sz="0" w:space="0" w:color="auto"/>
            <w:right w:val="none" w:sz="0" w:space="0" w:color="auto"/>
          </w:divBdr>
        </w:div>
        <w:div w:id="1263150401">
          <w:marLeft w:val="0"/>
          <w:marRight w:val="0"/>
          <w:marTop w:val="0"/>
          <w:marBottom w:val="0"/>
          <w:divBdr>
            <w:top w:val="none" w:sz="0" w:space="0" w:color="auto"/>
            <w:left w:val="none" w:sz="0" w:space="0" w:color="auto"/>
            <w:bottom w:val="none" w:sz="0" w:space="0" w:color="auto"/>
            <w:right w:val="none" w:sz="0" w:space="0" w:color="auto"/>
          </w:divBdr>
        </w:div>
        <w:div w:id="1317303298">
          <w:marLeft w:val="0"/>
          <w:marRight w:val="0"/>
          <w:marTop w:val="0"/>
          <w:marBottom w:val="0"/>
          <w:divBdr>
            <w:top w:val="none" w:sz="0" w:space="0" w:color="auto"/>
            <w:left w:val="none" w:sz="0" w:space="0" w:color="auto"/>
            <w:bottom w:val="none" w:sz="0" w:space="0" w:color="auto"/>
            <w:right w:val="none" w:sz="0" w:space="0" w:color="auto"/>
          </w:divBdr>
        </w:div>
        <w:div w:id="533538543">
          <w:marLeft w:val="0"/>
          <w:marRight w:val="0"/>
          <w:marTop w:val="0"/>
          <w:marBottom w:val="0"/>
          <w:divBdr>
            <w:top w:val="none" w:sz="0" w:space="0" w:color="auto"/>
            <w:left w:val="none" w:sz="0" w:space="0" w:color="auto"/>
            <w:bottom w:val="none" w:sz="0" w:space="0" w:color="auto"/>
            <w:right w:val="none" w:sz="0" w:space="0" w:color="auto"/>
          </w:divBdr>
        </w:div>
        <w:div w:id="599534715">
          <w:marLeft w:val="0"/>
          <w:marRight w:val="0"/>
          <w:marTop w:val="0"/>
          <w:marBottom w:val="0"/>
          <w:divBdr>
            <w:top w:val="none" w:sz="0" w:space="0" w:color="auto"/>
            <w:left w:val="none" w:sz="0" w:space="0" w:color="auto"/>
            <w:bottom w:val="none" w:sz="0" w:space="0" w:color="auto"/>
            <w:right w:val="none" w:sz="0" w:space="0" w:color="auto"/>
          </w:divBdr>
        </w:div>
        <w:div w:id="1988629917">
          <w:marLeft w:val="0"/>
          <w:marRight w:val="0"/>
          <w:marTop w:val="0"/>
          <w:marBottom w:val="0"/>
          <w:divBdr>
            <w:top w:val="none" w:sz="0" w:space="0" w:color="auto"/>
            <w:left w:val="none" w:sz="0" w:space="0" w:color="auto"/>
            <w:bottom w:val="none" w:sz="0" w:space="0" w:color="auto"/>
            <w:right w:val="none" w:sz="0" w:space="0" w:color="auto"/>
          </w:divBdr>
        </w:div>
        <w:div w:id="739450122">
          <w:marLeft w:val="0"/>
          <w:marRight w:val="0"/>
          <w:marTop w:val="0"/>
          <w:marBottom w:val="0"/>
          <w:divBdr>
            <w:top w:val="none" w:sz="0" w:space="0" w:color="auto"/>
            <w:left w:val="none" w:sz="0" w:space="0" w:color="auto"/>
            <w:bottom w:val="none" w:sz="0" w:space="0" w:color="auto"/>
            <w:right w:val="none" w:sz="0" w:space="0" w:color="auto"/>
          </w:divBdr>
        </w:div>
        <w:div w:id="548996320">
          <w:marLeft w:val="0"/>
          <w:marRight w:val="0"/>
          <w:marTop w:val="0"/>
          <w:marBottom w:val="0"/>
          <w:divBdr>
            <w:top w:val="none" w:sz="0" w:space="0" w:color="auto"/>
            <w:left w:val="none" w:sz="0" w:space="0" w:color="auto"/>
            <w:bottom w:val="none" w:sz="0" w:space="0" w:color="auto"/>
            <w:right w:val="none" w:sz="0" w:space="0" w:color="auto"/>
          </w:divBdr>
        </w:div>
        <w:div w:id="170603189">
          <w:marLeft w:val="0"/>
          <w:marRight w:val="0"/>
          <w:marTop w:val="0"/>
          <w:marBottom w:val="0"/>
          <w:divBdr>
            <w:top w:val="none" w:sz="0" w:space="0" w:color="auto"/>
            <w:left w:val="none" w:sz="0" w:space="0" w:color="auto"/>
            <w:bottom w:val="none" w:sz="0" w:space="0" w:color="auto"/>
            <w:right w:val="none" w:sz="0" w:space="0" w:color="auto"/>
          </w:divBdr>
        </w:div>
        <w:div w:id="1789423939">
          <w:marLeft w:val="0"/>
          <w:marRight w:val="0"/>
          <w:marTop w:val="0"/>
          <w:marBottom w:val="0"/>
          <w:divBdr>
            <w:top w:val="none" w:sz="0" w:space="0" w:color="auto"/>
            <w:left w:val="none" w:sz="0" w:space="0" w:color="auto"/>
            <w:bottom w:val="none" w:sz="0" w:space="0" w:color="auto"/>
            <w:right w:val="none" w:sz="0" w:space="0" w:color="auto"/>
          </w:divBdr>
        </w:div>
        <w:div w:id="883447886">
          <w:marLeft w:val="0"/>
          <w:marRight w:val="0"/>
          <w:marTop w:val="0"/>
          <w:marBottom w:val="0"/>
          <w:divBdr>
            <w:top w:val="none" w:sz="0" w:space="0" w:color="auto"/>
            <w:left w:val="none" w:sz="0" w:space="0" w:color="auto"/>
            <w:bottom w:val="none" w:sz="0" w:space="0" w:color="auto"/>
            <w:right w:val="none" w:sz="0" w:space="0" w:color="auto"/>
          </w:divBdr>
        </w:div>
        <w:div w:id="1160275369">
          <w:marLeft w:val="0"/>
          <w:marRight w:val="0"/>
          <w:marTop w:val="0"/>
          <w:marBottom w:val="0"/>
          <w:divBdr>
            <w:top w:val="none" w:sz="0" w:space="0" w:color="auto"/>
            <w:left w:val="none" w:sz="0" w:space="0" w:color="auto"/>
            <w:bottom w:val="none" w:sz="0" w:space="0" w:color="auto"/>
            <w:right w:val="none" w:sz="0" w:space="0" w:color="auto"/>
          </w:divBdr>
        </w:div>
        <w:div w:id="980578380">
          <w:marLeft w:val="0"/>
          <w:marRight w:val="0"/>
          <w:marTop w:val="0"/>
          <w:marBottom w:val="0"/>
          <w:divBdr>
            <w:top w:val="none" w:sz="0" w:space="0" w:color="auto"/>
            <w:left w:val="none" w:sz="0" w:space="0" w:color="auto"/>
            <w:bottom w:val="none" w:sz="0" w:space="0" w:color="auto"/>
            <w:right w:val="none" w:sz="0" w:space="0" w:color="auto"/>
          </w:divBdr>
        </w:div>
        <w:div w:id="1327325703">
          <w:marLeft w:val="0"/>
          <w:marRight w:val="0"/>
          <w:marTop w:val="0"/>
          <w:marBottom w:val="0"/>
          <w:divBdr>
            <w:top w:val="none" w:sz="0" w:space="0" w:color="auto"/>
            <w:left w:val="none" w:sz="0" w:space="0" w:color="auto"/>
            <w:bottom w:val="none" w:sz="0" w:space="0" w:color="auto"/>
            <w:right w:val="none" w:sz="0" w:space="0" w:color="auto"/>
          </w:divBdr>
        </w:div>
        <w:div w:id="1418600876">
          <w:marLeft w:val="0"/>
          <w:marRight w:val="0"/>
          <w:marTop w:val="0"/>
          <w:marBottom w:val="0"/>
          <w:divBdr>
            <w:top w:val="none" w:sz="0" w:space="0" w:color="auto"/>
            <w:left w:val="none" w:sz="0" w:space="0" w:color="auto"/>
            <w:bottom w:val="none" w:sz="0" w:space="0" w:color="auto"/>
            <w:right w:val="none" w:sz="0" w:space="0" w:color="auto"/>
          </w:divBdr>
        </w:div>
        <w:div w:id="1489858095">
          <w:marLeft w:val="0"/>
          <w:marRight w:val="0"/>
          <w:marTop w:val="0"/>
          <w:marBottom w:val="0"/>
          <w:divBdr>
            <w:top w:val="none" w:sz="0" w:space="0" w:color="auto"/>
            <w:left w:val="none" w:sz="0" w:space="0" w:color="auto"/>
            <w:bottom w:val="none" w:sz="0" w:space="0" w:color="auto"/>
            <w:right w:val="none" w:sz="0" w:space="0" w:color="auto"/>
          </w:divBdr>
        </w:div>
        <w:div w:id="754744095">
          <w:marLeft w:val="0"/>
          <w:marRight w:val="0"/>
          <w:marTop w:val="0"/>
          <w:marBottom w:val="0"/>
          <w:divBdr>
            <w:top w:val="none" w:sz="0" w:space="0" w:color="auto"/>
            <w:left w:val="none" w:sz="0" w:space="0" w:color="auto"/>
            <w:bottom w:val="none" w:sz="0" w:space="0" w:color="auto"/>
            <w:right w:val="none" w:sz="0" w:space="0" w:color="auto"/>
          </w:divBdr>
        </w:div>
        <w:div w:id="1950352996">
          <w:marLeft w:val="0"/>
          <w:marRight w:val="0"/>
          <w:marTop w:val="0"/>
          <w:marBottom w:val="0"/>
          <w:divBdr>
            <w:top w:val="none" w:sz="0" w:space="0" w:color="auto"/>
            <w:left w:val="none" w:sz="0" w:space="0" w:color="auto"/>
            <w:bottom w:val="none" w:sz="0" w:space="0" w:color="auto"/>
            <w:right w:val="none" w:sz="0" w:space="0" w:color="auto"/>
          </w:divBdr>
        </w:div>
        <w:div w:id="1110010631">
          <w:marLeft w:val="0"/>
          <w:marRight w:val="0"/>
          <w:marTop w:val="0"/>
          <w:marBottom w:val="0"/>
          <w:divBdr>
            <w:top w:val="none" w:sz="0" w:space="0" w:color="auto"/>
            <w:left w:val="none" w:sz="0" w:space="0" w:color="auto"/>
            <w:bottom w:val="none" w:sz="0" w:space="0" w:color="auto"/>
            <w:right w:val="none" w:sz="0" w:space="0" w:color="auto"/>
          </w:divBdr>
        </w:div>
        <w:div w:id="351801651">
          <w:marLeft w:val="0"/>
          <w:marRight w:val="0"/>
          <w:marTop w:val="0"/>
          <w:marBottom w:val="0"/>
          <w:divBdr>
            <w:top w:val="none" w:sz="0" w:space="0" w:color="auto"/>
            <w:left w:val="none" w:sz="0" w:space="0" w:color="auto"/>
            <w:bottom w:val="none" w:sz="0" w:space="0" w:color="auto"/>
            <w:right w:val="none" w:sz="0" w:space="0" w:color="auto"/>
          </w:divBdr>
        </w:div>
        <w:div w:id="1878200394">
          <w:marLeft w:val="0"/>
          <w:marRight w:val="0"/>
          <w:marTop w:val="0"/>
          <w:marBottom w:val="0"/>
          <w:divBdr>
            <w:top w:val="none" w:sz="0" w:space="0" w:color="auto"/>
            <w:left w:val="none" w:sz="0" w:space="0" w:color="auto"/>
            <w:bottom w:val="none" w:sz="0" w:space="0" w:color="auto"/>
            <w:right w:val="none" w:sz="0" w:space="0" w:color="auto"/>
          </w:divBdr>
        </w:div>
        <w:div w:id="1656180219">
          <w:marLeft w:val="0"/>
          <w:marRight w:val="0"/>
          <w:marTop w:val="0"/>
          <w:marBottom w:val="0"/>
          <w:divBdr>
            <w:top w:val="none" w:sz="0" w:space="0" w:color="auto"/>
            <w:left w:val="none" w:sz="0" w:space="0" w:color="auto"/>
            <w:bottom w:val="none" w:sz="0" w:space="0" w:color="auto"/>
            <w:right w:val="none" w:sz="0" w:space="0" w:color="auto"/>
          </w:divBdr>
        </w:div>
        <w:div w:id="837312609">
          <w:marLeft w:val="0"/>
          <w:marRight w:val="0"/>
          <w:marTop w:val="0"/>
          <w:marBottom w:val="0"/>
          <w:divBdr>
            <w:top w:val="none" w:sz="0" w:space="0" w:color="auto"/>
            <w:left w:val="none" w:sz="0" w:space="0" w:color="auto"/>
            <w:bottom w:val="none" w:sz="0" w:space="0" w:color="auto"/>
            <w:right w:val="none" w:sz="0" w:space="0" w:color="auto"/>
          </w:divBdr>
        </w:div>
        <w:div w:id="329406389">
          <w:marLeft w:val="0"/>
          <w:marRight w:val="0"/>
          <w:marTop w:val="0"/>
          <w:marBottom w:val="0"/>
          <w:divBdr>
            <w:top w:val="none" w:sz="0" w:space="0" w:color="auto"/>
            <w:left w:val="none" w:sz="0" w:space="0" w:color="auto"/>
            <w:bottom w:val="none" w:sz="0" w:space="0" w:color="auto"/>
            <w:right w:val="none" w:sz="0" w:space="0" w:color="auto"/>
          </w:divBdr>
        </w:div>
        <w:div w:id="1431243731">
          <w:marLeft w:val="0"/>
          <w:marRight w:val="0"/>
          <w:marTop w:val="0"/>
          <w:marBottom w:val="0"/>
          <w:divBdr>
            <w:top w:val="none" w:sz="0" w:space="0" w:color="auto"/>
            <w:left w:val="none" w:sz="0" w:space="0" w:color="auto"/>
            <w:bottom w:val="none" w:sz="0" w:space="0" w:color="auto"/>
            <w:right w:val="none" w:sz="0" w:space="0" w:color="auto"/>
          </w:divBdr>
        </w:div>
        <w:div w:id="788160795">
          <w:marLeft w:val="0"/>
          <w:marRight w:val="0"/>
          <w:marTop w:val="0"/>
          <w:marBottom w:val="0"/>
          <w:divBdr>
            <w:top w:val="none" w:sz="0" w:space="0" w:color="auto"/>
            <w:left w:val="none" w:sz="0" w:space="0" w:color="auto"/>
            <w:bottom w:val="none" w:sz="0" w:space="0" w:color="auto"/>
            <w:right w:val="none" w:sz="0" w:space="0" w:color="auto"/>
          </w:divBdr>
        </w:div>
        <w:div w:id="1968662940">
          <w:marLeft w:val="0"/>
          <w:marRight w:val="0"/>
          <w:marTop w:val="0"/>
          <w:marBottom w:val="0"/>
          <w:divBdr>
            <w:top w:val="none" w:sz="0" w:space="0" w:color="auto"/>
            <w:left w:val="none" w:sz="0" w:space="0" w:color="auto"/>
            <w:bottom w:val="none" w:sz="0" w:space="0" w:color="auto"/>
            <w:right w:val="none" w:sz="0" w:space="0" w:color="auto"/>
          </w:divBdr>
        </w:div>
        <w:div w:id="1016536513">
          <w:marLeft w:val="0"/>
          <w:marRight w:val="0"/>
          <w:marTop w:val="0"/>
          <w:marBottom w:val="0"/>
          <w:divBdr>
            <w:top w:val="none" w:sz="0" w:space="0" w:color="auto"/>
            <w:left w:val="none" w:sz="0" w:space="0" w:color="auto"/>
            <w:bottom w:val="none" w:sz="0" w:space="0" w:color="auto"/>
            <w:right w:val="none" w:sz="0" w:space="0" w:color="auto"/>
          </w:divBdr>
        </w:div>
        <w:div w:id="354423333">
          <w:marLeft w:val="0"/>
          <w:marRight w:val="0"/>
          <w:marTop w:val="0"/>
          <w:marBottom w:val="0"/>
          <w:divBdr>
            <w:top w:val="none" w:sz="0" w:space="0" w:color="auto"/>
            <w:left w:val="none" w:sz="0" w:space="0" w:color="auto"/>
            <w:bottom w:val="none" w:sz="0" w:space="0" w:color="auto"/>
            <w:right w:val="none" w:sz="0" w:space="0" w:color="auto"/>
          </w:divBdr>
        </w:div>
        <w:div w:id="574049887">
          <w:marLeft w:val="0"/>
          <w:marRight w:val="0"/>
          <w:marTop w:val="0"/>
          <w:marBottom w:val="0"/>
          <w:divBdr>
            <w:top w:val="none" w:sz="0" w:space="0" w:color="auto"/>
            <w:left w:val="none" w:sz="0" w:space="0" w:color="auto"/>
            <w:bottom w:val="none" w:sz="0" w:space="0" w:color="auto"/>
            <w:right w:val="none" w:sz="0" w:space="0" w:color="auto"/>
          </w:divBdr>
        </w:div>
        <w:div w:id="858159624">
          <w:marLeft w:val="0"/>
          <w:marRight w:val="0"/>
          <w:marTop w:val="0"/>
          <w:marBottom w:val="0"/>
          <w:divBdr>
            <w:top w:val="none" w:sz="0" w:space="0" w:color="auto"/>
            <w:left w:val="none" w:sz="0" w:space="0" w:color="auto"/>
            <w:bottom w:val="none" w:sz="0" w:space="0" w:color="auto"/>
            <w:right w:val="none" w:sz="0" w:space="0" w:color="auto"/>
          </w:divBdr>
        </w:div>
        <w:div w:id="1000737426">
          <w:marLeft w:val="0"/>
          <w:marRight w:val="0"/>
          <w:marTop w:val="0"/>
          <w:marBottom w:val="0"/>
          <w:divBdr>
            <w:top w:val="none" w:sz="0" w:space="0" w:color="auto"/>
            <w:left w:val="none" w:sz="0" w:space="0" w:color="auto"/>
            <w:bottom w:val="none" w:sz="0" w:space="0" w:color="auto"/>
            <w:right w:val="none" w:sz="0" w:space="0" w:color="auto"/>
          </w:divBdr>
        </w:div>
        <w:div w:id="75595760">
          <w:marLeft w:val="0"/>
          <w:marRight w:val="0"/>
          <w:marTop w:val="0"/>
          <w:marBottom w:val="0"/>
          <w:divBdr>
            <w:top w:val="none" w:sz="0" w:space="0" w:color="auto"/>
            <w:left w:val="none" w:sz="0" w:space="0" w:color="auto"/>
            <w:bottom w:val="none" w:sz="0" w:space="0" w:color="auto"/>
            <w:right w:val="none" w:sz="0" w:space="0" w:color="auto"/>
          </w:divBdr>
        </w:div>
        <w:div w:id="1212577974">
          <w:marLeft w:val="0"/>
          <w:marRight w:val="0"/>
          <w:marTop w:val="0"/>
          <w:marBottom w:val="0"/>
          <w:divBdr>
            <w:top w:val="none" w:sz="0" w:space="0" w:color="auto"/>
            <w:left w:val="none" w:sz="0" w:space="0" w:color="auto"/>
            <w:bottom w:val="none" w:sz="0" w:space="0" w:color="auto"/>
            <w:right w:val="none" w:sz="0" w:space="0" w:color="auto"/>
          </w:divBdr>
        </w:div>
        <w:div w:id="485634884">
          <w:marLeft w:val="0"/>
          <w:marRight w:val="0"/>
          <w:marTop w:val="0"/>
          <w:marBottom w:val="0"/>
          <w:divBdr>
            <w:top w:val="none" w:sz="0" w:space="0" w:color="auto"/>
            <w:left w:val="none" w:sz="0" w:space="0" w:color="auto"/>
            <w:bottom w:val="none" w:sz="0" w:space="0" w:color="auto"/>
            <w:right w:val="none" w:sz="0" w:space="0" w:color="auto"/>
          </w:divBdr>
        </w:div>
        <w:div w:id="1249078848">
          <w:marLeft w:val="0"/>
          <w:marRight w:val="0"/>
          <w:marTop w:val="0"/>
          <w:marBottom w:val="0"/>
          <w:divBdr>
            <w:top w:val="none" w:sz="0" w:space="0" w:color="auto"/>
            <w:left w:val="none" w:sz="0" w:space="0" w:color="auto"/>
            <w:bottom w:val="none" w:sz="0" w:space="0" w:color="auto"/>
            <w:right w:val="none" w:sz="0" w:space="0" w:color="auto"/>
          </w:divBdr>
        </w:div>
        <w:div w:id="1191183252">
          <w:marLeft w:val="0"/>
          <w:marRight w:val="0"/>
          <w:marTop w:val="0"/>
          <w:marBottom w:val="0"/>
          <w:divBdr>
            <w:top w:val="none" w:sz="0" w:space="0" w:color="auto"/>
            <w:left w:val="none" w:sz="0" w:space="0" w:color="auto"/>
            <w:bottom w:val="none" w:sz="0" w:space="0" w:color="auto"/>
            <w:right w:val="none" w:sz="0" w:space="0" w:color="auto"/>
          </w:divBdr>
        </w:div>
        <w:div w:id="1325746710">
          <w:marLeft w:val="0"/>
          <w:marRight w:val="0"/>
          <w:marTop w:val="0"/>
          <w:marBottom w:val="0"/>
          <w:divBdr>
            <w:top w:val="none" w:sz="0" w:space="0" w:color="auto"/>
            <w:left w:val="none" w:sz="0" w:space="0" w:color="auto"/>
            <w:bottom w:val="none" w:sz="0" w:space="0" w:color="auto"/>
            <w:right w:val="none" w:sz="0" w:space="0" w:color="auto"/>
          </w:divBdr>
        </w:div>
        <w:div w:id="1423911957">
          <w:marLeft w:val="0"/>
          <w:marRight w:val="0"/>
          <w:marTop w:val="0"/>
          <w:marBottom w:val="0"/>
          <w:divBdr>
            <w:top w:val="none" w:sz="0" w:space="0" w:color="auto"/>
            <w:left w:val="none" w:sz="0" w:space="0" w:color="auto"/>
            <w:bottom w:val="none" w:sz="0" w:space="0" w:color="auto"/>
            <w:right w:val="none" w:sz="0" w:space="0" w:color="auto"/>
          </w:divBdr>
        </w:div>
        <w:div w:id="1110320826">
          <w:marLeft w:val="0"/>
          <w:marRight w:val="0"/>
          <w:marTop w:val="0"/>
          <w:marBottom w:val="0"/>
          <w:divBdr>
            <w:top w:val="none" w:sz="0" w:space="0" w:color="auto"/>
            <w:left w:val="none" w:sz="0" w:space="0" w:color="auto"/>
            <w:bottom w:val="none" w:sz="0" w:space="0" w:color="auto"/>
            <w:right w:val="none" w:sz="0" w:space="0" w:color="auto"/>
          </w:divBdr>
        </w:div>
        <w:div w:id="905261212">
          <w:marLeft w:val="0"/>
          <w:marRight w:val="0"/>
          <w:marTop w:val="0"/>
          <w:marBottom w:val="0"/>
          <w:divBdr>
            <w:top w:val="none" w:sz="0" w:space="0" w:color="auto"/>
            <w:left w:val="none" w:sz="0" w:space="0" w:color="auto"/>
            <w:bottom w:val="none" w:sz="0" w:space="0" w:color="auto"/>
            <w:right w:val="none" w:sz="0" w:space="0" w:color="auto"/>
          </w:divBdr>
        </w:div>
        <w:div w:id="1783920747">
          <w:marLeft w:val="0"/>
          <w:marRight w:val="0"/>
          <w:marTop w:val="0"/>
          <w:marBottom w:val="0"/>
          <w:divBdr>
            <w:top w:val="none" w:sz="0" w:space="0" w:color="auto"/>
            <w:left w:val="none" w:sz="0" w:space="0" w:color="auto"/>
            <w:bottom w:val="none" w:sz="0" w:space="0" w:color="auto"/>
            <w:right w:val="none" w:sz="0" w:space="0" w:color="auto"/>
          </w:divBdr>
        </w:div>
        <w:div w:id="1211502849">
          <w:marLeft w:val="0"/>
          <w:marRight w:val="0"/>
          <w:marTop w:val="0"/>
          <w:marBottom w:val="0"/>
          <w:divBdr>
            <w:top w:val="none" w:sz="0" w:space="0" w:color="auto"/>
            <w:left w:val="none" w:sz="0" w:space="0" w:color="auto"/>
            <w:bottom w:val="none" w:sz="0" w:space="0" w:color="auto"/>
            <w:right w:val="none" w:sz="0" w:space="0" w:color="auto"/>
          </w:divBdr>
        </w:div>
        <w:div w:id="1570534807">
          <w:marLeft w:val="0"/>
          <w:marRight w:val="0"/>
          <w:marTop w:val="0"/>
          <w:marBottom w:val="0"/>
          <w:divBdr>
            <w:top w:val="none" w:sz="0" w:space="0" w:color="auto"/>
            <w:left w:val="none" w:sz="0" w:space="0" w:color="auto"/>
            <w:bottom w:val="none" w:sz="0" w:space="0" w:color="auto"/>
            <w:right w:val="none" w:sz="0" w:space="0" w:color="auto"/>
          </w:divBdr>
        </w:div>
        <w:div w:id="1518038728">
          <w:marLeft w:val="0"/>
          <w:marRight w:val="0"/>
          <w:marTop w:val="0"/>
          <w:marBottom w:val="0"/>
          <w:divBdr>
            <w:top w:val="none" w:sz="0" w:space="0" w:color="auto"/>
            <w:left w:val="none" w:sz="0" w:space="0" w:color="auto"/>
            <w:bottom w:val="none" w:sz="0" w:space="0" w:color="auto"/>
            <w:right w:val="none" w:sz="0" w:space="0" w:color="auto"/>
          </w:divBdr>
        </w:div>
        <w:div w:id="600844549">
          <w:marLeft w:val="0"/>
          <w:marRight w:val="0"/>
          <w:marTop w:val="0"/>
          <w:marBottom w:val="0"/>
          <w:divBdr>
            <w:top w:val="none" w:sz="0" w:space="0" w:color="auto"/>
            <w:left w:val="none" w:sz="0" w:space="0" w:color="auto"/>
            <w:bottom w:val="none" w:sz="0" w:space="0" w:color="auto"/>
            <w:right w:val="none" w:sz="0" w:space="0" w:color="auto"/>
          </w:divBdr>
        </w:div>
        <w:div w:id="722873819">
          <w:marLeft w:val="0"/>
          <w:marRight w:val="0"/>
          <w:marTop w:val="0"/>
          <w:marBottom w:val="0"/>
          <w:divBdr>
            <w:top w:val="none" w:sz="0" w:space="0" w:color="auto"/>
            <w:left w:val="none" w:sz="0" w:space="0" w:color="auto"/>
            <w:bottom w:val="none" w:sz="0" w:space="0" w:color="auto"/>
            <w:right w:val="none" w:sz="0" w:space="0" w:color="auto"/>
          </w:divBdr>
        </w:div>
        <w:div w:id="840775259">
          <w:marLeft w:val="0"/>
          <w:marRight w:val="0"/>
          <w:marTop w:val="0"/>
          <w:marBottom w:val="0"/>
          <w:divBdr>
            <w:top w:val="none" w:sz="0" w:space="0" w:color="auto"/>
            <w:left w:val="none" w:sz="0" w:space="0" w:color="auto"/>
            <w:bottom w:val="none" w:sz="0" w:space="0" w:color="auto"/>
            <w:right w:val="none" w:sz="0" w:space="0" w:color="auto"/>
          </w:divBdr>
        </w:div>
        <w:div w:id="1587807013">
          <w:marLeft w:val="0"/>
          <w:marRight w:val="0"/>
          <w:marTop w:val="0"/>
          <w:marBottom w:val="0"/>
          <w:divBdr>
            <w:top w:val="none" w:sz="0" w:space="0" w:color="auto"/>
            <w:left w:val="none" w:sz="0" w:space="0" w:color="auto"/>
            <w:bottom w:val="none" w:sz="0" w:space="0" w:color="auto"/>
            <w:right w:val="none" w:sz="0" w:space="0" w:color="auto"/>
          </w:divBdr>
        </w:div>
        <w:div w:id="999574730">
          <w:marLeft w:val="0"/>
          <w:marRight w:val="0"/>
          <w:marTop w:val="0"/>
          <w:marBottom w:val="0"/>
          <w:divBdr>
            <w:top w:val="none" w:sz="0" w:space="0" w:color="auto"/>
            <w:left w:val="none" w:sz="0" w:space="0" w:color="auto"/>
            <w:bottom w:val="none" w:sz="0" w:space="0" w:color="auto"/>
            <w:right w:val="none" w:sz="0" w:space="0" w:color="auto"/>
          </w:divBdr>
        </w:div>
        <w:div w:id="2108189625">
          <w:marLeft w:val="0"/>
          <w:marRight w:val="0"/>
          <w:marTop w:val="0"/>
          <w:marBottom w:val="0"/>
          <w:divBdr>
            <w:top w:val="none" w:sz="0" w:space="0" w:color="auto"/>
            <w:left w:val="none" w:sz="0" w:space="0" w:color="auto"/>
            <w:bottom w:val="none" w:sz="0" w:space="0" w:color="auto"/>
            <w:right w:val="none" w:sz="0" w:space="0" w:color="auto"/>
          </w:divBdr>
        </w:div>
        <w:div w:id="1334842650">
          <w:marLeft w:val="0"/>
          <w:marRight w:val="0"/>
          <w:marTop w:val="0"/>
          <w:marBottom w:val="0"/>
          <w:divBdr>
            <w:top w:val="none" w:sz="0" w:space="0" w:color="auto"/>
            <w:left w:val="none" w:sz="0" w:space="0" w:color="auto"/>
            <w:bottom w:val="none" w:sz="0" w:space="0" w:color="auto"/>
            <w:right w:val="none" w:sz="0" w:space="0" w:color="auto"/>
          </w:divBdr>
        </w:div>
        <w:div w:id="252013130">
          <w:marLeft w:val="0"/>
          <w:marRight w:val="0"/>
          <w:marTop w:val="0"/>
          <w:marBottom w:val="0"/>
          <w:divBdr>
            <w:top w:val="none" w:sz="0" w:space="0" w:color="auto"/>
            <w:left w:val="none" w:sz="0" w:space="0" w:color="auto"/>
            <w:bottom w:val="none" w:sz="0" w:space="0" w:color="auto"/>
            <w:right w:val="none" w:sz="0" w:space="0" w:color="auto"/>
          </w:divBdr>
        </w:div>
        <w:div w:id="978728447">
          <w:marLeft w:val="0"/>
          <w:marRight w:val="0"/>
          <w:marTop w:val="0"/>
          <w:marBottom w:val="0"/>
          <w:divBdr>
            <w:top w:val="none" w:sz="0" w:space="0" w:color="auto"/>
            <w:left w:val="none" w:sz="0" w:space="0" w:color="auto"/>
            <w:bottom w:val="none" w:sz="0" w:space="0" w:color="auto"/>
            <w:right w:val="none" w:sz="0" w:space="0" w:color="auto"/>
          </w:divBdr>
        </w:div>
        <w:div w:id="78796291">
          <w:marLeft w:val="0"/>
          <w:marRight w:val="0"/>
          <w:marTop w:val="0"/>
          <w:marBottom w:val="0"/>
          <w:divBdr>
            <w:top w:val="none" w:sz="0" w:space="0" w:color="auto"/>
            <w:left w:val="none" w:sz="0" w:space="0" w:color="auto"/>
            <w:bottom w:val="none" w:sz="0" w:space="0" w:color="auto"/>
            <w:right w:val="none" w:sz="0" w:space="0" w:color="auto"/>
          </w:divBdr>
        </w:div>
        <w:div w:id="1483307956">
          <w:marLeft w:val="0"/>
          <w:marRight w:val="0"/>
          <w:marTop w:val="0"/>
          <w:marBottom w:val="0"/>
          <w:divBdr>
            <w:top w:val="none" w:sz="0" w:space="0" w:color="auto"/>
            <w:left w:val="none" w:sz="0" w:space="0" w:color="auto"/>
            <w:bottom w:val="none" w:sz="0" w:space="0" w:color="auto"/>
            <w:right w:val="none" w:sz="0" w:space="0" w:color="auto"/>
          </w:divBdr>
        </w:div>
        <w:div w:id="1378626414">
          <w:marLeft w:val="0"/>
          <w:marRight w:val="0"/>
          <w:marTop w:val="0"/>
          <w:marBottom w:val="0"/>
          <w:divBdr>
            <w:top w:val="none" w:sz="0" w:space="0" w:color="auto"/>
            <w:left w:val="none" w:sz="0" w:space="0" w:color="auto"/>
            <w:bottom w:val="none" w:sz="0" w:space="0" w:color="auto"/>
            <w:right w:val="none" w:sz="0" w:space="0" w:color="auto"/>
          </w:divBdr>
        </w:div>
        <w:div w:id="695229735">
          <w:marLeft w:val="0"/>
          <w:marRight w:val="0"/>
          <w:marTop w:val="0"/>
          <w:marBottom w:val="0"/>
          <w:divBdr>
            <w:top w:val="none" w:sz="0" w:space="0" w:color="auto"/>
            <w:left w:val="none" w:sz="0" w:space="0" w:color="auto"/>
            <w:bottom w:val="none" w:sz="0" w:space="0" w:color="auto"/>
            <w:right w:val="none" w:sz="0" w:space="0" w:color="auto"/>
          </w:divBdr>
        </w:div>
        <w:div w:id="1202280448">
          <w:marLeft w:val="0"/>
          <w:marRight w:val="0"/>
          <w:marTop w:val="0"/>
          <w:marBottom w:val="0"/>
          <w:divBdr>
            <w:top w:val="none" w:sz="0" w:space="0" w:color="auto"/>
            <w:left w:val="none" w:sz="0" w:space="0" w:color="auto"/>
            <w:bottom w:val="none" w:sz="0" w:space="0" w:color="auto"/>
            <w:right w:val="none" w:sz="0" w:space="0" w:color="auto"/>
          </w:divBdr>
        </w:div>
        <w:div w:id="430861481">
          <w:marLeft w:val="0"/>
          <w:marRight w:val="0"/>
          <w:marTop w:val="0"/>
          <w:marBottom w:val="0"/>
          <w:divBdr>
            <w:top w:val="none" w:sz="0" w:space="0" w:color="auto"/>
            <w:left w:val="none" w:sz="0" w:space="0" w:color="auto"/>
            <w:bottom w:val="none" w:sz="0" w:space="0" w:color="auto"/>
            <w:right w:val="none" w:sz="0" w:space="0" w:color="auto"/>
          </w:divBdr>
        </w:div>
        <w:div w:id="622811091">
          <w:marLeft w:val="0"/>
          <w:marRight w:val="0"/>
          <w:marTop w:val="0"/>
          <w:marBottom w:val="0"/>
          <w:divBdr>
            <w:top w:val="none" w:sz="0" w:space="0" w:color="auto"/>
            <w:left w:val="none" w:sz="0" w:space="0" w:color="auto"/>
            <w:bottom w:val="none" w:sz="0" w:space="0" w:color="auto"/>
            <w:right w:val="none" w:sz="0" w:space="0" w:color="auto"/>
          </w:divBdr>
        </w:div>
        <w:div w:id="1605577671">
          <w:marLeft w:val="0"/>
          <w:marRight w:val="0"/>
          <w:marTop w:val="0"/>
          <w:marBottom w:val="0"/>
          <w:divBdr>
            <w:top w:val="none" w:sz="0" w:space="0" w:color="auto"/>
            <w:left w:val="none" w:sz="0" w:space="0" w:color="auto"/>
            <w:bottom w:val="none" w:sz="0" w:space="0" w:color="auto"/>
            <w:right w:val="none" w:sz="0" w:space="0" w:color="auto"/>
          </w:divBdr>
        </w:div>
        <w:div w:id="155658501">
          <w:marLeft w:val="0"/>
          <w:marRight w:val="0"/>
          <w:marTop w:val="0"/>
          <w:marBottom w:val="0"/>
          <w:divBdr>
            <w:top w:val="none" w:sz="0" w:space="0" w:color="auto"/>
            <w:left w:val="none" w:sz="0" w:space="0" w:color="auto"/>
            <w:bottom w:val="none" w:sz="0" w:space="0" w:color="auto"/>
            <w:right w:val="none" w:sz="0" w:space="0" w:color="auto"/>
          </w:divBdr>
        </w:div>
        <w:div w:id="1214081487">
          <w:marLeft w:val="0"/>
          <w:marRight w:val="0"/>
          <w:marTop w:val="0"/>
          <w:marBottom w:val="0"/>
          <w:divBdr>
            <w:top w:val="none" w:sz="0" w:space="0" w:color="auto"/>
            <w:left w:val="none" w:sz="0" w:space="0" w:color="auto"/>
            <w:bottom w:val="none" w:sz="0" w:space="0" w:color="auto"/>
            <w:right w:val="none" w:sz="0" w:space="0" w:color="auto"/>
          </w:divBdr>
        </w:div>
        <w:div w:id="1306399716">
          <w:marLeft w:val="0"/>
          <w:marRight w:val="0"/>
          <w:marTop w:val="0"/>
          <w:marBottom w:val="0"/>
          <w:divBdr>
            <w:top w:val="none" w:sz="0" w:space="0" w:color="auto"/>
            <w:left w:val="none" w:sz="0" w:space="0" w:color="auto"/>
            <w:bottom w:val="none" w:sz="0" w:space="0" w:color="auto"/>
            <w:right w:val="none" w:sz="0" w:space="0" w:color="auto"/>
          </w:divBdr>
        </w:div>
        <w:div w:id="289020345">
          <w:marLeft w:val="0"/>
          <w:marRight w:val="0"/>
          <w:marTop w:val="0"/>
          <w:marBottom w:val="0"/>
          <w:divBdr>
            <w:top w:val="none" w:sz="0" w:space="0" w:color="auto"/>
            <w:left w:val="none" w:sz="0" w:space="0" w:color="auto"/>
            <w:bottom w:val="none" w:sz="0" w:space="0" w:color="auto"/>
            <w:right w:val="none" w:sz="0" w:space="0" w:color="auto"/>
          </w:divBdr>
        </w:div>
        <w:div w:id="1825077218">
          <w:marLeft w:val="0"/>
          <w:marRight w:val="0"/>
          <w:marTop w:val="0"/>
          <w:marBottom w:val="0"/>
          <w:divBdr>
            <w:top w:val="none" w:sz="0" w:space="0" w:color="auto"/>
            <w:left w:val="none" w:sz="0" w:space="0" w:color="auto"/>
            <w:bottom w:val="none" w:sz="0" w:space="0" w:color="auto"/>
            <w:right w:val="none" w:sz="0" w:space="0" w:color="auto"/>
          </w:divBdr>
        </w:div>
        <w:div w:id="1088960850">
          <w:marLeft w:val="0"/>
          <w:marRight w:val="0"/>
          <w:marTop w:val="0"/>
          <w:marBottom w:val="0"/>
          <w:divBdr>
            <w:top w:val="none" w:sz="0" w:space="0" w:color="auto"/>
            <w:left w:val="none" w:sz="0" w:space="0" w:color="auto"/>
            <w:bottom w:val="none" w:sz="0" w:space="0" w:color="auto"/>
            <w:right w:val="none" w:sz="0" w:space="0" w:color="auto"/>
          </w:divBdr>
        </w:div>
        <w:div w:id="478039331">
          <w:marLeft w:val="0"/>
          <w:marRight w:val="0"/>
          <w:marTop w:val="0"/>
          <w:marBottom w:val="0"/>
          <w:divBdr>
            <w:top w:val="none" w:sz="0" w:space="0" w:color="auto"/>
            <w:left w:val="none" w:sz="0" w:space="0" w:color="auto"/>
            <w:bottom w:val="none" w:sz="0" w:space="0" w:color="auto"/>
            <w:right w:val="none" w:sz="0" w:space="0" w:color="auto"/>
          </w:divBdr>
        </w:div>
        <w:div w:id="1487235482">
          <w:marLeft w:val="0"/>
          <w:marRight w:val="0"/>
          <w:marTop w:val="0"/>
          <w:marBottom w:val="0"/>
          <w:divBdr>
            <w:top w:val="none" w:sz="0" w:space="0" w:color="auto"/>
            <w:left w:val="none" w:sz="0" w:space="0" w:color="auto"/>
            <w:bottom w:val="none" w:sz="0" w:space="0" w:color="auto"/>
            <w:right w:val="none" w:sz="0" w:space="0" w:color="auto"/>
          </w:divBdr>
        </w:div>
        <w:div w:id="1780952046">
          <w:marLeft w:val="0"/>
          <w:marRight w:val="0"/>
          <w:marTop w:val="0"/>
          <w:marBottom w:val="0"/>
          <w:divBdr>
            <w:top w:val="none" w:sz="0" w:space="0" w:color="auto"/>
            <w:left w:val="none" w:sz="0" w:space="0" w:color="auto"/>
            <w:bottom w:val="none" w:sz="0" w:space="0" w:color="auto"/>
            <w:right w:val="none" w:sz="0" w:space="0" w:color="auto"/>
          </w:divBdr>
        </w:div>
        <w:div w:id="1641840047">
          <w:marLeft w:val="0"/>
          <w:marRight w:val="0"/>
          <w:marTop w:val="0"/>
          <w:marBottom w:val="0"/>
          <w:divBdr>
            <w:top w:val="none" w:sz="0" w:space="0" w:color="auto"/>
            <w:left w:val="none" w:sz="0" w:space="0" w:color="auto"/>
            <w:bottom w:val="none" w:sz="0" w:space="0" w:color="auto"/>
            <w:right w:val="none" w:sz="0" w:space="0" w:color="auto"/>
          </w:divBdr>
        </w:div>
        <w:div w:id="1601522858">
          <w:marLeft w:val="0"/>
          <w:marRight w:val="0"/>
          <w:marTop w:val="0"/>
          <w:marBottom w:val="0"/>
          <w:divBdr>
            <w:top w:val="none" w:sz="0" w:space="0" w:color="auto"/>
            <w:left w:val="none" w:sz="0" w:space="0" w:color="auto"/>
            <w:bottom w:val="none" w:sz="0" w:space="0" w:color="auto"/>
            <w:right w:val="none" w:sz="0" w:space="0" w:color="auto"/>
          </w:divBdr>
        </w:div>
        <w:div w:id="933319460">
          <w:marLeft w:val="0"/>
          <w:marRight w:val="0"/>
          <w:marTop w:val="0"/>
          <w:marBottom w:val="0"/>
          <w:divBdr>
            <w:top w:val="none" w:sz="0" w:space="0" w:color="auto"/>
            <w:left w:val="none" w:sz="0" w:space="0" w:color="auto"/>
            <w:bottom w:val="none" w:sz="0" w:space="0" w:color="auto"/>
            <w:right w:val="none" w:sz="0" w:space="0" w:color="auto"/>
          </w:divBdr>
        </w:div>
        <w:div w:id="1051074738">
          <w:marLeft w:val="0"/>
          <w:marRight w:val="0"/>
          <w:marTop w:val="0"/>
          <w:marBottom w:val="0"/>
          <w:divBdr>
            <w:top w:val="none" w:sz="0" w:space="0" w:color="auto"/>
            <w:left w:val="none" w:sz="0" w:space="0" w:color="auto"/>
            <w:bottom w:val="none" w:sz="0" w:space="0" w:color="auto"/>
            <w:right w:val="none" w:sz="0" w:space="0" w:color="auto"/>
          </w:divBdr>
        </w:div>
        <w:div w:id="1489056749">
          <w:marLeft w:val="0"/>
          <w:marRight w:val="0"/>
          <w:marTop w:val="0"/>
          <w:marBottom w:val="0"/>
          <w:divBdr>
            <w:top w:val="none" w:sz="0" w:space="0" w:color="auto"/>
            <w:left w:val="none" w:sz="0" w:space="0" w:color="auto"/>
            <w:bottom w:val="none" w:sz="0" w:space="0" w:color="auto"/>
            <w:right w:val="none" w:sz="0" w:space="0" w:color="auto"/>
          </w:divBdr>
        </w:div>
        <w:div w:id="753357640">
          <w:marLeft w:val="0"/>
          <w:marRight w:val="0"/>
          <w:marTop w:val="0"/>
          <w:marBottom w:val="0"/>
          <w:divBdr>
            <w:top w:val="none" w:sz="0" w:space="0" w:color="auto"/>
            <w:left w:val="none" w:sz="0" w:space="0" w:color="auto"/>
            <w:bottom w:val="none" w:sz="0" w:space="0" w:color="auto"/>
            <w:right w:val="none" w:sz="0" w:space="0" w:color="auto"/>
          </w:divBdr>
        </w:div>
        <w:div w:id="287248520">
          <w:marLeft w:val="0"/>
          <w:marRight w:val="0"/>
          <w:marTop w:val="0"/>
          <w:marBottom w:val="0"/>
          <w:divBdr>
            <w:top w:val="none" w:sz="0" w:space="0" w:color="auto"/>
            <w:left w:val="none" w:sz="0" w:space="0" w:color="auto"/>
            <w:bottom w:val="none" w:sz="0" w:space="0" w:color="auto"/>
            <w:right w:val="none" w:sz="0" w:space="0" w:color="auto"/>
          </w:divBdr>
        </w:div>
        <w:div w:id="1026098392">
          <w:marLeft w:val="0"/>
          <w:marRight w:val="0"/>
          <w:marTop w:val="0"/>
          <w:marBottom w:val="0"/>
          <w:divBdr>
            <w:top w:val="none" w:sz="0" w:space="0" w:color="auto"/>
            <w:left w:val="none" w:sz="0" w:space="0" w:color="auto"/>
            <w:bottom w:val="none" w:sz="0" w:space="0" w:color="auto"/>
            <w:right w:val="none" w:sz="0" w:space="0" w:color="auto"/>
          </w:divBdr>
        </w:div>
        <w:div w:id="1824736058">
          <w:marLeft w:val="0"/>
          <w:marRight w:val="0"/>
          <w:marTop w:val="0"/>
          <w:marBottom w:val="0"/>
          <w:divBdr>
            <w:top w:val="none" w:sz="0" w:space="0" w:color="auto"/>
            <w:left w:val="none" w:sz="0" w:space="0" w:color="auto"/>
            <w:bottom w:val="none" w:sz="0" w:space="0" w:color="auto"/>
            <w:right w:val="none" w:sz="0" w:space="0" w:color="auto"/>
          </w:divBdr>
        </w:div>
        <w:div w:id="924654585">
          <w:marLeft w:val="0"/>
          <w:marRight w:val="0"/>
          <w:marTop w:val="0"/>
          <w:marBottom w:val="0"/>
          <w:divBdr>
            <w:top w:val="none" w:sz="0" w:space="0" w:color="auto"/>
            <w:left w:val="none" w:sz="0" w:space="0" w:color="auto"/>
            <w:bottom w:val="none" w:sz="0" w:space="0" w:color="auto"/>
            <w:right w:val="none" w:sz="0" w:space="0" w:color="auto"/>
          </w:divBdr>
        </w:div>
        <w:div w:id="934482018">
          <w:marLeft w:val="0"/>
          <w:marRight w:val="0"/>
          <w:marTop w:val="0"/>
          <w:marBottom w:val="0"/>
          <w:divBdr>
            <w:top w:val="none" w:sz="0" w:space="0" w:color="auto"/>
            <w:left w:val="none" w:sz="0" w:space="0" w:color="auto"/>
            <w:bottom w:val="none" w:sz="0" w:space="0" w:color="auto"/>
            <w:right w:val="none" w:sz="0" w:space="0" w:color="auto"/>
          </w:divBdr>
        </w:div>
        <w:div w:id="180169743">
          <w:marLeft w:val="0"/>
          <w:marRight w:val="0"/>
          <w:marTop w:val="0"/>
          <w:marBottom w:val="0"/>
          <w:divBdr>
            <w:top w:val="none" w:sz="0" w:space="0" w:color="auto"/>
            <w:left w:val="none" w:sz="0" w:space="0" w:color="auto"/>
            <w:bottom w:val="none" w:sz="0" w:space="0" w:color="auto"/>
            <w:right w:val="none" w:sz="0" w:space="0" w:color="auto"/>
          </w:divBdr>
        </w:div>
        <w:div w:id="1156724875">
          <w:marLeft w:val="0"/>
          <w:marRight w:val="0"/>
          <w:marTop w:val="0"/>
          <w:marBottom w:val="0"/>
          <w:divBdr>
            <w:top w:val="none" w:sz="0" w:space="0" w:color="auto"/>
            <w:left w:val="none" w:sz="0" w:space="0" w:color="auto"/>
            <w:bottom w:val="none" w:sz="0" w:space="0" w:color="auto"/>
            <w:right w:val="none" w:sz="0" w:space="0" w:color="auto"/>
          </w:divBdr>
        </w:div>
        <w:div w:id="1068530532">
          <w:marLeft w:val="0"/>
          <w:marRight w:val="0"/>
          <w:marTop w:val="0"/>
          <w:marBottom w:val="0"/>
          <w:divBdr>
            <w:top w:val="none" w:sz="0" w:space="0" w:color="auto"/>
            <w:left w:val="none" w:sz="0" w:space="0" w:color="auto"/>
            <w:bottom w:val="none" w:sz="0" w:space="0" w:color="auto"/>
            <w:right w:val="none" w:sz="0" w:space="0" w:color="auto"/>
          </w:divBdr>
        </w:div>
        <w:div w:id="1175993345">
          <w:marLeft w:val="0"/>
          <w:marRight w:val="0"/>
          <w:marTop w:val="0"/>
          <w:marBottom w:val="0"/>
          <w:divBdr>
            <w:top w:val="none" w:sz="0" w:space="0" w:color="auto"/>
            <w:left w:val="none" w:sz="0" w:space="0" w:color="auto"/>
            <w:bottom w:val="none" w:sz="0" w:space="0" w:color="auto"/>
            <w:right w:val="none" w:sz="0" w:space="0" w:color="auto"/>
          </w:divBdr>
        </w:div>
        <w:div w:id="341204917">
          <w:marLeft w:val="0"/>
          <w:marRight w:val="0"/>
          <w:marTop w:val="0"/>
          <w:marBottom w:val="0"/>
          <w:divBdr>
            <w:top w:val="none" w:sz="0" w:space="0" w:color="auto"/>
            <w:left w:val="none" w:sz="0" w:space="0" w:color="auto"/>
            <w:bottom w:val="none" w:sz="0" w:space="0" w:color="auto"/>
            <w:right w:val="none" w:sz="0" w:space="0" w:color="auto"/>
          </w:divBdr>
        </w:div>
        <w:div w:id="1487824357">
          <w:marLeft w:val="0"/>
          <w:marRight w:val="0"/>
          <w:marTop w:val="0"/>
          <w:marBottom w:val="0"/>
          <w:divBdr>
            <w:top w:val="none" w:sz="0" w:space="0" w:color="auto"/>
            <w:left w:val="none" w:sz="0" w:space="0" w:color="auto"/>
            <w:bottom w:val="none" w:sz="0" w:space="0" w:color="auto"/>
            <w:right w:val="none" w:sz="0" w:space="0" w:color="auto"/>
          </w:divBdr>
        </w:div>
        <w:div w:id="829832416">
          <w:marLeft w:val="0"/>
          <w:marRight w:val="0"/>
          <w:marTop w:val="0"/>
          <w:marBottom w:val="0"/>
          <w:divBdr>
            <w:top w:val="none" w:sz="0" w:space="0" w:color="auto"/>
            <w:left w:val="none" w:sz="0" w:space="0" w:color="auto"/>
            <w:bottom w:val="none" w:sz="0" w:space="0" w:color="auto"/>
            <w:right w:val="none" w:sz="0" w:space="0" w:color="auto"/>
          </w:divBdr>
        </w:div>
        <w:div w:id="1716853964">
          <w:marLeft w:val="0"/>
          <w:marRight w:val="0"/>
          <w:marTop w:val="0"/>
          <w:marBottom w:val="0"/>
          <w:divBdr>
            <w:top w:val="none" w:sz="0" w:space="0" w:color="auto"/>
            <w:left w:val="none" w:sz="0" w:space="0" w:color="auto"/>
            <w:bottom w:val="none" w:sz="0" w:space="0" w:color="auto"/>
            <w:right w:val="none" w:sz="0" w:space="0" w:color="auto"/>
          </w:divBdr>
        </w:div>
        <w:div w:id="1547064369">
          <w:marLeft w:val="0"/>
          <w:marRight w:val="0"/>
          <w:marTop w:val="0"/>
          <w:marBottom w:val="0"/>
          <w:divBdr>
            <w:top w:val="none" w:sz="0" w:space="0" w:color="auto"/>
            <w:left w:val="none" w:sz="0" w:space="0" w:color="auto"/>
            <w:bottom w:val="none" w:sz="0" w:space="0" w:color="auto"/>
            <w:right w:val="none" w:sz="0" w:space="0" w:color="auto"/>
          </w:divBdr>
        </w:div>
        <w:div w:id="2043751049">
          <w:marLeft w:val="0"/>
          <w:marRight w:val="0"/>
          <w:marTop w:val="0"/>
          <w:marBottom w:val="0"/>
          <w:divBdr>
            <w:top w:val="none" w:sz="0" w:space="0" w:color="auto"/>
            <w:left w:val="none" w:sz="0" w:space="0" w:color="auto"/>
            <w:bottom w:val="none" w:sz="0" w:space="0" w:color="auto"/>
            <w:right w:val="none" w:sz="0" w:space="0" w:color="auto"/>
          </w:divBdr>
        </w:div>
        <w:div w:id="1654751151">
          <w:marLeft w:val="0"/>
          <w:marRight w:val="0"/>
          <w:marTop w:val="0"/>
          <w:marBottom w:val="0"/>
          <w:divBdr>
            <w:top w:val="none" w:sz="0" w:space="0" w:color="auto"/>
            <w:left w:val="none" w:sz="0" w:space="0" w:color="auto"/>
            <w:bottom w:val="none" w:sz="0" w:space="0" w:color="auto"/>
            <w:right w:val="none" w:sz="0" w:space="0" w:color="auto"/>
          </w:divBdr>
        </w:div>
        <w:div w:id="20473760">
          <w:marLeft w:val="0"/>
          <w:marRight w:val="0"/>
          <w:marTop w:val="0"/>
          <w:marBottom w:val="0"/>
          <w:divBdr>
            <w:top w:val="none" w:sz="0" w:space="0" w:color="auto"/>
            <w:left w:val="none" w:sz="0" w:space="0" w:color="auto"/>
            <w:bottom w:val="none" w:sz="0" w:space="0" w:color="auto"/>
            <w:right w:val="none" w:sz="0" w:space="0" w:color="auto"/>
          </w:divBdr>
        </w:div>
        <w:div w:id="43723976">
          <w:marLeft w:val="0"/>
          <w:marRight w:val="0"/>
          <w:marTop w:val="0"/>
          <w:marBottom w:val="0"/>
          <w:divBdr>
            <w:top w:val="none" w:sz="0" w:space="0" w:color="auto"/>
            <w:left w:val="none" w:sz="0" w:space="0" w:color="auto"/>
            <w:bottom w:val="none" w:sz="0" w:space="0" w:color="auto"/>
            <w:right w:val="none" w:sz="0" w:space="0" w:color="auto"/>
          </w:divBdr>
        </w:div>
        <w:div w:id="192619721">
          <w:marLeft w:val="0"/>
          <w:marRight w:val="0"/>
          <w:marTop w:val="0"/>
          <w:marBottom w:val="0"/>
          <w:divBdr>
            <w:top w:val="none" w:sz="0" w:space="0" w:color="auto"/>
            <w:left w:val="none" w:sz="0" w:space="0" w:color="auto"/>
            <w:bottom w:val="none" w:sz="0" w:space="0" w:color="auto"/>
            <w:right w:val="none" w:sz="0" w:space="0" w:color="auto"/>
          </w:divBdr>
        </w:div>
        <w:div w:id="1449816043">
          <w:marLeft w:val="0"/>
          <w:marRight w:val="0"/>
          <w:marTop w:val="0"/>
          <w:marBottom w:val="0"/>
          <w:divBdr>
            <w:top w:val="none" w:sz="0" w:space="0" w:color="auto"/>
            <w:left w:val="none" w:sz="0" w:space="0" w:color="auto"/>
            <w:bottom w:val="none" w:sz="0" w:space="0" w:color="auto"/>
            <w:right w:val="none" w:sz="0" w:space="0" w:color="auto"/>
          </w:divBdr>
        </w:div>
        <w:div w:id="1050105005">
          <w:marLeft w:val="0"/>
          <w:marRight w:val="0"/>
          <w:marTop w:val="0"/>
          <w:marBottom w:val="0"/>
          <w:divBdr>
            <w:top w:val="none" w:sz="0" w:space="0" w:color="auto"/>
            <w:left w:val="none" w:sz="0" w:space="0" w:color="auto"/>
            <w:bottom w:val="none" w:sz="0" w:space="0" w:color="auto"/>
            <w:right w:val="none" w:sz="0" w:space="0" w:color="auto"/>
          </w:divBdr>
        </w:div>
        <w:div w:id="235366439">
          <w:marLeft w:val="0"/>
          <w:marRight w:val="0"/>
          <w:marTop w:val="0"/>
          <w:marBottom w:val="0"/>
          <w:divBdr>
            <w:top w:val="none" w:sz="0" w:space="0" w:color="auto"/>
            <w:left w:val="none" w:sz="0" w:space="0" w:color="auto"/>
            <w:bottom w:val="none" w:sz="0" w:space="0" w:color="auto"/>
            <w:right w:val="none" w:sz="0" w:space="0" w:color="auto"/>
          </w:divBdr>
        </w:div>
        <w:div w:id="1415399643">
          <w:marLeft w:val="0"/>
          <w:marRight w:val="0"/>
          <w:marTop w:val="0"/>
          <w:marBottom w:val="0"/>
          <w:divBdr>
            <w:top w:val="none" w:sz="0" w:space="0" w:color="auto"/>
            <w:left w:val="none" w:sz="0" w:space="0" w:color="auto"/>
            <w:bottom w:val="none" w:sz="0" w:space="0" w:color="auto"/>
            <w:right w:val="none" w:sz="0" w:space="0" w:color="auto"/>
          </w:divBdr>
        </w:div>
        <w:div w:id="439493701">
          <w:marLeft w:val="0"/>
          <w:marRight w:val="0"/>
          <w:marTop w:val="0"/>
          <w:marBottom w:val="0"/>
          <w:divBdr>
            <w:top w:val="none" w:sz="0" w:space="0" w:color="auto"/>
            <w:left w:val="none" w:sz="0" w:space="0" w:color="auto"/>
            <w:bottom w:val="none" w:sz="0" w:space="0" w:color="auto"/>
            <w:right w:val="none" w:sz="0" w:space="0" w:color="auto"/>
          </w:divBdr>
        </w:div>
        <w:div w:id="1887985235">
          <w:marLeft w:val="0"/>
          <w:marRight w:val="0"/>
          <w:marTop w:val="0"/>
          <w:marBottom w:val="0"/>
          <w:divBdr>
            <w:top w:val="none" w:sz="0" w:space="0" w:color="auto"/>
            <w:left w:val="none" w:sz="0" w:space="0" w:color="auto"/>
            <w:bottom w:val="none" w:sz="0" w:space="0" w:color="auto"/>
            <w:right w:val="none" w:sz="0" w:space="0" w:color="auto"/>
          </w:divBdr>
        </w:div>
        <w:div w:id="886189266">
          <w:marLeft w:val="0"/>
          <w:marRight w:val="0"/>
          <w:marTop w:val="0"/>
          <w:marBottom w:val="0"/>
          <w:divBdr>
            <w:top w:val="none" w:sz="0" w:space="0" w:color="auto"/>
            <w:left w:val="none" w:sz="0" w:space="0" w:color="auto"/>
            <w:bottom w:val="none" w:sz="0" w:space="0" w:color="auto"/>
            <w:right w:val="none" w:sz="0" w:space="0" w:color="auto"/>
          </w:divBdr>
        </w:div>
        <w:div w:id="2041273034">
          <w:marLeft w:val="0"/>
          <w:marRight w:val="0"/>
          <w:marTop w:val="0"/>
          <w:marBottom w:val="0"/>
          <w:divBdr>
            <w:top w:val="none" w:sz="0" w:space="0" w:color="auto"/>
            <w:left w:val="none" w:sz="0" w:space="0" w:color="auto"/>
            <w:bottom w:val="none" w:sz="0" w:space="0" w:color="auto"/>
            <w:right w:val="none" w:sz="0" w:space="0" w:color="auto"/>
          </w:divBdr>
        </w:div>
        <w:div w:id="159658689">
          <w:marLeft w:val="0"/>
          <w:marRight w:val="0"/>
          <w:marTop w:val="0"/>
          <w:marBottom w:val="0"/>
          <w:divBdr>
            <w:top w:val="none" w:sz="0" w:space="0" w:color="auto"/>
            <w:left w:val="none" w:sz="0" w:space="0" w:color="auto"/>
            <w:bottom w:val="none" w:sz="0" w:space="0" w:color="auto"/>
            <w:right w:val="none" w:sz="0" w:space="0" w:color="auto"/>
          </w:divBdr>
        </w:div>
        <w:div w:id="552278507">
          <w:marLeft w:val="0"/>
          <w:marRight w:val="0"/>
          <w:marTop w:val="0"/>
          <w:marBottom w:val="0"/>
          <w:divBdr>
            <w:top w:val="none" w:sz="0" w:space="0" w:color="auto"/>
            <w:left w:val="none" w:sz="0" w:space="0" w:color="auto"/>
            <w:bottom w:val="none" w:sz="0" w:space="0" w:color="auto"/>
            <w:right w:val="none" w:sz="0" w:space="0" w:color="auto"/>
          </w:divBdr>
        </w:div>
        <w:div w:id="1735352305">
          <w:marLeft w:val="0"/>
          <w:marRight w:val="0"/>
          <w:marTop w:val="0"/>
          <w:marBottom w:val="0"/>
          <w:divBdr>
            <w:top w:val="none" w:sz="0" w:space="0" w:color="auto"/>
            <w:left w:val="none" w:sz="0" w:space="0" w:color="auto"/>
            <w:bottom w:val="none" w:sz="0" w:space="0" w:color="auto"/>
            <w:right w:val="none" w:sz="0" w:space="0" w:color="auto"/>
          </w:divBdr>
        </w:div>
        <w:div w:id="1279794231">
          <w:marLeft w:val="0"/>
          <w:marRight w:val="0"/>
          <w:marTop w:val="0"/>
          <w:marBottom w:val="0"/>
          <w:divBdr>
            <w:top w:val="none" w:sz="0" w:space="0" w:color="auto"/>
            <w:left w:val="none" w:sz="0" w:space="0" w:color="auto"/>
            <w:bottom w:val="none" w:sz="0" w:space="0" w:color="auto"/>
            <w:right w:val="none" w:sz="0" w:space="0" w:color="auto"/>
          </w:divBdr>
        </w:div>
        <w:div w:id="2005162498">
          <w:marLeft w:val="0"/>
          <w:marRight w:val="0"/>
          <w:marTop w:val="0"/>
          <w:marBottom w:val="0"/>
          <w:divBdr>
            <w:top w:val="none" w:sz="0" w:space="0" w:color="auto"/>
            <w:left w:val="none" w:sz="0" w:space="0" w:color="auto"/>
            <w:bottom w:val="none" w:sz="0" w:space="0" w:color="auto"/>
            <w:right w:val="none" w:sz="0" w:space="0" w:color="auto"/>
          </w:divBdr>
        </w:div>
        <w:div w:id="340471385">
          <w:marLeft w:val="0"/>
          <w:marRight w:val="0"/>
          <w:marTop w:val="0"/>
          <w:marBottom w:val="0"/>
          <w:divBdr>
            <w:top w:val="none" w:sz="0" w:space="0" w:color="auto"/>
            <w:left w:val="none" w:sz="0" w:space="0" w:color="auto"/>
            <w:bottom w:val="none" w:sz="0" w:space="0" w:color="auto"/>
            <w:right w:val="none" w:sz="0" w:space="0" w:color="auto"/>
          </w:divBdr>
        </w:div>
        <w:div w:id="563025491">
          <w:marLeft w:val="0"/>
          <w:marRight w:val="0"/>
          <w:marTop w:val="0"/>
          <w:marBottom w:val="0"/>
          <w:divBdr>
            <w:top w:val="none" w:sz="0" w:space="0" w:color="auto"/>
            <w:left w:val="none" w:sz="0" w:space="0" w:color="auto"/>
            <w:bottom w:val="none" w:sz="0" w:space="0" w:color="auto"/>
            <w:right w:val="none" w:sz="0" w:space="0" w:color="auto"/>
          </w:divBdr>
        </w:div>
        <w:div w:id="49807966">
          <w:marLeft w:val="0"/>
          <w:marRight w:val="0"/>
          <w:marTop w:val="0"/>
          <w:marBottom w:val="0"/>
          <w:divBdr>
            <w:top w:val="none" w:sz="0" w:space="0" w:color="auto"/>
            <w:left w:val="none" w:sz="0" w:space="0" w:color="auto"/>
            <w:bottom w:val="none" w:sz="0" w:space="0" w:color="auto"/>
            <w:right w:val="none" w:sz="0" w:space="0" w:color="auto"/>
          </w:divBdr>
        </w:div>
        <w:div w:id="1416442043">
          <w:marLeft w:val="0"/>
          <w:marRight w:val="0"/>
          <w:marTop w:val="0"/>
          <w:marBottom w:val="0"/>
          <w:divBdr>
            <w:top w:val="none" w:sz="0" w:space="0" w:color="auto"/>
            <w:left w:val="none" w:sz="0" w:space="0" w:color="auto"/>
            <w:bottom w:val="none" w:sz="0" w:space="0" w:color="auto"/>
            <w:right w:val="none" w:sz="0" w:space="0" w:color="auto"/>
          </w:divBdr>
        </w:div>
        <w:div w:id="2144233117">
          <w:marLeft w:val="0"/>
          <w:marRight w:val="0"/>
          <w:marTop w:val="0"/>
          <w:marBottom w:val="0"/>
          <w:divBdr>
            <w:top w:val="none" w:sz="0" w:space="0" w:color="auto"/>
            <w:left w:val="none" w:sz="0" w:space="0" w:color="auto"/>
            <w:bottom w:val="none" w:sz="0" w:space="0" w:color="auto"/>
            <w:right w:val="none" w:sz="0" w:space="0" w:color="auto"/>
          </w:divBdr>
        </w:div>
        <w:div w:id="709039366">
          <w:marLeft w:val="0"/>
          <w:marRight w:val="0"/>
          <w:marTop w:val="0"/>
          <w:marBottom w:val="0"/>
          <w:divBdr>
            <w:top w:val="none" w:sz="0" w:space="0" w:color="auto"/>
            <w:left w:val="none" w:sz="0" w:space="0" w:color="auto"/>
            <w:bottom w:val="none" w:sz="0" w:space="0" w:color="auto"/>
            <w:right w:val="none" w:sz="0" w:space="0" w:color="auto"/>
          </w:divBdr>
        </w:div>
        <w:div w:id="103771627">
          <w:marLeft w:val="0"/>
          <w:marRight w:val="0"/>
          <w:marTop w:val="0"/>
          <w:marBottom w:val="0"/>
          <w:divBdr>
            <w:top w:val="none" w:sz="0" w:space="0" w:color="auto"/>
            <w:left w:val="none" w:sz="0" w:space="0" w:color="auto"/>
            <w:bottom w:val="none" w:sz="0" w:space="0" w:color="auto"/>
            <w:right w:val="none" w:sz="0" w:space="0" w:color="auto"/>
          </w:divBdr>
        </w:div>
        <w:div w:id="1865748981">
          <w:marLeft w:val="0"/>
          <w:marRight w:val="0"/>
          <w:marTop w:val="0"/>
          <w:marBottom w:val="0"/>
          <w:divBdr>
            <w:top w:val="none" w:sz="0" w:space="0" w:color="auto"/>
            <w:left w:val="none" w:sz="0" w:space="0" w:color="auto"/>
            <w:bottom w:val="none" w:sz="0" w:space="0" w:color="auto"/>
            <w:right w:val="none" w:sz="0" w:space="0" w:color="auto"/>
          </w:divBdr>
        </w:div>
        <w:div w:id="1870800367">
          <w:marLeft w:val="0"/>
          <w:marRight w:val="0"/>
          <w:marTop w:val="0"/>
          <w:marBottom w:val="0"/>
          <w:divBdr>
            <w:top w:val="none" w:sz="0" w:space="0" w:color="auto"/>
            <w:left w:val="none" w:sz="0" w:space="0" w:color="auto"/>
            <w:bottom w:val="none" w:sz="0" w:space="0" w:color="auto"/>
            <w:right w:val="none" w:sz="0" w:space="0" w:color="auto"/>
          </w:divBdr>
        </w:div>
        <w:div w:id="1619413988">
          <w:marLeft w:val="0"/>
          <w:marRight w:val="0"/>
          <w:marTop w:val="0"/>
          <w:marBottom w:val="0"/>
          <w:divBdr>
            <w:top w:val="none" w:sz="0" w:space="0" w:color="auto"/>
            <w:left w:val="none" w:sz="0" w:space="0" w:color="auto"/>
            <w:bottom w:val="none" w:sz="0" w:space="0" w:color="auto"/>
            <w:right w:val="none" w:sz="0" w:space="0" w:color="auto"/>
          </w:divBdr>
        </w:div>
        <w:div w:id="291988083">
          <w:marLeft w:val="0"/>
          <w:marRight w:val="0"/>
          <w:marTop w:val="0"/>
          <w:marBottom w:val="0"/>
          <w:divBdr>
            <w:top w:val="none" w:sz="0" w:space="0" w:color="auto"/>
            <w:left w:val="none" w:sz="0" w:space="0" w:color="auto"/>
            <w:bottom w:val="none" w:sz="0" w:space="0" w:color="auto"/>
            <w:right w:val="none" w:sz="0" w:space="0" w:color="auto"/>
          </w:divBdr>
        </w:div>
        <w:div w:id="2142651664">
          <w:marLeft w:val="0"/>
          <w:marRight w:val="0"/>
          <w:marTop w:val="0"/>
          <w:marBottom w:val="0"/>
          <w:divBdr>
            <w:top w:val="none" w:sz="0" w:space="0" w:color="auto"/>
            <w:left w:val="none" w:sz="0" w:space="0" w:color="auto"/>
            <w:bottom w:val="none" w:sz="0" w:space="0" w:color="auto"/>
            <w:right w:val="none" w:sz="0" w:space="0" w:color="auto"/>
          </w:divBdr>
        </w:div>
        <w:div w:id="75135263">
          <w:marLeft w:val="0"/>
          <w:marRight w:val="0"/>
          <w:marTop w:val="0"/>
          <w:marBottom w:val="0"/>
          <w:divBdr>
            <w:top w:val="none" w:sz="0" w:space="0" w:color="auto"/>
            <w:left w:val="none" w:sz="0" w:space="0" w:color="auto"/>
            <w:bottom w:val="none" w:sz="0" w:space="0" w:color="auto"/>
            <w:right w:val="none" w:sz="0" w:space="0" w:color="auto"/>
          </w:divBdr>
        </w:div>
        <w:div w:id="1428768152">
          <w:marLeft w:val="0"/>
          <w:marRight w:val="0"/>
          <w:marTop w:val="0"/>
          <w:marBottom w:val="0"/>
          <w:divBdr>
            <w:top w:val="none" w:sz="0" w:space="0" w:color="auto"/>
            <w:left w:val="none" w:sz="0" w:space="0" w:color="auto"/>
            <w:bottom w:val="none" w:sz="0" w:space="0" w:color="auto"/>
            <w:right w:val="none" w:sz="0" w:space="0" w:color="auto"/>
          </w:divBdr>
        </w:div>
        <w:div w:id="59599358">
          <w:marLeft w:val="0"/>
          <w:marRight w:val="0"/>
          <w:marTop w:val="0"/>
          <w:marBottom w:val="0"/>
          <w:divBdr>
            <w:top w:val="none" w:sz="0" w:space="0" w:color="auto"/>
            <w:left w:val="none" w:sz="0" w:space="0" w:color="auto"/>
            <w:bottom w:val="none" w:sz="0" w:space="0" w:color="auto"/>
            <w:right w:val="none" w:sz="0" w:space="0" w:color="auto"/>
          </w:divBdr>
        </w:div>
        <w:div w:id="1519544353">
          <w:marLeft w:val="0"/>
          <w:marRight w:val="0"/>
          <w:marTop w:val="0"/>
          <w:marBottom w:val="0"/>
          <w:divBdr>
            <w:top w:val="none" w:sz="0" w:space="0" w:color="auto"/>
            <w:left w:val="none" w:sz="0" w:space="0" w:color="auto"/>
            <w:bottom w:val="none" w:sz="0" w:space="0" w:color="auto"/>
            <w:right w:val="none" w:sz="0" w:space="0" w:color="auto"/>
          </w:divBdr>
        </w:div>
        <w:div w:id="1485197978">
          <w:marLeft w:val="0"/>
          <w:marRight w:val="0"/>
          <w:marTop w:val="0"/>
          <w:marBottom w:val="0"/>
          <w:divBdr>
            <w:top w:val="none" w:sz="0" w:space="0" w:color="auto"/>
            <w:left w:val="none" w:sz="0" w:space="0" w:color="auto"/>
            <w:bottom w:val="none" w:sz="0" w:space="0" w:color="auto"/>
            <w:right w:val="none" w:sz="0" w:space="0" w:color="auto"/>
          </w:divBdr>
        </w:div>
        <w:div w:id="24838379">
          <w:marLeft w:val="0"/>
          <w:marRight w:val="0"/>
          <w:marTop w:val="0"/>
          <w:marBottom w:val="0"/>
          <w:divBdr>
            <w:top w:val="none" w:sz="0" w:space="0" w:color="auto"/>
            <w:left w:val="none" w:sz="0" w:space="0" w:color="auto"/>
            <w:bottom w:val="none" w:sz="0" w:space="0" w:color="auto"/>
            <w:right w:val="none" w:sz="0" w:space="0" w:color="auto"/>
          </w:divBdr>
        </w:div>
        <w:div w:id="1027564466">
          <w:marLeft w:val="0"/>
          <w:marRight w:val="0"/>
          <w:marTop w:val="0"/>
          <w:marBottom w:val="0"/>
          <w:divBdr>
            <w:top w:val="none" w:sz="0" w:space="0" w:color="auto"/>
            <w:left w:val="none" w:sz="0" w:space="0" w:color="auto"/>
            <w:bottom w:val="none" w:sz="0" w:space="0" w:color="auto"/>
            <w:right w:val="none" w:sz="0" w:space="0" w:color="auto"/>
          </w:divBdr>
        </w:div>
        <w:div w:id="923297380">
          <w:marLeft w:val="0"/>
          <w:marRight w:val="0"/>
          <w:marTop w:val="0"/>
          <w:marBottom w:val="0"/>
          <w:divBdr>
            <w:top w:val="none" w:sz="0" w:space="0" w:color="auto"/>
            <w:left w:val="none" w:sz="0" w:space="0" w:color="auto"/>
            <w:bottom w:val="none" w:sz="0" w:space="0" w:color="auto"/>
            <w:right w:val="none" w:sz="0" w:space="0" w:color="auto"/>
          </w:divBdr>
        </w:div>
        <w:div w:id="994800264">
          <w:marLeft w:val="0"/>
          <w:marRight w:val="0"/>
          <w:marTop w:val="0"/>
          <w:marBottom w:val="0"/>
          <w:divBdr>
            <w:top w:val="none" w:sz="0" w:space="0" w:color="auto"/>
            <w:left w:val="none" w:sz="0" w:space="0" w:color="auto"/>
            <w:bottom w:val="none" w:sz="0" w:space="0" w:color="auto"/>
            <w:right w:val="none" w:sz="0" w:space="0" w:color="auto"/>
          </w:divBdr>
        </w:div>
        <w:div w:id="108163321">
          <w:marLeft w:val="0"/>
          <w:marRight w:val="0"/>
          <w:marTop w:val="0"/>
          <w:marBottom w:val="0"/>
          <w:divBdr>
            <w:top w:val="none" w:sz="0" w:space="0" w:color="auto"/>
            <w:left w:val="none" w:sz="0" w:space="0" w:color="auto"/>
            <w:bottom w:val="none" w:sz="0" w:space="0" w:color="auto"/>
            <w:right w:val="none" w:sz="0" w:space="0" w:color="auto"/>
          </w:divBdr>
        </w:div>
        <w:div w:id="689836428">
          <w:marLeft w:val="0"/>
          <w:marRight w:val="0"/>
          <w:marTop w:val="0"/>
          <w:marBottom w:val="0"/>
          <w:divBdr>
            <w:top w:val="none" w:sz="0" w:space="0" w:color="auto"/>
            <w:left w:val="none" w:sz="0" w:space="0" w:color="auto"/>
            <w:bottom w:val="none" w:sz="0" w:space="0" w:color="auto"/>
            <w:right w:val="none" w:sz="0" w:space="0" w:color="auto"/>
          </w:divBdr>
        </w:div>
        <w:div w:id="661465714">
          <w:marLeft w:val="0"/>
          <w:marRight w:val="0"/>
          <w:marTop w:val="0"/>
          <w:marBottom w:val="0"/>
          <w:divBdr>
            <w:top w:val="none" w:sz="0" w:space="0" w:color="auto"/>
            <w:left w:val="none" w:sz="0" w:space="0" w:color="auto"/>
            <w:bottom w:val="none" w:sz="0" w:space="0" w:color="auto"/>
            <w:right w:val="none" w:sz="0" w:space="0" w:color="auto"/>
          </w:divBdr>
        </w:div>
        <w:div w:id="1711370276">
          <w:marLeft w:val="0"/>
          <w:marRight w:val="0"/>
          <w:marTop w:val="0"/>
          <w:marBottom w:val="0"/>
          <w:divBdr>
            <w:top w:val="none" w:sz="0" w:space="0" w:color="auto"/>
            <w:left w:val="none" w:sz="0" w:space="0" w:color="auto"/>
            <w:bottom w:val="none" w:sz="0" w:space="0" w:color="auto"/>
            <w:right w:val="none" w:sz="0" w:space="0" w:color="auto"/>
          </w:divBdr>
        </w:div>
        <w:div w:id="1090929461">
          <w:marLeft w:val="0"/>
          <w:marRight w:val="0"/>
          <w:marTop w:val="0"/>
          <w:marBottom w:val="0"/>
          <w:divBdr>
            <w:top w:val="none" w:sz="0" w:space="0" w:color="auto"/>
            <w:left w:val="none" w:sz="0" w:space="0" w:color="auto"/>
            <w:bottom w:val="none" w:sz="0" w:space="0" w:color="auto"/>
            <w:right w:val="none" w:sz="0" w:space="0" w:color="auto"/>
          </w:divBdr>
        </w:div>
        <w:div w:id="1759016190">
          <w:marLeft w:val="0"/>
          <w:marRight w:val="0"/>
          <w:marTop w:val="0"/>
          <w:marBottom w:val="0"/>
          <w:divBdr>
            <w:top w:val="none" w:sz="0" w:space="0" w:color="auto"/>
            <w:left w:val="none" w:sz="0" w:space="0" w:color="auto"/>
            <w:bottom w:val="none" w:sz="0" w:space="0" w:color="auto"/>
            <w:right w:val="none" w:sz="0" w:space="0" w:color="auto"/>
          </w:divBdr>
        </w:div>
        <w:div w:id="1788155258">
          <w:marLeft w:val="0"/>
          <w:marRight w:val="0"/>
          <w:marTop w:val="0"/>
          <w:marBottom w:val="0"/>
          <w:divBdr>
            <w:top w:val="none" w:sz="0" w:space="0" w:color="auto"/>
            <w:left w:val="none" w:sz="0" w:space="0" w:color="auto"/>
            <w:bottom w:val="none" w:sz="0" w:space="0" w:color="auto"/>
            <w:right w:val="none" w:sz="0" w:space="0" w:color="auto"/>
          </w:divBdr>
        </w:div>
        <w:div w:id="1969504800">
          <w:marLeft w:val="0"/>
          <w:marRight w:val="0"/>
          <w:marTop w:val="0"/>
          <w:marBottom w:val="0"/>
          <w:divBdr>
            <w:top w:val="none" w:sz="0" w:space="0" w:color="auto"/>
            <w:left w:val="none" w:sz="0" w:space="0" w:color="auto"/>
            <w:bottom w:val="none" w:sz="0" w:space="0" w:color="auto"/>
            <w:right w:val="none" w:sz="0" w:space="0" w:color="auto"/>
          </w:divBdr>
        </w:div>
        <w:div w:id="1816095159">
          <w:marLeft w:val="0"/>
          <w:marRight w:val="0"/>
          <w:marTop w:val="0"/>
          <w:marBottom w:val="0"/>
          <w:divBdr>
            <w:top w:val="none" w:sz="0" w:space="0" w:color="auto"/>
            <w:left w:val="none" w:sz="0" w:space="0" w:color="auto"/>
            <w:bottom w:val="none" w:sz="0" w:space="0" w:color="auto"/>
            <w:right w:val="none" w:sz="0" w:space="0" w:color="auto"/>
          </w:divBdr>
        </w:div>
        <w:div w:id="1194347403">
          <w:marLeft w:val="0"/>
          <w:marRight w:val="0"/>
          <w:marTop w:val="0"/>
          <w:marBottom w:val="0"/>
          <w:divBdr>
            <w:top w:val="none" w:sz="0" w:space="0" w:color="auto"/>
            <w:left w:val="none" w:sz="0" w:space="0" w:color="auto"/>
            <w:bottom w:val="none" w:sz="0" w:space="0" w:color="auto"/>
            <w:right w:val="none" w:sz="0" w:space="0" w:color="auto"/>
          </w:divBdr>
        </w:div>
        <w:div w:id="670792940">
          <w:marLeft w:val="0"/>
          <w:marRight w:val="0"/>
          <w:marTop w:val="0"/>
          <w:marBottom w:val="0"/>
          <w:divBdr>
            <w:top w:val="none" w:sz="0" w:space="0" w:color="auto"/>
            <w:left w:val="none" w:sz="0" w:space="0" w:color="auto"/>
            <w:bottom w:val="none" w:sz="0" w:space="0" w:color="auto"/>
            <w:right w:val="none" w:sz="0" w:space="0" w:color="auto"/>
          </w:divBdr>
        </w:div>
        <w:div w:id="308872902">
          <w:marLeft w:val="0"/>
          <w:marRight w:val="0"/>
          <w:marTop w:val="0"/>
          <w:marBottom w:val="0"/>
          <w:divBdr>
            <w:top w:val="none" w:sz="0" w:space="0" w:color="auto"/>
            <w:left w:val="none" w:sz="0" w:space="0" w:color="auto"/>
            <w:bottom w:val="none" w:sz="0" w:space="0" w:color="auto"/>
            <w:right w:val="none" w:sz="0" w:space="0" w:color="auto"/>
          </w:divBdr>
        </w:div>
        <w:div w:id="1898739714">
          <w:marLeft w:val="0"/>
          <w:marRight w:val="0"/>
          <w:marTop w:val="0"/>
          <w:marBottom w:val="0"/>
          <w:divBdr>
            <w:top w:val="none" w:sz="0" w:space="0" w:color="auto"/>
            <w:left w:val="none" w:sz="0" w:space="0" w:color="auto"/>
            <w:bottom w:val="none" w:sz="0" w:space="0" w:color="auto"/>
            <w:right w:val="none" w:sz="0" w:space="0" w:color="auto"/>
          </w:divBdr>
        </w:div>
        <w:div w:id="198979583">
          <w:marLeft w:val="0"/>
          <w:marRight w:val="0"/>
          <w:marTop w:val="0"/>
          <w:marBottom w:val="0"/>
          <w:divBdr>
            <w:top w:val="none" w:sz="0" w:space="0" w:color="auto"/>
            <w:left w:val="none" w:sz="0" w:space="0" w:color="auto"/>
            <w:bottom w:val="none" w:sz="0" w:space="0" w:color="auto"/>
            <w:right w:val="none" w:sz="0" w:space="0" w:color="auto"/>
          </w:divBdr>
        </w:div>
        <w:div w:id="1534002952">
          <w:marLeft w:val="0"/>
          <w:marRight w:val="0"/>
          <w:marTop w:val="0"/>
          <w:marBottom w:val="0"/>
          <w:divBdr>
            <w:top w:val="none" w:sz="0" w:space="0" w:color="auto"/>
            <w:left w:val="none" w:sz="0" w:space="0" w:color="auto"/>
            <w:bottom w:val="none" w:sz="0" w:space="0" w:color="auto"/>
            <w:right w:val="none" w:sz="0" w:space="0" w:color="auto"/>
          </w:divBdr>
        </w:div>
        <w:div w:id="1480655975">
          <w:marLeft w:val="0"/>
          <w:marRight w:val="0"/>
          <w:marTop w:val="0"/>
          <w:marBottom w:val="0"/>
          <w:divBdr>
            <w:top w:val="none" w:sz="0" w:space="0" w:color="auto"/>
            <w:left w:val="none" w:sz="0" w:space="0" w:color="auto"/>
            <w:bottom w:val="none" w:sz="0" w:space="0" w:color="auto"/>
            <w:right w:val="none" w:sz="0" w:space="0" w:color="auto"/>
          </w:divBdr>
        </w:div>
        <w:div w:id="2018338442">
          <w:marLeft w:val="0"/>
          <w:marRight w:val="0"/>
          <w:marTop w:val="0"/>
          <w:marBottom w:val="0"/>
          <w:divBdr>
            <w:top w:val="none" w:sz="0" w:space="0" w:color="auto"/>
            <w:left w:val="none" w:sz="0" w:space="0" w:color="auto"/>
            <w:bottom w:val="none" w:sz="0" w:space="0" w:color="auto"/>
            <w:right w:val="none" w:sz="0" w:space="0" w:color="auto"/>
          </w:divBdr>
        </w:div>
        <w:div w:id="1923831054">
          <w:marLeft w:val="0"/>
          <w:marRight w:val="0"/>
          <w:marTop w:val="0"/>
          <w:marBottom w:val="0"/>
          <w:divBdr>
            <w:top w:val="none" w:sz="0" w:space="0" w:color="auto"/>
            <w:left w:val="none" w:sz="0" w:space="0" w:color="auto"/>
            <w:bottom w:val="none" w:sz="0" w:space="0" w:color="auto"/>
            <w:right w:val="none" w:sz="0" w:space="0" w:color="auto"/>
          </w:divBdr>
        </w:div>
        <w:div w:id="744230455">
          <w:marLeft w:val="0"/>
          <w:marRight w:val="0"/>
          <w:marTop w:val="0"/>
          <w:marBottom w:val="0"/>
          <w:divBdr>
            <w:top w:val="none" w:sz="0" w:space="0" w:color="auto"/>
            <w:left w:val="none" w:sz="0" w:space="0" w:color="auto"/>
            <w:bottom w:val="none" w:sz="0" w:space="0" w:color="auto"/>
            <w:right w:val="none" w:sz="0" w:space="0" w:color="auto"/>
          </w:divBdr>
        </w:div>
        <w:div w:id="1549150847">
          <w:marLeft w:val="0"/>
          <w:marRight w:val="0"/>
          <w:marTop w:val="0"/>
          <w:marBottom w:val="0"/>
          <w:divBdr>
            <w:top w:val="none" w:sz="0" w:space="0" w:color="auto"/>
            <w:left w:val="none" w:sz="0" w:space="0" w:color="auto"/>
            <w:bottom w:val="none" w:sz="0" w:space="0" w:color="auto"/>
            <w:right w:val="none" w:sz="0" w:space="0" w:color="auto"/>
          </w:divBdr>
        </w:div>
        <w:div w:id="1754161016">
          <w:marLeft w:val="0"/>
          <w:marRight w:val="0"/>
          <w:marTop w:val="0"/>
          <w:marBottom w:val="0"/>
          <w:divBdr>
            <w:top w:val="none" w:sz="0" w:space="0" w:color="auto"/>
            <w:left w:val="none" w:sz="0" w:space="0" w:color="auto"/>
            <w:bottom w:val="none" w:sz="0" w:space="0" w:color="auto"/>
            <w:right w:val="none" w:sz="0" w:space="0" w:color="auto"/>
          </w:divBdr>
        </w:div>
        <w:div w:id="383872650">
          <w:marLeft w:val="0"/>
          <w:marRight w:val="0"/>
          <w:marTop w:val="0"/>
          <w:marBottom w:val="0"/>
          <w:divBdr>
            <w:top w:val="none" w:sz="0" w:space="0" w:color="auto"/>
            <w:left w:val="none" w:sz="0" w:space="0" w:color="auto"/>
            <w:bottom w:val="none" w:sz="0" w:space="0" w:color="auto"/>
            <w:right w:val="none" w:sz="0" w:space="0" w:color="auto"/>
          </w:divBdr>
        </w:div>
        <w:div w:id="1400445314">
          <w:marLeft w:val="0"/>
          <w:marRight w:val="0"/>
          <w:marTop w:val="0"/>
          <w:marBottom w:val="0"/>
          <w:divBdr>
            <w:top w:val="none" w:sz="0" w:space="0" w:color="auto"/>
            <w:left w:val="none" w:sz="0" w:space="0" w:color="auto"/>
            <w:bottom w:val="none" w:sz="0" w:space="0" w:color="auto"/>
            <w:right w:val="none" w:sz="0" w:space="0" w:color="auto"/>
          </w:divBdr>
        </w:div>
        <w:div w:id="331226912">
          <w:marLeft w:val="0"/>
          <w:marRight w:val="0"/>
          <w:marTop w:val="0"/>
          <w:marBottom w:val="0"/>
          <w:divBdr>
            <w:top w:val="none" w:sz="0" w:space="0" w:color="auto"/>
            <w:left w:val="none" w:sz="0" w:space="0" w:color="auto"/>
            <w:bottom w:val="none" w:sz="0" w:space="0" w:color="auto"/>
            <w:right w:val="none" w:sz="0" w:space="0" w:color="auto"/>
          </w:divBdr>
        </w:div>
        <w:div w:id="852113940">
          <w:marLeft w:val="0"/>
          <w:marRight w:val="0"/>
          <w:marTop w:val="0"/>
          <w:marBottom w:val="0"/>
          <w:divBdr>
            <w:top w:val="none" w:sz="0" w:space="0" w:color="auto"/>
            <w:left w:val="none" w:sz="0" w:space="0" w:color="auto"/>
            <w:bottom w:val="none" w:sz="0" w:space="0" w:color="auto"/>
            <w:right w:val="none" w:sz="0" w:space="0" w:color="auto"/>
          </w:divBdr>
        </w:div>
        <w:div w:id="484317404">
          <w:marLeft w:val="0"/>
          <w:marRight w:val="0"/>
          <w:marTop w:val="0"/>
          <w:marBottom w:val="0"/>
          <w:divBdr>
            <w:top w:val="none" w:sz="0" w:space="0" w:color="auto"/>
            <w:left w:val="none" w:sz="0" w:space="0" w:color="auto"/>
            <w:bottom w:val="none" w:sz="0" w:space="0" w:color="auto"/>
            <w:right w:val="none" w:sz="0" w:space="0" w:color="auto"/>
          </w:divBdr>
        </w:div>
        <w:div w:id="1230271066">
          <w:marLeft w:val="0"/>
          <w:marRight w:val="0"/>
          <w:marTop w:val="0"/>
          <w:marBottom w:val="0"/>
          <w:divBdr>
            <w:top w:val="none" w:sz="0" w:space="0" w:color="auto"/>
            <w:left w:val="none" w:sz="0" w:space="0" w:color="auto"/>
            <w:bottom w:val="none" w:sz="0" w:space="0" w:color="auto"/>
            <w:right w:val="none" w:sz="0" w:space="0" w:color="auto"/>
          </w:divBdr>
        </w:div>
        <w:div w:id="2139452290">
          <w:marLeft w:val="0"/>
          <w:marRight w:val="0"/>
          <w:marTop w:val="0"/>
          <w:marBottom w:val="0"/>
          <w:divBdr>
            <w:top w:val="none" w:sz="0" w:space="0" w:color="auto"/>
            <w:left w:val="none" w:sz="0" w:space="0" w:color="auto"/>
            <w:bottom w:val="none" w:sz="0" w:space="0" w:color="auto"/>
            <w:right w:val="none" w:sz="0" w:space="0" w:color="auto"/>
          </w:divBdr>
        </w:div>
        <w:div w:id="1793015479">
          <w:marLeft w:val="0"/>
          <w:marRight w:val="0"/>
          <w:marTop w:val="0"/>
          <w:marBottom w:val="0"/>
          <w:divBdr>
            <w:top w:val="none" w:sz="0" w:space="0" w:color="auto"/>
            <w:left w:val="none" w:sz="0" w:space="0" w:color="auto"/>
            <w:bottom w:val="none" w:sz="0" w:space="0" w:color="auto"/>
            <w:right w:val="none" w:sz="0" w:space="0" w:color="auto"/>
          </w:divBdr>
        </w:div>
        <w:div w:id="510531573">
          <w:marLeft w:val="0"/>
          <w:marRight w:val="0"/>
          <w:marTop w:val="0"/>
          <w:marBottom w:val="0"/>
          <w:divBdr>
            <w:top w:val="none" w:sz="0" w:space="0" w:color="auto"/>
            <w:left w:val="none" w:sz="0" w:space="0" w:color="auto"/>
            <w:bottom w:val="none" w:sz="0" w:space="0" w:color="auto"/>
            <w:right w:val="none" w:sz="0" w:space="0" w:color="auto"/>
          </w:divBdr>
        </w:div>
        <w:div w:id="430784796">
          <w:marLeft w:val="0"/>
          <w:marRight w:val="0"/>
          <w:marTop w:val="0"/>
          <w:marBottom w:val="0"/>
          <w:divBdr>
            <w:top w:val="none" w:sz="0" w:space="0" w:color="auto"/>
            <w:left w:val="none" w:sz="0" w:space="0" w:color="auto"/>
            <w:bottom w:val="none" w:sz="0" w:space="0" w:color="auto"/>
            <w:right w:val="none" w:sz="0" w:space="0" w:color="auto"/>
          </w:divBdr>
        </w:div>
        <w:div w:id="1876310442">
          <w:marLeft w:val="0"/>
          <w:marRight w:val="0"/>
          <w:marTop w:val="0"/>
          <w:marBottom w:val="0"/>
          <w:divBdr>
            <w:top w:val="none" w:sz="0" w:space="0" w:color="auto"/>
            <w:left w:val="none" w:sz="0" w:space="0" w:color="auto"/>
            <w:bottom w:val="none" w:sz="0" w:space="0" w:color="auto"/>
            <w:right w:val="none" w:sz="0" w:space="0" w:color="auto"/>
          </w:divBdr>
        </w:div>
        <w:div w:id="1240823824">
          <w:marLeft w:val="0"/>
          <w:marRight w:val="0"/>
          <w:marTop w:val="0"/>
          <w:marBottom w:val="0"/>
          <w:divBdr>
            <w:top w:val="none" w:sz="0" w:space="0" w:color="auto"/>
            <w:left w:val="none" w:sz="0" w:space="0" w:color="auto"/>
            <w:bottom w:val="none" w:sz="0" w:space="0" w:color="auto"/>
            <w:right w:val="none" w:sz="0" w:space="0" w:color="auto"/>
          </w:divBdr>
        </w:div>
        <w:div w:id="764613688">
          <w:marLeft w:val="0"/>
          <w:marRight w:val="0"/>
          <w:marTop w:val="0"/>
          <w:marBottom w:val="0"/>
          <w:divBdr>
            <w:top w:val="none" w:sz="0" w:space="0" w:color="auto"/>
            <w:left w:val="none" w:sz="0" w:space="0" w:color="auto"/>
            <w:bottom w:val="none" w:sz="0" w:space="0" w:color="auto"/>
            <w:right w:val="none" w:sz="0" w:space="0" w:color="auto"/>
          </w:divBdr>
        </w:div>
        <w:div w:id="1144661775">
          <w:marLeft w:val="0"/>
          <w:marRight w:val="0"/>
          <w:marTop w:val="0"/>
          <w:marBottom w:val="0"/>
          <w:divBdr>
            <w:top w:val="none" w:sz="0" w:space="0" w:color="auto"/>
            <w:left w:val="none" w:sz="0" w:space="0" w:color="auto"/>
            <w:bottom w:val="none" w:sz="0" w:space="0" w:color="auto"/>
            <w:right w:val="none" w:sz="0" w:space="0" w:color="auto"/>
          </w:divBdr>
        </w:div>
      </w:divsChild>
    </w:div>
    <w:div w:id="1107506977">
      <w:bodyDiv w:val="1"/>
      <w:marLeft w:val="0"/>
      <w:marRight w:val="0"/>
      <w:marTop w:val="0"/>
      <w:marBottom w:val="0"/>
      <w:divBdr>
        <w:top w:val="none" w:sz="0" w:space="0" w:color="auto"/>
        <w:left w:val="none" w:sz="0" w:space="0" w:color="auto"/>
        <w:bottom w:val="none" w:sz="0" w:space="0" w:color="auto"/>
        <w:right w:val="none" w:sz="0" w:space="0" w:color="auto"/>
      </w:divBdr>
      <w:divsChild>
        <w:div w:id="75171603">
          <w:marLeft w:val="0"/>
          <w:marRight w:val="0"/>
          <w:marTop w:val="0"/>
          <w:marBottom w:val="0"/>
          <w:divBdr>
            <w:top w:val="none" w:sz="0" w:space="0" w:color="auto"/>
            <w:left w:val="none" w:sz="0" w:space="0" w:color="auto"/>
            <w:bottom w:val="none" w:sz="0" w:space="0" w:color="auto"/>
            <w:right w:val="none" w:sz="0" w:space="0" w:color="auto"/>
          </w:divBdr>
        </w:div>
        <w:div w:id="1750081400">
          <w:marLeft w:val="0"/>
          <w:marRight w:val="0"/>
          <w:marTop w:val="0"/>
          <w:marBottom w:val="0"/>
          <w:divBdr>
            <w:top w:val="none" w:sz="0" w:space="0" w:color="auto"/>
            <w:left w:val="none" w:sz="0" w:space="0" w:color="auto"/>
            <w:bottom w:val="none" w:sz="0" w:space="0" w:color="auto"/>
            <w:right w:val="none" w:sz="0" w:space="0" w:color="auto"/>
          </w:divBdr>
        </w:div>
        <w:div w:id="1266691387">
          <w:marLeft w:val="0"/>
          <w:marRight w:val="0"/>
          <w:marTop w:val="0"/>
          <w:marBottom w:val="0"/>
          <w:divBdr>
            <w:top w:val="none" w:sz="0" w:space="0" w:color="auto"/>
            <w:left w:val="none" w:sz="0" w:space="0" w:color="auto"/>
            <w:bottom w:val="none" w:sz="0" w:space="0" w:color="auto"/>
            <w:right w:val="none" w:sz="0" w:space="0" w:color="auto"/>
          </w:divBdr>
        </w:div>
        <w:div w:id="971442218">
          <w:marLeft w:val="0"/>
          <w:marRight w:val="0"/>
          <w:marTop w:val="0"/>
          <w:marBottom w:val="0"/>
          <w:divBdr>
            <w:top w:val="none" w:sz="0" w:space="0" w:color="auto"/>
            <w:left w:val="none" w:sz="0" w:space="0" w:color="auto"/>
            <w:bottom w:val="none" w:sz="0" w:space="0" w:color="auto"/>
            <w:right w:val="none" w:sz="0" w:space="0" w:color="auto"/>
          </w:divBdr>
        </w:div>
        <w:div w:id="1081636533">
          <w:marLeft w:val="0"/>
          <w:marRight w:val="0"/>
          <w:marTop w:val="0"/>
          <w:marBottom w:val="0"/>
          <w:divBdr>
            <w:top w:val="none" w:sz="0" w:space="0" w:color="auto"/>
            <w:left w:val="none" w:sz="0" w:space="0" w:color="auto"/>
            <w:bottom w:val="none" w:sz="0" w:space="0" w:color="auto"/>
            <w:right w:val="none" w:sz="0" w:space="0" w:color="auto"/>
          </w:divBdr>
        </w:div>
        <w:div w:id="816259790">
          <w:marLeft w:val="0"/>
          <w:marRight w:val="0"/>
          <w:marTop w:val="0"/>
          <w:marBottom w:val="0"/>
          <w:divBdr>
            <w:top w:val="none" w:sz="0" w:space="0" w:color="auto"/>
            <w:left w:val="none" w:sz="0" w:space="0" w:color="auto"/>
            <w:bottom w:val="none" w:sz="0" w:space="0" w:color="auto"/>
            <w:right w:val="none" w:sz="0" w:space="0" w:color="auto"/>
          </w:divBdr>
        </w:div>
        <w:div w:id="1177620444">
          <w:marLeft w:val="0"/>
          <w:marRight w:val="0"/>
          <w:marTop w:val="0"/>
          <w:marBottom w:val="0"/>
          <w:divBdr>
            <w:top w:val="none" w:sz="0" w:space="0" w:color="auto"/>
            <w:left w:val="none" w:sz="0" w:space="0" w:color="auto"/>
            <w:bottom w:val="none" w:sz="0" w:space="0" w:color="auto"/>
            <w:right w:val="none" w:sz="0" w:space="0" w:color="auto"/>
          </w:divBdr>
        </w:div>
        <w:div w:id="76096083">
          <w:marLeft w:val="0"/>
          <w:marRight w:val="0"/>
          <w:marTop w:val="0"/>
          <w:marBottom w:val="0"/>
          <w:divBdr>
            <w:top w:val="none" w:sz="0" w:space="0" w:color="auto"/>
            <w:left w:val="none" w:sz="0" w:space="0" w:color="auto"/>
            <w:bottom w:val="none" w:sz="0" w:space="0" w:color="auto"/>
            <w:right w:val="none" w:sz="0" w:space="0" w:color="auto"/>
          </w:divBdr>
        </w:div>
        <w:div w:id="1785731178">
          <w:marLeft w:val="0"/>
          <w:marRight w:val="0"/>
          <w:marTop w:val="0"/>
          <w:marBottom w:val="0"/>
          <w:divBdr>
            <w:top w:val="none" w:sz="0" w:space="0" w:color="auto"/>
            <w:left w:val="none" w:sz="0" w:space="0" w:color="auto"/>
            <w:bottom w:val="none" w:sz="0" w:space="0" w:color="auto"/>
            <w:right w:val="none" w:sz="0" w:space="0" w:color="auto"/>
          </w:divBdr>
        </w:div>
        <w:div w:id="978458103">
          <w:marLeft w:val="0"/>
          <w:marRight w:val="0"/>
          <w:marTop w:val="0"/>
          <w:marBottom w:val="0"/>
          <w:divBdr>
            <w:top w:val="none" w:sz="0" w:space="0" w:color="auto"/>
            <w:left w:val="none" w:sz="0" w:space="0" w:color="auto"/>
            <w:bottom w:val="none" w:sz="0" w:space="0" w:color="auto"/>
            <w:right w:val="none" w:sz="0" w:space="0" w:color="auto"/>
          </w:divBdr>
        </w:div>
        <w:div w:id="812141062">
          <w:marLeft w:val="0"/>
          <w:marRight w:val="0"/>
          <w:marTop w:val="0"/>
          <w:marBottom w:val="0"/>
          <w:divBdr>
            <w:top w:val="none" w:sz="0" w:space="0" w:color="auto"/>
            <w:left w:val="none" w:sz="0" w:space="0" w:color="auto"/>
            <w:bottom w:val="none" w:sz="0" w:space="0" w:color="auto"/>
            <w:right w:val="none" w:sz="0" w:space="0" w:color="auto"/>
          </w:divBdr>
        </w:div>
        <w:div w:id="1923565341">
          <w:marLeft w:val="0"/>
          <w:marRight w:val="0"/>
          <w:marTop w:val="0"/>
          <w:marBottom w:val="0"/>
          <w:divBdr>
            <w:top w:val="none" w:sz="0" w:space="0" w:color="auto"/>
            <w:left w:val="none" w:sz="0" w:space="0" w:color="auto"/>
            <w:bottom w:val="none" w:sz="0" w:space="0" w:color="auto"/>
            <w:right w:val="none" w:sz="0" w:space="0" w:color="auto"/>
          </w:divBdr>
        </w:div>
        <w:div w:id="783691003">
          <w:marLeft w:val="0"/>
          <w:marRight w:val="0"/>
          <w:marTop w:val="0"/>
          <w:marBottom w:val="0"/>
          <w:divBdr>
            <w:top w:val="none" w:sz="0" w:space="0" w:color="auto"/>
            <w:left w:val="none" w:sz="0" w:space="0" w:color="auto"/>
            <w:bottom w:val="none" w:sz="0" w:space="0" w:color="auto"/>
            <w:right w:val="none" w:sz="0" w:space="0" w:color="auto"/>
          </w:divBdr>
        </w:div>
        <w:div w:id="603803535">
          <w:marLeft w:val="0"/>
          <w:marRight w:val="0"/>
          <w:marTop w:val="0"/>
          <w:marBottom w:val="0"/>
          <w:divBdr>
            <w:top w:val="none" w:sz="0" w:space="0" w:color="auto"/>
            <w:left w:val="none" w:sz="0" w:space="0" w:color="auto"/>
            <w:bottom w:val="none" w:sz="0" w:space="0" w:color="auto"/>
            <w:right w:val="none" w:sz="0" w:space="0" w:color="auto"/>
          </w:divBdr>
        </w:div>
        <w:div w:id="1261185808">
          <w:marLeft w:val="0"/>
          <w:marRight w:val="0"/>
          <w:marTop w:val="0"/>
          <w:marBottom w:val="0"/>
          <w:divBdr>
            <w:top w:val="none" w:sz="0" w:space="0" w:color="auto"/>
            <w:left w:val="none" w:sz="0" w:space="0" w:color="auto"/>
            <w:bottom w:val="none" w:sz="0" w:space="0" w:color="auto"/>
            <w:right w:val="none" w:sz="0" w:space="0" w:color="auto"/>
          </w:divBdr>
        </w:div>
        <w:div w:id="715589642">
          <w:marLeft w:val="0"/>
          <w:marRight w:val="0"/>
          <w:marTop w:val="0"/>
          <w:marBottom w:val="0"/>
          <w:divBdr>
            <w:top w:val="none" w:sz="0" w:space="0" w:color="auto"/>
            <w:left w:val="none" w:sz="0" w:space="0" w:color="auto"/>
            <w:bottom w:val="none" w:sz="0" w:space="0" w:color="auto"/>
            <w:right w:val="none" w:sz="0" w:space="0" w:color="auto"/>
          </w:divBdr>
        </w:div>
        <w:div w:id="1889802235">
          <w:marLeft w:val="0"/>
          <w:marRight w:val="0"/>
          <w:marTop w:val="0"/>
          <w:marBottom w:val="0"/>
          <w:divBdr>
            <w:top w:val="none" w:sz="0" w:space="0" w:color="auto"/>
            <w:left w:val="none" w:sz="0" w:space="0" w:color="auto"/>
            <w:bottom w:val="none" w:sz="0" w:space="0" w:color="auto"/>
            <w:right w:val="none" w:sz="0" w:space="0" w:color="auto"/>
          </w:divBdr>
        </w:div>
        <w:div w:id="261499064">
          <w:marLeft w:val="0"/>
          <w:marRight w:val="0"/>
          <w:marTop w:val="0"/>
          <w:marBottom w:val="0"/>
          <w:divBdr>
            <w:top w:val="none" w:sz="0" w:space="0" w:color="auto"/>
            <w:left w:val="none" w:sz="0" w:space="0" w:color="auto"/>
            <w:bottom w:val="none" w:sz="0" w:space="0" w:color="auto"/>
            <w:right w:val="none" w:sz="0" w:space="0" w:color="auto"/>
          </w:divBdr>
        </w:div>
        <w:div w:id="579170371">
          <w:marLeft w:val="0"/>
          <w:marRight w:val="0"/>
          <w:marTop w:val="0"/>
          <w:marBottom w:val="0"/>
          <w:divBdr>
            <w:top w:val="none" w:sz="0" w:space="0" w:color="auto"/>
            <w:left w:val="none" w:sz="0" w:space="0" w:color="auto"/>
            <w:bottom w:val="none" w:sz="0" w:space="0" w:color="auto"/>
            <w:right w:val="none" w:sz="0" w:space="0" w:color="auto"/>
          </w:divBdr>
        </w:div>
        <w:div w:id="1412964689">
          <w:marLeft w:val="0"/>
          <w:marRight w:val="0"/>
          <w:marTop w:val="0"/>
          <w:marBottom w:val="0"/>
          <w:divBdr>
            <w:top w:val="none" w:sz="0" w:space="0" w:color="auto"/>
            <w:left w:val="none" w:sz="0" w:space="0" w:color="auto"/>
            <w:bottom w:val="none" w:sz="0" w:space="0" w:color="auto"/>
            <w:right w:val="none" w:sz="0" w:space="0" w:color="auto"/>
          </w:divBdr>
        </w:div>
        <w:div w:id="879128744">
          <w:marLeft w:val="0"/>
          <w:marRight w:val="0"/>
          <w:marTop w:val="0"/>
          <w:marBottom w:val="0"/>
          <w:divBdr>
            <w:top w:val="none" w:sz="0" w:space="0" w:color="auto"/>
            <w:left w:val="none" w:sz="0" w:space="0" w:color="auto"/>
            <w:bottom w:val="none" w:sz="0" w:space="0" w:color="auto"/>
            <w:right w:val="none" w:sz="0" w:space="0" w:color="auto"/>
          </w:divBdr>
        </w:div>
        <w:div w:id="2121995145">
          <w:marLeft w:val="0"/>
          <w:marRight w:val="0"/>
          <w:marTop w:val="0"/>
          <w:marBottom w:val="0"/>
          <w:divBdr>
            <w:top w:val="none" w:sz="0" w:space="0" w:color="auto"/>
            <w:left w:val="none" w:sz="0" w:space="0" w:color="auto"/>
            <w:bottom w:val="none" w:sz="0" w:space="0" w:color="auto"/>
            <w:right w:val="none" w:sz="0" w:space="0" w:color="auto"/>
          </w:divBdr>
        </w:div>
        <w:div w:id="169369437">
          <w:marLeft w:val="0"/>
          <w:marRight w:val="0"/>
          <w:marTop w:val="0"/>
          <w:marBottom w:val="0"/>
          <w:divBdr>
            <w:top w:val="none" w:sz="0" w:space="0" w:color="auto"/>
            <w:left w:val="none" w:sz="0" w:space="0" w:color="auto"/>
            <w:bottom w:val="none" w:sz="0" w:space="0" w:color="auto"/>
            <w:right w:val="none" w:sz="0" w:space="0" w:color="auto"/>
          </w:divBdr>
        </w:div>
        <w:div w:id="625694766">
          <w:marLeft w:val="0"/>
          <w:marRight w:val="0"/>
          <w:marTop w:val="0"/>
          <w:marBottom w:val="0"/>
          <w:divBdr>
            <w:top w:val="none" w:sz="0" w:space="0" w:color="auto"/>
            <w:left w:val="none" w:sz="0" w:space="0" w:color="auto"/>
            <w:bottom w:val="none" w:sz="0" w:space="0" w:color="auto"/>
            <w:right w:val="none" w:sz="0" w:space="0" w:color="auto"/>
          </w:divBdr>
        </w:div>
        <w:div w:id="81491936">
          <w:marLeft w:val="0"/>
          <w:marRight w:val="0"/>
          <w:marTop w:val="0"/>
          <w:marBottom w:val="0"/>
          <w:divBdr>
            <w:top w:val="none" w:sz="0" w:space="0" w:color="auto"/>
            <w:left w:val="none" w:sz="0" w:space="0" w:color="auto"/>
            <w:bottom w:val="none" w:sz="0" w:space="0" w:color="auto"/>
            <w:right w:val="none" w:sz="0" w:space="0" w:color="auto"/>
          </w:divBdr>
        </w:div>
        <w:div w:id="89548505">
          <w:marLeft w:val="0"/>
          <w:marRight w:val="0"/>
          <w:marTop w:val="0"/>
          <w:marBottom w:val="0"/>
          <w:divBdr>
            <w:top w:val="none" w:sz="0" w:space="0" w:color="auto"/>
            <w:left w:val="none" w:sz="0" w:space="0" w:color="auto"/>
            <w:bottom w:val="none" w:sz="0" w:space="0" w:color="auto"/>
            <w:right w:val="none" w:sz="0" w:space="0" w:color="auto"/>
          </w:divBdr>
        </w:div>
        <w:div w:id="838809759">
          <w:marLeft w:val="0"/>
          <w:marRight w:val="0"/>
          <w:marTop w:val="0"/>
          <w:marBottom w:val="0"/>
          <w:divBdr>
            <w:top w:val="none" w:sz="0" w:space="0" w:color="auto"/>
            <w:left w:val="none" w:sz="0" w:space="0" w:color="auto"/>
            <w:bottom w:val="none" w:sz="0" w:space="0" w:color="auto"/>
            <w:right w:val="none" w:sz="0" w:space="0" w:color="auto"/>
          </w:divBdr>
        </w:div>
        <w:div w:id="929316711">
          <w:marLeft w:val="0"/>
          <w:marRight w:val="0"/>
          <w:marTop w:val="0"/>
          <w:marBottom w:val="0"/>
          <w:divBdr>
            <w:top w:val="none" w:sz="0" w:space="0" w:color="auto"/>
            <w:left w:val="none" w:sz="0" w:space="0" w:color="auto"/>
            <w:bottom w:val="none" w:sz="0" w:space="0" w:color="auto"/>
            <w:right w:val="none" w:sz="0" w:space="0" w:color="auto"/>
          </w:divBdr>
        </w:div>
        <w:div w:id="1959943211">
          <w:marLeft w:val="0"/>
          <w:marRight w:val="0"/>
          <w:marTop w:val="0"/>
          <w:marBottom w:val="0"/>
          <w:divBdr>
            <w:top w:val="none" w:sz="0" w:space="0" w:color="auto"/>
            <w:left w:val="none" w:sz="0" w:space="0" w:color="auto"/>
            <w:bottom w:val="none" w:sz="0" w:space="0" w:color="auto"/>
            <w:right w:val="none" w:sz="0" w:space="0" w:color="auto"/>
          </w:divBdr>
        </w:div>
        <w:div w:id="1868566069">
          <w:marLeft w:val="0"/>
          <w:marRight w:val="0"/>
          <w:marTop w:val="0"/>
          <w:marBottom w:val="0"/>
          <w:divBdr>
            <w:top w:val="none" w:sz="0" w:space="0" w:color="auto"/>
            <w:left w:val="none" w:sz="0" w:space="0" w:color="auto"/>
            <w:bottom w:val="none" w:sz="0" w:space="0" w:color="auto"/>
            <w:right w:val="none" w:sz="0" w:space="0" w:color="auto"/>
          </w:divBdr>
        </w:div>
        <w:div w:id="237444002">
          <w:marLeft w:val="0"/>
          <w:marRight w:val="0"/>
          <w:marTop w:val="0"/>
          <w:marBottom w:val="0"/>
          <w:divBdr>
            <w:top w:val="none" w:sz="0" w:space="0" w:color="auto"/>
            <w:left w:val="none" w:sz="0" w:space="0" w:color="auto"/>
            <w:bottom w:val="none" w:sz="0" w:space="0" w:color="auto"/>
            <w:right w:val="none" w:sz="0" w:space="0" w:color="auto"/>
          </w:divBdr>
        </w:div>
        <w:div w:id="623658871">
          <w:marLeft w:val="0"/>
          <w:marRight w:val="0"/>
          <w:marTop w:val="0"/>
          <w:marBottom w:val="0"/>
          <w:divBdr>
            <w:top w:val="none" w:sz="0" w:space="0" w:color="auto"/>
            <w:left w:val="none" w:sz="0" w:space="0" w:color="auto"/>
            <w:bottom w:val="none" w:sz="0" w:space="0" w:color="auto"/>
            <w:right w:val="none" w:sz="0" w:space="0" w:color="auto"/>
          </w:divBdr>
        </w:div>
        <w:div w:id="1273050816">
          <w:marLeft w:val="0"/>
          <w:marRight w:val="0"/>
          <w:marTop w:val="0"/>
          <w:marBottom w:val="0"/>
          <w:divBdr>
            <w:top w:val="none" w:sz="0" w:space="0" w:color="auto"/>
            <w:left w:val="none" w:sz="0" w:space="0" w:color="auto"/>
            <w:bottom w:val="none" w:sz="0" w:space="0" w:color="auto"/>
            <w:right w:val="none" w:sz="0" w:space="0" w:color="auto"/>
          </w:divBdr>
        </w:div>
        <w:div w:id="105929351">
          <w:marLeft w:val="0"/>
          <w:marRight w:val="0"/>
          <w:marTop w:val="0"/>
          <w:marBottom w:val="0"/>
          <w:divBdr>
            <w:top w:val="none" w:sz="0" w:space="0" w:color="auto"/>
            <w:left w:val="none" w:sz="0" w:space="0" w:color="auto"/>
            <w:bottom w:val="none" w:sz="0" w:space="0" w:color="auto"/>
            <w:right w:val="none" w:sz="0" w:space="0" w:color="auto"/>
          </w:divBdr>
        </w:div>
        <w:div w:id="364521475">
          <w:marLeft w:val="0"/>
          <w:marRight w:val="0"/>
          <w:marTop w:val="0"/>
          <w:marBottom w:val="0"/>
          <w:divBdr>
            <w:top w:val="none" w:sz="0" w:space="0" w:color="auto"/>
            <w:left w:val="none" w:sz="0" w:space="0" w:color="auto"/>
            <w:bottom w:val="none" w:sz="0" w:space="0" w:color="auto"/>
            <w:right w:val="none" w:sz="0" w:space="0" w:color="auto"/>
          </w:divBdr>
        </w:div>
        <w:div w:id="263222413">
          <w:marLeft w:val="0"/>
          <w:marRight w:val="0"/>
          <w:marTop w:val="0"/>
          <w:marBottom w:val="0"/>
          <w:divBdr>
            <w:top w:val="none" w:sz="0" w:space="0" w:color="auto"/>
            <w:left w:val="none" w:sz="0" w:space="0" w:color="auto"/>
            <w:bottom w:val="none" w:sz="0" w:space="0" w:color="auto"/>
            <w:right w:val="none" w:sz="0" w:space="0" w:color="auto"/>
          </w:divBdr>
        </w:div>
        <w:div w:id="1558468353">
          <w:marLeft w:val="0"/>
          <w:marRight w:val="0"/>
          <w:marTop w:val="0"/>
          <w:marBottom w:val="0"/>
          <w:divBdr>
            <w:top w:val="none" w:sz="0" w:space="0" w:color="auto"/>
            <w:left w:val="none" w:sz="0" w:space="0" w:color="auto"/>
            <w:bottom w:val="none" w:sz="0" w:space="0" w:color="auto"/>
            <w:right w:val="none" w:sz="0" w:space="0" w:color="auto"/>
          </w:divBdr>
        </w:div>
        <w:div w:id="1971782193">
          <w:marLeft w:val="0"/>
          <w:marRight w:val="0"/>
          <w:marTop w:val="0"/>
          <w:marBottom w:val="0"/>
          <w:divBdr>
            <w:top w:val="none" w:sz="0" w:space="0" w:color="auto"/>
            <w:left w:val="none" w:sz="0" w:space="0" w:color="auto"/>
            <w:bottom w:val="none" w:sz="0" w:space="0" w:color="auto"/>
            <w:right w:val="none" w:sz="0" w:space="0" w:color="auto"/>
          </w:divBdr>
        </w:div>
        <w:div w:id="350230566">
          <w:marLeft w:val="0"/>
          <w:marRight w:val="0"/>
          <w:marTop w:val="0"/>
          <w:marBottom w:val="0"/>
          <w:divBdr>
            <w:top w:val="none" w:sz="0" w:space="0" w:color="auto"/>
            <w:left w:val="none" w:sz="0" w:space="0" w:color="auto"/>
            <w:bottom w:val="none" w:sz="0" w:space="0" w:color="auto"/>
            <w:right w:val="none" w:sz="0" w:space="0" w:color="auto"/>
          </w:divBdr>
        </w:div>
        <w:div w:id="2058317589">
          <w:marLeft w:val="0"/>
          <w:marRight w:val="0"/>
          <w:marTop w:val="0"/>
          <w:marBottom w:val="0"/>
          <w:divBdr>
            <w:top w:val="none" w:sz="0" w:space="0" w:color="auto"/>
            <w:left w:val="none" w:sz="0" w:space="0" w:color="auto"/>
            <w:bottom w:val="none" w:sz="0" w:space="0" w:color="auto"/>
            <w:right w:val="none" w:sz="0" w:space="0" w:color="auto"/>
          </w:divBdr>
        </w:div>
        <w:div w:id="310715339">
          <w:marLeft w:val="0"/>
          <w:marRight w:val="0"/>
          <w:marTop w:val="0"/>
          <w:marBottom w:val="0"/>
          <w:divBdr>
            <w:top w:val="none" w:sz="0" w:space="0" w:color="auto"/>
            <w:left w:val="none" w:sz="0" w:space="0" w:color="auto"/>
            <w:bottom w:val="none" w:sz="0" w:space="0" w:color="auto"/>
            <w:right w:val="none" w:sz="0" w:space="0" w:color="auto"/>
          </w:divBdr>
        </w:div>
        <w:div w:id="1194264909">
          <w:marLeft w:val="0"/>
          <w:marRight w:val="0"/>
          <w:marTop w:val="0"/>
          <w:marBottom w:val="0"/>
          <w:divBdr>
            <w:top w:val="none" w:sz="0" w:space="0" w:color="auto"/>
            <w:left w:val="none" w:sz="0" w:space="0" w:color="auto"/>
            <w:bottom w:val="none" w:sz="0" w:space="0" w:color="auto"/>
            <w:right w:val="none" w:sz="0" w:space="0" w:color="auto"/>
          </w:divBdr>
        </w:div>
        <w:div w:id="1671525463">
          <w:marLeft w:val="0"/>
          <w:marRight w:val="0"/>
          <w:marTop w:val="0"/>
          <w:marBottom w:val="0"/>
          <w:divBdr>
            <w:top w:val="none" w:sz="0" w:space="0" w:color="auto"/>
            <w:left w:val="none" w:sz="0" w:space="0" w:color="auto"/>
            <w:bottom w:val="none" w:sz="0" w:space="0" w:color="auto"/>
            <w:right w:val="none" w:sz="0" w:space="0" w:color="auto"/>
          </w:divBdr>
        </w:div>
        <w:div w:id="1689797492">
          <w:marLeft w:val="0"/>
          <w:marRight w:val="0"/>
          <w:marTop w:val="0"/>
          <w:marBottom w:val="0"/>
          <w:divBdr>
            <w:top w:val="none" w:sz="0" w:space="0" w:color="auto"/>
            <w:left w:val="none" w:sz="0" w:space="0" w:color="auto"/>
            <w:bottom w:val="none" w:sz="0" w:space="0" w:color="auto"/>
            <w:right w:val="none" w:sz="0" w:space="0" w:color="auto"/>
          </w:divBdr>
        </w:div>
        <w:div w:id="1726484359">
          <w:marLeft w:val="0"/>
          <w:marRight w:val="0"/>
          <w:marTop w:val="0"/>
          <w:marBottom w:val="0"/>
          <w:divBdr>
            <w:top w:val="none" w:sz="0" w:space="0" w:color="auto"/>
            <w:left w:val="none" w:sz="0" w:space="0" w:color="auto"/>
            <w:bottom w:val="none" w:sz="0" w:space="0" w:color="auto"/>
            <w:right w:val="none" w:sz="0" w:space="0" w:color="auto"/>
          </w:divBdr>
        </w:div>
        <w:div w:id="1197884725">
          <w:marLeft w:val="0"/>
          <w:marRight w:val="0"/>
          <w:marTop w:val="0"/>
          <w:marBottom w:val="0"/>
          <w:divBdr>
            <w:top w:val="none" w:sz="0" w:space="0" w:color="auto"/>
            <w:left w:val="none" w:sz="0" w:space="0" w:color="auto"/>
            <w:bottom w:val="none" w:sz="0" w:space="0" w:color="auto"/>
            <w:right w:val="none" w:sz="0" w:space="0" w:color="auto"/>
          </w:divBdr>
        </w:div>
        <w:div w:id="218443095">
          <w:marLeft w:val="0"/>
          <w:marRight w:val="0"/>
          <w:marTop w:val="0"/>
          <w:marBottom w:val="0"/>
          <w:divBdr>
            <w:top w:val="none" w:sz="0" w:space="0" w:color="auto"/>
            <w:left w:val="none" w:sz="0" w:space="0" w:color="auto"/>
            <w:bottom w:val="none" w:sz="0" w:space="0" w:color="auto"/>
            <w:right w:val="none" w:sz="0" w:space="0" w:color="auto"/>
          </w:divBdr>
        </w:div>
        <w:div w:id="1957714554">
          <w:marLeft w:val="0"/>
          <w:marRight w:val="0"/>
          <w:marTop w:val="0"/>
          <w:marBottom w:val="0"/>
          <w:divBdr>
            <w:top w:val="none" w:sz="0" w:space="0" w:color="auto"/>
            <w:left w:val="none" w:sz="0" w:space="0" w:color="auto"/>
            <w:bottom w:val="none" w:sz="0" w:space="0" w:color="auto"/>
            <w:right w:val="none" w:sz="0" w:space="0" w:color="auto"/>
          </w:divBdr>
        </w:div>
        <w:div w:id="485125819">
          <w:marLeft w:val="0"/>
          <w:marRight w:val="0"/>
          <w:marTop w:val="0"/>
          <w:marBottom w:val="0"/>
          <w:divBdr>
            <w:top w:val="none" w:sz="0" w:space="0" w:color="auto"/>
            <w:left w:val="none" w:sz="0" w:space="0" w:color="auto"/>
            <w:bottom w:val="none" w:sz="0" w:space="0" w:color="auto"/>
            <w:right w:val="none" w:sz="0" w:space="0" w:color="auto"/>
          </w:divBdr>
        </w:div>
        <w:div w:id="833381047">
          <w:marLeft w:val="0"/>
          <w:marRight w:val="0"/>
          <w:marTop w:val="0"/>
          <w:marBottom w:val="0"/>
          <w:divBdr>
            <w:top w:val="none" w:sz="0" w:space="0" w:color="auto"/>
            <w:left w:val="none" w:sz="0" w:space="0" w:color="auto"/>
            <w:bottom w:val="none" w:sz="0" w:space="0" w:color="auto"/>
            <w:right w:val="none" w:sz="0" w:space="0" w:color="auto"/>
          </w:divBdr>
        </w:div>
        <w:div w:id="572548781">
          <w:marLeft w:val="0"/>
          <w:marRight w:val="0"/>
          <w:marTop w:val="0"/>
          <w:marBottom w:val="0"/>
          <w:divBdr>
            <w:top w:val="none" w:sz="0" w:space="0" w:color="auto"/>
            <w:left w:val="none" w:sz="0" w:space="0" w:color="auto"/>
            <w:bottom w:val="none" w:sz="0" w:space="0" w:color="auto"/>
            <w:right w:val="none" w:sz="0" w:space="0" w:color="auto"/>
          </w:divBdr>
        </w:div>
        <w:div w:id="642151829">
          <w:marLeft w:val="0"/>
          <w:marRight w:val="0"/>
          <w:marTop w:val="0"/>
          <w:marBottom w:val="0"/>
          <w:divBdr>
            <w:top w:val="none" w:sz="0" w:space="0" w:color="auto"/>
            <w:left w:val="none" w:sz="0" w:space="0" w:color="auto"/>
            <w:bottom w:val="none" w:sz="0" w:space="0" w:color="auto"/>
            <w:right w:val="none" w:sz="0" w:space="0" w:color="auto"/>
          </w:divBdr>
        </w:div>
        <w:div w:id="2001733291">
          <w:marLeft w:val="0"/>
          <w:marRight w:val="0"/>
          <w:marTop w:val="0"/>
          <w:marBottom w:val="0"/>
          <w:divBdr>
            <w:top w:val="none" w:sz="0" w:space="0" w:color="auto"/>
            <w:left w:val="none" w:sz="0" w:space="0" w:color="auto"/>
            <w:bottom w:val="none" w:sz="0" w:space="0" w:color="auto"/>
            <w:right w:val="none" w:sz="0" w:space="0" w:color="auto"/>
          </w:divBdr>
        </w:div>
        <w:div w:id="1765032351">
          <w:marLeft w:val="0"/>
          <w:marRight w:val="0"/>
          <w:marTop w:val="0"/>
          <w:marBottom w:val="0"/>
          <w:divBdr>
            <w:top w:val="none" w:sz="0" w:space="0" w:color="auto"/>
            <w:left w:val="none" w:sz="0" w:space="0" w:color="auto"/>
            <w:bottom w:val="none" w:sz="0" w:space="0" w:color="auto"/>
            <w:right w:val="none" w:sz="0" w:space="0" w:color="auto"/>
          </w:divBdr>
        </w:div>
        <w:div w:id="420034006">
          <w:marLeft w:val="0"/>
          <w:marRight w:val="0"/>
          <w:marTop w:val="0"/>
          <w:marBottom w:val="0"/>
          <w:divBdr>
            <w:top w:val="none" w:sz="0" w:space="0" w:color="auto"/>
            <w:left w:val="none" w:sz="0" w:space="0" w:color="auto"/>
            <w:bottom w:val="none" w:sz="0" w:space="0" w:color="auto"/>
            <w:right w:val="none" w:sz="0" w:space="0" w:color="auto"/>
          </w:divBdr>
        </w:div>
        <w:div w:id="1755668774">
          <w:marLeft w:val="0"/>
          <w:marRight w:val="0"/>
          <w:marTop w:val="0"/>
          <w:marBottom w:val="0"/>
          <w:divBdr>
            <w:top w:val="none" w:sz="0" w:space="0" w:color="auto"/>
            <w:left w:val="none" w:sz="0" w:space="0" w:color="auto"/>
            <w:bottom w:val="none" w:sz="0" w:space="0" w:color="auto"/>
            <w:right w:val="none" w:sz="0" w:space="0" w:color="auto"/>
          </w:divBdr>
        </w:div>
        <w:div w:id="106317899">
          <w:marLeft w:val="0"/>
          <w:marRight w:val="0"/>
          <w:marTop w:val="0"/>
          <w:marBottom w:val="0"/>
          <w:divBdr>
            <w:top w:val="none" w:sz="0" w:space="0" w:color="auto"/>
            <w:left w:val="none" w:sz="0" w:space="0" w:color="auto"/>
            <w:bottom w:val="none" w:sz="0" w:space="0" w:color="auto"/>
            <w:right w:val="none" w:sz="0" w:space="0" w:color="auto"/>
          </w:divBdr>
        </w:div>
        <w:div w:id="1975401605">
          <w:marLeft w:val="0"/>
          <w:marRight w:val="0"/>
          <w:marTop w:val="0"/>
          <w:marBottom w:val="0"/>
          <w:divBdr>
            <w:top w:val="none" w:sz="0" w:space="0" w:color="auto"/>
            <w:left w:val="none" w:sz="0" w:space="0" w:color="auto"/>
            <w:bottom w:val="none" w:sz="0" w:space="0" w:color="auto"/>
            <w:right w:val="none" w:sz="0" w:space="0" w:color="auto"/>
          </w:divBdr>
        </w:div>
        <w:div w:id="1095979022">
          <w:marLeft w:val="0"/>
          <w:marRight w:val="0"/>
          <w:marTop w:val="0"/>
          <w:marBottom w:val="0"/>
          <w:divBdr>
            <w:top w:val="none" w:sz="0" w:space="0" w:color="auto"/>
            <w:left w:val="none" w:sz="0" w:space="0" w:color="auto"/>
            <w:bottom w:val="none" w:sz="0" w:space="0" w:color="auto"/>
            <w:right w:val="none" w:sz="0" w:space="0" w:color="auto"/>
          </w:divBdr>
        </w:div>
        <w:div w:id="919099256">
          <w:marLeft w:val="0"/>
          <w:marRight w:val="0"/>
          <w:marTop w:val="0"/>
          <w:marBottom w:val="0"/>
          <w:divBdr>
            <w:top w:val="none" w:sz="0" w:space="0" w:color="auto"/>
            <w:left w:val="none" w:sz="0" w:space="0" w:color="auto"/>
            <w:bottom w:val="none" w:sz="0" w:space="0" w:color="auto"/>
            <w:right w:val="none" w:sz="0" w:space="0" w:color="auto"/>
          </w:divBdr>
        </w:div>
        <w:div w:id="1213738322">
          <w:marLeft w:val="0"/>
          <w:marRight w:val="0"/>
          <w:marTop w:val="0"/>
          <w:marBottom w:val="0"/>
          <w:divBdr>
            <w:top w:val="none" w:sz="0" w:space="0" w:color="auto"/>
            <w:left w:val="none" w:sz="0" w:space="0" w:color="auto"/>
            <w:bottom w:val="none" w:sz="0" w:space="0" w:color="auto"/>
            <w:right w:val="none" w:sz="0" w:space="0" w:color="auto"/>
          </w:divBdr>
        </w:div>
        <w:div w:id="703558534">
          <w:marLeft w:val="0"/>
          <w:marRight w:val="0"/>
          <w:marTop w:val="0"/>
          <w:marBottom w:val="0"/>
          <w:divBdr>
            <w:top w:val="none" w:sz="0" w:space="0" w:color="auto"/>
            <w:left w:val="none" w:sz="0" w:space="0" w:color="auto"/>
            <w:bottom w:val="none" w:sz="0" w:space="0" w:color="auto"/>
            <w:right w:val="none" w:sz="0" w:space="0" w:color="auto"/>
          </w:divBdr>
        </w:div>
        <w:div w:id="311756997">
          <w:marLeft w:val="0"/>
          <w:marRight w:val="0"/>
          <w:marTop w:val="0"/>
          <w:marBottom w:val="0"/>
          <w:divBdr>
            <w:top w:val="none" w:sz="0" w:space="0" w:color="auto"/>
            <w:left w:val="none" w:sz="0" w:space="0" w:color="auto"/>
            <w:bottom w:val="none" w:sz="0" w:space="0" w:color="auto"/>
            <w:right w:val="none" w:sz="0" w:space="0" w:color="auto"/>
          </w:divBdr>
        </w:div>
        <w:div w:id="1851293260">
          <w:marLeft w:val="0"/>
          <w:marRight w:val="0"/>
          <w:marTop w:val="0"/>
          <w:marBottom w:val="0"/>
          <w:divBdr>
            <w:top w:val="none" w:sz="0" w:space="0" w:color="auto"/>
            <w:left w:val="none" w:sz="0" w:space="0" w:color="auto"/>
            <w:bottom w:val="none" w:sz="0" w:space="0" w:color="auto"/>
            <w:right w:val="none" w:sz="0" w:space="0" w:color="auto"/>
          </w:divBdr>
        </w:div>
        <w:div w:id="1650866935">
          <w:marLeft w:val="0"/>
          <w:marRight w:val="0"/>
          <w:marTop w:val="0"/>
          <w:marBottom w:val="0"/>
          <w:divBdr>
            <w:top w:val="none" w:sz="0" w:space="0" w:color="auto"/>
            <w:left w:val="none" w:sz="0" w:space="0" w:color="auto"/>
            <w:bottom w:val="none" w:sz="0" w:space="0" w:color="auto"/>
            <w:right w:val="none" w:sz="0" w:space="0" w:color="auto"/>
          </w:divBdr>
        </w:div>
        <w:div w:id="1058241506">
          <w:marLeft w:val="0"/>
          <w:marRight w:val="0"/>
          <w:marTop w:val="0"/>
          <w:marBottom w:val="0"/>
          <w:divBdr>
            <w:top w:val="none" w:sz="0" w:space="0" w:color="auto"/>
            <w:left w:val="none" w:sz="0" w:space="0" w:color="auto"/>
            <w:bottom w:val="none" w:sz="0" w:space="0" w:color="auto"/>
            <w:right w:val="none" w:sz="0" w:space="0" w:color="auto"/>
          </w:divBdr>
        </w:div>
        <w:div w:id="776289374">
          <w:marLeft w:val="0"/>
          <w:marRight w:val="0"/>
          <w:marTop w:val="0"/>
          <w:marBottom w:val="0"/>
          <w:divBdr>
            <w:top w:val="none" w:sz="0" w:space="0" w:color="auto"/>
            <w:left w:val="none" w:sz="0" w:space="0" w:color="auto"/>
            <w:bottom w:val="none" w:sz="0" w:space="0" w:color="auto"/>
            <w:right w:val="none" w:sz="0" w:space="0" w:color="auto"/>
          </w:divBdr>
        </w:div>
        <w:div w:id="61217906">
          <w:marLeft w:val="0"/>
          <w:marRight w:val="0"/>
          <w:marTop w:val="0"/>
          <w:marBottom w:val="0"/>
          <w:divBdr>
            <w:top w:val="none" w:sz="0" w:space="0" w:color="auto"/>
            <w:left w:val="none" w:sz="0" w:space="0" w:color="auto"/>
            <w:bottom w:val="none" w:sz="0" w:space="0" w:color="auto"/>
            <w:right w:val="none" w:sz="0" w:space="0" w:color="auto"/>
          </w:divBdr>
        </w:div>
        <w:div w:id="1336109329">
          <w:marLeft w:val="0"/>
          <w:marRight w:val="0"/>
          <w:marTop w:val="0"/>
          <w:marBottom w:val="0"/>
          <w:divBdr>
            <w:top w:val="none" w:sz="0" w:space="0" w:color="auto"/>
            <w:left w:val="none" w:sz="0" w:space="0" w:color="auto"/>
            <w:bottom w:val="none" w:sz="0" w:space="0" w:color="auto"/>
            <w:right w:val="none" w:sz="0" w:space="0" w:color="auto"/>
          </w:divBdr>
        </w:div>
        <w:div w:id="1662272201">
          <w:marLeft w:val="0"/>
          <w:marRight w:val="0"/>
          <w:marTop w:val="0"/>
          <w:marBottom w:val="0"/>
          <w:divBdr>
            <w:top w:val="none" w:sz="0" w:space="0" w:color="auto"/>
            <w:left w:val="none" w:sz="0" w:space="0" w:color="auto"/>
            <w:bottom w:val="none" w:sz="0" w:space="0" w:color="auto"/>
            <w:right w:val="none" w:sz="0" w:space="0" w:color="auto"/>
          </w:divBdr>
        </w:div>
        <w:div w:id="834758118">
          <w:marLeft w:val="0"/>
          <w:marRight w:val="0"/>
          <w:marTop w:val="0"/>
          <w:marBottom w:val="0"/>
          <w:divBdr>
            <w:top w:val="none" w:sz="0" w:space="0" w:color="auto"/>
            <w:left w:val="none" w:sz="0" w:space="0" w:color="auto"/>
            <w:bottom w:val="none" w:sz="0" w:space="0" w:color="auto"/>
            <w:right w:val="none" w:sz="0" w:space="0" w:color="auto"/>
          </w:divBdr>
        </w:div>
        <w:div w:id="1588029790">
          <w:marLeft w:val="0"/>
          <w:marRight w:val="0"/>
          <w:marTop w:val="0"/>
          <w:marBottom w:val="0"/>
          <w:divBdr>
            <w:top w:val="none" w:sz="0" w:space="0" w:color="auto"/>
            <w:left w:val="none" w:sz="0" w:space="0" w:color="auto"/>
            <w:bottom w:val="none" w:sz="0" w:space="0" w:color="auto"/>
            <w:right w:val="none" w:sz="0" w:space="0" w:color="auto"/>
          </w:divBdr>
        </w:div>
        <w:div w:id="1724405541">
          <w:marLeft w:val="0"/>
          <w:marRight w:val="0"/>
          <w:marTop w:val="0"/>
          <w:marBottom w:val="0"/>
          <w:divBdr>
            <w:top w:val="none" w:sz="0" w:space="0" w:color="auto"/>
            <w:left w:val="none" w:sz="0" w:space="0" w:color="auto"/>
            <w:bottom w:val="none" w:sz="0" w:space="0" w:color="auto"/>
            <w:right w:val="none" w:sz="0" w:space="0" w:color="auto"/>
          </w:divBdr>
        </w:div>
        <w:div w:id="1249071004">
          <w:marLeft w:val="0"/>
          <w:marRight w:val="0"/>
          <w:marTop w:val="0"/>
          <w:marBottom w:val="0"/>
          <w:divBdr>
            <w:top w:val="none" w:sz="0" w:space="0" w:color="auto"/>
            <w:left w:val="none" w:sz="0" w:space="0" w:color="auto"/>
            <w:bottom w:val="none" w:sz="0" w:space="0" w:color="auto"/>
            <w:right w:val="none" w:sz="0" w:space="0" w:color="auto"/>
          </w:divBdr>
        </w:div>
        <w:div w:id="1109206676">
          <w:marLeft w:val="0"/>
          <w:marRight w:val="0"/>
          <w:marTop w:val="0"/>
          <w:marBottom w:val="0"/>
          <w:divBdr>
            <w:top w:val="none" w:sz="0" w:space="0" w:color="auto"/>
            <w:left w:val="none" w:sz="0" w:space="0" w:color="auto"/>
            <w:bottom w:val="none" w:sz="0" w:space="0" w:color="auto"/>
            <w:right w:val="none" w:sz="0" w:space="0" w:color="auto"/>
          </w:divBdr>
        </w:div>
        <w:div w:id="114448091">
          <w:marLeft w:val="0"/>
          <w:marRight w:val="0"/>
          <w:marTop w:val="0"/>
          <w:marBottom w:val="0"/>
          <w:divBdr>
            <w:top w:val="none" w:sz="0" w:space="0" w:color="auto"/>
            <w:left w:val="none" w:sz="0" w:space="0" w:color="auto"/>
            <w:bottom w:val="none" w:sz="0" w:space="0" w:color="auto"/>
            <w:right w:val="none" w:sz="0" w:space="0" w:color="auto"/>
          </w:divBdr>
        </w:div>
        <w:div w:id="535119060">
          <w:marLeft w:val="0"/>
          <w:marRight w:val="0"/>
          <w:marTop w:val="0"/>
          <w:marBottom w:val="0"/>
          <w:divBdr>
            <w:top w:val="none" w:sz="0" w:space="0" w:color="auto"/>
            <w:left w:val="none" w:sz="0" w:space="0" w:color="auto"/>
            <w:bottom w:val="none" w:sz="0" w:space="0" w:color="auto"/>
            <w:right w:val="none" w:sz="0" w:space="0" w:color="auto"/>
          </w:divBdr>
        </w:div>
        <w:div w:id="286357161">
          <w:marLeft w:val="0"/>
          <w:marRight w:val="0"/>
          <w:marTop w:val="0"/>
          <w:marBottom w:val="0"/>
          <w:divBdr>
            <w:top w:val="none" w:sz="0" w:space="0" w:color="auto"/>
            <w:left w:val="none" w:sz="0" w:space="0" w:color="auto"/>
            <w:bottom w:val="none" w:sz="0" w:space="0" w:color="auto"/>
            <w:right w:val="none" w:sz="0" w:space="0" w:color="auto"/>
          </w:divBdr>
        </w:div>
        <w:div w:id="1445346268">
          <w:marLeft w:val="0"/>
          <w:marRight w:val="0"/>
          <w:marTop w:val="0"/>
          <w:marBottom w:val="0"/>
          <w:divBdr>
            <w:top w:val="none" w:sz="0" w:space="0" w:color="auto"/>
            <w:left w:val="none" w:sz="0" w:space="0" w:color="auto"/>
            <w:bottom w:val="none" w:sz="0" w:space="0" w:color="auto"/>
            <w:right w:val="none" w:sz="0" w:space="0" w:color="auto"/>
          </w:divBdr>
        </w:div>
        <w:div w:id="297420296">
          <w:marLeft w:val="0"/>
          <w:marRight w:val="0"/>
          <w:marTop w:val="0"/>
          <w:marBottom w:val="0"/>
          <w:divBdr>
            <w:top w:val="none" w:sz="0" w:space="0" w:color="auto"/>
            <w:left w:val="none" w:sz="0" w:space="0" w:color="auto"/>
            <w:bottom w:val="none" w:sz="0" w:space="0" w:color="auto"/>
            <w:right w:val="none" w:sz="0" w:space="0" w:color="auto"/>
          </w:divBdr>
        </w:div>
        <w:div w:id="1282957940">
          <w:marLeft w:val="0"/>
          <w:marRight w:val="0"/>
          <w:marTop w:val="0"/>
          <w:marBottom w:val="0"/>
          <w:divBdr>
            <w:top w:val="none" w:sz="0" w:space="0" w:color="auto"/>
            <w:left w:val="none" w:sz="0" w:space="0" w:color="auto"/>
            <w:bottom w:val="none" w:sz="0" w:space="0" w:color="auto"/>
            <w:right w:val="none" w:sz="0" w:space="0" w:color="auto"/>
          </w:divBdr>
        </w:div>
        <w:div w:id="746003015">
          <w:marLeft w:val="0"/>
          <w:marRight w:val="0"/>
          <w:marTop w:val="0"/>
          <w:marBottom w:val="0"/>
          <w:divBdr>
            <w:top w:val="none" w:sz="0" w:space="0" w:color="auto"/>
            <w:left w:val="none" w:sz="0" w:space="0" w:color="auto"/>
            <w:bottom w:val="none" w:sz="0" w:space="0" w:color="auto"/>
            <w:right w:val="none" w:sz="0" w:space="0" w:color="auto"/>
          </w:divBdr>
        </w:div>
        <w:div w:id="432018626">
          <w:marLeft w:val="0"/>
          <w:marRight w:val="0"/>
          <w:marTop w:val="0"/>
          <w:marBottom w:val="0"/>
          <w:divBdr>
            <w:top w:val="none" w:sz="0" w:space="0" w:color="auto"/>
            <w:left w:val="none" w:sz="0" w:space="0" w:color="auto"/>
            <w:bottom w:val="none" w:sz="0" w:space="0" w:color="auto"/>
            <w:right w:val="none" w:sz="0" w:space="0" w:color="auto"/>
          </w:divBdr>
        </w:div>
        <w:div w:id="1698310493">
          <w:marLeft w:val="0"/>
          <w:marRight w:val="0"/>
          <w:marTop w:val="0"/>
          <w:marBottom w:val="0"/>
          <w:divBdr>
            <w:top w:val="none" w:sz="0" w:space="0" w:color="auto"/>
            <w:left w:val="none" w:sz="0" w:space="0" w:color="auto"/>
            <w:bottom w:val="none" w:sz="0" w:space="0" w:color="auto"/>
            <w:right w:val="none" w:sz="0" w:space="0" w:color="auto"/>
          </w:divBdr>
        </w:div>
        <w:div w:id="1816142861">
          <w:marLeft w:val="0"/>
          <w:marRight w:val="0"/>
          <w:marTop w:val="0"/>
          <w:marBottom w:val="0"/>
          <w:divBdr>
            <w:top w:val="none" w:sz="0" w:space="0" w:color="auto"/>
            <w:left w:val="none" w:sz="0" w:space="0" w:color="auto"/>
            <w:bottom w:val="none" w:sz="0" w:space="0" w:color="auto"/>
            <w:right w:val="none" w:sz="0" w:space="0" w:color="auto"/>
          </w:divBdr>
        </w:div>
        <w:div w:id="266278092">
          <w:marLeft w:val="0"/>
          <w:marRight w:val="0"/>
          <w:marTop w:val="0"/>
          <w:marBottom w:val="0"/>
          <w:divBdr>
            <w:top w:val="none" w:sz="0" w:space="0" w:color="auto"/>
            <w:left w:val="none" w:sz="0" w:space="0" w:color="auto"/>
            <w:bottom w:val="none" w:sz="0" w:space="0" w:color="auto"/>
            <w:right w:val="none" w:sz="0" w:space="0" w:color="auto"/>
          </w:divBdr>
        </w:div>
        <w:div w:id="1963875158">
          <w:marLeft w:val="0"/>
          <w:marRight w:val="0"/>
          <w:marTop w:val="0"/>
          <w:marBottom w:val="0"/>
          <w:divBdr>
            <w:top w:val="none" w:sz="0" w:space="0" w:color="auto"/>
            <w:left w:val="none" w:sz="0" w:space="0" w:color="auto"/>
            <w:bottom w:val="none" w:sz="0" w:space="0" w:color="auto"/>
            <w:right w:val="none" w:sz="0" w:space="0" w:color="auto"/>
          </w:divBdr>
        </w:div>
        <w:div w:id="433400671">
          <w:marLeft w:val="0"/>
          <w:marRight w:val="0"/>
          <w:marTop w:val="0"/>
          <w:marBottom w:val="0"/>
          <w:divBdr>
            <w:top w:val="none" w:sz="0" w:space="0" w:color="auto"/>
            <w:left w:val="none" w:sz="0" w:space="0" w:color="auto"/>
            <w:bottom w:val="none" w:sz="0" w:space="0" w:color="auto"/>
            <w:right w:val="none" w:sz="0" w:space="0" w:color="auto"/>
          </w:divBdr>
        </w:div>
        <w:div w:id="1635600673">
          <w:marLeft w:val="0"/>
          <w:marRight w:val="0"/>
          <w:marTop w:val="0"/>
          <w:marBottom w:val="0"/>
          <w:divBdr>
            <w:top w:val="none" w:sz="0" w:space="0" w:color="auto"/>
            <w:left w:val="none" w:sz="0" w:space="0" w:color="auto"/>
            <w:bottom w:val="none" w:sz="0" w:space="0" w:color="auto"/>
            <w:right w:val="none" w:sz="0" w:space="0" w:color="auto"/>
          </w:divBdr>
        </w:div>
        <w:div w:id="105151580">
          <w:marLeft w:val="0"/>
          <w:marRight w:val="0"/>
          <w:marTop w:val="0"/>
          <w:marBottom w:val="0"/>
          <w:divBdr>
            <w:top w:val="none" w:sz="0" w:space="0" w:color="auto"/>
            <w:left w:val="none" w:sz="0" w:space="0" w:color="auto"/>
            <w:bottom w:val="none" w:sz="0" w:space="0" w:color="auto"/>
            <w:right w:val="none" w:sz="0" w:space="0" w:color="auto"/>
          </w:divBdr>
        </w:div>
        <w:div w:id="1980570533">
          <w:marLeft w:val="0"/>
          <w:marRight w:val="0"/>
          <w:marTop w:val="0"/>
          <w:marBottom w:val="0"/>
          <w:divBdr>
            <w:top w:val="none" w:sz="0" w:space="0" w:color="auto"/>
            <w:left w:val="none" w:sz="0" w:space="0" w:color="auto"/>
            <w:bottom w:val="none" w:sz="0" w:space="0" w:color="auto"/>
            <w:right w:val="none" w:sz="0" w:space="0" w:color="auto"/>
          </w:divBdr>
        </w:div>
        <w:div w:id="596207041">
          <w:marLeft w:val="0"/>
          <w:marRight w:val="0"/>
          <w:marTop w:val="0"/>
          <w:marBottom w:val="0"/>
          <w:divBdr>
            <w:top w:val="none" w:sz="0" w:space="0" w:color="auto"/>
            <w:left w:val="none" w:sz="0" w:space="0" w:color="auto"/>
            <w:bottom w:val="none" w:sz="0" w:space="0" w:color="auto"/>
            <w:right w:val="none" w:sz="0" w:space="0" w:color="auto"/>
          </w:divBdr>
        </w:div>
        <w:div w:id="1114327176">
          <w:marLeft w:val="0"/>
          <w:marRight w:val="0"/>
          <w:marTop w:val="0"/>
          <w:marBottom w:val="0"/>
          <w:divBdr>
            <w:top w:val="none" w:sz="0" w:space="0" w:color="auto"/>
            <w:left w:val="none" w:sz="0" w:space="0" w:color="auto"/>
            <w:bottom w:val="none" w:sz="0" w:space="0" w:color="auto"/>
            <w:right w:val="none" w:sz="0" w:space="0" w:color="auto"/>
          </w:divBdr>
        </w:div>
        <w:div w:id="584656416">
          <w:marLeft w:val="0"/>
          <w:marRight w:val="0"/>
          <w:marTop w:val="0"/>
          <w:marBottom w:val="0"/>
          <w:divBdr>
            <w:top w:val="none" w:sz="0" w:space="0" w:color="auto"/>
            <w:left w:val="none" w:sz="0" w:space="0" w:color="auto"/>
            <w:bottom w:val="none" w:sz="0" w:space="0" w:color="auto"/>
            <w:right w:val="none" w:sz="0" w:space="0" w:color="auto"/>
          </w:divBdr>
        </w:div>
        <w:div w:id="550724506">
          <w:marLeft w:val="0"/>
          <w:marRight w:val="0"/>
          <w:marTop w:val="0"/>
          <w:marBottom w:val="0"/>
          <w:divBdr>
            <w:top w:val="none" w:sz="0" w:space="0" w:color="auto"/>
            <w:left w:val="none" w:sz="0" w:space="0" w:color="auto"/>
            <w:bottom w:val="none" w:sz="0" w:space="0" w:color="auto"/>
            <w:right w:val="none" w:sz="0" w:space="0" w:color="auto"/>
          </w:divBdr>
        </w:div>
        <w:div w:id="750543001">
          <w:marLeft w:val="0"/>
          <w:marRight w:val="0"/>
          <w:marTop w:val="0"/>
          <w:marBottom w:val="0"/>
          <w:divBdr>
            <w:top w:val="none" w:sz="0" w:space="0" w:color="auto"/>
            <w:left w:val="none" w:sz="0" w:space="0" w:color="auto"/>
            <w:bottom w:val="none" w:sz="0" w:space="0" w:color="auto"/>
            <w:right w:val="none" w:sz="0" w:space="0" w:color="auto"/>
          </w:divBdr>
        </w:div>
        <w:div w:id="1887325857">
          <w:marLeft w:val="0"/>
          <w:marRight w:val="0"/>
          <w:marTop w:val="0"/>
          <w:marBottom w:val="0"/>
          <w:divBdr>
            <w:top w:val="none" w:sz="0" w:space="0" w:color="auto"/>
            <w:left w:val="none" w:sz="0" w:space="0" w:color="auto"/>
            <w:bottom w:val="none" w:sz="0" w:space="0" w:color="auto"/>
            <w:right w:val="none" w:sz="0" w:space="0" w:color="auto"/>
          </w:divBdr>
        </w:div>
        <w:div w:id="544832458">
          <w:marLeft w:val="0"/>
          <w:marRight w:val="0"/>
          <w:marTop w:val="0"/>
          <w:marBottom w:val="0"/>
          <w:divBdr>
            <w:top w:val="none" w:sz="0" w:space="0" w:color="auto"/>
            <w:left w:val="none" w:sz="0" w:space="0" w:color="auto"/>
            <w:bottom w:val="none" w:sz="0" w:space="0" w:color="auto"/>
            <w:right w:val="none" w:sz="0" w:space="0" w:color="auto"/>
          </w:divBdr>
        </w:div>
        <w:div w:id="579363177">
          <w:marLeft w:val="0"/>
          <w:marRight w:val="0"/>
          <w:marTop w:val="0"/>
          <w:marBottom w:val="0"/>
          <w:divBdr>
            <w:top w:val="none" w:sz="0" w:space="0" w:color="auto"/>
            <w:left w:val="none" w:sz="0" w:space="0" w:color="auto"/>
            <w:bottom w:val="none" w:sz="0" w:space="0" w:color="auto"/>
            <w:right w:val="none" w:sz="0" w:space="0" w:color="auto"/>
          </w:divBdr>
        </w:div>
        <w:div w:id="486360359">
          <w:marLeft w:val="0"/>
          <w:marRight w:val="0"/>
          <w:marTop w:val="0"/>
          <w:marBottom w:val="0"/>
          <w:divBdr>
            <w:top w:val="none" w:sz="0" w:space="0" w:color="auto"/>
            <w:left w:val="none" w:sz="0" w:space="0" w:color="auto"/>
            <w:bottom w:val="none" w:sz="0" w:space="0" w:color="auto"/>
            <w:right w:val="none" w:sz="0" w:space="0" w:color="auto"/>
          </w:divBdr>
        </w:div>
        <w:div w:id="144127731">
          <w:marLeft w:val="0"/>
          <w:marRight w:val="0"/>
          <w:marTop w:val="0"/>
          <w:marBottom w:val="0"/>
          <w:divBdr>
            <w:top w:val="none" w:sz="0" w:space="0" w:color="auto"/>
            <w:left w:val="none" w:sz="0" w:space="0" w:color="auto"/>
            <w:bottom w:val="none" w:sz="0" w:space="0" w:color="auto"/>
            <w:right w:val="none" w:sz="0" w:space="0" w:color="auto"/>
          </w:divBdr>
        </w:div>
        <w:div w:id="426922531">
          <w:marLeft w:val="0"/>
          <w:marRight w:val="0"/>
          <w:marTop w:val="0"/>
          <w:marBottom w:val="0"/>
          <w:divBdr>
            <w:top w:val="none" w:sz="0" w:space="0" w:color="auto"/>
            <w:left w:val="none" w:sz="0" w:space="0" w:color="auto"/>
            <w:bottom w:val="none" w:sz="0" w:space="0" w:color="auto"/>
            <w:right w:val="none" w:sz="0" w:space="0" w:color="auto"/>
          </w:divBdr>
        </w:div>
        <w:div w:id="558786762">
          <w:marLeft w:val="0"/>
          <w:marRight w:val="0"/>
          <w:marTop w:val="0"/>
          <w:marBottom w:val="0"/>
          <w:divBdr>
            <w:top w:val="none" w:sz="0" w:space="0" w:color="auto"/>
            <w:left w:val="none" w:sz="0" w:space="0" w:color="auto"/>
            <w:bottom w:val="none" w:sz="0" w:space="0" w:color="auto"/>
            <w:right w:val="none" w:sz="0" w:space="0" w:color="auto"/>
          </w:divBdr>
        </w:div>
        <w:div w:id="940334413">
          <w:marLeft w:val="0"/>
          <w:marRight w:val="0"/>
          <w:marTop w:val="0"/>
          <w:marBottom w:val="0"/>
          <w:divBdr>
            <w:top w:val="none" w:sz="0" w:space="0" w:color="auto"/>
            <w:left w:val="none" w:sz="0" w:space="0" w:color="auto"/>
            <w:bottom w:val="none" w:sz="0" w:space="0" w:color="auto"/>
            <w:right w:val="none" w:sz="0" w:space="0" w:color="auto"/>
          </w:divBdr>
        </w:div>
        <w:div w:id="1903632254">
          <w:marLeft w:val="0"/>
          <w:marRight w:val="0"/>
          <w:marTop w:val="0"/>
          <w:marBottom w:val="0"/>
          <w:divBdr>
            <w:top w:val="none" w:sz="0" w:space="0" w:color="auto"/>
            <w:left w:val="none" w:sz="0" w:space="0" w:color="auto"/>
            <w:bottom w:val="none" w:sz="0" w:space="0" w:color="auto"/>
            <w:right w:val="none" w:sz="0" w:space="0" w:color="auto"/>
          </w:divBdr>
        </w:div>
        <w:div w:id="972177041">
          <w:marLeft w:val="0"/>
          <w:marRight w:val="0"/>
          <w:marTop w:val="0"/>
          <w:marBottom w:val="0"/>
          <w:divBdr>
            <w:top w:val="none" w:sz="0" w:space="0" w:color="auto"/>
            <w:left w:val="none" w:sz="0" w:space="0" w:color="auto"/>
            <w:bottom w:val="none" w:sz="0" w:space="0" w:color="auto"/>
            <w:right w:val="none" w:sz="0" w:space="0" w:color="auto"/>
          </w:divBdr>
        </w:div>
        <w:div w:id="1744252790">
          <w:marLeft w:val="0"/>
          <w:marRight w:val="0"/>
          <w:marTop w:val="0"/>
          <w:marBottom w:val="0"/>
          <w:divBdr>
            <w:top w:val="none" w:sz="0" w:space="0" w:color="auto"/>
            <w:left w:val="none" w:sz="0" w:space="0" w:color="auto"/>
            <w:bottom w:val="none" w:sz="0" w:space="0" w:color="auto"/>
            <w:right w:val="none" w:sz="0" w:space="0" w:color="auto"/>
          </w:divBdr>
        </w:div>
        <w:div w:id="1638871342">
          <w:marLeft w:val="0"/>
          <w:marRight w:val="0"/>
          <w:marTop w:val="0"/>
          <w:marBottom w:val="0"/>
          <w:divBdr>
            <w:top w:val="none" w:sz="0" w:space="0" w:color="auto"/>
            <w:left w:val="none" w:sz="0" w:space="0" w:color="auto"/>
            <w:bottom w:val="none" w:sz="0" w:space="0" w:color="auto"/>
            <w:right w:val="none" w:sz="0" w:space="0" w:color="auto"/>
          </w:divBdr>
        </w:div>
        <w:div w:id="1274245568">
          <w:marLeft w:val="0"/>
          <w:marRight w:val="0"/>
          <w:marTop w:val="0"/>
          <w:marBottom w:val="0"/>
          <w:divBdr>
            <w:top w:val="none" w:sz="0" w:space="0" w:color="auto"/>
            <w:left w:val="none" w:sz="0" w:space="0" w:color="auto"/>
            <w:bottom w:val="none" w:sz="0" w:space="0" w:color="auto"/>
            <w:right w:val="none" w:sz="0" w:space="0" w:color="auto"/>
          </w:divBdr>
        </w:div>
        <w:div w:id="226452329">
          <w:marLeft w:val="0"/>
          <w:marRight w:val="0"/>
          <w:marTop w:val="0"/>
          <w:marBottom w:val="0"/>
          <w:divBdr>
            <w:top w:val="none" w:sz="0" w:space="0" w:color="auto"/>
            <w:left w:val="none" w:sz="0" w:space="0" w:color="auto"/>
            <w:bottom w:val="none" w:sz="0" w:space="0" w:color="auto"/>
            <w:right w:val="none" w:sz="0" w:space="0" w:color="auto"/>
          </w:divBdr>
        </w:div>
        <w:div w:id="1673609817">
          <w:marLeft w:val="0"/>
          <w:marRight w:val="0"/>
          <w:marTop w:val="0"/>
          <w:marBottom w:val="0"/>
          <w:divBdr>
            <w:top w:val="none" w:sz="0" w:space="0" w:color="auto"/>
            <w:left w:val="none" w:sz="0" w:space="0" w:color="auto"/>
            <w:bottom w:val="none" w:sz="0" w:space="0" w:color="auto"/>
            <w:right w:val="none" w:sz="0" w:space="0" w:color="auto"/>
          </w:divBdr>
        </w:div>
        <w:div w:id="1738481213">
          <w:marLeft w:val="0"/>
          <w:marRight w:val="0"/>
          <w:marTop w:val="0"/>
          <w:marBottom w:val="0"/>
          <w:divBdr>
            <w:top w:val="none" w:sz="0" w:space="0" w:color="auto"/>
            <w:left w:val="none" w:sz="0" w:space="0" w:color="auto"/>
            <w:bottom w:val="none" w:sz="0" w:space="0" w:color="auto"/>
            <w:right w:val="none" w:sz="0" w:space="0" w:color="auto"/>
          </w:divBdr>
        </w:div>
        <w:div w:id="330069079">
          <w:marLeft w:val="0"/>
          <w:marRight w:val="0"/>
          <w:marTop w:val="0"/>
          <w:marBottom w:val="0"/>
          <w:divBdr>
            <w:top w:val="none" w:sz="0" w:space="0" w:color="auto"/>
            <w:left w:val="none" w:sz="0" w:space="0" w:color="auto"/>
            <w:bottom w:val="none" w:sz="0" w:space="0" w:color="auto"/>
            <w:right w:val="none" w:sz="0" w:space="0" w:color="auto"/>
          </w:divBdr>
        </w:div>
        <w:div w:id="1209953077">
          <w:marLeft w:val="0"/>
          <w:marRight w:val="0"/>
          <w:marTop w:val="0"/>
          <w:marBottom w:val="0"/>
          <w:divBdr>
            <w:top w:val="none" w:sz="0" w:space="0" w:color="auto"/>
            <w:left w:val="none" w:sz="0" w:space="0" w:color="auto"/>
            <w:bottom w:val="none" w:sz="0" w:space="0" w:color="auto"/>
            <w:right w:val="none" w:sz="0" w:space="0" w:color="auto"/>
          </w:divBdr>
        </w:div>
        <w:div w:id="2005474098">
          <w:marLeft w:val="0"/>
          <w:marRight w:val="0"/>
          <w:marTop w:val="0"/>
          <w:marBottom w:val="0"/>
          <w:divBdr>
            <w:top w:val="none" w:sz="0" w:space="0" w:color="auto"/>
            <w:left w:val="none" w:sz="0" w:space="0" w:color="auto"/>
            <w:bottom w:val="none" w:sz="0" w:space="0" w:color="auto"/>
            <w:right w:val="none" w:sz="0" w:space="0" w:color="auto"/>
          </w:divBdr>
        </w:div>
        <w:div w:id="1674528297">
          <w:marLeft w:val="0"/>
          <w:marRight w:val="0"/>
          <w:marTop w:val="0"/>
          <w:marBottom w:val="0"/>
          <w:divBdr>
            <w:top w:val="none" w:sz="0" w:space="0" w:color="auto"/>
            <w:left w:val="none" w:sz="0" w:space="0" w:color="auto"/>
            <w:bottom w:val="none" w:sz="0" w:space="0" w:color="auto"/>
            <w:right w:val="none" w:sz="0" w:space="0" w:color="auto"/>
          </w:divBdr>
        </w:div>
        <w:div w:id="883448429">
          <w:marLeft w:val="0"/>
          <w:marRight w:val="0"/>
          <w:marTop w:val="0"/>
          <w:marBottom w:val="0"/>
          <w:divBdr>
            <w:top w:val="none" w:sz="0" w:space="0" w:color="auto"/>
            <w:left w:val="none" w:sz="0" w:space="0" w:color="auto"/>
            <w:bottom w:val="none" w:sz="0" w:space="0" w:color="auto"/>
            <w:right w:val="none" w:sz="0" w:space="0" w:color="auto"/>
          </w:divBdr>
        </w:div>
        <w:div w:id="431901888">
          <w:marLeft w:val="0"/>
          <w:marRight w:val="0"/>
          <w:marTop w:val="0"/>
          <w:marBottom w:val="0"/>
          <w:divBdr>
            <w:top w:val="none" w:sz="0" w:space="0" w:color="auto"/>
            <w:left w:val="none" w:sz="0" w:space="0" w:color="auto"/>
            <w:bottom w:val="none" w:sz="0" w:space="0" w:color="auto"/>
            <w:right w:val="none" w:sz="0" w:space="0" w:color="auto"/>
          </w:divBdr>
        </w:div>
        <w:div w:id="285477449">
          <w:marLeft w:val="0"/>
          <w:marRight w:val="0"/>
          <w:marTop w:val="0"/>
          <w:marBottom w:val="0"/>
          <w:divBdr>
            <w:top w:val="none" w:sz="0" w:space="0" w:color="auto"/>
            <w:left w:val="none" w:sz="0" w:space="0" w:color="auto"/>
            <w:bottom w:val="none" w:sz="0" w:space="0" w:color="auto"/>
            <w:right w:val="none" w:sz="0" w:space="0" w:color="auto"/>
          </w:divBdr>
        </w:div>
        <w:div w:id="605121563">
          <w:marLeft w:val="0"/>
          <w:marRight w:val="0"/>
          <w:marTop w:val="0"/>
          <w:marBottom w:val="0"/>
          <w:divBdr>
            <w:top w:val="none" w:sz="0" w:space="0" w:color="auto"/>
            <w:left w:val="none" w:sz="0" w:space="0" w:color="auto"/>
            <w:bottom w:val="none" w:sz="0" w:space="0" w:color="auto"/>
            <w:right w:val="none" w:sz="0" w:space="0" w:color="auto"/>
          </w:divBdr>
        </w:div>
        <w:div w:id="1986934603">
          <w:marLeft w:val="0"/>
          <w:marRight w:val="0"/>
          <w:marTop w:val="0"/>
          <w:marBottom w:val="0"/>
          <w:divBdr>
            <w:top w:val="none" w:sz="0" w:space="0" w:color="auto"/>
            <w:left w:val="none" w:sz="0" w:space="0" w:color="auto"/>
            <w:bottom w:val="none" w:sz="0" w:space="0" w:color="auto"/>
            <w:right w:val="none" w:sz="0" w:space="0" w:color="auto"/>
          </w:divBdr>
        </w:div>
        <w:div w:id="1329598401">
          <w:marLeft w:val="0"/>
          <w:marRight w:val="0"/>
          <w:marTop w:val="0"/>
          <w:marBottom w:val="0"/>
          <w:divBdr>
            <w:top w:val="none" w:sz="0" w:space="0" w:color="auto"/>
            <w:left w:val="none" w:sz="0" w:space="0" w:color="auto"/>
            <w:bottom w:val="none" w:sz="0" w:space="0" w:color="auto"/>
            <w:right w:val="none" w:sz="0" w:space="0" w:color="auto"/>
          </w:divBdr>
        </w:div>
        <w:div w:id="1620985341">
          <w:marLeft w:val="0"/>
          <w:marRight w:val="0"/>
          <w:marTop w:val="0"/>
          <w:marBottom w:val="0"/>
          <w:divBdr>
            <w:top w:val="none" w:sz="0" w:space="0" w:color="auto"/>
            <w:left w:val="none" w:sz="0" w:space="0" w:color="auto"/>
            <w:bottom w:val="none" w:sz="0" w:space="0" w:color="auto"/>
            <w:right w:val="none" w:sz="0" w:space="0" w:color="auto"/>
          </w:divBdr>
        </w:div>
        <w:div w:id="718013741">
          <w:marLeft w:val="0"/>
          <w:marRight w:val="0"/>
          <w:marTop w:val="0"/>
          <w:marBottom w:val="0"/>
          <w:divBdr>
            <w:top w:val="none" w:sz="0" w:space="0" w:color="auto"/>
            <w:left w:val="none" w:sz="0" w:space="0" w:color="auto"/>
            <w:bottom w:val="none" w:sz="0" w:space="0" w:color="auto"/>
            <w:right w:val="none" w:sz="0" w:space="0" w:color="auto"/>
          </w:divBdr>
        </w:div>
        <w:div w:id="172888750">
          <w:marLeft w:val="0"/>
          <w:marRight w:val="0"/>
          <w:marTop w:val="0"/>
          <w:marBottom w:val="0"/>
          <w:divBdr>
            <w:top w:val="none" w:sz="0" w:space="0" w:color="auto"/>
            <w:left w:val="none" w:sz="0" w:space="0" w:color="auto"/>
            <w:bottom w:val="none" w:sz="0" w:space="0" w:color="auto"/>
            <w:right w:val="none" w:sz="0" w:space="0" w:color="auto"/>
          </w:divBdr>
        </w:div>
        <w:div w:id="598027301">
          <w:marLeft w:val="0"/>
          <w:marRight w:val="0"/>
          <w:marTop w:val="0"/>
          <w:marBottom w:val="0"/>
          <w:divBdr>
            <w:top w:val="none" w:sz="0" w:space="0" w:color="auto"/>
            <w:left w:val="none" w:sz="0" w:space="0" w:color="auto"/>
            <w:bottom w:val="none" w:sz="0" w:space="0" w:color="auto"/>
            <w:right w:val="none" w:sz="0" w:space="0" w:color="auto"/>
          </w:divBdr>
        </w:div>
        <w:div w:id="237331023">
          <w:marLeft w:val="0"/>
          <w:marRight w:val="0"/>
          <w:marTop w:val="0"/>
          <w:marBottom w:val="0"/>
          <w:divBdr>
            <w:top w:val="none" w:sz="0" w:space="0" w:color="auto"/>
            <w:left w:val="none" w:sz="0" w:space="0" w:color="auto"/>
            <w:bottom w:val="none" w:sz="0" w:space="0" w:color="auto"/>
            <w:right w:val="none" w:sz="0" w:space="0" w:color="auto"/>
          </w:divBdr>
        </w:div>
        <w:div w:id="114177357">
          <w:marLeft w:val="0"/>
          <w:marRight w:val="0"/>
          <w:marTop w:val="0"/>
          <w:marBottom w:val="0"/>
          <w:divBdr>
            <w:top w:val="none" w:sz="0" w:space="0" w:color="auto"/>
            <w:left w:val="none" w:sz="0" w:space="0" w:color="auto"/>
            <w:bottom w:val="none" w:sz="0" w:space="0" w:color="auto"/>
            <w:right w:val="none" w:sz="0" w:space="0" w:color="auto"/>
          </w:divBdr>
        </w:div>
        <w:div w:id="1788499449">
          <w:marLeft w:val="0"/>
          <w:marRight w:val="0"/>
          <w:marTop w:val="0"/>
          <w:marBottom w:val="0"/>
          <w:divBdr>
            <w:top w:val="none" w:sz="0" w:space="0" w:color="auto"/>
            <w:left w:val="none" w:sz="0" w:space="0" w:color="auto"/>
            <w:bottom w:val="none" w:sz="0" w:space="0" w:color="auto"/>
            <w:right w:val="none" w:sz="0" w:space="0" w:color="auto"/>
          </w:divBdr>
        </w:div>
        <w:div w:id="1175921140">
          <w:marLeft w:val="0"/>
          <w:marRight w:val="0"/>
          <w:marTop w:val="0"/>
          <w:marBottom w:val="0"/>
          <w:divBdr>
            <w:top w:val="none" w:sz="0" w:space="0" w:color="auto"/>
            <w:left w:val="none" w:sz="0" w:space="0" w:color="auto"/>
            <w:bottom w:val="none" w:sz="0" w:space="0" w:color="auto"/>
            <w:right w:val="none" w:sz="0" w:space="0" w:color="auto"/>
          </w:divBdr>
        </w:div>
        <w:div w:id="804204638">
          <w:marLeft w:val="0"/>
          <w:marRight w:val="0"/>
          <w:marTop w:val="0"/>
          <w:marBottom w:val="0"/>
          <w:divBdr>
            <w:top w:val="none" w:sz="0" w:space="0" w:color="auto"/>
            <w:left w:val="none" w:sz="0" w:space="0" w:color="auto"/>
            <w:bottom w:val="none" w:sz="0" w:space="0" w:color="auto"/>
            <w:right w:val="none" w:sz="0" w:space="0" w:color="auto"/>
          </w:divBdr>
        </w:div>
        <w:div w:id="325864945">
          <w:marLeft w:val="0"/>
          <w:marRight w:val="0"/>
          <w:marTop w:val="0"/>
          <w:marBottom w:val="0"/>
          <w:divBdr>
            <w:top w:val="none" w:sz="0" w:space="0" w:color="auto"/>
            <w:left w:val="none" w:sz="0" w:space="0" w:color="auto"/>
            <w:bottom w:val="none" w:sz="0" w:space="0" w:color="auto"/>
            <w:right w:val="none" w:sz="0" w:space="0" w:color="auto"/>
          </w:divBdr>
        </w:div>
        <w:div w:id="773667969">
          <w:marLeft w:val="0"/>
          <w:marRight w:val="0"/>
          <w:marTop w:val="0"/>
          <w:marBottom w:val="0"/>
          <w:divBdr>
            <w:top w:val="none" w:sz="0" w:space="0" w:color="auto"/>
            <w:left w:val="none" w:sz="0" w:space="0" w:color="auto"/>
            <w:bottom w:val="none" w:sz="0" w:space="0" w:color="auto"/>
            <w:right w:val="none" w:sz="0" w:space="0" w:color="auto"/>
          </w:divBdr>
        </w:div>
        <w:div w:id="892891653">
          <w:marLeft w:val="0"/>
          <w:marRight w:val="0"/>
          <w:marTop w:val="0"/>
          <w:marBottom w:val="0"/>
          <w:divBdr>
            <w:top w:val="none" w:sz="0" w:space="0" w:color="auto"/>
            <w:left w:val="none" w:sz="0" w:space="0" w:color="auto"/>
            <w:bottom w:val="none" w:sz="0" w:space="0" w:color="auto"/>
            <w:right w:val="none" w:sz="0" w:space="0" w:color="auto"/>
          </w:divBdr>
        </w:div>
        <w:div w:id="1307321117">
          <w:marLeft w:val="0"/>
          <w:marRight w:val="0"/>
          <w:marTop w:val="0"/>
          <w:marBottom w:val="0"/>
          <w:divBdr>
            <w:top w:val="none" w:sz="0" w:space="0" w:color="auto"/>
            <w:left w:val="none" w:sz="0" w:space="0" w:color="auto"/>
            <w:bottom w:val="none" w:sz="0" w:space="0" w:color="auto"/>
            <w:right w:val="none" w:sz="0" w:space="0" w:color="auto"/>
          </w:divBdr>
        </w:div>
        <w:div w:id="577176971">
          <w:marLeft w:val="0"/>
          <w:marRight w:val="0"/>
          <w:marTop w:val="0"/>
          <w:marBottom w:val="0"/>
          <w:divBdr>
            <w:top w:val="none" w:sz="0" w:space="0" w:color="auto"/>
            <w:left w:val="none" w:sz="0" w:space="0" w:color="auto"/>
            <w:bottom w:val="none" w:sz="0" w:space="0" w:color="auto"/>
            <w:right w:val="none" w:sz="0" w:space="0" w:color="auto"/>
          </w:divBdr>
        </w:div>
        <w:div w:id="735399275">
          <w:marLeft w:val="0"/>
          <w:marRight w:val="0"/>
          <w:marTop w:val="0"/>
          <w:marBottom w:val="0"/>
          <w:divBdr>
            <w:top w:val="none" w:sz="0" w:space="0" w:color="auto"/>
            <w:left w:val="none" w:sz="0" w:space="0" w:color="auto"/>
            <w:bottom w:val="none" w:sz="0" w:space="0" w:color="auto"/>
            <w:right w:val="none" w:sz="0" w:space="0" w:color="auto"/>
          </w:divBdr>
        </w:div>
        <w:div w:id="415639219">
          <w:marLeft w:val="0"/>
          <w:marRight w:val="0"/>
          <w:marTop w:val="0"/>
          <w:marBottom w:val="0"/>
          <w:divBdr>
            <w:top w:val="none" w:sz="0" w:space="0" w:color="auto"/>
            <w:left w:val="none" w:sz="0" w:space="0" w:color="auto"/>
            <w:bottom w:val="none" w:sz="0" w:space="0" w:color="auto"/>
            <w:right w:val="none" w:sz="0" w:space="0" w:color="auto"/>
          </w:divBdr>
        </w:div>
        <w:div w:id="819930103">
          <w:marLeft w:val="0"/>
          <w:marRight w:val="0"/>
          <w:marTop w:val="0"/>
          <w:marBottom w:val="0"/>
          <w:divBdr>
            <w:top w:val="none" w:sz="0" w:space="0" w:color="auto"/>
            <w:left w:val="none" w:sz="0" w:space="0" w:color="auto"/>
            <w:bottom w:val="none" w:sz="0" w:space="0" w:color="auto"/>
            <w:right w:val="none" w:sz="0" w:space="0" w:color="auto"/>
          </w:divBdr>
        </w:div>
        <w:div w:id="1473403018">
          <w:marLeft w:val="0"/>
          <w:marRight w:val="0"/>
          <w:marTop w:val="0"/>
          <w:marBottom w:val="0"/>
          <w:divBdr>
            <w:top w:val="none" w:sz="0" w:space="0" w:color="auto"/>
            <w:left w:val="none" w:sz="0" w:space="0" w:color="auto"/>
            <w:bottom w:val="none" w:sz="0" w:space="0" w:color="auto"/>
            <w:right w:val="none" w:sz="0" w:space="0" w:color="auto"/>
          </w:divBdr>
        </w:div>
        <w:div w:id="1170636168">
          <w:marLeft w:val="0"/>
          <w:marRight w:val="0"/>
          <w:marTop w:val="0"/>
          <w:marBottom w:val="0"/>
          <w:divBdr>
            <w:top w:val="none" w:sz="0" w:space="0" w:color="auto"/>
            <w:left w:val="none" w:sz="0" w:space="0" w:color="auto"/>
            <w:bottom w:val="none" w:sz="0" w:space="0" w:color="auto"/>
            <w:right w:val="none" w:sz="0" w:space="0" w:color="auto"/>
          </w:divBdr>
        </w:div>
        <w:div w:id="1704667001">
          <w:marLeft w:val="0"/>
          <w:marRight w:val="0"/>
          <w:marTop w:val="0"/>
          <w:marBottom w:val="0"/>
          <w:divBdr>
            <w:top w:val="none" w:sz="0" w:space="0" w:color="auto"/>
            <w:left w:val="none" w:sz="0" w:space="0" w:color="auto"/>
            <w:bottom w:val="none" w:sz="0" w:space="0" w:color="auto"/>
            <w:right w:val="none" w:sz="0" w:space="0" w:color="auto"/>
          </w:divBdr>
        </w:div>
        <w:div w:id="1365404708">
          <w:marLeft w:val="0"/>
          <w:marRight w:val="0"/>
          <w:marTop w:val="0"/>
          <w:marBottom w:val="0"/>
          <w:divBdr>
            <w:top w:val="none" w:sz="0" w:space="0" w:color="auto"/>
            <w:left w:val="none" w:sz="0" w:space="0" w:color="auto"/>
            <w:bottom w:val="none" w:sz="0" w:space="0" w:color="auto"/>
            <w:right w:val="none" w:sz="0" w:space="0" w:color="auto"/>
          </w:divBdr>
        </w:div>
        <w:div w:id="1550075151">
          <w:marLeft w:val="0"/>
          <w:marRight w:val="0"/>
          <w:marTop w:val="0"/>
          <w:marBottom w:val="0"/>
          <w:divBdr>
            <w:top w:val="none" w:sz="0" w:space="0" w:color="auto"/>
            <w:left w:val="none" w:sz="0" w:space="0" w:color="auto"/>
            <w:bottom w:val="none" w:sz="0" w:space="0" w:color="auto"/>
            <w:right w:val="none" w:sz="0" w:space="0" w:color="auto"/>
          </w:divBdr>
        </w:div>
        <w:div w:id="1827699416">
          <w:marLeft w:val="0"/>
          <w:marRight w:val="0"/>
          <w:marTop w:val="0"/>
          <w:marBottom w:val="0"/>
          <w:divBdr>
            <w:top w:val="none" w:sz="0" w:space="0" w:color="auto"/>
            <w:left w:val="none" w:sz="0" w:space="0" w:color="auto"/>
            <w:bottom w:val="none" w:sz="0" w:space="0" w:color="auto"/>
            <w:right w:val="none" w:sz="0" w:space="0" w:color="auto"/>
          </w:divBdr>
        </w:div>
        <w:div w:id="1630361973">
          <w:marLeft w:val="0"/>
          <w:marRight w:val="0"/>
          <w:marTop w:val="0"/>
          <w:marBottom w:val="0"/>
          <w:divBdr>
            <w:top w:val="none" w:sz="0" w:space="0" w:color="auto"/>
            <w:left w:val="none" w:sz="0" w:space="0" w:color="auto"/>
            <w:bottom w:val="none" w:sz="0" w:space="0" w:color="auto"/>
            <w:right w:val="none" w:sz="0" w:space="0" w:color="auto"/>
          </w:divBdr>
        </w:div>
        <w:div w:id="150567022">
          <w:marLeft w:val="0"/>
          <w:marRight w:val="0"/>
          <w:marTop w:val="0"/>
          <w:marBottom w:val="0"/>
          <w:divBdr>
            <w:top w:val="none" w:sz="0" w:space="0" w:color="auto"/>
            <w:left w:val="none" w:sz="0" w:space="0" w:color="auto"/>
            <w:bottom w:val="none" w:sz="0" w:space="0" w:color="auto"/>
            <w:right w:val="none" w:sz="0" w:space="0" w:color="auto"/>
          </w:divBdr>
        </w:div>
        <w:div w:id="1090153626">
          <w:marLeft w:val="0"/>
          <w:marRight w:val="0"/>
          <w:marTop w:val="0"/>
          <w:marBottom w:val="0"/>
          <w:divBdr>
            <w:top w:val="none" w:sz="0" w:space="0" w:color="auto"/>
            <w:left w:val="none" w:sz="0" w:space="0" w:color="auto"/>
            <w:bottom w:val="none" w:sz="0" w:space="0" w:color="auto"/>
            <w:right w:val="none" w:sz="0" w:space="0" w:color="auto"/>
          </w:divBdr>
        </w:div>
        <w:div w:id="1912689699">
          <w:marLeft w:val="0"/>
          <w:marRight w:val="0"/>
          <w:marTop w:val="0"/>
          <w:marBottom w:val="0"/>
          <w:divBdr>
            <w:top w:val="none" w:sz="0" w:space="0" w:color="auto"/>
            <w:left w:val="none" w:sz="0" w:space="0" w:color="auto"/>
            <w:bottom w:val="none" w:sz="0" w:space="0" w:color="auto"/>
            <w:right w:val="none" w:sz="0" w:space="0" w:color="auto"/>
          </w:divBdr>
        </w:div>
        <w:div w:id="1392998553">
          <w:marLeft w:val="0"/>
          <w:marRight w:val="0"/>
          <w:marTop w:val="0"/>
          <w:marBottom w:val="0"/>
          <w:divBdr>
            <w:top w:val="none" w:sz="0" w:space="0" w:color="auto"/>
            <w:left w:val="none" w:sz="0" w:space="0" w:color="auto"/>
            <w:bottom w:val="none" w:sz="0" w:space="0" w:color="auto"/>
            <w:right w:val="none" w:sz="0" w:space="0" w:color="auto"/>
          </w:divBdr>
        </w:div>
        <w:div w:id="859048617">
          <w:marLeft w:val="0"/>
          <w:marRight w:val="0"/>
          <w:marTop w:val="0"/>
          <w:marBottom w:val="0"/>
          <w:divBdr>
            <w:top w:val="none" w:sz="0" w:space="0" w:color="auto"/>
            <w:left w:val="none" w:sz="0" w:space="0" w:color="auto"/>
            <w:bottom w:val="none" w:sz="0" w:space="0" w:color="auto"/>
            <w:right w:val="none" w:sz="0" w:space="0" w:color="auto"/>
          </w:divBdr>
        </w:div>
        <w:div w:id="47069155">
          <w:marLeft w:val="0"/>
          <w:marRight w:val="0"/>
          <w:marTop w:val="0"/>
          <w:marBottom w:val="0"/>
          <w:divBdr>
            <w:top w:val="none" w:sz="0" w:space="0" w:color="auto"/>
            <w:left w:val="none" w:sz="0" w:space="0" w:color="auto"/>
            <w:bottom w:val="none" w:sz="0" w:space="0" w:color="auto"/>
            <w:right w:val="none" w:sz="0" w:space="0" w:color="auto"/>
          </w:divBdr>
        </w:div>
        <w:div w:id="112552975">
          <w:marLeft w:val="0"/>
          <w:marRight w:val="0"/>
          <w:marTop w:val="0"/>
          <w:marBottom w:val="0"/>
          <w:divBdr>
            <w:top w:val="none" w:sz="0" w:space="0" w:color="auto"/>
            <w:left w:val="none" w:sz="0" w:space="0" w:color="auto"/>
            <w:bottom w:val="none" w:sz="0" w:space="0" w:color="auto"/>
            <w:right w:val="none" w:sz="0" w:space="0" w:color="auto"/>
          </w:divBdr>
        </w:div>
        <w:div w:id="830219318">
          <w:marLeft w:val="0"/>
          <w:marRight w:val="0"/>
          <w:marTop w:val="0"/>
          <w:marBottom w:val="0"/>
          <w:divBdr>
            <w:top w:val="none" w:sz="0" w:space="0" w:color="auto"/>
            <w:left w:val="none" w:sz="0" w:space="0" w:color="auto"/>
            <w:bottom w:val="none" w:sz="0" w:space="0" w:color="auto"/>
            <w:right w:val="none" w:sz="0" w:space="0" w:color="auto"/>
          </w:divBdr>
        </w:div>
        <w:div w:id="1299991603">
          <w:marLeft w:val="0"/>
          <w:marRight w:val="0"/>
          <w:marTop w:val="0"/>
          <w:marBottom w:val="0"/>
          <w:divBdr>
            <w:top w:val="none" w:sz="0" w:space="0" w:color="auto"/>
            <w:left w:val="none" w:sz="0" w:space="0" w:color="auto"/>
            <w:bottom w:val="none" w:sz="0" w:space="0" w:color="auto"/>
            <w:right w:val="none" w:sz="0" w:space="0" w:color="auto"/>
          </w:divBdr>
        </w:div>
        <w:div w:id="1405640188">
          <w:marLeft w:val="0"/>
          <w:marRight w:val="0"/>
          <w:marTop w:val="0"/>
          <w:marBottom w:val="0"/>
          <w:divBdr>
            <w:top w:val="none" w:sz="0" w:space="0" w:color="auto"/>
            <w:left w:val="none" w:sz="0" w:space="0" w:color="auto"/>
            <w:bottom w:val="none" w:sz="0" w:space="0" w:color="auto"/>
            <w:right w:val="none" w:sz="0" w:space="0" w:color="auto"/>
          </w:divBdr>
        </w:div>
        <w:div w:id="977953519">
          <w:marLeft w:val="0"/>
          <w:marRight w:val="0"/>
          <w:marTop w:val="0"/>
          <w:marBottom w:val="0"/>
          <w:divBdr>
            <w:top w:val="none" w:sz="0" w:space="0" w:color="auto"/>
            <w:left w:val="none" w:sz="0" w:space="0" w:color="auto"/>
            <w:bottom w:val="none" w:sz="0" w:space="0" w:color="auto"/>
            <w:right w:val="none" w:sz="0" w:space="0" w:color="auto"/>
          </w:divBdr>
        </w:div>
        <w:div w:id="391733901">
          <w:marLeft w:val="0"/>
          <w:marRight w:val="0"/>
          <w:marTop w:val="0"/>
          <w:marBottom w:val="0"/>
          <w:divBdr>
            <w:top w:val="none" w:sz="0" w:space="0" w:color="auto"/>
            <w:left w:val="none" w:sz="0" w:space="0" w:color="auto"/>
            <w:bottom w:val="none" w:sz="0" w:space="0" w:color="auto"/>
            <w:right w:val="none" w:sz="0" w:space="0" w:color="auto"/>
          </w:divBdr>
        </w:div>
        <w:div w:id="1520391751">
          <w:marLeft w:val="0"/>
          <w:marRight w:val="0"/>
          <w:marTop w:val="0"/>
          <w:marBottom w:val="0"/>
          <w:divBdr>
            <w:top w:val="none" w:sz="0" w:space="0" w:color="auto"/>
            <w:left w:val="none" w:sz="0" w:space="0" w:color="auto"/>
            <w:bottom w:val="none" w:sz="0" w:space="0" w:color="auto"/>
            <w:right w:val="none" w:sz="0" w:space="0" w:color="auto"/>
          </w:divBdr>
        </w:div>
        <w:div w:id="1965572443">
          <w:marLeft w:val="0"/>
          <w:marRight w:val="0"/>
          <w:marTop w:val="0"/>
          <w:marBottom w:val="0"/>
          <w:divBdr>
            <w:top w:val="none" w:sz="0" w:space="0" w:color="auto"/>
            <w:left w:val="none" w:sz="0" w:space="0" w:color="auto"/>
            <w:bottom w:val="none" w:sz="0" w:space="0" w:color="auto"/>
            <w:right w:val="none" w:sz="0" w:space="0" w:color="auto"/>
          </w:divBdr>
        </w:div>
        <w:div w:id="1529947035">
          <w:marLeft w:val="0"/>
          <w:marRight w:val="0"/>
          <w:marTop w:val="0"/>
          <w:marBottom w:val="0"/>
          <w:divBdr>
            <w:top w:val="none" w:sz="0" w:space="0" w:color="auto"/>
            <w:left w:val="none" w:sz="0" w:space="0" w:color="auto"/>
            <w:bottom w:val="none" w:sz="0" w:space="0" w:color="auto"/>
            <w:right w:val="none" w:sz="0" w:space="0" w:color="auto"/>
          </w:divBdr>
        </w:div>
        <w:div w:id="109782073">
          <w:marLeft w:val="0"/>
          <w:marRight w:val="0"/>
          <w:marTop w:val="0"/>
          <w:marBottom w:val="0"/>
          <w:divBdr>
            <w:top w:val="none" w:sz="0" w:space="0" w:color="auto"/>
            <w:left w:val="none" w:sz="0" w:space="0" w:color="auto"/>
            <w:bottom w:val="none" w:sz="0" w:space="0" w:color="auto"/>
            <w:right w:val="none" w:sz="0" w:space="0" w:color="auto"/>
          </w:divBdr>
        </w:div>
        <w:div w:id="1013727767">
          <w:marLeft w:val="0"/>
          <w:marRight w:val="0"/>
          <w:marTop w:val="0"/>
          <w:marBottom w:val="0"/>
          <w:divBdr>
            <w:top w:val="none" w:sz="0" w:space="0" w:color="auto"/>
            <w:left w:val="none" w:sz="0" w:space="0" w:color="auto"/>
            <w:bottom w:val="none" w:sz="0" w:space="0" w:color="auto"/>
            <w:right w:val="none" w:sz="0" w:space="0" w:color="auto"/>
          </w:divBdr>
        </w:div>
        <w:div w:id="132793994">
          <w:marLeft w:val="0"/>
          <w:marRight w:val="0"/>
          <w:marTop w:val="0"/>
          <w:marBottom w:val="0"/>
          <w:divBdr>
            <w:top w:val="none" w:sz="0" w:space="0" w:color="auto"/>
            <w:left w:val="none" w:sz="0" w:space="0" w:color="auto"/>
            <w:bottom w:val="none" w:sz="0" w:space="0" w:color="auto"/>
            <w:right w:val="none" w:sz="0" w:space="0" w:color="auto"/>
          </w:divBdr>
        </w:div>
        <w:div w:id="788741472">
          <w:marLeft w:val="0"/>
          <w:marRight w:val="0"/>
          <w:marTop w:val="0"/>
          <w:marBottom w:val="0"/>
          <w:divBdr>
            <w:top w:val="none" w:sz="0" w:space="0" w:color="auto"/>
            <w:left w:val="none" w:sz="0" w:space="0" w:color="auto"/>
            <w:bottom w:val="none" w:sz="0" w:space="0" w:color="auto"/>
            <w:right w:val="none" w:sz="0" w:space="0" w:color="auto"/>
          </w:divBdr>
        </w:div>
      </w:divsChild>
    </w:div>
    <w:div w:id="1113594701">
      <w:bodyDiv w:val="1"/>
      <w:marLeft w:val="0"/>
      <w:marRight w:val="0"/>
      <w:marTop w:val="0"/>
      <w:marBottom w:val="0"/>
      <w:divBdr>
        <w:top w:val="none" w:sz="0" w:space="0" w:color="auto"/>
        <w:left w:val="none" w:sz="0" w:space="0" w:color="auto"/>
        <w:bottom w:val="none" w:sz="0" w:space="0" w:color="auto"/>
        <w:right w:val="none" w:sz="0" w:space="0" w:color="auto"/>
      </w:divBdr>
      <w:divsChild>
        <w:div w:id="1301109458">
          <w:marLeft w:val="0"/>
          <w:marRight w:val="0"/>
          <w:marTop w:val="0"/>
          <w:marBottom w:val="0"/>
          <w:divBdr>
            <w:top w:val="none" w:sz="0" w:space="0" w:color="auto"/>
            <w:left w:val="none" w:sz="0" w:space="0" w:color="auto"/>
            <w:bottom w:val="none" w:sz="0" w:space="0" w:color="auto"/>
            <w:right w:val="none" w:sz="0" w:space="0" w:color="auto"/>
          </w:divBdr>
        </w:div>
        <w:div w:id="1284263810">
          <w:marLeft w:val="0"/>
          <w:marRight w:val="0"/>
          <w:marTop w:val="0"/>
          <w:marBottom w:val="0"/>
          <w:divBdr>
            <w:top w:val="none" w:sz="0" w:space="0" w:color="auto"/>
            <w:left w:val="none" w:sz="0" w:space="0" w:color="auto"/>
            <w:bottom w:val="none" w:sz="0" w:space="0" w:color="auto"/>
            <w:right w:val="none" w:sz="0" w:space="0" w:color="auto"/>
          </w:divBdr>
        </w:div>
      </w:divsChild>
    </w:div>
    <w:div w:id="1166703734">
      <w:bodyDiv w:val="1"/>
      <w:marLeft w:val="0"/>
      <w:marRight w:val="0"/>
      <w:marTop w:val="0"/>
      <w:marBottom w:val="0"/>
      <w:divBdr>
        <w:top w:val="none" w:sz="0" w:space="0" w:color="auto"/>
        <w:left w:val="none" w:sz="0" w:space="0" w:color="auto"/>
        <w:bottom w:val="none" w:sz="0" w:space="0" w:color="auto"/>
        <w:right w:val="none" w:sz="0" w:space="0" w:color="auto"/>
      </w:divBdr>
      <w:divsChild>
        <w:div w:id="314189265">
          <w:marLeft w:val="0"/>
          <w:marRight w:val="0"/>
          <w:marTop w:val="0"/>
          <w:marBottom w:val="0"/>
          <w:divBdr>
            <w:top w:val="none" w:sz="0" w:space="0" w:color="auto"/>
            <w:left w:val="none" w:sz="0" w:space="0" w:color="auto"/>
            <w:bottom w:val="none" w:sz="0" w:space="0" w:color="auto"/>
            <w:right w:val="none" w:sz="0" w:space="0" w:color="auto"/>
          </w:divBdr>
        </w:div>
        <w:div w:id="1601833309">
          <w:marLeft w:val="0"/>
          <w:marRight w:val="0"/>
          <w:marTop w:val="0"/>
          <w:marBottom w:val="0"/>
          <w:divBdr>
            <w:top w:val="none" w:sz="0" w:space="0" w:color="auto"/>
            <w:left w:val="none" w:sz="0" w:space="0" w:color="auto"/>
            <w:bottom w:val="none" w:sz="0" w:space="0" w:color="auto"/>
            <w:right w:val="none" w:sz="0" w:space="0" w:color="auto"/>
          </w:divBdr>
        </w:div>
        <w:div w:id="860823867">
          <w:marLeft w:val="0"/>
          <w:marRight w:val="0"/>
          <w:marTop w:val="0"/>
          <w:marBottom w:val="0"/>
          <w:divBdr>
            <w:top w:val="none" w:sz="0" w:space="0" w:color="auto"/>
            <w:left w:val="none" w:sz="0" w:space="0" w:color="auto"/>
            <w:bottom w:val="none" w:sz="0" w:space="0" w:color="auto"/>
            <w:right w:val="none" w:sz="0" w:space="0" w:color="auto"/>
          </w:divBdr>
        </w:div>
        <w:div w:id="1539201091">
          <w:marLeft w:val="0"/>
          <w:marRight w:val="0"/>
          <w:marTop w:val="0"/>
          <w:marBottom w:val="0"/>
          <w:divBdr>
            <w:top w:val="none" w:sz="0" w:space="0" w:color="auto"/>
            <w:left w:val="none" w:sz="0" w:space="0" w:color="auto"/>
            <w:bottom w:val="none" w:sz="0" w:space="0" w:color="auto"/>
            <w:right w:val="none" w:sz="0" w:space="0" w:color="auto"/>
          </w:divBdr>
        </w:div>
        <w:div w:id="428892527">
          <w:marLeft w:val="0"/>
          <w:marRight w:val="0"/>
          <w:marTop w:val="0"/>
          <w:marBottom w:val="0"/>
          <w:divBdr>
            <w:top w:val="none" w:sz="0" w:space="0" w:color="auto"/>
            <w:left w:val="none" w:sz="0" w:space="0" w:color="auto"/>
            <w:bottom w:val="none" w:sz="0" w:space="0" w:color="auto"/>
            <w:right w:val="none" w:sz="0" w:space="0" w:color="auto"/>
          </w:divBdr>
        </w:div>
        <w:div w:id="2072579679">
          <w:marLeft w:val="0"/>
          <w:marRight w:val="0"/>
          <w:marTop w:val="0"/>
          <w:marBottom w:val="0"/>
          <w:divBdr>
            <w:top w:val="none" w:sz="0" w:space="0" w:color="auto"/>
            <w:left w:val="none" w:sz="0" w:space="0" w:color="auto"/>
            <w:bottom w:val="none" w:sz="0" w:space="0" w:color="auto"/>
            <w:right w:val="none" w:sz="0" w:space="0" w:color="auto"/>
          </w:divBdr>
        </w:div>
        <w:div w:id="1367096733">
          <w:marLeft w:val="0"/>
          <w:marRight w:val="0"/>
          <w:marTop w:val="0"/>
          <w:marBottom w:val="0"/>
          <w:divBdr>
            <w:top w:val="none" w:sz="0" w:space="0" w:color="auto"/>
            <w:left w:val="none" w:sz="0" w:space="0" w:color="auto"/>
            <w:bottom w:val="none" w:sz="0" w:space="0" w:color="auto"/>
            <w:right w:val="none" w:sz="0" w:space="0" w:color="auto"/>
          </w:divBdr>
        </w:div>
        <w:div w:id="1487669054">
          <w:marLeft w:val="0"/>
          <w:marRight w:val="0"/>
          <w:marTop w:val="0"/>
          <w:marBottom w:val="0"/>
          <w:divBdr>
            <w:top w:val="none" w:sz="0" w:space="0" w:color="auto"/>
            <w:left w:val="none" w:sz="0" w:space="0" w:color="auto"/>
            <w:bottom w:val="none" w:sz="0" w:space="0" w:color="auto"/>
            <w:right w:val="none" w:sz="0" w:space="0" w:color="auto"/>
          </w:divBdr>
        </w:div>
        <w:div w:id="1917401656">
          <w:marLeft w:val="0"/>
          <w:marRight w:val="0"/>
          <w:marTop w:val="0"/>
          <w:marBottom w:val="0"/>
          <w:divBdr>
            <w:top w:val="none" w:sz="0" w:space="0" w:color="auto"/>
            <w:left w:val="none" w:sz="0" w:space="0" w:color="auto"/>
            <w:bottom w:val="none" w:sz="0" w:space="0" w:color="auto"/>
            <w:right w:val="none" w:sz="0" w:space="0" w:color="auto"/>
          </w:divBdr>
        </w:div>
        <w:div w:id="155651060">
          <w:marLeft w:val="0"/>
          <w:marRight w:val="0"/>
          <w:marTop w:val="0"/>
          <w:marBottom w:val="0"/>
          <w:divBdr>
            <w:top w:val="none" w:sz="0" w:space="0" w:color="auto"/>
            <w:left w:val="none" w:sz="0" w:space="0" w:color="auto"/>
            <w:bottom w:val="none" w:sz="0" w:space="0" w:color="auto"/>
            <w:right w:val="none" w:sz="0" w:space="0" w:color="auto"/>
          </w:divBdr>
        </w:div>
        <w:div w:id="630205430">
          <w:marLeft w:val="0"/>
          <w:marRight w:val="0"/>
          <w:marTop w:val="0"/>
          <w:marBottom w:val="0"/>
          <w:divBdr>
            <w:top w:val="none" w:sz="0" w:space="0" w:color="auto"/>
            <w:left w:val="none" w:sz="0" w:space="0" w:color="auto"/>
            <w:bottom w:val="none" w:sz="0" w:space="0" w:color="auto"/>
            <w:right w:val="none" w:sz="0" w:space="0" w:color="auto"/>
          </w:divBdr>
        </w:div>
        <w:div w:id="439835054">
          <w:marLeft w:val="0"/>
          <w:marRight w:val="0"/>
          <w:marTop w:val="0"/>
          <w:marBottom w:val="0"/>
          <w:divBdr>
            <w:top w:val="none" w:sz="0" w:space="0" w:color="auto"/>
            <w:left w:val="none" w:sz="0" w:space="0" w:color="auto"/>
            <w:bottom w:val="none" w:sz="0" w:space="0" w:color="auto"/>
            <w:right w:val="none" w:sz="0" w:space="0" w:color="auto"/>
          </w:divBdr>
        </w:div>
        <w:div w:id="467288403">
          <w:marLeft w:val="0"/>
          <w:marRight w:val="0"/>
          <w:marTop w:val="0"/>
          <w:marBottom w:val="0"/>
          <w:divBdr>
            <w:top w:val="none" w:sz="0" w:space="0" w:color="auto"/>
            <w:left w:val="none" w:sz="0" w:space="0" w:color="auto"/>
            <w:bottom w:val="none" w:sz="0" w:space="0" w:color="auto"/>
            <w:right w:val="none" w:sz="0" w:space="0" w:color="auto"/>
          </w:divBdr>
        </w:div>
        <w:div w:id="506676358">
          <w:marLeft w:val="0"/>
          <w:marRight w:val="0"/>
          <w:marTop w:val="0"/>
          <w:marBottom w:val="0"/>
          <w:divBdr>
            <w:top w:val="none" w:sz="0" w:space="0" w:color="auto"/>
            <w:left w:val="none" w:sz="0" w:space="0" w:color="auto"/>
            <w:bottom w:val="none" w:sz="0" w:space="0" w:color="auto"/>
            <w:right w:val="none" w:sz="0" w:space="0" w:color="auto"/>
          </w:divBdr>
        </w:div>
        <w:div w:id="1991472214">
          <w:marLeft w:val="0"/>
          <w:marRight w:val="0"/>
          <w:marTop w:val="0"/>
          <w:marBottom w:val="0"/>
          <w:divBdr>
            <w:top w:val="none" w:sz="0" w:space="0" w:color="auto"/>
            <w:left w:val="none" w:sz="0" w:space="0" w:color="auto"/>
            <w:bottom w:val="none" w:sz="0" w:space="0" w:color="auto"/>
            <w:right w:val="none" w:sz="0" w:space="0" w:color="auto"/>
          </w:divBdr>
        </w:div>
        <w:div w:id="651521627">
          <w:marLeft w:val="0"/>
          <w:marRight w:val="0"/>
          <w:marTop w:val="0"/>
          <w:marBottom w:val="0"/>
          <w:divBdr>
            <w:top w:val="none" w:sz="0" w:space="0" w:color="auto"/>
            <w:left w:val="none" w:sz="0" w:space="0" w:color="auto"/>
            <w:bottom w:val="none" w:sz="0" w:space="0" w:color="auto"/>
            <w:right w:val="none" w:sz="0" w:space="0" w:color="auto"/>
          </w:divBdr>
        </w:div>
        <w:div w:id="1093160295">
          <w:marLeft w:val="0"/>
          <w:marRight w:val="0"/>
          <w:marTop w:val="0"/>
          <w:marBottom w:val="0"/>
          <w:divBdr>
            <w:top w:val="none" w:sz="0" w:space="0" w:color="auto"/>
            <w:left w:val="none" w:sz="0" w:space="0" w:color="auto"/>
            <w:bottom w:val="none" w:sz="0" w:space="0" w:color="auto"/>
            <w:right w:val="none" w:sz="0" w:space="0" w:color="auto"/>
          </w:divBdr>
        </w:div>
        <w:div w:id="307127785">
          <w:marLeft w:val="0"/>
          <w:marRight w:val="0"/>
          <w:marTop w:val="0"/>
          <w:marBottom w:val="0"/>
          <w:divBdr>
            <w:top w:val="none" w:sz="0" w:space="0" w:color="auto"/>
            <w:left w:val="none" w:sz="0" w:space="0" w:color="auto"/>
            <w:bottom w:val="none" w:sz="0" w:space="0" w:color="auto"/>
            <w:right w:val="none" w:sz="0" w:space="0" w:color="auto"/>
          </w:divBdr>
        </w:div>
        <w:div w:id="862405469">
          <w:marLeft w:val="0"/>
          <w:marRight w:val="0"/>
          <w:marTop w:val="0"/>
          <w:marBottom w:val="0"/>
          <w:divBdr>
            <w:top w:val="none" w:sz="0" w:space="0" w:color="auto"/>
            <w:left w:val="none" w:sz="0" w:space="0" w:color="auto"/>
            <w:bottom w:val="none" w:sz="0" w:space="0" w:color="auto"/>
            <w:right w:val="none" w:sz="0" w:space="0" w:color="auto"/>
          </w:divBdr>
        </w:div>
        <w:div w:id="1967664425">
          <w:marLeft w:val="0"/>
          <w:marRight w:val="0"/>
          <w:marTop w:val="0"/>
          <w:marBottom w:val="0"/>
          <w:divBdr>
            <w:top w:val="none" w:sz="0" w:space="0" w:color="auto"/>
            <w:left w:val="none" w:sz="0" w:space="0" w:color="auto"/>
            <w:bottom w:val="none" w:sz="0" w:space="0" w:color="auto"/>
            <w:right w:val="none" w:sz="0" w:space="0" w:color="auto"/>
          </w:divBdr>
        </w:div>
        <w:div w:id="605700078">
          <w:marLeft w:val="0"/>
          <w:marRight w:val="0"/>
          <w:marTop w:val="0"/>
          <w:marBottom w:val="0"/>
          <w:divBdr>
            <w:top w:val="none" w:sz="0" w:space="0" w:color="auto"/>
            <w:left w:val="none" w:sz="0" w:space="0" w:color="auto"/>
            <w:bottom w:val="none" w:sz="0" w:space="0" w:color="auto"/>
            <w:right w:val="none" w:sz="0" w:space="0" w:color="auto"/>
          </w:divBdr>
        </w:div>
        <w:div w:id="496966092">
          <w:marLeft w:val="0"/>
          <w:marRight w:val="0"/>
          <w:marTop w:val="0"/>
          <w:marBottom w:val="0"/>
          <w:divBdr>
            <w:top w:val="none" w:sz="0" w:space="0" w:color="auto"/>
            <w:left w:val="none" w:sz="0" w:space="0" w:color="auto"/>
            <w:bottom w:val="none" w:sz="0" w:space="0" w:color="auto"/>
            <w:right w:val="none" w:sz="0" w:space="0" w:color="auto"/>
          </w:divBdr>
        </w:div>
        <w:div w:id="729570426">
          <w:marLeft w:val="0"/>
          <w:marRight w:val="0"/>
          <w:marTop w:val="0"/>
          <w:marBottom w:val="0"/>
          <w:divBdr>
            <w:top w:val="none" w:sz="0" w:space="0" w:color="auto"/>
            <w:left w:val="none" w:sz="0" w:space="0" w:color="auto"/>
            <w:bottom w:val="none" w:sz="0" w:space="0" w:color="auto"/>
            <w:right w:val="none" w:sz="0" w:space="0" w:color="auto"/>
          </w:divBdr>
        </w:div>
        <w:div w:id="1597859887">
          <w:marLeft w:val="0"/>
          <w:marRight w:val="0"/>
          <w:marTop w:val="0"/>
          <w:marBottom w:val="0"/>
          <w:divBdr>
            <w:top w:val="none" w:sz="0" w:space="0" w:color="auto"/>
            <w:left w:val="none" w:sz="0" w:space="0" w:color="auto"/>
            <w:bottom w:val="none" w:sz="0" w:space="0" w:color="auto"/>
            <w:right w:val="none" w:sz="0" w:space="0" w:color="auto"/>
          </w:divBdr>
        </w:div>
        <w:div w:id="125779787">
          <w:marLeft w:val="0"/>
          <w:marRight w:val="0"/>
          <w:marTop w:val="0"/>
          <w:marBottom w:val="0"/>
          <w:divBdr>
            <w:top w:val="none" w:sz="0" w:space="0" w:color="auto"/>
            <w:left w:val="none" w:sz="0" w:space="0" w:color="auto"/>
            <w:bottom w:val="none" w:sz="0" w:space="0" w:color="auto"/>
            <w:right w:val="none" w:sz="0" w:space="0" w:color="auto"/>
          </w:divBdr>
        </w:div>
        <w:div w:id="997222829">
          <w:marLeft w:val="0"/>
          <w:marRight w:val="0"/>
          <w:marTop w:val="0"/>
          <w:marBottom w:val="0"/>
          <w:divBdr>
            <w:top w:val="none" w:sz="0" w:space="0" w:color="auto"/>
            <w:left w:val="none" w:sz="0" w:space="0" w:color="auto"/>
            <w:bottom w:val="none" w:sz="0" w:space="0" w:color="auto"/>
            <w:right w:val="none" w:sz="0" w:space="0" w:color="auto"/>
          </w:divBdr>
        </w:div>
        <w:div w:id="1200512347">
          <w:marLeft w:val="0"/>
          <w:marRight w:val="0"/>
          <w:marTop w:val="0"/>
          <w:marBottom w:val="0"/>
          <w:divBdr>
            <w:top w:val="none" w:sz="0" w:space="0" w:color="auto"/>
            <w:left w:val="none" w:sz="0" w:space="0" w:color="auto"/>
            <w:bottom w:val="none" w:sz="0" w:space="0" w:color="auto"/>
            <w:right w:val="none" w:sz="0" w:space="0" w:color="auto"/>
          </w:divBdr>
        </w:div>
        <w:div w:id="295531953">
          <w:marLeft w:val="0"/>
          <w:marRight w:val="0"/>
          <w:marTop w:val="0"/>
          <w:marBottom w:val="0"/>
          <w:divBdr>
            <w:top w:val="none" w:sz="0" w:space="0" w:color="auto"/>
            <w:left w:val="none" w:sz="0" w:space="0" w:color="auto"/>
            <w:bottom w:val="none" w:sz="0" w:space="0" w:color="auto"/>
            <w:right w:val="none" w:sz="0" w:space="0" w:color="auto"/>
          </w:divBdr>
        </w:div>
        <w:div w:id="849492891">
          <w:marLeft w:val="0"/>
          <w:marRight w:val="0"/>
          <w:marTop w:val="0"/>
          <w:marBottom w:val="0"/>
          <w:divBdr>
            <w:top w:val="none" w:sz="0" w:space="0" w:color="auto"/>
            <w:left w:val="none" w:sz="0" w:space="0" w:color="auto"/>
            <w:bottom w:val="none" w:sz="0" w:space="0" w:color="auto"/>
            <w:right w:val="none" w:sz="0" w:space="0" w:color="auto"/>
          </w:divBdr>
        </w:div>
        <w:div w:id="1158763541">
          <w:marLeft w:val="0"/>
          <w:marRight w:val="0"/>
          <w:marTop w:val="0"/>
          <w:marBottom w:val="0"/>
          <w:divBdr>
            <w:top w:val="none" w:sz="0" w:space="0" w:color="auto"/>
            <w:left w:val="none" w:sz="0" w:space="0" w:color="auto"/>
            <w:bottom w:val="none" w:sz="0" w:space="0" w:color="auto"/>
            <w:right w:val="none" w:sz="0" w:space="0" w:color="auto"/>
          </w:divBdr>
        </w:div>
        <w:div w:id="1525095544">
          <w:marLeft w:val="0"/>
          <w:marRight w:val="0"/>
          <w:marTop w:val="0"/>
          <w:marBottom w:val="0"/>
          <w:divBdr>
            <w:top w:val="none" w:sz="0" w:space="0" w:color="auto"/>
            <w:left w:val="none" w:sz="0" w:space="0" w:color="auto"/>
            <w:bottom w:val="none" w:sz="0" w:space="0" w:color="auto"/>
            <w:right w:val="none" w:sz="0" w:space="0" w:color="auto"/>
          </w:divBdr>
        </w:div>
        <w:div w:id="843593462">
          <w:marLeft w:val="0"/>
          <w:marRight w:val="0"/>
          <w:marTop w:val="0"/>
          <w:marBottom w:val="0"/>
          <w:divBdr>
            <w:top w:val="none" w:sz="0" w:space="0" w:color="auto"/>
            <w:left w:val="none" w:sz="0" w:space="0" w:color="auto"/>
            <w:bottom w:val="none" w:sz="0" w:space="0" w:color="auto"/>
            <w:right w:val="none" w:sz="0" w:space="0" w:color="auto"/>
          </w:divBdr>
        </w:div>
        <w:div w:id="468523692">
          <w:marLeft w:val="0"/>
          <w:marRight w:val="0"/>
          <w:marTop w:val="0"/>
          <w:marBottom w:val="0"/>
          <w:divBdr>
            <w:top w:val="none" w:sz="0" w:space="0" w:color="auto"/>
            <w:left w:val="none" w:sz="0" w:space="0" w:color="auto"/>
            <w:bottom w:val="none" w:sz="0" w:space="0" w:color="auto"/>
            <w:right w:val="none" w:sz="0" w:space="0" w:color="auto"/>
          </w:divBdr>
        </w:div>
        <w:div w:id="1292902550">
          <w:marLeft w:val="0"/>
          <w:marRight w:val="0"/>
          <w:marTop w:val="0"/>
          <w:marBottom w:val="0"/>
          <w:divBdr>
            <w:top w:val="none" w:sz="0" w:space="0" w:color="auto"/>
            <w:left w:val="none" w:sz="0" w:space="0" w:color="auto"/>
            <w:bottom w:val="none" w:sz="0" w:space="0" w:color="auto"/>
            <w:right w:val="none" w:sz="0" w:space="0" w:color="auto"/>
          </w:divBdr>
        </w:div>
        <w:div w:id="557204048">
          <w:marLeft w:val="0"/>
          <w:marRight w:val="0"/>
          <w:marTop w:val="0"/>
          <w:marBottom w:val="0"/>
          <w:divBdr>
            <w:top w:val="none" w:sz="0" w:space="0" w:color="auto"/>
            <w:left w:val="none" w:sz="0" w:space="0" w:color="auto"/>
            <w:bottom w:val="none" w:sz="0" w:space="0" w:color="auto"/>
            <w:right w:val="none" w:sz="0" w:space="0" w:color="auto"/>
          </w:divBdr>
        </w:div>
        <w:div w:id="274681477">
          <w:marLeft w:val="0"/>
          <w:marRight w:val="0"/>
          <w:marTop w:val="0"/>
          <w:marBottom w:val="0"/>
          <w:divBdr>
            <w:top w:val="none" w:sz="0" w:space="0" w:color="auto"/>
            <w:left w:val="none" w:sz="0" w:space="0" w:color="auto"/>
            <w:bottom w:val="none" w:sz="0" w:space="0" w:color="auto"/>
            <w:right w:val="none" w:sz="0" w:space="0" w:color="auto"/>
          </w:divBdr>
        </w:div>
        <w:div w:id="1457792546">
          <w:marLeft w:val="0"/>
          <w:marRight w:val="0"/>
          <w:marTop w:val="0"/>
          <w:marBottom w:val="0"/>
          <w:divBdr>
            <w:top w:val="none" w:sz="0" w:space="0" w:color="auto"/>
            <w:left w:val="none" w:sz="0" w:space="0" w:color="auto"/>
            <w:bottom w:val="none" w:sz="0" w:space="0" w:color="auto"/>
            <w:right w:val="none" w:sz="0" w:space="0" w:color="auto"/>
          </w:divBdr>
        </w:div>
        <w:div w:id="1756900940">
          <w:marLeft w:val="0"/>
          <w:marRight w:val="0"/>
          <w:marTop w:val="0"/>
          <w:marBottom w:val="0"/>
          <w:divBdr>
            <w:top w:val="none" w:sz="0" w:space="0" w:color="auto"/>
            <w:left w:val="none" w:sz="0" w:space="0" w:color="auto"/>
            <w:bottom w:val="none" w:sz="0" w:space="0" w:color="auto"/>
            <w:right w:val="none" w:sz="0" w:space="0" w:color="auto"/>
          </w:divBdr>
        </w:div>
        <w:div w:id="1053775508">
          <w:marLeft w:val="0"/>
          <w:marRight w:val="0"/>
          <w:marTop w:val="0"/>
          <w:marBottom w:val="0"/>
          <w:divBdr>
            <w:top w:val="none" w:sz="0" w:space="0" w:color="auto"/>
            <w:left w:val="none" w:sz="0" w:space="0" w:color="auto"/>
            <w:bottom w:val="none" w:sz="0" w:space="0" w:color="auto"/>
            <w:right w:val="none" w:sz="0" w:space="0" w:color="auto"/>
          </w:divBdr>
        </w:div>
        <w:div w:id="2054383697">
          <w:marLeft w:val="0"/>
          <w:marRight w:val="0"/>
          <w:marTop w:val="0"/>
          <w:marBottom w:val="0"/>
          <w:divBdr>
            <w:top w:val="none" w:sz="0" w:space="0" w:color="auto"/>
            <w:left w:val="none" w:sz="0" w:space="0" w:color="auto"/>
            <w:bottom w:val="none" w:sz="0" w:space="0" w:color="auto"/>
            <w:right w:val="none" w:sz="0" w:space="0" w:color="auto"/>
          </w:divBdr>
        </w:div>
        <w:div w:id="354888518">
          <w:marLeft w:val="0"/>
          <w:marRight w:val="0"/>
          <w:marTop w:val="0"/>
          <w:marBottom w:val="0"/>
          <w:divBdr>
            <w:top w:val="none" w:sz="0" w:space="0" w:color="auto"/>
            <w:left w:val="none" w:sz="0" w:space="0" w:color="auto"/>
            <w:bottom w:val="none" w:sz="0" w:space="0" w:color="auto"/>
            <w:right w:val="none" w:sz="0" w:space="0" w:color="auto"/>
          </w:divBdr>
        </w:div>
        <w:div w:id="777138412">
          <w:marLeft w:val="0"/>
          <w:marRight w:val="0"/>
          <w:marTop w:val="0"/>
          <w:marBottom w:val="0"/>
          <w:divBdr>
            <w:top w:val="none" w:sz="0" w:space="0" w:color="auto"/>
            <w:left w:val="none" w:sz="0" w:space="0" w:color="auto"/>
            <w:bottom w:val="none" w:sz="0" w:space="0" w:color="auto"/>
            <w:right w:val="none" w:sz="0" w:space="0" w:color="auto"/>
          </w:divBdr>
        </w:div>
        <w:div w:id="1486629367">
          <w:marLeft w:val="0"/>
          <w:marRight w:val="0"/>
          <w:marTop w:val="0"/>
          <w:marBottom w:val="0"/>
          <w:divBdr>
            <w:top w:val="none" w:sz="0" w:space="0" w:color="auto"/>
            <w:left w:val="none" w:sz="0" w:space="0" w:color="auto"/>
            <w:bottom w:val="none" w:sz="0" w:space="0" w:color="auto"/>
            <w:right w:val="none" w:sz="0" w:space="0" w:color="auto"/>
          </w:divBdr>
        </w:div>
        <w:div w:id="2062247483">
          <w:marLeft w:val="0"/>
          <w:marRight w:val="0"/>
          <w:marTop w:val="0"/>
          <w:marBottom w:val="0"/>
          <w:divBdr>
            <w:top w:val="none" w:sz="0" w:space="0" w:color="auto"/>
            <w:left w:val="none" w:sz="0" w:space="0" w:color="auto"/>
            <w:bottom w:val="none" w:sz="0" w:space="0" w:color="auto"/>
            <w:right w:val="none" w:sz="0" w:space="0" w:color="auto"/>
          </w:divBdr>
        </w:div>
        <w:div w:id="2114011442">
          <w:marLeft w:val="0"/>
          <w:marRight w:val="0"/>
          <w:marTop w:val="0"/>
          <w:marBottom w:val="0"/>
          <w:divBdr>
            <w:top w:val="none" w:sz="0" w:space="0" w:color="auto"/>
            <w:left w:val="none" w:sz="0" w:space="0" w:color="auto"/>
            <w:bottom w:val="none" w:sz="0" w:space="0" w:color="auto"/>
            <w:right w:val="none" w:sz="0" w:space="0" w:color="auto"/>
          </w:divBdr>
        </w:div>
        <w:div w:id="761754925">
          <w:marLeft w:val="0"/>
          <w:marRight w:val="0"/>
          <w:marTop w:val="0"/>
          <w:marBottom w:val="0"/>
          <w:divBdr>
            <w:top w:val="none" w:sz="0" w:space="0" w:color="auto"/>
            <w:left w:val="none" w:sz="0" w:space="0" w:color="auto"/>
            <w:bottom w:val="none" w:sz="0" w:space="0" w:color="auto"/>
            <w:right w:val="none" w:sz="0" w:space="0" w:color="auto"/>
          </w:divBdr>
        </w:div>
        <w:div w:id="1620606121">
          <w:marLeft w:val="0"/>
          <w:marRight w:val="0"/>
          <w:marTop w:val="0"/>
          <w:marBottom w:val="0"/>
          <w:divBdr>
            <w:top w:val="none" w:sz="0" w:space="0" w:color="auto"/>
            <w:left w:val="none" w:sz="0" w:space="0" w:color="auto"/>
            <w:bottom w:val="none" w:sz="0" w:space="0" w:color="auto"/>
            <w:right w:val="none" w:sz="0" w:space="0" w:color="auto"/>
          </w:divBdr>
        </w:div>
        <w:div w:id="426465095">
          <w:marLeft w:val="0"/>
          <w:marRight w:val="0"/>
          <w:marTop w:val="0"/>
          <w:marBottom w:val="0"/>
          <w:divBdr>
            <w:top w:val="none" w:sz="0" w:space="0" w:color="auto"/>
            <w:left w:val="none" w:sz="0" w:space="0" w:color="auto"/>
            <w:bottom w:val="none" w:sz="0" w:space="0" w:color="auto"/>
            <w:right w:val="none" w:sz="0" w:space="0" w:color="auto"/>
          </w:divBdr>
        </w:div>
        <w:div w:id="1639410886">
          <w:marLeft w:val="0"/>
          <w:marRight w:val="0"/>
          <w:marTop w:val="0"/>
          <w:marBottom w:val="0"/>
          <w:divBdr>
            <w:top w:val="none" w:sz="0" w:space="0" w:color="auto"/>
            <w:left w:val="none" w:sz="0" w:space="0" w:color="auto"/>
            <w:bottom w:val="none" w:sz="0" w:space="0" w:color="auto"/>
            <w:right w:val="none" w:sz="0" w:space="0" w:color="auto"/>
          </w:divBdr>
        </w:div>
        <w:div w:id="80105771">
          <w:marLeft w:val="0"/>
          <w:marRight w:val="0"/>
          <w:marTop w:val="0"/>
          <w:marBottom w:val="0"/>
          <w:divBdr>
            <w:top w:val="none" w:sz="0" w:space="0" w:color="auto"/>
            <w:left w:val="none" w:sz="0" w:space="0" w:color="auto"/>
            <w:bottom w:val="none" w:sz="0" w:space="0" w:color="auto"/>
            <w:right w:val="none" w:sz="0" w:space="0" w:color="auto"/>
          </w:divBdr>
        </w:div>
        <w:div w:id="59716542">
          <w:marLeft w:val="0"/>
          <w:marRight w:val="0"/>
          <w:marTop w:val="0"/>
          <w:marBottom w:val="0"/>
          <w:divBdr>
            <w:top w:val="none" w:sz="0" w:space="0" w:color="auto"/>
            <w:left w:val="none" w:sz="0" w:space="0" w:color="auto"/>
            <w:bottom w:val="none" w:sz="0" w:space="0" w:color="auto"/>
            <w:right w:val="none" w:sz="0" w:space="0" w:color="auto"/>
          </w:divBdr>
        </w:div>
        <w:div w:id="361246215">
          <w:marLeft w:val="0"/>
          <w:marRight w:val="0"/>
          <w:marTop w:val="0"/>
          <w:marBottom w:val="0"/>
          <w:divBdr>
            <w:top w:val="none" w:sz="0" w:space="0" w:color="auto"/>
            <w:left w:val="none" w:sz="0" w:space="0" w:color="auto"/>
            <w:bottom w:val="none" w:sz="0" w:space="0" w:color="auto"/>
            <w:right w:val="none" w:sz="0" w:space="0" w:color="auto"/>
          </w:divBdr>
        </w:div>
        <w:div w:id="1203177778">
          <w:marLeft w:val="0"/>
          <w:marRight w:val="0"/>
          <w:marTop w:val="0"/>
          <w:marBottom w:val="0"/>
          <w:divBdr>
            <w:top w:val="none" w:sz="0" w:space="0" w:color="auto"/>
            <w:left w:val="none" w:sz="0" w:space="0" w:color="auto"/>
            <w:bottom w:val="none" w:sz="0" w:space="0" w:color="auto"/>
            <w:right w:val="none" w:sz="0" w:space="0" w:color="auto"/>
          </w:divBdr>
        </w:div>
        <w:div w:id="1309241638">
          <w:marLeft w:val="0"/>
          <w:marRight w:val="0"/>
          <w:marTop w:val="0"/>
          <w:marBottom w:val="0"/>
          <w:divBdr>
            <w:top w:val="none" w:sz="0" w:space="0" w:color="auto"/>
            <w:left w:val="none" w:sz="0" w:space="0" w:color="auto"/>
            <w:bottom w:val="none" w:sz="0" w:space="0" w:color="auto"/>
            <w:right w:val="none" w:sz="0" w:space="0" w:color="auto"/>
          </w:divBdr>
        </w:div>
        <w:div w:id="2030989000">
          <w:marLeft w:val="0"/>
          <w:marRight w:val="0"/>
          <w:marTop w:val="0"/>
          <w:marBottom w:val="0"/>
          <w:divBdr>
            <w:top w:val="none" w:sz="0" w:space="0" w:color="auto"/>
            <w:left w:val="none" w:sz="0" w:space="0" w:color="auto"/>
            <w:bottom w:val="none" w:sz="0" w:space="0" w:color="auto"/>
            <w:right w:val="none" w:sz="0" w:space="0" w:color="auto"/>
          </w:divBdr>
        </w:div>
        <w:div w:id="536043273">
          <w:marLeft w:val="0"/>
          <w:marRight w:val="0"/>
          <w:marTop w:val="0"/>
          <w:marBottom w:val="0"/>
          <w:divBdr>
            <w:top w:val="none" w:sz="0" w:space="0" w:color="auto"/>
            <w:left w:val="none" w:sz="0" w:space="0" w:color="auto"/>
            <w:bottom w:val="none" w:sz="0" w:space="0" w:color="auto"/>
            <w:right w:val="none" w:sz="0" w:space="0" w:color="auto"/>
          </w:divBdr>
        </w:div>
        <w:div w:id="2017414792">
          <w:marLeft w:val="0"/>
          <w:marRight w:val="0"/>
          <w:marTop w:val="0"/>
          <w:marBottom w:val="0"/>
          <w:divBdr>
            <w:top w:val="none" w:sz="0" w:space="0" w:color="auto"/>
            <w:left w:val="none" w:sz="0" w:space="0" w:color="auto"/>
            <w:bottom w:val="none" w:sz="0" w:space="0" w:color="auto"/>
            <w:right w:val="none" w:sz="0" w:space="0" w:color="auto"/>
          </w:divBdr>
        </w:div>
        <w:div w:id="1390224290">
          <w:marLeft w:val="0"/>
          <w:marRight w:val="0"/>
          <w:marTop w:val="0"/>
          <w:marBottom w:val="0"/>
          <w:divBdr>
            <w:top w:val="none" w:sz="0" w:space="0" w:color="auto"/>
            <w:left w:val="none" w:sz="0" w:space="0" w:color="auto"/>
            <w:bottom w:val="none" w:sz="0" w:space="0" w:color="auto"/>
            <w:right w:val="none" w:sz="0" w:space="0" w:color="auto"/>
          </w:divBdr>
        </w:div>
        <w:div w:id="196622456">
          <w:marLeft w:val="0"/>
          <w:marRight w:val="0"/>
          <w:marTop w:val="0"/>
          <w:marBottom w:val="0"/>
          <w:divBdr>
            <w:top w:val="none" w:sz="0" w:space="0" w:color="auto"/>
            <w:left w:val="none" w:sz="0" w:space="0" w:color="auto"/>
            <w:bottom w:val="none" w:sz="0" w:space="0" w:color="auto"/>
            <w:right w:val="none" w:sz="0" w:space="0" w:color="auto"/>
          </w:divBdr>
        </w:div>
        <w:div w:id="1905337644">
          <w:marLeft w:val="0"/>
          <w:marRight w:val="0"/>
          <w:marTop w:val="0"/>
          <w:marBottom w:val="0"/>
          <w:divBdr>
            <w:top w:val="none" w:sz="0" w:space="0" w:color="auto"/>
            <w:left w:val="none" w:sz="0" w:space="0" w:color="auto"/>
            <w:bottom w:val="none" w:sz="0" w:space="0" w:color="auto"/>
            <w:right w:val="none" w:sz="0" w:space="0" w:color="auto"/>
          </w:divBdr>
        </w:div>
        <w:div w:id="655375367">
          <w:marLeft w:val="0"/>
          <w:marRight w:val="0"/>
          <w:marTop w:val="0"/>
          <w:marBottom w:val="0"/>
          <w:divBdr>
            <w:top w:val="none" w:sz="0" w:space="0" w:color="auto"/>
            <w:left w:val="none" w:sz="0" w:space="0" w:color="auto"/>
            <w:bottom w:val="none" w:sz="0" w:space="0" w:color="auto"/>
            <w:right w:val="none" w:sz="0" w:space="0" w:color="auto"/>
          </w:divBdr>
        </w:div>
        <w:div w:id="1610623260">
          <w:marLeft w:val="0"/>
          <w:marRight w:val="0"/>
          <w:marTop w:val="0"/>
          <w:marBottom w:val="0"/>
          <w:divBdr>
            <w:top w:val="none" w:sz="0" w:space="0" w:color="auto"/>
            <w:left w:val="none" w:sz="0" w:space="0" w:color="auto"/>
            <w:bottom w:val="none" w:sz="0" w:space="0" w:color="auto"/>
            <w:right w:val="none" w:sz="0" w:space="0" w:color="auto"/>
          </w:divBdr>
        </w:div>
        <w:div w:id="928271143">
          <w:marLeft w:val="0"/>
          <w:marRight w:val="0"/>
          <w:marTop w:val="0"/>
          <w:marBottom w:val="0"/>
          <w:divBdr>
            <w:top w:val="none" w:sz="0" w:space="0" w:color="auto"/>
            <w:left w:val="none" w:sz="0" w:space="0" w:color="auto"/>
            <w:bottom w:val="none" w:sz="0" w:space="0" w:color="auto"/>
            <w:right w:val="none" w:sz="0" w:space="0" w:color="auto"/>
          </w:divBdr>
        </w:div>
        <w:div w:id="913859768">
          <w:marLeft w:val="0"/>
          <w:marRight w:val="0"/>
          <w:marTop w:val="0"/>
          <w:marBottom w:val="0"/>
          <w:divBdr>
            <w:top w:val="none" w:sz="0" w:space="0" w:color="auto"/>
            <w:left w:val="none" w:sz="0" w:space="0" w:color="auto"/>
            <w:bottom w:val="none" w:sz="0" w:space="0" w:color="auto"/>
            <w:right w:val="none" w:sz="0" w:space="0" w:color="auto"/>
          </w:divBdr>
        </w:div>
        <w:div w:id="74908387">
          <w:marLeft w:val="0"/>
          <w:marRight w:val="0"/>
          <w:marTop w:val="0"/>
          <w:marBottom w:val="0"/>
          <w:divBdr>
            <w:top w:val="none" w:sz="0" w:space="0" w:color="auto"/>
            <w:left w:val="none" w:sz="0" w:space="0" w:color="auto"/>
            <w:bottom w:val="none" w:sz="0" w:space="0" w:color="auto"/>
            <w:right w:val="none" w:sz="0" w:space="0" w:color="auto"/>
          </w:divBdr>
        </w:div>
        <w:div w:id="1360886567">
          <w:marLeft w:val="0"/>
          <w:marRight w:val="0"/>
          <w:marTop w:val="0"/>
          <w:marBottom w:val="0"/>
          <w:divBdr>
            <w:top w:val="none" w:sz="0" w:space="0" w:color="auto"/>
            <w:left w:val="none" w:sz="0" w:space="0" w:color="auto"/>
            <w:bottom w:val="none" w:sz="0" w:space="0" w:color="auto"/>
            <w:right w:val="none" w:sz="0" w:space="0" w:color="auto"/>
          </w:divBdr>
        </w:div>
        <w:div w:id="595674284">
          <w:marLeft w:val="0"/>
          <w:marRight w:val="0"/>
          <w:marTop w:val="0"/>
          <w:marBottom w:val="0"/>
          <w:divBdr>
            <w:top w:val="none" w:sz="0" w:space="0" w:color="auto"/>
            <w:left w:val="none" w:sz="0" w:space="0" w:color="auto"/>
            <w:bottom w:val="none" w:sz="0" w:space="0" w:color="auto"/>
            <w:right w:val="none" w:sz="0" w:space="0" w:color="auto"/>
          </w:divBdr>
        </w:div>
        <w:div w:id="230390242">
          <w:marLeft w:val="0"/>
          <w:marRight w:val="0"/>
          <w:marTop w:val="0"/>
          <w:marBottom w:val="0"/>
          <w:divBdr>
            <w:top w:val="none" w:sz="0" w:space="0" w:color="auto"/>
            <w:left w:val="none" w:sz="0" w:space="0" w:color="auto"/>
            <w:bottom w:val="none" w:sz="0" w:space="0" w:color="auto"/>
            <w:right w:val="none" w:sz="0" w:space="0" w:color="auto"/>
          </w:divBdr>
        </w:div>
        <w:div w:id="241959958">
          <w:marLeft w:val="0"/>
          <w:marRight w:val="0"/>
          <w:marTop w:val="0"/>
          <w:marBottom w:val="0"/>
          <w:divBdr>
            <w:top w:val="none" w:sz="0" w:space="0" w:color="auto"/>
            <w:left w:val="none" w:sz="0" w:space="0" w:color="auto"/>
            <w:bottom w:val="none" w:sz="0" w:space="0" w:color="auto"/>
            <w:right w:val="none" w:sz="0" w:space="0" w:color="auto"/>
          </w:divBdr>
        </w:div>
        <w:div w:id="1160537249">
          <w:marLeft w:val="0"/>
          <w:marRight w:val="0"/>
          <w:marTop w:val="0"/>
          <w:marBottom w:val="0"/>
          <w:divBdr>
            <w:top w:val="none" w:sz="0" w:space="0" w:color="auto"/>
            <w:left w:val="none" w:sz="0" w:space="0" w:color="auto"/>
            <w:bottom w:val="none" w:sz="0" w:space="0" w:color="auto"/>
            <w:right w:val="none" w:sz="0" w:space="0" w:color="auto"/>
          </w:divBdr>
        </w:div>
        <w:div w:id="659190667">
          <w:marLeft w:val="0"/>
          <w:marRight w:val="0"/>
          <w:marTop w:val="0"/>
          <w:marBottom w:val="0"/>
          <w:divBdr>
            <w:top w:val="none" w:sz="0" w:space="0" w:color="auto"/>
            <w:left w:val="none" w:sz="0" w:space="0" w:color="auto"/>
            <w:bottom w:val="none" w:sz="0" w:space="0" w:color="auto"/>
            <w:right w:val="none" w:sz="0" w:space="0" w:color="auto"/>
          </w:divBdr>
        </w:div>
        <w:div w:id="863059664">
          <w:marLeft w:val="0"/>
          <w:marRight w:val="0"/>
          <w:marTop w:val="0"/>
          <w:marBottom w:val="0"/>
          <w:divBdr>
            <w:top w:val="none" w:sz="0" w:space="0" w:color="auto"/>
            <w:left w:val="none" w:sz="0" w:space="0" w:color="auto"/>
            <w:bottom w:val="none" w:sz="0" w:space="0" w:color="auto"/>
            <w:right w:val="none" w:sz="0" w:space="0" w:color="auto"/>
          </w:divBdr>
        </w:div>
        <w:div w:id="1187216521">
          <w:marLeft w:val="0"/>
          <w:marRight w:val="0"/>
          <w:marTop w:val="0"/>
          <w:marBottom w:val="0"/>
          <w:divBdr>
            <w:top w:val="none" w:sz="0" w:space="0" w:color="auto"/>
            <w:left w:val="none" w:sz="0" w:space="0" w:color="auto"/>
            <w:bottom w:val="none" w:sz="0" w:space="0" w:color="auto"/>
            <w:right w:val="none" w:sz="0" w:space="0" w:color="auto"/>
          </w:divBdr>
        </w:div>
        <w:div w:id="1036731832">
          <w:marLeft w:val="0"/>
          <w:marRight w:val="0"/>
          <w:marTop w:val="0"/>
          <w:marBottom w:val="0"/>
          <w:divBdr>
            <w:top w:val="none" w:sz="0" w:space="0" w:color="auto"/>
            <w:left w:val="none" w:sz="0" w:space="0" w:color="auto"/>
            <w:bottom w:val="none" w:sz="0" w:space="0" w:color="auto"/>
            <w:right w:val="none" w:sz="0" w:space="0" w:color="auto"/>
          </w:divBdr>
        </w:div>
        <w:div w:id="1384330358">
          <w:marLeft w:val="0"/>
          <w:marRight w:val="0"/>
          <w:marTop w:val="0"/>
          <w:marBottom w:val="0"/>
          <w:divBdr>
            <w:top w:val="none" w:sz="0" w:space="0" w:color="auto"/>
            <w:left w:val="none" w:sz="0" w:space="0" w:color="auto"/>
            <w:bottom w:val="none" w:sz="0" w:space="0" w:color="auto"/>
            <w:right w:val="none" w:sz="0" w:space="0" w:color="auto"/>
          </w:divBdr>
        </w:div>
        <w:div w:id="756100930">
          <w:marLeft w:val="0"/>
          <w:marRight w:val="0"/>
          <w:marTop w:val="0"/>
          <w:marBottom w:val="0"/>
          <w:divBdr>
            <w:top w:val="none" w:sz="0" w:space="0" w:color="auto"/>
            <w:left w:val="none" w:sz="0" w:space="0" w:color="auto"/>
            <w:bottom w:val="none" w:sz="0" w:space="0" w:color="auto"/>
            <w:right w:val="none" w:sz="0" w:space="0" w:color="auto"/>
          </w:divBdr>
        </w:div>
        <w:div w:id="230897147">
          <w:marLeft w:val="0"/>
          <w:marRight w:val="0"/>
          <w:marTop w:val="0"/>
          <w:marBottom w:val="0"/>
          <w:divBdr>
            <w:top w:val="none" w:sz="0" w:space="0" w:color="auto"/>
            <w:left w:val="none" w:sz="0" w:space="0" w:color="auto"/>
            <w:bottom w:val="none" w:sz="0" w:space="0" w:color="auto"/>
            <w:right w:val="none" w:sz="0" w:space="0" w:color="auto"/>
          </w:divBdr>
        </w:div>
        <w:div w:id="1664620373">
          <w:marLeft w:val="0"/>
          <w:marRight w:val="0"/>
          <w:marTop w:val="0"/>
          <w:marBottom w:val="0"/>
          <w:divBdr>
            <w:top w:val="none" w:sz="0" w:space="0" w:color="auto"/>
            <w:left w:val="none" w:sz="0" w:space="0" w:color="auto"/>
            <w:bottom w:val="none" w:sz="0" w:space="0" w:color="auto"/>
            <w:right w:val="none" w:sz="0" w:space="0" w:color="auto"/>
          </w:divBdr>
        </w:div>
        <w:div w:id="510531477">
          <w:marLeft w:val="0"/>
          <w:marRight w:val="0"/>
          <w:marTop w:val="0"/>
          <w:marBottom w:val="0"/>
          <w:divBdr>
            <w:top w:val="none" w:sz="0" w:space="0" w:color="auto"/>
            <w:left w:val="none" w:sz="0" w:space="0" w:color="auto"/>
            <w:bottom w:val="none" w:sz="0" w:space="0" w:color="auto"/>
            <w:right w:val="none" w:sz="0" w:space="0" w:color="auto"/>
          </w:divBdr>
        </w:div>
        <w:div w:id="1126004998">
          <w:marLeft w:val="0"/>
          <w:marRight w:val="0"/>
          <w:marTop w:val="0"/>
          <w:marBottom w:val="0"/>
          <w:divBdr>
            <w:top w:val="none" w:sz="0" w:space="0" w:color="auto"/>
            <w:left w:val="none" w:sz="0" w:space="0" w:color="auto"/>
            <w:bottom w:val="none" w:sz="0" w:space="0" w:color="auto"/>
            <w:right w:val="none" w:sz="0" w:space="0" w:color="auto"/>
          </w:divBdr>
        </w:div>
        <w:div w:id="1966885572">
          <w:marLeft w:val="0"/>
          <w:marRight w:val="0"/>
          <w:marTop w:val="0"/>
          <w:marBottom w:val="0"/>
          <w:divBdr>
            <w:top w:val="none" w:sz="0" w:space="0" w:color="auto"/>
            <w:left w:val="none" w:sz="0" w:space="0" w:color="auto"/>
            <w:bottom w:val="none" w:sz="0" w:space="0" w:color="auto"/>
            <w:right w:val="none" w:sz="0" w:space="0" w:color="auto"/>
          </w:divBdr>
        </w:div>
        <w:div w:id="1815292870">
          <w:marLeft w:val="0"/>
          <w:marRight w:val="0"/>
          <w:marTop w:val="0"/>
          <w:marBottom w:val="0"/>
          <w:divBdr>
            <w:top w:val="none" w:sz="0" w:space="0" w:color="auto"/>
            <w:left w:val="none" w:sz="0" w:space="0" w:color="auto"/>
            <w:bottom w:val="none" w:sz="0" w:space="0" w:color="auto"/>
            <w:right w:val="none" w:sz="0" w:space="0" w:color="auto"/>
          </w:divBdr>
        </w:div>
        <w:div w:id="1345134250">
          <w:marLeft w:val="0"/>
          <w:marRight w:val="0"/>
          <w:marTop w:val="0"/>
          <w:marBottom w:val="0"/>
          <w:divBdr>
            <w:top w:val="none" w:sz="0" w:space="0" w:color="auto"/>
            <w:left w:val="none" w:sz="0" w:space="0" w:color="auto"/>
            <w:bottom w:val="none" w:sz="0" w:space="0" w:color="auto"/>
            <w:right w:val="none" w:sz="0" w:space="0" w:color="auto"/>
          </w:divBdr>
        </w:div>
        <w:div w:id="2042440244">
          <w:marLeft w:val="0"/>
          <w:marRight w:val="0"/>
          <w:marTop w:val="0"/>
          <w:marBottom w:val="0"/>
          <w:divBdr>
            <w:top w:val="none" w:sz="0" w:space="0" w:color="auto"/>
            <w:left w:val="none" w:sz="0" w:space="0" w:color="auto"/>
            <w:bottom w:val="none" w:sz="0" w:space="0" w:color="auto"/>
            <w:right w:val="none" w:sz="0" w:space="0" w:color="auto"/>
          </w:divBdr>
        </w:div>
        <w:div w:id="875460542">
          <w:marLeft w:val="0"/>
          <w:marRight w:val="0"/>
          <w:marTop w:val="0"/>
          <w:marBottom w:val="0"/>
          <w:divBdr>
            <w:top w:val="none" w:sz="0" w:space="0" w:color="auto"/>
            <w:left w:val="none" w:sz="0" w:space="0" w:color="auto"/>
            <w:bottom w:val="none" w:sz="0" w:space="0" w:color="auto"/>
            <w:right w:val="none" w:sz="0" w:space="0" w:color="auto"/>
          </w:divBdr>
        </w:div>
        <w:div w:id="1919047795">
          <w:marLeft w:val="0"/>
          <w:marRight w:val="0"/>
          <w:marTop w:val="0"/>
          <w:marBottom w:val="0"/>
          <w:divBdr>
            <w:top w:val="none" w:sz="0" w:space="0" w:color="auto"/>
            <w:left w:val="none" w:sz="0" w:space="0" w:color="auto"/>
            <w:bottom w:val="none" w:sz="0" w:space="0" w:color="auto"/>
            <w:right w:val="none" w:sz="0" w:space="0" w:color="auto"/>
          </w:divBdr>
        </w:div>
        <w:div w:id="1471094121">
          <w:marLeft w:val="0"/>
          <w:marRight w:val="0"/>
          <w:marTop w:val="0"/>
          <w:marBottom w:val="0"/>
          <w:divBdr>
            <w:top w:val="none" w:sz="0" w:space="0" w:color="auto"/>
            <w:left w:val="none" w:sz="0" w:space="0" w:color="auto"/>
            <w:bottom w:val="none" w:sz="0" w:space="0" w:color="auto"/>
            <w:right w:val="none" w:sz="0" w:space="0" w:color="auto"/>
          </w:divBdr>
        </w:div>
        <w:div w:id="1756434010">
          <w:marLeft w:val="0"/>
          <w:marRight w:val="0"/>
          <w:marTop w:val="0"/>
          <w:marBottom w:val="0"/>
          <w:divBdr>
            <w:top w:val="none" w:sz="0" w:space="0" w:color="auto"/>
            <w:left w:val="none" w:sz="0" w:space="0" w:color="auto"/>
            <w:bottom w:val="none" w:sz="0" w:space="0" w:color="auto"/>
            <w:right w:val="none" w:sz="0" w:space="0" w:color="auto"/>
          </w:divBdr>
        </w:div>
        <w:div w:id="225916230">
          <w:marLeft w:val="0"/>
          <w:marRight w:val="0"/>
          <w:marTop w:val="0"/>
          <w:marBottom w:val="0"/>
          <w:divBdr>
            <w:top w:val="none" w:sz="0" w:space="0" w:color="auto"/>
            <w:left w:val="none" w:sz="0" w:space="0" w:color="auto"/>
            <w:bottom w:val="none" w:sz="0" w:space="0" w:color="auto"/>
            <w:right w:val="none" w:sz="0" w:space="0" w:color="auto"/>
          </w:divBdr>
        </w:div>
        <w:div w:id="1307275252">
          <w:marLeft w:val="0"/>
          <w:marRight w:val="0"/>
          <w:marTop w:val="0"/>
          <w:marBottom w:val="0"/>
          <w:divBdr>
            <w:top w:val="none" w:sz="0" w:space="0" w:color="auto"/>
            <w:left w:val="none" w:sz="0" w:space="0" w:color="auto"/>
            <w:bottom w:val="none" w:sz="0" w:space="0" w:color="auto"/>
            <w:right w:val="none" w:sz="0" w:space="0" w:color="auto"/>
          </w:divBdr>
        </w:div>
        <w:div w:id="406265278">
          <w:marLeft w:val="0"/>
          <w:marRight w:val="0"/>
          <w:marTop w:val="0"/>
          <w:marBottom w:val="0"/>
          <w:divBdr>
            <w:top w:val="none" w:sz="0" w:space="0" w:color="auto"/>
            <w:left w:val="none" w:sz="0" w:space="0" w:color="auto"/>
            <w:bottom w:val="none" w:sz="0" w:space="0" w:color="auto"/>
            <w:right w:val="none" w:sz="0" w:space="0" w:color="auto"/>
          </w:divBdr>
        </w:div>
        <w:div w:id="415633152">
          <w:marLeft w:val="0"/>
          <w:marRight w:val="0"/>
          <w:marTop w:val="0"/>
          <w:marBottom w:val="0"/>
          <w:divBdr>
            <w:top w:val="none" w:sz="0" w:space="0" w:color="auto"/>
            <w:left w:val="none" w:sz="0" w:space="0" w:color="auto"/>
            <w:bottom w:val="none" w:sz="0" w:space="0" w:color="auto"/>
            <w:right w:val="none" w:sz="0" w:space="0" w:color="auto"/>
          </w:divBdr>
        </w:div>
        <w:div w:id="131482795">
          <w:marLeft w:val="0"/>
          <w:marRight w:val="0"/>
          <w:marTop w:val="0"/>
          <w:marBottom w:val="0"/>
          <w:divBdr>
            <w:top w:val="none" w:sz="0" w:space="0" w:color="auto"/>
            <w:left w:val="none" w:sz="0" w:space="0" w:color="auto"/>
            <w:bottom w:val="none" w:sz="0" w:space="0" w:color="auto"/>
            <w:right w:val="none" w:sz="0" w:space="0" w:color="auto"/>
          </w:divBdr>
        </w:div>
        <w:div w:id="18315968">
          <w:marLeft w:val="0"/>
          <w:marRight w:val="0"/>
          <w:marTop w:val="0"/>
          <w:marBottom w:val="0"/>
          <w:divBdr>
            <w:top w:val="none" w:sz="0" w:space="0" w:color="auto"/>
            <w:left w:val="none" w:sz="0" w:space="0" w:color="auto"/>
            <w:bottom w:val="none" w:sz="0" w:space="0" w:color="auto"/>
            <w:right w:val="none" w:sz="0" w:space="0" w:color="auto"/>
          </w:divBdr>
        </w:div>
        <w:div w:id="1407025009">
          <w:marLeft w:val="0"/>
          <w:marRight w:val="0"/>
          <w:marTop w:val="0"/>
          <w:marBottom w:val="0"/>
          <w:divBdr>
            <w:top w:val="none" w:sz="0" w:space="0" w:color="auto"/>
            <w:left w:val="none" w:sz="0" w:space="0" w:color="auto"/>
            <w:bottom w:val="none" w:sz="0" w:space="0" w:color="auto"/>
            <w:right w:val="none" w:sz="0" w:space="0" w:color="auto"/>
          </w:divBdr>
        </w:div>
        <w:div w:id="955598338">
          <w:marLeft w:val="0"/>
          <w:marRight w:val="0"/>
          <w:marTop w:val="0"/>
          <w:marBottom w:val="0"/>
          <w:divBdr>
            <w:top w:val="none" w:sz="0" w:space="0" w:color="auto"/>
            <w:left w:val="none" w:sz="0" w:space="0" w:color="auto"/>
            <w:bottom w:val="none" w:sz="0" w:space="0" w:color="auto"/>
            <w:right w:val="none" w:sz="0" w:space="0" w:color="auto"/>
          </w:divBdr>
        </w:div>
        <w:div w:id="1654291296">
          <w:marLeft w:val="0"/>
          <w:marRight w:val="0"/>
          <w:marTop w:val="0"/>
          <w:marBottom w:val="0"/>
          <w:divBdr>
            <w:top w:val="none" w:sz="0" w:space="0" w:color="auto"/>
            <w:left w:val="none" w:sz="0" w:space="0" w:color="auto"/>
            <w:bottom w:val="none" w:sz="0" w:space="0" w:color="auto"/>
            <w:right w:val="none" w:sz="0" w:space="0" w:color="auto"/>
          </w:divBdr>
        </w:div>
        <w:div w:id="772165692">
          <w:marLeft w:val="0"/>
          <w:marRight w:val="0"/>
          <w:marTop w:val="0"/>
          <w:marBottom w:val="0"/>
          <w:divBdr>
            <w:top w:val="none" w:sz="0" w:space="0" w:color="auto"/>
            <w:left w:val="none" w:sz="0" w:space="0" w:color="auto"/>
            <w:bottom w:val="none" w:sz="0" w:space="0" w:color="auto"/>
            <w:right w:val="none" w:sz="0" w:space="0" w:color="auto"/>
          </w:divBdr>
        </w:div>
        <w:div w:id="915822084">
          <w:marLeft w:val="0"/>
          <w:marRight w:val="0"/>
          <w:marTop w:val="0"/>
          <w:marBottom w:val="0"/>
          <w:divBdr>
            <w:top w:val="none" w:sz="0" w:space="0" w:color="auto"/>
            <w:left w:val="none" w:sz="0" w:space="0" w:color="auto"/>
            <w:bottom w:val="none" w:sz="0" w:space="0" w:color="auto"/>
            <w:right w:val="none" w:sz="0" w:space="0" w:color="auto"/>
          </w:divBdr>
        </w:div>
        <w:div w:id="6105779">
          <w:marLeft w:val="0"/>
          <w:marRight w:val="0"/>
          <w:marTop w:val="0"/>
          <w:marBottom w:val="0"/>
          <w:divBdr>
            <w:top w:val="none" w:sz="0" w:space="0" w:color="auto"/>
            <w:left w:val="none" w:sz="0" w:space="0" w:color="auto"/>
            <w:bottom w:val="none" w:sz="0" w:space="0" w:color="auto"/>
            <w:right w:val="none" w:sz="0" w:space="0" w:color="auto"/>
          </w:divBdr>
        </w:div>
        <w:div w:id="628318376">
          <w:marLeft w:val="0"/>
          <w:marRight w:val="0"/>
          <w:marTop w:val="0"/>
          <w:marBottom w:val="0"/>
          <w:divBdr>
            <w:top w:val="none" w:sz="0" w:space="0" w:color="auto"/>
            <w:left w:val="none" w:sz="0" w:space="0" w:color="auto"/>
            <w:bottom w:val="none" w:sz="0" w:space="0" w:color="auto"/>
            <w:right w:val="none" w:sz="0" w:space="0" w:color="auto"/>
          </w:divBdr>
        </w:div>
        <w:div w:id="743382416">
          <w:marLeft w:val="0"/>
          <w:marRight w:val="0"/>
          <w:marTop w:val="0"/>
          <w:marBottom w:val="0"/>
          <w:divBdr>
            <w:top w:val="none" w:sz="0" w:space="0" w:color="auto"/>
            <w:left w:val="none" w:sz="0" w:space="0" w:color="auto"/>
            <w:bottom w:val="none" w:sz="0" w:space="0" w:color="auto"/>
            <w:right w:val="none" w:sz="0" w:space="0" w:color="auto"/>
          </w:divBdr>
        </w:div>
        <w:div w:id="823202130">
          <w:marLeft w:val="0"/>
          <w:marRight w:val="0"/>
          <w:marTop w:val="0"/>
          <w:marBottom w:val="0"/>
          <w:divBdr>
            <w:top w:val="none" w:sz="0" w:space="0" w:color="auto"/>
            <w:left w:val="none" w:sz="0" w:space="0" w:color="auto"/>
            <w:bottom w:val="none" w:sz="0" w:space="0" w:color="auto"/>
            <w:right w:val="none" w:sz="0" w:space="0" w:color="auto"/>
          </w:divBdr>
        </w:div>
        <w:div w:id="356009642">
          <w:marLeft w:val="0"/>
          <w:marRight w:val="0"/>
          <w:marTop w:val="0"/>
          <w:marBottom w:val="0"/>
          <w:divBdr>
            <w:top w:val="none" w:sz="0" w:space="0" w:color="auto"/>
            <w:left w:val="none" w:sz="0" w:space="0" w:color="auto"/>
            <w:bottom w:val="none" w:sz="0" w:space="0" w:color="auto"/>
            <w:right w:val="none" w:sz="0" w:space="0" w:color="auto"/>
          </w:divBdr>
        </w:div>
        <w:div w:id="227351983">
          <w:marLeft w:val="0"/>
          <w:marRight w:val="0"/>
          <w:marTop w:val="0"/>
          <w:marBottom w:val="0"/>
          <w:divBdr>
            <w:top w:val="none" w:sz="0" w:space="0" w:color="auto"/>
            <w:left w:val="none" w:sz="0" w:space="0" w:color="auto"/>
            <w:bottom w:val="none" w:sz="0" w:space="0" w:color="auto"/>
            <w:right w:val="none" w:sz="0" w:space="0" w:color="auto"/>
          </w:divBdr>
        </w:div>
        <w:div w:id="1205605495">
          <w:marLeft w:val="0"/>
          <w:marRight w:val="0"/>
          <w:marTop w:val="0"/>
          <w:marBottom w:val="0"/>
          <w:divBdr>
            <w:top w:val="none" w:sz="0" w:space="0" w:color="auto"/>
            <w:left w:val="none" w:sz="0" w:space="0" w:color="auto"/>
            <w:bottom w:val="none" w:sz="0" w:space="0" w:color="auto"/>
            <w:right w:val="none" w:sz="0" w:space="0" w:color="auto"/>
          </w:divBdr>
        </w:div>
        <w:div w:id="415201987">
          <w:marLeft w:val="0"/>
          <w:marRight w:val="0"/>
          <w:marTop w:val="0"/>
          <w:marBottom w:val="0"/>
          <w:divBdr>
            <w:top w:val="none" w:sz="0" w:space="0" w:color="auto"/>
            <w:left w:val="none" w:sz="0" w:space="0" w:color="auto"/>
            <w:bottom w:val="none" w:sz="0" w:space="0" w:color="auto"/>
            <w:right w:val="none" w:sz="0" w:space="0" w:color="auto"/>
          </w:divBdr>
        </w:div>
        <w:div w:id="895892208">
          <w:marLeft w:val="0"/>
          <w:marRight w:val="0"/>
          <w:marTop w:val="0"/>
          <w:marBottom w:val="0"/>
          <w:divBdr>
            <w:top w:val="none" w:sz="0" w:space="0" w:color="auto"/>
            <w:left w:val="none" w:sz="0" w:space="0" w:color="auto"/>
            <w:bottom w:val="none" w:sz="0" w:space="0" w:color="auto"/>
            <w:right w:val="none" w:sz="0" w:space="0" w:color="auto"/>
          </w:divBdr>
        </w:div>
        <w:div w:id="481970105">
          <w:marLeft w:val="0"/>
          <w:marRight w:val="0"/>
          <w:marTop w:val="0"/>
          <w:marBottom w:val="0"/>
          <w:divBdr>
            <w:top w:val="none" w:sz="0" w:space="0" w:color="auto"/>
            <w:left w:val="none" w:sz="0" w:space="0" w:color="auto"/>
            <w:bottom w:val="none" w:sz="0" w:space="0" w:color="auto"/>
            <w:right w:val="none" w:sz="0" w:space="0" w:color="auto"/>
          </w:divBdr>
        </w:div>
        <w:div w:id="741609427">
          <w:marLeft w:val="0"/>
          <w:marRight w:val="0"/>
          <w:marTop w:val="0"/>
          <w:marBottom w:val="0"/>
          <w:divBdr>
            <w:top w:val="none" w:sz="0" w:space="0" w:color="auto"/>
            <w:left w:val="none" w:sz="0" w:space="0" w:color="auto"/>
            <w:bottom w:val="none" w:sz="0" w:space="0" w:color="auto"/>
            <w:right w:val="none" w:sz="0" w:space="0" w:color="auto"/>
          </w:divBdr>
        </w:div>
        <w:div w:id="412169020">
          <w:marLeft w:val="0"/>
          <w:marRight w:val="0"/>
          <w:marTop w:val="0"/>
          <w:marBottom w:val="0"/>
          <w:divBdr>
            <w:top w:val="none" w:sz="0" w:space="0" w:color="auto"/>
            <w:left w:val="none" w:sz="0" w:space="0" w:color="auto"/>
            <w:bottom w:val="none" w:sz="0" w:space="0" w:color="auto"/>
            <w:right w:val="none" w:sz="0" w:space="0" w:color="auto"/>
          </w:divBdr>
        </w:div>
        <w:div w:id="570434904">
          <w:marLeft w:val="0"/>
          <w:marRight w:val="0"/>
          <w:marTop w:val="0"/>
          <w:marBottom w:val="0"/>
          <w:divBdr>
            <w:top w:val="none" w:sz="0" w:space="0" w:color="auto"/>
            <w:left w:val="none" w:sz="0" w:space="0" w:color="auto"/>
            <w:bottom w:val="none" w:sz="0" w:space="0" w:color="auto"/>
            <w:right w:val="none" w:sz="0" w:space="0" w:color="auto"/>
          </w:divBdr>
        </w:div>
        <w:div w:id="872886697">
          <w:marLeft w:val="0"/>
          <w:marRight w:val="0"/>
          <w:marTop w:val="0"/>
          <w:marBottom w:val="0"/>
          <w:divBdr>
            <w:top w:val="none" w:sz="0" w:space="0" w:color="auto"/>
            <w:left w:val="none" w:sz="0" w:space="0" w:color="auto"/>
            <w:bottom w:val="none" w:sz="0" w:space="0" w:color="auto"/>
            <w:right w:val="none" w:sz="0" w:space="0" w:color="auto"/>
          </w:divBdr>
        </w:div>
        <w:div w:id="618686682">
          <w:marLeft w:val="0"/>
          <w:marRight w:val="0"/>
          <w:marTop w:val="0"/>
          <w:marBottom w:val="0"/>
          <w:divBdr>
            <w:top w:val="none" w:sz="0" w:space="0" w:color="auto"/>
            <w:left w:val="none" w:sz="0" w:space="0" w:color="auto"/>
            <w:bottom w:val="none" w:sz="0" w:space="0" w:color="auto"/>
            <w:right w:val="none" w:sz="0" w:space="0" w:color="auto"/>
          </w:divBdr>
        </w:div>
        <w:div w:id="541477568">
          <w:marLeft w:val="0"/>
          <w:marRight w:val="0"/>
          <w:marTop w:val="0"/>
          <w:marBottom w:val="0"/>
          <w:divBdr>
            <w:top w:val="none" w:sz="0" w:space="0" w:color="auto"/>
            <w:left w:val="none" w:sz="0" w:space="0" w:color="auto"/>
            <w:bottom w:val="none" w:sz="0" w:space="0" w:color="auto"/>
            <w:right w:val="none" w:sz="0" w:space="0" w:color="auto"/>
          </w:divBdr>
        </w:div>
        <w:div w:id="1086922601">
          <w:marLeft w:val="0"/>
          <w:marRight w:val="0"/>
          <w:marTop w:val="0"/>
          <w:marBottom w:val="0"/>
          <w:divBdr>
            <w:top w:val="none" w:sz="0" w:space="0" w:color="auto"/>
            <w:left w:val="none" w:sz="0" w:space="0" w:color="auto"/>
            <w:bottom w:val="none" w:sz="0" w:space="0" w:color="auto"/>
            <w:right w:val="none" w:sz="0" w:space="0" w:color="auto"/>
          </w:divBdr>
        </w:div>
        <w:div w:id="388960957">
          <w:marLeft w:val="0"/>
          <w:marRight w:val="0"/>
          <w:marTop w:val="0"/>
          <w:marBottom w:val="0"/>
          <w:divBdr>
            <w:top w:val="none" w:sz="0" w:space="0" w:color="auto"/>
            <w:left w:val="none" w:sz="0" w:space="0" w:color="auto"/>
            <w:bottom w:val="none" w:sz="0" w:space="0" w:color="auto"/>
            <w:right w:val="none" w:sz="0" w:space="0" w:color="auto"/>
          </w:divBdr>
        </w:div>
        <w:div w:id="1807501425">
          <w:marLeft w:val="0"/>
          <w:marRight w:val="0"/>
          <w:marTop w:val="0"/>
          <w:marBottom w:val="0"/>
          <w:divBdr>
            <w:top w:val="none" w:sz="0" w:space="0" w:color="auto"/>
            <w:left w:val="none" w:sz="0" w:space="0" w:color="auto"/>
            <w:bottom w:val="none" w:sz="0" w:space="0" w:color="auto"/>
            <w:right w:val="none" w:sz="0" w:space="0" w:color="auto"/>
          </w:divBdr>
        </w:div>
        <w:div w:id="747649474">
          <w:marLeft w:val="0"/>
          <w:marRight w:val="0"/>
          <w:marTop w:val="0"/>
          <w:marBottom w:val="0"/>
          <w:divBdr>
            <w:top w:val="none" w:sz="0" w:space="0" w:color="auto"/>
            <w:left w:val="none" w:sz="0" w:space="0" w:color="auto"/>
            <w:bottom w:val="none" w:sz="0" w:space="0" w:color="auto"/>
            <w:right w:val="none" w:sz="0" w:space="0" w:color="auto"/>
          </w:divBdr>
        </w:div>
        <w:div w:id="1605728794">
          <w:marLeft w:val="0"/>
          <w:marRight w:val="0"/>
          <w:marTop w:val="0"/>
          <w:marBottom w:val="0"/>
          <w:divBdr>
            <w:top w:val="none" w:sz="0" w:space="0" w:color="auto"/>
            <w:left w:val="none" w:sz="0" w:space="0" w:color="auto"/>
            <w:bottom w:val="none" w:sz="0" w:space="0" w:color="auto"/>
            <w:right w:val="none" w:sz="0" w:space="0" w:color="auto"/>
          </w:divBdr>
        </w:div>
        <w:div w:id="1589077526">
          <w:marLeft w:val="0"/>
          <w:marRight w:val="0"/>
          <w:marTop w:val="0"/>
          <w:marBottom w:val="0"/>
          <w:divBdr>
            <w:top w:val="none" w:sz="0" w:space="0" w:color="auto"/>
            <w:left w:val="none" w:sz="0" w:space="0" w:color="auto"/>
            <w:bottom w:val="none" w:sz="0" w:space="0" w:color="auto"/>
            <w:right w:val="none" w:sz="0" w:space="0" w:color="auto"/>
          </w:divBdr>
        </w:div>
        <w:div w:id="2063559676">
          <w:marLeft w:val="0"/>
          <w:marRight w:val="0"/>
          <w:marTop w:val="0"/>
          <w:marBottom w:val="0"/>
          <w:divBdr>
            <w:top w:val="none" w:sz="0" w:space="0" w:color="auto"/>
            <w:left w:val="none" w:sz="0" w:space="0" w:color="auto"/>
            <w:bottom w:val="none" w:sz="0" w:space="0" w:color="auto"/>
            <w:right w:val="none" w:sz="0" w:space="0" w:color="auto"/>
          </w:divBdr>
        </w:div>
        <w:div w:id="1077362768">
          <w:marLeft w:val="0"/>
          <w:marRight w:val="0"/>
          <w:marTop w:val="0"/>
          <w:marBottom w:val="0"/>
          <w:divBdr>
            <w:top w:val="none" w:sz="0" w:space="0" w:color="auto"/>
            <w:left w:val="none" w:sz="0" w:space="0" w:color="auto"/>
            <w:bottom w:val="none" w:sz="0" w:space="0" w:color="auto"/>
            <w:right w:val="none" w:sz="0" w:space="0" w:color="auto"/>
          </w:divBdr>
        </w:div>
        <w:div w:id="1593465888">
          <w:marLeft w:val="0"/>
          <w:marRight w:val="0"/>
          <w:marTop w:val="0"/>
          <w:marBottom w:val="0"/>
          <w:divBdr>
            <w:top w:val="none" w:sz="0" w:space="0" w:color="auto"/>
            <w:left w:val="none" w:sz="0" w:space="0" w:color="auto"/>
            <w:bottom w:val="none" w:sz="0" w:space="0" w:color="auto"/>
            <w:right w:val="none" w:sz="0" w:space="0" w:color="auto"/>
          </w:divBdr>
        </w:div>
        <w:div w:id="1569147819">
          <w:marLeft w:val="0"/>
          <w:marRight w:val="0"/>
          <w:marTop w:val="0"/>
          <w:marBottom w:val="0"/>
          <w:divBdr>
            <w:top w:val="none" w:sz="0" w:space="0" w:color="auto"/>
            <w:left w:val="none" w:sz="0" w:space="0" w:color="auto"/>
            <w:bottom w:val="none" w:sz="0" w:space="0" w:color="auto"/>
            <w:right w:val="none" w:sz="0" w:space="0" w:color="auto"/>
          </w:divBdr>
        </w:div>
        <w:div w:id="170873859">
          <w:marLeft w:val="0"/>
          <w:marRight w:val="0"/>
          <w:marTop w:val="0"/>
          <w:marBottom w:val="0"/>
          <w:divBdr>
            <w:top w:val="none" w:sz="0" w:space="0" w:color="auto"/>
            <w:left w:val="none" w:sz="0" w:space="0" w:color="auto"/>
            <w:bottom w:val="none" w:sz="0" w:space="0" w:color="auto"/>
            <w:right w:val="none" w:sz="0" w:space="0" w:color="auto"/>
          </w:divBdr>
        </w:div>
        <w:div w:id="689335724">
          <w:marLeft w:val="0"/>
          <w:marRight w:val="0"/>
          <w:marTop w:val="0"/>
          <w:marBottom w:val="0"/>
          <w:divBdr>
            <w:top w:val="none" w:sz="0" w:space="0" w:color="auto"/>
            <w:left w:val="none" w:sz="0" w:space="0" w:color="auto"/>
            <w:bottom w:val="none" w:sz="0" w:space="0" w:color="auto"/>
            <w:right w:val="none" w:sz="0" w:space="0" w:color="auto"/>
          </w:divBdr>
        </w:div>
        <w:div w:id="377048744">
          <w:marLeft w:val="0"/>
          <w:marRight w:val="0"/>
          <w:marTop w:val="0"/>
          <w:marBottom w:val="0"/>
          <w:divBdr>
            <w:top w:val="none" w:sz="0" w:space="0" w:color="auto"/>
            <w:left w:val="none" w:sz="0" w:space="0" w:color="auto"/>
            <w:bottom w:val="none" w:sz="0" w:space="0" w:color="auto"/>
            <w:right w:val="none" w:sz="0" w:space="0" w:color="auto"/>
          </w:divBdr>
        </w:div>
        <w:div w:id="688331407">
          <w:marLeft w:val="0"/>
          <w:marRight w:val="0"/>
          <w:marTop w:val="0"/>
          <w:marBottom w:val="0"/>
          <w:divBdr>
            <w:top w:val="none" w:sz="0" w:space="0" w:color="auto"/>
            <w:left w:val="none" w:sz="0" w:space="0" w:color="auto"/>
            <w:bottom w:val="none" w:sz="0" w:space="0" w:color="auto"/>
            <w:right w:val="none" w:sz="0" w:space="0" w:color="auto"/>
          </w:divBdr>
        </w:div>
        <w:div w:id="1658606575">
          <w:marLeft w:val="0"/>
          <w:marRight w:val="0"/>
          <w:marTop w:val="0"/>
          <w:marBottom w:val="0"/>
          <w:divBdr>
            <w:top w:val="none" w:sz="0" w:space="0" w:color="auto"/>
            <w:left w:val="none" w:sz="0" w:space="0" w:color="auto"/>
            <w:bottom w:val="none" w:sz="0" w:space="0" w:color="auto"/>
            <w:right w:val="none" w:sz="0" w:space="0" w:color="auto"/>
          </w:divBdr>
        </w:div>
        <w:div w:id="243338963">
          <w:marLeft w:val="0"/>
          <w:marRight w:val="0"/>
          <w:marTop w:val="0"/>
          <w:marBottom w:val="0"/>
          <w:divBdr>
            <w:top w:val="none" w:sz="0" w:space="0" w:color="auto"/>
            <w:left w:val="none" w:sz="0" w:space="0" w:color="auto"/>
            <w:bottom w:val="none" w:sz="0" w:space="0" w:color="auto"/>
            <w:right w:val="none" w:sz="0" w:space="0" w:color="auto"/>
          </w:divBdr>
        </w:div>
        <w:div w:id="1160660019">
          <w:marLeft w:val="0"/>
          <w:marRight w:val="0"/>
          <w:marTop w:val="0"/>
          <w:marBottom w:val="0"/>
          <w:divBdr>
            <w:top w:val="none" w:sz="0" w:space="0" w:color="auto"/>
            <w:left w:val="none" w:sz="0" w:space="0" w:color="auto"/>
            <w:bottom w:val="none" w:sz="0" w:space="0" w:color="auto"/>
            <w:right w:val="none" w:sz="0" w:space="0" w:color="auto"/>
          </w:divBdr>
        </w:div>
        <w:div w:id="1942225508">
          <w:marLeft w:val="0"/>
          <w:marRight w:val="0"/>
          <w:marTop w:val="0"/>
          <w:marBottom w:val="0"/>
          <w:divBdr>
            <w:top w:val="none" w:sz="0" w:space="0" w:color="auto"/>
            <w:left w:val="none" w:sz="0" w:space="0" w:color="auto"/>
            <w:bottom w:val="none" w:sz="0" w:space="0" w:color="auto"/>
            <w:right w:val="none" w:sz="0" w:space="0" w:color="auto"/>
          </w:divBdr>
        </w:div>
        <w:div w:id="1017467848">
          <w:marLeft w:val="0"/>
          <w:marRight w:val="0"/>
          <w:marTop w:val="0"/>
          <w:marBottom w:val="0"/>
          <w:divBdr>
            <w:top w:val="none" w:sz="0" w:space="0" w:color="auto"/>
            <w:left w:val="none" w:sz="0" w:space="0" w:color="auto"/>
            <w:bottom w:val="none" w:sz="0" w:space="0" w:color="auto"/>
            <w:right w:val="none" w:sz="0" w:space="0" w:color="auto"/>
          </w:divBdr>
        </w:div>
        <w:div w:id="1088501160">
          <w:marLeft w:val="0"/>
          <w:marRight w:val="0"/>
          <w:marTop w:val="0"/>
          <w:marBottom w:val="0"/>
          <w:divBdr>
            <w:top w:val="none" w:sz="0" w:space="0" w:color="auto"/>
            <w:left w:val="none" w:sz="0" w:space="0" w:color="auto"/>
            <w:bottom w:val="none" w:sz="0" w:space="0" w:color="auto"/>
            <w:right w:val="none" w:sz="0" w:space="0" w:color="auto"/>
          </w:divBdr>
        </w:div>
        <w:div w:id="2040162817">
          <w:marLeft w:val="0"/>
          <w:marRight w:val="0"/>
          <w:marTop w:val="0"/>
          <w:marBottom w:val="0"/>
          <w:divBdr>
            <w:top w:val="none" w:sz="0" w:space="0" w:color="auto"/>
            <w:left w:val="none" w:sz="0" w:space="0" w:color="auto"/>
            <w:bottom w:val="none" w:sz="0" w:space="0" w:color="auto"/>
            <w:right w:val="none" w:sz="0" w:space="0" w:color="auto"/>
          </w:divBdr>
        </w:div>
        <w:div w:id="1103722887">
          <w:marLeft w:val="0"/>
          <w:marRight w:val="0"/>
          <w:marTop w:val="0"/>
          <w:marBottom w:val="0"/>
          <w:divBdr>
            <w:top w:val="none" w:sz="0" w:space="0" w:color="auto"/>
            <w:left w:val="none" w:sz="0" w:space="0" w:color="auto"/>
            <w:bottom w:val="none" w:sz="0" w:space="0" w:color="auto"/>
            <w:right w:val="none" w:sz="0" w:space="0" w:color="auto"/>
          </w:divBdr>
        </w:div>
        <w:div w:id="1776359507">
          <w:marLeft w:val="0"/>
          <w:marRight w:val="0"/>
          <w:marTop w:val="0"/>
          <w:marBottom w:val="0"/>
          <w:divBdr>
            <w:top w:val="none" w:sz="0" w:space="0" w:color="auto"/>
            <w:left w:val="none" w:sz="0" w:space="0" w:color="auto"/>
            <w:bottom w:val="none" w:sz="0" w:space="0" w:color="auto"/>
            <w:right w:val="none" w:sz="0" w:space="0" w:color="auto"/>
          </w:divBdr>
        </w:div>
        <w:div w:id="696471504">
          <w:marLeft w:val="0"/>
          <w:marRight w:val="0"/>
          <w:marTop w:val="0"/>
          <w:marBottom w:val="0"/>
          <w:divBdr>
            <w:top w:val="none" w:sz="0" w:space="0" w:color="auto"/>
            <w:left w:val="none" w:sz="0" w:space="0" w:color="auto"/>
            <w:bottom w:val="none" w:sz="0" w:space="0" w:color="auto"/>
            <w:right w:val="none" w:sz="0" w:space="0" w:color="auto"/>
          </w:divBdr>
        </w:div>
        <w:div w:id="74135806">
          <w:marLeft w:val="0"/>
          <w:marRight w:val="0"/>
          <w:marTop w:val="0"/>
          <w:marBottom w:val="0"/>
          <w:divBdr>
            <w:top w:val="none" w:sz="0" w:space="0" w:color="auto"/>
            <w:left w:val="none" w:sz="0" w:space="0" w:color="auto"/>
            <w:bottom w:val="none" w:sz="0" w:space="0" w:color="auto"/>
            <w:right w:val="none" w:sz="0" w:space="0" w:color="auto"/>
          </w:divBdr>
        </w:div>
        <w:div w:id="1975988070">
          <w:marLeft w:val="0"/>
          <w:marRight w:val="0"/>
          <w:marTop w:val="0"/>
          <w:marBottom w:val="0"/>
          <w:divBdr>
            <w:top w:val="none" w:sz="0" w:space="0" w:color="auto"/>
            <w:left w:val="none" w:sz="0" w:space="0" w:color="auto"/>
            <w:bottom w:val="none" w:sz="0" w:space="0" w:color="auto"/>
            <w:right w:val="none" w:sz="0" w:space="0" w:color="auto"/>
          </w:divBdr>
        </w:div>
        <w:div w:id="1877698312">
          <w:marLeft w:val="0"/>
          <w:marRight w:val="0"/>
          <w:marTop w:val="0"/>
          <w:marBottom w:val="0"/>
          <w:divBdr>
            <w:top w:val="none" w:sz="0" w:space="0" w:color="auto"/>
            <w:left w:val="none" w:sz="0" w:space="0" w:color="auto"/>
            <w:bottom w:val="none" w:sz="0" w:space="0" w:color="auto"/>
            <w:right w:val="none" w:sz="0" w:space="0" w:color="auto"/>
          </w:divBdr>
        </w:div>
        <w:div w:id="1272401514">
          <w:marLeft w:val="0"/>
          <w:marRight w:val="0"/>
          <w:marTop w:val="0"/>
          <w:marBottom w:val="0"/>
          <w:divBdr>
            <w:top w:val="none" w:sz="0" w:space="0" w:color="auto"/>
            <w:left w:val="none" w:sz="0" w:space="0" w:color="auto"/>
            <w:bottom w:val="none" w:sz="0" w:space="0" w:color="auto"/>
            <w:right w:val="none" w:sz="0" w:space="0" w:color="auto"/>
          </w:divBdr>
        </w:div>
        <w:div w:id="1524399310">
          <w:marLeft w:val="0"/>
          <w:marRight w:val="0"/>
          <w:marTop w:val="0"/>
          <w:marBottom w:val="0"/>
          <w:divBdr>
            <w:top w:val="none" w:sz="0" w:space="0" w:color="auto"/>
            <w:left w:val="none" w:sz="0" w:space="0" w:color="auto"/>
            <w:bottom w:val="none" w:sz="0" w:space="0" w:color="auto"/>
            <w:right w:val="none" w:sz="0" w:space="0" w:color="auto"/>
          </w:divBdr>
        </w:div>
        <w:div w:id="559291384">
          <w:marLeft w:val="0"/>
          <w:marRight w:val="0"/>
          <w:marTop w:val="0"/>
          <w:marBottom w:val="0"/>
          <w:divBdr>
            <w:top w:val="none" w:sz="0" w:space="0" w:color="auto"/>
            <w:left w:val="none" w:sz="0" w:space="0" w:color="auto"/>
            <w:bottom w:val="none" w:sz="0" w:space="0" w:color="auto"/>
            <w:right w:val="none" w:sz="0" w:space="0" w:color="auto"/>
          </w:divBdr>
        </w:div>
        <w:div w:id="224685015">
          <w:marLeft w:val="0"/>
          <w:marRight w:val="0"/>
          <w:marTop w:val="0"/>
          <w:marBottom w:val="0"/>
          <w:divBdr>
            <w:top w:val="none" w:sz="0" w:space="0" w:color="auto"/>
            <w:left w:val="none" w:sz="0" w:space="0" w:color="auto"/>
            <w:bottom w:val="none" w:sz="0" w:space="0" w:color="auto"/>
            <w:right w:val="none" w:sz="0" w:space="0" w:color="auto"/>
          </w:divBdr>
        </w:div>
        <w:div w:id="840320397">
          <w:marLeft w:val="0"/>
          <w:marRight w:val="0"/>
          <w:marTop w:val="0"/>
          <w:marBottom w:val="0"/>
          <w:divBdr>
            <w:top w:val="none" w:sz="0" w:space="0" w:color="auto"/>
            <w:left w:val="none" w:sz="0" w:space="0" w:color="auto"/>
            <w:bottom w:val="none" w:sz="0" w:space="0" w:color="auto"/>
            <w:right w:val="none" w:sz="0" w:space="0" w:color="auto"/>
          </w:divBdr>
        </w:div>
        <w:div w:id="1581716867">
          <w:marLeft w:val="0"/>
          <w:marRight w:val="0"/>
          <w:marTop w:val="0"/>
          <w:marBottom w:val="0"/>
          <w:divBdr>
            <w:top w:val="none" w:sz="0" w:space="0" w:color="auto"/>
            <w:left w:val="none" w:sz="0" w:space="0" w:color="auto"/>
            <w:bottom w:val="none" w:sz="0" w:space="0" w:color="auto"/>
            <w:right w:val="none" w:sz="0" w:space="0" w:color="auto"/>
          </w:divBdr>
        </w:div>
        <w:div w:id="1597132969">
          <w:marLeft w:val="0"/>
          <w:marRight w:val="0"/>
          <w:marTop w:val="0"/>
          <w:marBottom w:val="0"/>
          <w:divBdr>
            <w:top w:val="none" w:sz="0" w:space="0" w:color="auto"/>
            <w:left w:val="none" w:sz="0" w:space="0" w:color="auto"/>
            <w:bottom w:val="none" w:sz="0" w:space="0" w:color="auto"/>
            <w:right w:val="none" w:sz="0" w:space="0" w:color="auto"/>
          </w:divBdr>
        </w:div>
        <w:div w:id="2077700801">
          <w:marLeft w:val="0"/>
          <w:marRight w:val="0"/>
          <w:marTop w:val="0"/>
          <w:marBottom w:val="0"/>
          <w:divBdr>
            <w:top w:val="none" w:sz="0" w:space="0" w:color="auto"/>
            <w:left w:val="none" w:sz="0" w:space="0" w:color="auto"/>
            <w:bottom w:val="none" w:sz="0" w:space="0" w:color="auto"/>
            <w:right w:val="none" w:sz="0" w:space="0" w:color="auto"/>
          </w:divBdr>
        </w:div>
        <w:div w:id="850725046">
          <w:marLeft w:val="0"/>
          <w:marRight w:val="0"/>
          <w:marTop w:val="0"/>
          <w:marBottom w:val="0"/>
          <w:divBdr>
            <w:top w:val="none" w:sz="0" w:space="0" w:color="auto"/>
            <w:left w:val="none" w:sz="0" w:space="0" w:color="auto"/>
            <w:bottom w:val="none" w:sz="0" w:space="0" w:color="auto"/>
            <w:right w:val="none" w:sz="0" w:space="0" w:color="auto"/>
          </w:divBdr>
        </w:div>
        <w:div w:id="731544770">
          <w:marLeft w:val="0"/>
          <w:marRight w:val="0"/>
          <w:marTop w:val="0"/>
          <w:marBottom w:val="0"/>
          <w:divBdr>
            <w:top w:val="none" w:sz="0" w:space="0" w:color="auto"/>
            <w:left w:val="none" w:sz="0" w:space="0" w:color="auto"/>
            <w:bottom w:val="none" w:sz="0" w:space="0" w:color="auto"/>
            <w:right w:val="none" w:sz="0" w:space="0" w:color="auto"/>
          </w:divBdr>
        </w:div>
        <w:div w:id="1169514726">
          <w:marLeft w:val="0"/>
          <w:marRight w:val="0"/>
          <w:marTop w:val="0"/>
          <w:marBottom w:val="0"/>
          <w:divBdr>
            <w:top w:val="none" w:sz="0" w:space="0" w:color="auto"/>
            <w:left w:val="none" w:sz="0" w:space="0" w:color="auto"/>
            <w:bottom w:val="none" w:sz="0" w:space="0" w:color="auto"/>
            <w:right w:val="none" w:sz="0" w:space="0" w:color="auto"/>
          </w:divBdr>
        </w:div>
        <w:div w:id="103961831">
          <w:marLeft w:val="0"/>
          <w:marRight w:val="0"/>
          <w:marTop w:val="0"/>
          <w:marBottom w:val="0"/>
          <w:divBdr>
            <w:top w:val="none" w:sz="0" w:space="0" w:color="auto"/>
            <w:left w:val="none" w:sz="0" w:space="0" w:color="auto"/>
            <w:bottom w:val="none" w:sz="0" w:space="0" w:color="auto"/>
            <w:right w:val="none" w:sz="0" w:space="0" w:color="auto"/>
          </w:divBdr>
        </w:div>
        <w:div w:id="865559890">
          <w:marLeft w:val="0"/>
          <w:marRight w:val="0"/>
          <w:marTop w:val="0"/>
          <w:marBottom w:val="0"/>
          <w:divBdr>
            <w:top w:val="none" w:sz="0" w:space="0" w:color="auto"/>
            <w:left w:val="none" w:sz="0" w:space="0" w:color="auto"/>
            <w:bottom w:val="none" w:sz="0" w:space="0" w:color="auto"/>
            <w:right w:val="none" w:sz="0" w:space="0" w:color="auto"/>
          </w:divBdr>
        </w:div>
        <w:div w:id="723068102">
          <w:marLeft w:val="0"/>
          <w:marRight w:val="0"/>
          <w:marTop w:val="0"/>
          <w:marBottom w:val="0"/>
          <w:divBdr>
            <w:top w:val="none" w:sz="0" w:space="0" w:color="auto"/>
            <w:left w:val="none" w:sz="0" w:space="0" w:color="auto"/>
            <w:bottom w:val="none" w:sz="0" w:space="0" w:color="auto"/>
            <w:right w:val="none" w:sz="0" w:space="0" w:color="auto"/>
          </w:divBdr>
        </w:div>
        <w:div w:id="1467120020">
          <w:marLeft w:val="0"/>
          <w:marRight w:val="0"/>
          <w:marTop w:val="0"/>
          <w:marBottom w:val="0"/>
          <w:divBdr>
            <w:top w:val="none" w:sz="0" w:space="0" w:color="auto"/>
            <w:left w:val="none" w:sz="0" w:space="0" w:color="auto"/>
            <w:bottom w:val="none" w:sz="0" w:space="0" w:color="auto"/>
            <w:right w:val="none" w:sz="0" w:space="0" w:color="auto"/>
          </w:divBdr>
        </w:div>
        <w:div w:id="1319504425">
          <w:marLeft w:val="0"/>
          <w:marRight w:val="0"/>
          <w:marTop w:val="0"/>
          <w:marBottom w:val="0"/>
          <w:divBdr>
            <w:top w:val="none" w:sz="0" w:space="0" w:color="auto"/>
            <w:left w:val="none" w:sz="0" w:space="0" w:color="auto"/>
            <w:bottom w:val="none" w:sz="0" w:space="0" w:color="auto"/>
            <w:right w:val="none" w:sz="0" w:space="0" w:color="auto"/>
          </w:divBdr>
        </w:div>
        <w:div w:id="1236743170">
          <w:marLeft w:val="0"/>
          <w:marRight w:val="0"/>
          <w:marTop w:val="0"/>
          <w:marBottom w:val="0"/>
          <w:divBdr>
            <w:top w:val="none" w:sz="0" w:space="0" w:color="auto"/>
            <w:left w:val="none" w:sz="0" w:space="0" w:color="auto"/>
            <w:bottom w:val="none" w:sz="0" w:space="0" w:color="auto"/>
            <w:right w:val="none" w:sz="0" w:space="0" w:color="auto"/>
          </w:divBdr>
        </w:div>
        <w:div w:id="988632592">
          <w:marLeft w:val="0"/>
          <w:marRight w:val="0"/>
          <w:marTop w:val="0"/>
          <w:marBottom w:val="0"/>
          <w:divBdr>
            <w:top w:val="none" w:sz="0" w:space="0" w:color="auto"/>
            <w:left w:val="none" w:sz="0" w:space="0" w:color="auto"/>
            <w:bottom w:val="none" w:sz="0" w:space="0" w:color="auto"/>
            <w:right w:val="none" w:sz="0" w:space="0" w:color="auto"/>
          </w:divBdr>
        </w:div>
        <w:div w:id="1068072543">
          <w:marLeft w:val="0"/>
          <w:marRight w:val="0"/>
          <w:marTop w:val="0"/>
          <w:marBottom w:val="0"/>
          <w:divBdr>
            <w:top w:val="none" w:sz="0" w:space="0" w:color="auto"/>
            <w:left w:val="none" w:sz="0" w:space="0" w:color="auto"/>
            <w:bottom w:val="none" w:sz="0" w:space="0" w:color="auto"/>
            <w:right w:val="none" w:sz="0" w:space="0" w:color="auto"/>
          </w:divBdr>
        </w:div>
        <w:div w:id="729891148">
          <w:marLeft w:val="0"/>
          <w:marRight w:val="0"/>
          <w:marTop w:val="0"/>
          <w:marBottom w:val="0"/>
          <w:divBdr>
            <w:top w:val="none" w:sz="0" w:space="0" w:color="auto"/>
            <w:left w:val="none" w:sz="0" w:space="0" w:color="auto"/>
            <w:bottom w:val="none" w:sz="0" w:space="0" w:color="auto"/>
            <w:right w:val="none" w:sz="0" w:space="0" w:color="auto"/>
          </w:divBdr>
        </w:div>
        <w:div w:id="395708878">
          <w:marLeft w:val="0"/>
          <w:marRight w:val="0"/>
          <w:marTop w:val="0"/>
          <w:marBottom w:val="0"/>
          <w:divBdr>
            <w:top w:val="none" w:sz="0" w:space="0" w:color="auto"/>
            <w:left w:val="none" w:sz="0" w:space="0" w:color="auto"/>
            <w:bottom w:val="none" w:sz="0" w:space="0" w:color="auto"/>
            <w:right w:val="none" w:sz="0" w:space="0" w:color="auto"/>
          </w:divBdr>
        </w:div>
        <w:div w:id="1096483095">
          <w:marLeft w:val="0"/>
          <w:marRight w:val="0"/>
          <w:marTop w:val="0"/>
          <w:marBottom w:val="0"/>
          <w:divBdr>
            <w:top w:val="none" w:sz="0" w:space="0" w:color="auto"/>
            <w:left w:val="none" w:sz="0" w:space="0" w:color="auto"/>
            <w:bottom w:val="none" w:sz="0" w:space="0" w:color="auto"/>
            <w:right w:val="none" w:sz="0" w:space="0" w:color="auto"/>
          </w:divBdr>
        </w:div>
        <w:div w:id="1270358593">
          <w:marLeft w:val="0"/>
          <w:marRight w:val="0"/>
          <w:marTop w:val="0"/>
          <w:marBottom w:val="0"/>
          <w:divBdr>
            <w:top w:val="none" w:sz="0" w:space="0" w:color="auto"/>
            <w:left w:val="none" w:sz="0" w:space="0" w:color="auto"/>
            <w:bottom w:val="none" w:sz="0" w:space="0" w:color="auto"/>
            <w:right w:val="none" w:sz="0" w:space="0" w:color="auto"/>
          </w:divBdr>
        </w:div>
        <w:div w:id="532378584">
          <w:marLeft w:val="0"/>
          <w:marRight w:val="0"/>
          <w:marTop w:val="0"/>
          <w:marBottom w:val="0"/>
          <w:divBdr>
            <w:top w:val="none" w:sz="0" w:space="0" w:color="auto"/>
            <w:left w:val="none" w:sz="0" w:space="0" w:color="auto"/>
            <w:bottom w:val="none" w:sz="0" w:space="0" w:color="auto"/>
            <w:right w:val="none" w:sz="0" w:space="0" w:color="auto"/>
          </w:divBdr>
        </w:div>
        <w:div w:id="1274627239">
          <w:marLeft w:val="0"/>
          <w:marRight w:val="0"/>
          <w:marTop w:val="0"/>
          <w:marBottom w:val="0"/>
          <w:divBdr>
            <w:top w:val="none" w:sz="0" w:space="0" w:color="auto"/>
            <w:left w:val="none" w:sz="0" w:space="0" w:color="auto"/>
            <w:bottom w:val="none" w:sz="0" w:space="0" w:color="auto"/>
            <w:right w:val="none" w:sz="0" w:space="0" w:color="auto"/>
          </w:divBdr>
        </w:div>
        <w:div w:id="1482233293">
          <w:marLeft w:val="0"/>
          <w:marRight w:val="0"/>
          <w:marTop w:val="0"/>
          <w:marBottom w:val="0"/>
          <w:divBdr>
            <w:top w:val="none" w:sz="0" w:space="0" w:color="auto"/>
            <w:left w:val="none" w:sz="0" w:space="0" w:color="auto"/>
            <w:bottom w:val="none" w:sz="0" w:space="0" w:color="auto"/>
            <w:right w:val="none" w:sz="0" w:space="0" w:color="auto"/>
          </w:divBdr>
        </w:div>
        <w:div w:id="1565331252">
          <w:marLeft w:val="0"/>
          <w:marRight w:val="0"/>
          <w:marTop w:val="0"/>
          <w:marBottom w:val="0"/>
          <w:divBdr>
            <w:top w:val="none" w:sz="0" w:space="0" w:color="auto"/>
            <w:left w:val="none" w:sz="0" w:space="0" w:color="auto"/>
            <w:bottom w:val="none" w:sz="0" w:space="0" w:color="auto"/>
            <w:right w:val="none" w:sz="0" w:space="0" w:color="auto"/>
          </w:divBdr>
        </w:div>
        <w:div w:id="1033530046">
          <w:marLeft w:val="0"/>
          <w:marRight w:val="0"/>
          <w:marTop w:val="0"/>
          <w:marBottom w:val="0"/>
          <w:divBdr>
            <w:top w:val="none" w:sz="0" w:space="0" w:color="auto"/>
            <w:left w:val="none" w:sz="0" w:space="0" w:color="auto"/>
            <w:bottom w:val="none" w:sz="0" w:space="0" w:color="auto"/>
            <w:right w:val="none" w:sz="0" w:space="0" w:color="auto"/>
          </w:divBdr>
        </w:div>
        <w:div w:id="296764695">
          <w:marLeft w:val="0"/>
          <w:marRight w:val="0"/>
          <w:marTop w:val="0"/>
          <w:marBottom w:val="0"/>
          <w:divBdr>
            <w:top w:val="none" w:sz="0" w:space="0" w:color="auto"/>
            <w:left w:val="none" w:sz="0" w:space="0" w:color="auto"/>
            <w:bottom w:val="none" w:sz="0" w:space="0" w:color="auto"/>
            <w:right w:val="none" w:sz="0" w:space="0" w:color="auto"/>
          </w:divBdr>
        </w:div>
        <w:div w:id="652559964">
          <w:marLeft w:val="0"/>
          <w:marRight w:val="0"/>
          <w:marTop w:val="0"/>
          <w:marBottom w:val="0"/>
          <w:divBdr>
            <w:top w:val="none" w:sz="0" w:space="0" w:color="auto"/>
            <w:left w:val="none" w:sz="0" w:space="0" w:color="auto"/>
            <w:bottom w:val="none" w:sz="0" w:space="0" w:color="auto"/>
            <w:right w:val="none" w:sz="0" w:space="0" w:color="auto"/>
          </w:divBdr>
        </w:div>
        <w:div w:id="1290209237">
          <w:marLeft w:val="0"/>
          <w:marRight w:val="0"/>
          <w:marTop w:val="0"/>
          <w:marBottom w:val="0"/>
          <w:divBdr>
            <w:top w:val="none" w:sz="0" w:space="0" w:color="auto"/>
            <w:left w:val="none" w:sz="0" w:space="0" w:color="auto"/>
            <w:bottom w:val="none" w:sz="0" w:space="0" w:color="auto"/>
            <w:right w:val="none" w:sz="0" w:space="0" w:color="auto"/>
          </w:divBdr>
        </w:div>
        <w:div w:id="111479104">
          <w:marLeft w:val="0"/>
          <w:marRight w:val="0"/>
          <w:marTop w:val="0"/>
          <w:marBottom w:val="0"/>
          <w:divBdr>
            <w:top w:val="none" w:sz="0" w:space="0" w:color="auto"/>
            <w:left w:val="none" w:sz="0" w:space="0" w:color="auto"/>
            <w:bottom w:val="none" w:sz="0" w:space="0" w:color="auto"/>
            <w:right w:val="none" w:sz="0" w:space="0" w:color="auto"/>
          </w:divBdr>
        </w:div>
        <w:div w:id="1795171605">
          <w:marLeft w:val="0"/>
          <w:marRight w:val="0"/>
          <w:marTop w:val="0"/>
          <w:marBottom w:val="0"/>
          <w:divBdr>
            <w:top w:val="none" w:sz="0" w:space="0" w:color="auto"/>
            <w:left w:val="none" w:sz="0" w:space="0" w:color="auto"/>
            <w:bottom w:val="none" w:sz="0" w:space="0" w:color="auto"/>
            <w:right w:val="none" w:sz="0" w:space="0" w:color="auto"/>
          </w:divBdr>
        </w:div>
        <w:div w:id="486673596">
          <w:marLeft w:val="0"/>
          <w:marRight w:val="0"/>
          <w:marTop w:val="0"/>
          <w:marBottom w:val="0"/>
          <w:divBdr>
            <w:top w:val="none" w:sz="0" w:space="0" w:color="auto"/>
            <w:left w:val="none" w:sz="0" w:space="0" w:color="auto"/>
            <w:bottom w:val="none" w:sz="0" w:space="0" w:color="auto"/>
            <w:right w:val="none" w:sz="0" w:space="0" w:color="auto"/>
          </w:divBdr>
        </w:div>
        <w:div w:id="317803839">
          <w:marLeft w:val="0"/>
          <w:marRight w:val="0"/>
          <w:marTop w:val="0"/>
          <w:marBottom w:val="0"/>
          <w:divBdr>
            <w:top w:val="none" w:sz="0" w:space="0" w:color="auto"/>
            <w:left w:val="none" w:sz="0" w:space="0" w:color="auto"/>
            <w:bottom w:val="none" w:sz="0" w:space="0" w:color="auto"/>
            <w:right w:val="none" w:sz="0" w:space="0" w:color="auto"/>
          </w:divBdr>
        </w:div>
        <w:div w:id="285083922">
          <w:marLeft w:val="0"/>
          <w:marRight w:val="0"/>
          <w:marTop w:val="0"/>
          <w:marBottom w:val="0"/>
          <w:divBdr>
            <w:top w:val="none" w:sz="0" w:space="0" w:color="auto"/>
            <w:left w:val="none" w:sz="0" w:space="0" w:color="auto"/>
            <w:bottom w:val="none" w:sz="0" w:space="0" w:color="auto"/>
            <w:right w:val="none" w:sz="0" w:space="0" w:color="auto"/>
          </w:divBdr>
        </w:div>
        <w:div w:id="2023583483">
          <w:marLeft w:val="0"/>
          <w:marRight w:val="0"/>
          <w:marTop w:val="0"/>
          <w:marBottom w:val="0"/>
          <w:divBdr>
            <w:top w:val="none" w:sz="0" w:space="0" w:color="auto"/>
            <w:left w:val="none" w:sz="0" w:space="0" w:color="auto"/>
            <w:bottom w:val="none" w:sz="0" w:space="0" w:color="auto"/>
            <w:right w:val="none" w:sz="0" w:space="0" w:color="auto"/>
          </w:divBdr>
        </w:div>
        <w:div w:id="1163009042">
          <w:marLeft w:val="0"/>
          <w:marRight w:val="0"/>
          <w:marTop w:val="0"/>
          <w:marBottom w:val="0"/>
          <w:divBdr>
            <w:top w:val="none" w:sz="0" w:space="0" w:color="auto"/>
            <w:left w:val="none" w:sz="0" w:space="0" w:color="auto"/>
            <w:bottom w:val="none" w:sz="0" w:space="0" w:color="auto"/>
            <w:right w:val="none" w:sz="0" w:space="0" w:color="auto"/>
          </w:divBdr>
        </w:div>
        <w:div w:id="1725131233">
          <w:marLeft w:val="0"/>
          <w:marRight w:val="0"/>
          <w:marTop w:val="0"/>
          <w:marBottom w:val="0"/>
          <w:divBdr>
            <w:top w:val="none" w:sz="0" w:space="0" w:color="auto"/>
            <w:left w:val="none" w:sz="0" w:space="0" w:color="auto"/>
            <w:bottom w:val="none" w:sz="0" w:space="0" w:color="auto"/>
            <w:right w:val="none" w:sz="0" w:space="0" w:color="auto"/>
          </w:divBdr>
        </w:div>
        <w:div w:id="2094467934">
          <w:marLeft w:val="0"/>
          <w:marRight w:val="0"/>
          <w:marTop w:val="0"/>
          <w:marBottom w:val="0"/>
          <w:divBdr>
            <w:top w:val="none" w:sz="0" w:space="0" w:color="auto"/>
            <w:left w:val="none" w:sz="0" w:space="0" w:color="auto"/>
            <w:bottom w:val="none" w:sz="0" w:space="0" w:color="auto"/>
            <w:right w:val="none" w:sz="0" w:space="0" w:color="auto"/>
          </w:divBdr>
        </w:div>
        <w:div w:id="832335486">
          <w:marLeft w:val="0"/>
          <w:marRight w:val="0"/>
          <w:marTop w:val="0"/>
          <w:marBottom w:val="0"/>
          <w:divBdr>
            <w:top w:val="none" w:sz="0" w:space="0" w:color="auto"/>
            <w:left w:val="none" w:sz="0" w:space="0" w:color="auto"/>
            <w:bottom w:val="none" w:sz="0" w:space="0" w:color="auto"/>
            <w:right w:val="none" w:sz="0" w:space="0" w:color="auto"/>
          </w:divBdr>
        </w:div>
        <w:div w:id="151720722">
          <w:marLeft w:val="0"/>
          <w:marRight w:val="0"/>
          <w:marTop w:val="0"/>
          <w:marBottom w:val="0"/>
          <w:divBdr>
            <w:top w:val="none" w:sz="0" w:space="0" w:color="auto"/>
            <w:left w:val="none" w:sz="0" w:space="0" w:color="auto"/>
            <w:bottom w:val="none" w:sz="0" w:space="0" w:color="auto"/>
            <w:right w:val="none" w:sz="0" w:space="0" w:color="auto"/>
          </w:divBdr>
        </w:div>
        <w:div w:id="924653090">
          <w:marLeft w:val="0"/>
          <w:marRight w:val="0"/>
          <w:marTop w:val="0"/>
          <w:marBottom w:val="0"/>
          <w:divBdr>
            <w:top w:val="none" w:sz="0" w:space="0" w:color="auto"/>
            <w:left w:val="none" w:sz="0" w:space="0" w:color="auto"/>
            <w:bottom w:val="none" w:sz="0" w:space="0" w:color="auto"/>
            <w:right w:val="none" w:sz="0" w:space="0" w:color="auto"/>
          </w:divBdr>
        </w:div>
        <w:div w:id="484972330">
          <w:marLeft w:val="0"/>
          <w:marRight w:val="0"/>
          <w:marTop w:val="0"/>
          <w:marBottom w:val="0"/>
          <w:divBdr>
            <w:top w:val="none" w:sz="0" w:space="0" w:color="auto"/>
            <w:left w:val="none" w:sz="0" w:space="0" w:color="auto"/>
            <w:bottom w:val="none" w:sz="0" w:space="0" w:color="auto"/>
            <w:right w:val="none" w:sz="0" w:space="0" w:color="auto"/>
          </w:divBdr>
        </w:div>
        <w:div w:id="936711318">
          <w:marLeft w:val="0"/>
          <w:marRight w:val="0"/>
          <w:marTop w:val="0"/>
          <w:marBottom w:val="0"/>
          <w:divBdr>
            <w:top w:val="none" w:sz="0" w:space="0" w:color="auto"/>
            <w:left w:val="none" w:sz="0" w:space="0" w:color="auto"/>
            <w:bottom w:val="none" w:sz="0" w:space="0" w:color="auto"/>
            <w:right w:val="none" w:sz="0" w:space="0" w:color="auto"/>
          </w:divBdr>
        </w:div>
        <w:div w:id="1592739135">
          <w:marLeft w:val="0"/>
          <w:marRight w:val="0"/>
          <w:marTop w:val="0"/>
          <w:marBottom w:val="0"/>
          <w:divBdr>
            <w:top w:val="none" w:sz="0" w:space="0" w:color="auto"/>
            <w:left w:val="none" w:sz="0" w:space="0" w:color="auto"/>
            <w:bottom w:val="none" w:sz="0" w:space="0" w:color="auto"/>
            <w:right w:val="none" w:sz="0" w:space="0" w:color="auto"/>
          </w:divBdr>
        </w:div>
        <w:div w:id="680545157">
          <w:marLeft w:val="0"/>
          <w:marRight w:val="0"/>
          <w:marTop w:val="0"/>
          <w:marBottom w:val="0"/>
          <w:divBdr>
            <w:top w:val="none" w:sz="0" w:space="0" w:color="auto"/>
            <w:left w:val="none" w:sz="0" w:space="0" w:color="auto"/>
            <w:bottom w:val="none" w:sz="0" w:space="0" w:color="auto"/>
            <w:right w:val="none" w:sz="0" w:space="0" w:color="auto"/>
          </w:divBdr>
        </w:div>
        <w:div w:id="1065446123">
          <w:marLeft w:val="0"/>
          <w:marRight w:val="0"/>
          <w:marTop w:val="0"/>
          <w:marBottom w:val="0"/>
          <w:divBdr>
            <w:top w:val="none" w:sz="0" w:space="0" w:color="auto"/>
            <w:left w:val="none" w:sz="0" w:space="0" w:color="auto"/>
            <w:bottom w:val="none" w:sz="0" w:space="0" w:color="auto"/>
            <w:right w:val="none" w:sz="0" w:space="0" w:color="auto"/>
          </w:divBdr>
        </w:div>
        <w:div w:id="1539395917">
          <w:marLeft w:val="0"/>
          <w:marRight w:val="0"/>
          <w:marTop w:val="0"/>
          <w:marBottom w:val="0"/>
          <w:divBdr>
            <w:top w:val="none" w:sz="0" w:space="0" w:color="auto"/>
            <w:left w:val="none" w:sz="0" w:space="0" w:color="auto"/>
            <w:bottom w:val="none" w:sz="0" w:space="0" w:color="auto"/>
            <w:right w:val="none" w:sz="0" w:space="0" w:color="auto"/>
          </w:divBdr>
        </w:div>
        <w:div w:id="549532892">
          <w:marLeft w:val="0"/>
          <w:marRight w:val="0"/>
          <w:marTop w:val="0"/>
          <w:marBottom w:val="0"/>
          <w:divBdr>
            <w:top w:val="none" w:sz="0" w:space="0" w:color="auto"/>
            <w:left w:val="none" w:sz="0" w:space="0" w:color="auto"/>
            <w:bottom w:val="none" w:sz="0" w:space="0" w:color="auto"/>
            <w:right w:val="none" w:sz="0" w:space="0" w:color="auto"/>
          </w:divBdr>
        </w:div>
        <w:div w:id="2088258048">
          <w:marLeft w:val="0"/>
          <w:marRight w:val="0"/>
          <w:marTop w:val="0"/>
          <w:marBottom w:val="0"/>
          <w:divBdr>
            <w:top w:val="none" w:sz="0" w:space="0" w:color="auto"/>
            <w:left w:val="none" w:sz="0" w:space="0" w:color="auto"/>
            <w:bottom w:val="none" w:sz="0" w:space="0" w:color="auto"/>
            <w:right w:val="none" w:sz="0" w:space="0" w:color="auto"/>
          </w:divBdr>
        </w:div>
        <w:div w:id="2092660923">
          <w:marLeft w:val="0"/>
          <w:marRight w:val="0"/>
          <w:marTop w:val="0"/>
          <w:marBottom w:val="0"/>
          <w:divBdr>
            <w:top w:val="none" w:sz="0" w:space="0" w:color="auto"/>
            <w:left w:val="none" w:sz="0" w:space="0" w:color="auto"/>
            <w:bottom w:val="none" w:sz="0" w:space="0" w:color="auto"/>
            <w:right w:val="none" w:sz="0" w:space="0" w:color="auto"/>
          </w:divBdr>
        </w:div>
        <w:div w:id="947391200">
          <w:marLeft w:val="0"/>
          <w:marRight w:val="0"/>
          <w:marTop w:val="0"/>
          <w:marBottom w:val="0"/>
          <w:divBdr>
            <w:top w:val="none" w:sz="0" w:space="0" w:color="auto"/>
            <w:left w:val="none" w:sz="0" w:space="0" w:color="auto"/>
            <w:bottom w:val="none" w:sz="0" w:space="0" w:color="auto"/>
            <w:right w:val="none" w:sz="0" w:space="0" w:color="auto"/>
          </w:divBdr>
        </w:div>
        <w:div w:id="784466188">
          <w:marLeft w:val="0"/>
          <w:marRight w:val="0"/>
          <w:marTop w:val="0"/>
          <w:marBottom w:val="0"/>
          <w:divBdr>
            <w:top w:val="none" w:sz="0" w:space="0" w:color="auto"/>
            <w:left w:val="none" w:sz="0" w:space="0" w:color="auto"/>
            <w:bottom w:val="none" w:sz="0" w:space="0" w:color="auto"/>
            <w:right w:val="none" w:sz="0" w:space="0" w:color="auto"/>
          </w:divBdr>
        </w:div>
        <w:div w:id="538787755">
          <w:marLeft w:val="0"/>
          <w:marRight w:val="0"/>
          <w:marTop w:val="0"/>
          <w:marBottom w:val="0"/>
          <w:divBdr>
            <w:top w:val="none" w:sz="0" w:space="0" w:color="auto"/>
            <w:left w:val="none" w:sz="0" w:space="0" w:color="auto"/>
            <w:bottom w:val="none" w:sz="0" w:space="0" w:color="auto"/>
            <w:right w:val="none" w:sz="0" w:space="0" w:color="auto"/>
          </w:divBdr>
        </w:div>
        <w:div w:id="797724670">
          <w:marLeft w:val="0"/>
          <w:marRight w:val="0"/>
          <w:marTop w:val="0"/>
          <w:marBottom w:val="0"/>
          <w:divBdr>
            <w:top w:val="none" w:sz="0" w:space="0" w:color="auto"/>
            <w:left w:val="none" w:sz="0" w:space="0" w:color="auto"/>
            <w:bottom w:val="none" w:sz="0" w:space="0" w:color="auto"/>
            <w:right w:val="none" w:sz="0" w:space="0" w:color="auto"/>
          </w:divBdr>
        </w:div>
        <w:div w:id="1946035296">
          <w:marLeft w:val="0"/>
          <w:marRight w:val="0"/>
          <w:marTop w:val="0"/>
          <w:marBottom w:val="0"/>
          <w:divBdr>
            <w:top w:val="none" w:sz="0" w:space="0" w:color="auto"/>
            <w:left w:val="none" w:sz="0" w:space="0" w:color="auto"/>
            <w:bottom w:val="none" w:sz="0" w:space="0" w:color="auto"/>
            <w:right w:val="none" w:sz="0" w:space="0" w:color="auto"/>
          </w:divBdr>
        </w:div>
        <w:div w:id="390881557">
          <w:marLeft w:val="0"/>
          <w:marRight w:val="0"/>
          <w:marTop w:val="0"/>
          <w:marBottom w:val="0"/>
          <w:divBdr>
            <w:top w:val="none" w:sz="0" w:space="0" w:color="auto"/>
            <w:left w:val="none" w:sz="0" w:space="0" w:color="auto"/>
            <w:bottom w:val="none" w:sz="0" w:space="0" w:color="auto"/>
            <w:right w:val="none" w:sz="0" w:space="0" w:color="auto"/>
          </w:divBdr>
        </w:div>
        <w:div w:id="305623872">
          <w:marLeft w:val="0"/>
          <w:marRight w:val="0"/>
          <w:marTop w:val="0"/>
          <w:marBottom w:val="0"/>
          <w:divBdr>
            <w:top w:val="none" w:sz="0" w:space="0" w:color="auto"/>
            <w:left w:val="none" w:sz="0" w:space="0" w:color="auto"/>
            <w:bottom w:val="none" w:sz="0" w:space="0" w:color="auto"/>
            <w:right w:val="none" w:sz="0" w:space="0" w:color="auto"/>
          </w:divBdr>
        </w:div>
        <w:div w:id="258173495">
          <w:marLeft w:val="0"/>
          <w:marRight w:val="0"/>
          <w:marTop w:val="0"/>
          <w:marBottom w:val="0"/>
          <w:divBdr>
            <w:top w:val="none" w:sz="0" w:space="0" w:color="auto"/>
            <w:left w:val="none" w:sz="0" w:space="0" w:color="auto"/>
            <w:bottom w:val="none" w:sz="0" w:space="0" w:color="auto"/>
            <w:right w:val="none" w:sz="0" w:space="0" w:color="auto"/>
          </w:divBdr>
        </w:div>
        <w:div w:id="1885479148">
          <w:marLeft w:val="0"/>
          <w:marRight w:val="0"/>
          <w:marTop w:val="0"/>
          <w:marBottom w:val="0"/>
          <w:divBdr>
            <w:top w:val="none" w:sz="0" w:space="0" w:color="auto"/>
            <w:left w:val="none" w:sz="0" w:space="0" w:color="auto"/>
            <w:bottom w:val="none" w:sz="0" w:space="0" w:color="auto"/>
            <w:right w:val="none" w:sz="0" w:space="0" w:color="auto"/>
          </w:divBdr>
        </w:div>
        <w:div w:id="239294608">
          <w:marLeft w:val="0"/>
          <w:marRight w:val="0"/>
          <w:marTop w:val="0"/>
          <w:marBottom w:val="0"/>
          <w:divBdr>
            <w:top w:val="none" w:sz="0" w:space="0" w:color="auto"/>
            <w:left w:val="none" w:sz="0" w:space="0" w:color="auto"/>
            <w:bottom w:val="none" w:sz="0" w:space="0" w:color="auto"/>
            <w:right w:val="none" w:sz="0" w:space="0" w:color="auto"/>
          </w:divBdr>
        </w:div>
        <w:div w:id="584338347">
          <w:marLeft w:val="0"/>
          <w:marRight w:val="0"/>
          <w:marTop w:val="0"/>
          <w:marBottom w:val="0"/>
          <w:divBdr>
            <w:top w:val="none" w:sz="0" w:space="0" w:color="auto"/>
            <w:left w:val="none" w:sz="0" w:space="0" w:color="auto"/>
            <w:bottom w:val="none" w:sz="0" w:space="0" w:color="auto"/>
            <w:right w:val="none" w:sz="0" w:space="0" w:color="auto"/>
          </w:divBdr>
        </w:div>
        <w:div w:id="31922198">
          <w:marLeft w:val="0"/>
          <w:marRight w:val="0"/>
          <w:marTop w:val="0"/>
          <w:marBottom w:val="0"/>
          <w:divBdr>
            <w:top w:val="none" w:sz="0" w:space="0" w:color="auto"/>
            <w:left w:val="none" w:sz="0" w:space="0" w:color="auto"/>
            <w:bottom w:val="none" w:sz="0" w:space="0" w:color="auto"/>
            <w:right w:val="none" w:sz="0" w:space="0" w:color="auto"/>
          </w:divBdr>
        </w:div>
        <w:div w:id="535509557">
          <w:marLeft w:val="0"/>
          <w:marRight w:val="0"/>
          <w:marTop w:val="0"/>
          <w:marBottom w:val="0"/>
          <w:divBdr>
            <w:top w:val="none" w:sz="0" w:space="0" w:color="auto"/>
            <w:left w:val="none" w:sz="0" w:space="0" w:color="auto"/>
            <w:bottom w:val="none" w:sz="0" w:space="0" w:color="auto"/>
            <w:right w:val="none" w:sz="0" w:space="0" w:color="auto"/>
          </w:divBdr>
        </w:div>
        <w:div w:id="781799219">
          <w:marLeft w:val="0"/>
          <w:marRight w:val="0"/>
          <w:marTop w:val="0"/>
          <w:marBottom w:val="0"/>
          <w:divBdr>
            <w:top w:val="none" w:sz="0" w:space="0" w:color="auto"/>
            <w:left w:val="none" w:sz="0" w:space="0" w:color="auto"/>
            <w:bottom w:val="none" w:sz="0" w:space="0" w:color="auto"/>
            <w:right w:val="none" w:sz="0" w:space="0" w:color="auto"/>
          </w:divBdr>
        </w:div>
        <w:div w:id="171263350">
          <w:marLeft w:val="0"/>
          <w:marRight w:val="0"/>
          <w:marTop w:val="0"/>
          <w:marBottom w:val="0"/>
          <w:divBdr>
            <w:top w:val="none" w:sz="0" w:space="0" w:color="auto"/>
            <w:left w:val="none" w:sz="0" w:space="0" w:color="auto"/>
            <w:bottom w:val="none" w:sz="0" w:space="0" w:color="auto"/>
            <w:right w:val="none" w:sz="0" w:space="0" w:color="auto"/>
          </w:divBdr>
        </w:div>
        <w:div w:id="1300306299">
          <w:marLeft w:val="0"/>
          <w:marRight w:val="0"/>
          <w:marTop w:val="0"/>
          <w:marBottom w:val="0"/>
          <w:divBdr>
            <w:top w:val="none" w:sz="0" w:space="0" w:color="auto"/>
            <w:left w:val="none" w:sz="0" w:space="0" w:color="auto"/>
            <w:bottom w:val="none" w:sz="0" w:space="0" w:color="auto"/>
            <w:right w:val="none" w:sz="0" w:space="0" w:color="auto"/>
          </w:divBdr>
        </w:div>
        <w:div w:id="432407483">
          <w:marLeft w:val="0"/>
          <w:marRight w:val="0"/>
          <w:marTop w:val="0"/>
          <w:marBottom w:val="0"/>
          <w:divBdr>
            <w:top w:val="none" w:sz="0" w:space="0" w:color="auto"/>
            <w:left w:val="none" w:sz="0" w:space="0" w:color="auto"/>
            <w:bottom w:val="none" w:sz="0" w:space="0" w:color="auto"/>
            <w:right w:val="none" w:sz="0" w:space="0" w:color="auto"/>
          </w:divBdr>
        </w:div>
        <w:div w:id="915749662">
          <w:marLeft w:val="0"/>
          <w:marRight w:val="0"/>
          <w:marTop w:val="0"/>
          <w:marBottom w:val="0"/>
          <w:divBdr>
            <w:top w:val="none" w:sz="0" w:space="0" w:color="auto"/>
            <w:left w:val="none" w:sz="0" w:space="0" w:color="auto"/>
            <w:bottom w:val="none" w:sz="0" w:space="0" w:color="auto"/>
            <w:right w:val="none" w:sz="0" w:space="0" w:color="auto"/>
          </w:divBdr>
        </w:div>
        <w:div w:id="184488700">
          <w:marLeft w:val="0"/>
          <w:marRight w:val="0"/>
          <w:marTop w:val="0"/>
          <w:marBottom w:val="0"/>
          <w:divBdr>
            <w:top w:val="none" w:sz="0" w:space="0" w:color="auto"/>
            <w:left w:val="none" w:sz="0" w:space="0" w:color="auto"/>
            <w:bottom w:val="none" w:sz="0" w:space="0" w:color="auto"/>
            <w:right w:val="none" w:sz="0" w:space="0" w:color="auto"/>
          </w:divBdr>
        </w:div>
        <w:div w:id="1374034644">
          <w:marLeft w:val="0"/>
          <w:marRight w:val="0"/>
          <w:marTop w:val="0"/>
          <w:marBottom w:val="0"/>
          <w:divBdr>
            <w:top w:val="none" w:sz="0" w:space="0" w:color="auto"/>
            <w:left w:val="none" w:sz="0" w:space="0" w:color="auto"/>
            <w:bottom w:val="none" w:sz="0" w:space="0" w:color="auto"/>
            <w:right w:val="none" w:sz="0" w:space="0" w:color="auto"/>
          </w:divBdr>
        </w:div>
        <w:div w:id="1069117415">
          <w:marLeft w:val="0"/>
          <w:marRight w:val="0"/>
          <w:marTop w:val="0"/>
          <w:marBottom w:val="0"/>
          <w:divBdr>
            <w:top w:val="none" w:sz="0" w:space="0" w:color="auto"/>
            <w:left w:val="none" w:sz="0" w:space="0" w:color="auto"/>
            <w:bottom w:val="none" w:sz="0" w:space="0" w:color="auto"/>
            <w:right w:val="none" w:sz="0" w:space="0" w:color="auto"/>
          </w:divBdr>
        </w:div>
        <w:div w:id="499002526">
          <w:marLeft w:val="0"/>
          <w:marRight w:val="0"/>
          <w:marTop w:val="0"/>
          <w:marBottom w:val="0"/>
          <w:divBdr>
            <w:top w:val="none" w:sz="0" w:space="0" w:color="auto"/>
            <w:left w:val="none" w:sz="0" w:space="0" w:color="auto"/>
            <w:bottom w:val="none" w:sz="0" w:space="0" w:color="auto"/>
            <w:right w:val="none" w:sz="0" w:space="0" w:color="auto"/>
          </w:divBdr>
        </w:div>
        <w:div w:id="832988186">
          <w:marLeft w:val="0"/>
          <w:marRight w:val="0"/>
          <w:marTop w:val="0"/>
          <w:marBottom w:val="0"/>
          <w:divBdr>
            <w:top w:val="none" w:sz="0" w:space="0" w:color="auto"/>
            <w:left w:val="none" w:sz="0" w:space="0" w:color="auto"/>
            <w:bottom w:val="none" w:sz="0" w:space="0" w:color="auto"/>
            <w:right w:val="none" w:sz="0" w:space="0" w:color="auto"/>
          </w:divBdr>
        </w:div>
        <w:div w:id="1549490845">
          <w:marLeft w:val="0"/>
          <w:marRight w:val="0"/>
          <w:marTop w:val="0"/>
          <w:marBottom w:val="0"/>
          <w:divBdr>
            <w:top w:val="none" w:sz="0" w:space="0" w:color="auto"/>
            <w:left w:val="none" w:sz="0" w:space="0" w:color="auto"/>
            <w:bottom w:val="none" w:sz="0" w:space="0" w:color="auto"/>
            <w:right w:val="none" w:sz="0" w:space="0" w:color="auto"/>
          </w:divBdr>
        </w:div>
        <w:div w:id="1476992082">
          <w:marLeft w:val="0"/>
          <w:marRight w:val="0"/>
          <w:marTop w:val="0"/>
          <w:marBottom w:val="0"/>
          <w:divBdr>
            <w:top w:val="none" w:sz="0" w:space="0" w:color="auto"/>
            <w:left w:val="none" w:sz="0" w:space="0" w:color="auto"/>
            <w:bottom w:val="none" w:sz="0" w:space="0" w:color="auto"/>
            <w:right w:val="none" w:sz="0" w:space="0" w:color="auto"/>
          </w:divBdr>
        </w:div>
        <w:div w:id="23215078">
          <w:marLeft w:val="0"/>
          <w:marRight w:val="0"/>
          <w:marTop w:val="0"/>
          <w:marBottom w:val="0"/>
          <w:divBdr>
            <w:top w:val="none" w:sz="0" w:space="0" w:color="auto"/>
            <w:left w:val="none" w:sz="0" w:space="0" w:color="auto"/>
            <w:bottom w:val="none" w:sz="0" w:space="0" w:color="auto"/>
            <w:right w:val="none" w:sz="0" w:space="0" w:color="auto"/>
          </w:divBdr>
        </w:div>
        <w:div w:id="246034985">
          <w:marLeft w:val="0"/>
          <w:marRight w:val="0"/>
          <w:marTop w:val="0"/>
          <w:marBottom w:val="0"/>
          <w:divBdr>
            <w:top w:val="none" w:sz="0" w:space="0" w:color="auto"/>
            <w:left w:val="none" w:sz="0" w:space="0" w:color="auto"/>
            <w:bottom w:val="none" w:sz="0" w:space="0" w:color="auto"/>
            <w:right w:val="none" w:sz="0" w:space="0" w:color="auto"/>
          </w:divBdr>
        </w:div>
        <w:div w:id="1744983605">
          <w:marLeft w:val="0"/>
          <w:marRight w:val="0"/>
          <w:marTop w:val="0"/>
          <w:marBottom w:val="0"/>
          <w:divBdr>
            <w:top w:val="none" w:sz="0" w:space="0" w:color="auto"/>
            <w:left w:val="none" w:sz="0" w:space="0" w:color="auto"/>
            <w:bottom w:val="none" w:sz="0" w:space="0" w:color="auto"/>
            <w:right w:val="none" w:sz="0" w:space="0" w:color="auto"/>
          </w:divBdr>
        </w:div>
        <w:div w:id="1071272976">
          <w:marLeft w:val="0"/>
          <w:marRight w:val="0"/>
          <w:marTop w:val="0"/>
          <w:marBottom w:val="0"/>
          <w:divBdr>
            <w:top w:val="none" w:sz="0" w:space="0" w:color="auto"/>
            <w:left w:val="none" w:sz="0" w:space="0" w:color="auto"/>
            <w:bottom w:val="none" w:sz="0" w:space="0" w:color="auto"/>
            <w:right w:val="none" w:sz="0" w:space="0" w:color="auto"/>
          </w:divBdr>
        </w:div>
        <w:div w:id="49422396">
          <w:marLeft w:val="0"/>
          <w:marRight w:val="0"/>
          <w:marTop w:val="0"/>
          <w:marBottom w:val="0"/>
          <w:divBdr>
            <w:top w:val="none" w:sz="0" w:space="0" w:color="auto"/>
            <w:left w:val="none" w:sz="0" w:space="0" w:color="auto"/>
            <w:bottom w:val="none" w:sz="0" w:space="0" w:color="auto"/>
            <w:right w:val="none" w:sz="0" w:space="0" w:color="auto"/>
          </w:divBdr>
        </w:div>
        <w:div w:id="953370586">
          <w:marLeft w:val="0"/>
          <w:marRight w:val="0"/>
          <w:marTop w:val="0"/>
          <w:marBottom w:val="0"/>
          <w:divBdr>
            <w:top w:val="none" w:sz="0" w:space="0" w:color="auto"/>
            <w:left w:val="none" w:sz="0" w:space="0" w:color="auto"/>
            <w:bottom w:val="none" w:sz="0" w:space="0" w:color="auto"/>
            <w:right w:val="none" w:sz="0" w:space="0" w:color="auto"/>
          </w:divBdr>
        </w:div>
        <w:div w:id="46420399">
          <w:marLeft w:val="0"/>
          <w:marRight w:val="0"/>
          <w:marTop w:val="0"/>
          <w:marBottom w:val="0"/>
          <w:divBdr>
            <w:top w:val="none" w:sz="0" w:space="0" w:color="auto"/>
            <w:left w:val="none" w:sz="0" w:space="0" w:color="auto"/>
            <w:bottom w:val="none" w:sz="0" w:space="0" w:color="auto"/>
            <w:right w:val="none" w:sz="0" w:space="0" w:color="auto"/>
          </w:divBdr>
        </w:div>
        <w:div w:id="1376660768">
          <w:marLeft w:val="0"/>
          <w:marRight w:val="0"/>
          <w:marTop w:val="0"/>
          <w:marBottom w:val="0"/>
          <w:divBdr>
            <w:top w:val="none" w:sz="0" w:space="0" w:color="auto"/>
            <w:left w:val="none" w:sz="0" w:space="0" w:color="auto"/>
            <w:bottom w:val="none" w:sz="0" w:space="0" w:color="auto"/>
            <w:right w:val="none" w:sz="0" w:space="0" w:color="auto"/>
          </w:divBdr>
        </w:div>
        <w:div w:id="860700929">
          <w:marLeft w:val="0"/>
          <w:marRight w:val="0"/>
          <w:marTop w:val="0"/>
          <w:marBottom w:val="0"/>
          <w:divBdr>
            <w:top w:val="none" w:sz="0" w:space="0" w:color="auto"/>
            <w:left w:val="none" w:sz="0" w:space="0" w:color="auto"/>
            <w:bottom w:val="none" w:sz="0" w:space="0" w:color="auto"/>
            <w:right w:val="none" w:sz="0" w:space="0" w:color="auto"/>
          </w:divBdr>
        </w:div>
        <w:div w:id="1662540044">
          <w:marLeft w:val="0"/>
          <w:marRight w:val="0"/>
          <w:marTop w:val="0"/>
          <w:marBottom w:val="0"/>
          <w:divBdr>
            <w:top w:val="none" w:sz="0" w:space="0" w:color="auto"/>
            <w:left w:val="none" w:sz="0" w:space="0" w:color="auto"/>
            <w:bottom w:val="none" w:sz="0" w:space="0" w:color="auto"/>
            <w:right w:val="none" w:sz="0" w:space="0" w:color="auto"/>
          </w:divBdr>
        </w:div>
        <w:div w:id="1038235506">
          <w:marLeft w:val="0"/>
          <w:marRight w:val="0"/>
          <w:marTop w:val="0"/>
          <w:marBottom w:val="0"/>
          <w:divBdr>
            <w:top w:val="none" w:sz="0" w:space="0" w:color="auto"/>
            <w:left w:val="none" w:sz="0" w:space="0" w:color="auto"/>
            <w:bottom w:val="none" w:sz="0" w:space="0" w:color="auto"/>
            <w:right w:val="none" w:sz="0" w:space="0" w:color="auto"/>
          </w:divBdr>
        </w:div>
        <w:div w:id="700013666">
          <w:marLeft w:val="0"/>
          <w:marRight w:val="0"/>
          <w:marTop w:val="0"/>
          <w:marBottom w:val="0"/>
          <w:divBdr>
            <w:top w:val="none" w:sz="0" w:space="0" w:color="auto"/>
            <w:left w:val="none" w:sz="0" w:space="0" w:color="auto"/>
            <w:bottom w:val="none" w:sz="0" w:space="0" w:color="auto"/>
            <w:right w:val="none" w:sz="0" w:space="0" w:color="auto"/>
          </w:divBdr>
        </w:div>
        <w:div w:id="1287852093">
          <w:marLeft w:val="0"/>
          <w:marRight w:val="0"/>
          <w:marTop w:val="0"/>
          <w:marBottom w:val="0"/>
          <w:divBdr>
            <w:top w:val="none" w:sz="0" w:space="0" w:color="auto"/>
            <w:left w:val="none" w:sz="0" w:space="0" w:color="auto"/>
            <w:bottom w:val="none" w:sz="0" w:space="0" w:color="auto"/>
            <w:right w:val="none" w:sz="0" w:space="0" w:color="auto"/>
          </w:divBdr>
        </w:div>
        <w:div w:id="2096320103">
          <w:marLeft w:val="0"/>
          <w:marRight w:val="0"/>
          <w:marTop w:val="0"/>
          <w:marBottom w:val="0"/>
          <w:divBdr>
            <w:top w:val="none" w:sz="0" w:space="0" w:color="auto"/>
            <w:left w:val="none" w:sz="0" w:space="0" w:color="auto"/>
            <w:bottom w:val="none" w:sz="0" w:space="0" w:color="auto"/>
            <w:right w:val="none" w:sz="0" w:space="0" w:color="auto"/>
          </w:divBdr>
        </w:div>
        <w:div w:id="1710568724">
          <w:marLeft w:val="0"/>
          <w:marRight w:val="0"/>
          <w:marTop w:val="0"/>
          <w:marBottom w:val="0"/>
          <w:divBdr>
            <w:top w:val="none" w:sz="0" w:space="0" w:color="auto"/>
            <w:left w:val="none" w:sz="0" w:space="0" w:color="auto"/>
            <w:bottom w:val="none" w:sz="0" w:space="0" w:color="auto"/>
            <w:right w:val="none" w:sz="0" w:space="0" w:color="auto"/>
          </w:divBdr>
        </w:div>
        <w:div w:id="1750037884">
          <w:marLeft w:val="0"/>
          <w:marRight w:val="0"/>
          <w:marTop w:val="0"/>
          <w:marBottom w:val="0"/>
          <w:divBdr>
            <w:top w:val="none" w:sz="0" w:space="0" w:color="auto"/>
            <w:left w:val="none" w:sz="0" w:space="0" w:color="auto"/>
            <w:bottom w:val="none" w:sz="0" w:space="0" w:color="auto"/>
            <w:right w:val="none" w:sz="0" w:space="0" w:color="auto"/>
          </w:divBdr>
        </w:div>
        <w:div w:id="833302562">
          <w:marLeft w:val="0"/>
          <w:marRight w:val="0"/>
          <w:marTop w:val="0"/>
          <w:marBottom w:val="0"/>
          <w:divBdr>
            <w:top w:val="none" w:sz="0" w:space="0" w:color="auto"/>
            <w:left w:val="none" w:sz="0" w:space="0" w:color="auto"/>
            <w:bottom w:val="none" w:sz="0" w:space="0" w:color="auto"/>
            <w:right w:val="none" w:sz="0" w:space="0" w:color="auto"/>
          </w:divBdr>
        </w:div>
        <w:div w:id="799809493">
          <w:marLeft w:val="0"/>
          <w:marRight w:val="0"/>
          <w:marTop w:val="0"/>
          <w:marBottom w:val="0"/>
          <w:divBdr>
            <w:top w:val="none" w:sz="0" w:space="0" w:color="auto"/>
            <w:left w:val="none" w:sz="0" w:space="0" w:color="auto"/>
            <w:bottom w:val="none" w:sz="0" w:space="0" w:color="auto"/>
            <w:right w:val="none" w:sz="0" w:space="0" w:color="auto"/>
          </w:divBdr>
        </w:div>
        <w:div w:id="1192383371">
          <w:marLeft w:val="0"/>
          <w:marRight w:val="0"/>
          <w:marTop w:val="0"/>
          <w:marBottom w:val="0"/>
          <w:divBdr>
            <w:top w:val="none" w:sz="0" w:space="0" w:color="auto"/>
            <w:left w:val="none" w:sz="0" w:space="0" w:color="auto"/>
            <w:bottom w:val="none" w:sz="0" w:space="0" w:color="auto"/>
            <w:right w:val="none" w:sz="0" w:space="0" w:color="auto"/>
          </w:divBdr>
        </w:div>
        <w:div w:id="273174282">
          <w:marLeft w:val="0"/>
          <w:marRight w:val="0"/>
          <w:marTop w:val="0"/>
          <w:marBottom w:val="0"/>
          <w:divBdr>
            <w:top w:val="none" w:sz="0" w:space="0" w:color="auto"/>
            <w:left w:val="none" w:sz="0" w:space="0" w:color="auto"/>
            <w:bottom w:val="none" w:sz="0" w:space="0" w:color="auto"/>
            <w:right w:val="none" w:sz="0" w:space="0" w:color="auto"/>
          </w:divBdr>
        </w:div>
        <w:div w:id="1349714659">
          <w:marLeft w:val="0"/>
          <w:marRight w:val="0"/>
          <w:marTop w:val="0"/>
          <w:marBottom w:val="0"/>
          <w:divBdr>
            <w:top w:val="none" w:sz="0" w:space="0" w:color="auto"/>
            <w:left w:val="none" w:sz="0" w:space="0" w:color="auto"/>
            <w:bottom w:val="none" w:sz="0" w:space="0" w:color="auto"/>
            <w:right w:val="none" w:sz="0" w:space="0" w:color="auto"/>
          </w:divBdr>
        </w:div>
        <w:div w:id="1000353702">
          <w:marLeft w:val="0"/>
          <w:marRight w:val="0"/>
          <w:marTop w:val="0"/>
          <w:marBottom w:val="0"/>
          <w:divBdr>
            <w:top w:val="none" w:sz="0" w:space="0" w:color="auto"/>
            <w:left w:val="none" w:sz="0" w:space="0" w:color="auto"/>
            <w:bottom w:val="none" w:sz="0" w:space="0" w:color="auto"/>
            <w:right w:val="none" w:sz="0" w:space="0" w:color="auto"/>
          </w:divBdr>
        </w:div>
        <w:div w:id="2129662844">
          <w:marLeft w:val="0"/>
          <w:marRight w:val="0"/>
          <w:marTop w:val="0"/>
          <w:marBottom w:val="0"/>
          <w:divBdr>
            <w:top w:val="none" w:sz="0" w:space="0" w:color="auto"/>
            <w:left w:val="none" w:sz="0" w:space="0" w:color="auto"/>
            <w:bottom w:val="none" w:sz="0" w:space="0" w:color="auto"/>
            <w:right w:val="none" w:sz="0" w:space="0" w:color="auto"/>
          </w:divBdr>
        </w:div>
        <w:div w:id="34090721">
          <w:marLeft w:val="0"/>
          <w:marRight w:val="0"/>
          <w:marTop w:val="0"/>
          <w:marBottom w:val="0"/>
          <w:divBdr>
            <w:top w:val="none" w:sz="0" w:space="0" w:color="auto"/>
            <w:left w:val="none" w:sz="0" w:space="0" w:color="auto"/>
            <w:bottom w:val="none" w:sz="0" w:space="0" w:color="auto"/>
            <w:right w:val="none" w:sz="0" w:space="0" w:color="auto"/>
          </w:divBdr>
        </w:div>
        <w:div w:id="86000779">
          <w:marLeft w:val="0"/>
          <w:marRight w:val="0"/>
          <w:marTop w:val="0"/>
          <w:marBottom w:val="0"/>
          <w:divBdr>
            <w:top w:val="none" w:sz="0" w:space="0" w:color="auto"/>
            <w:left w:val="none" w:sz="0" w:space="0" w:color="auto"/>
            <w:bottom w:val="none" w:sz="0" w:space="0" w:color="auto"/>
            <w:right w:val="none" w:sz="0" w:space="0" w:color="auto"/>
          </w:divBdr>
        </w:div>
        <w:div w:id="343749102">
          <w:marLeft w:val="0"/>
          <w:marRight w:val="0"/>
          <w:marTop w:val="0"/>
          <w:marBottom w:val="0"/>
          <w:divBdr>
            <w:top w:val="none" w:sz="0" w:space="0" w:color="auto"/>
            <w:left w:val="none" w:sz="0" w:space="0" w:color="auto"/>
            <w:bottom w:val="none" w:sz="0" w:space="0" w:color="auto"/>
            <w:right w:val="none" w:sz="0" w:space="0" w:color="auto"/>
          </w:divBdr>
        </w:div>
        <w:div w:id="81419928">
          <w:marLeft w:val="0"/>
          <w:marRight w:val="0"/>
          <w:marTop w:val="0"/>
          <w:marBottom w:val="0"/>
          <w:divBdr>
            <w:top w:val="none" w:sz="0" w:space="0" w:color="auto"/>
            <w:left w:val="none" w:sz="0" w:space="0" w:color="auto"/>
            <w:bottom w:val="none" w:sz="0" w:space="0" w:color="auto"/>
            <w:right w:val="none" w:sz="0" w:space="0" w:color="auto"/>
          </w:divBdr>
        </w:div>
        <w:div w:id="79644363">
          <w:marLeft w:val="0"/>
          <w:marRight w:val="0"/>
          <w:marTop w:val="0"/>
          <w:marBottom w:val="0"/>
          <w:divBdr>
            <w:top w:val="none" w:sz="0" w:space="0" w:color="auto"/>
            <w:left w:val="none" w:sz="0" w:space="0" w:color="auto"/>
            <w:bottom w:val="none" w:sz="0" w:space="0" w:color="auto"/>
            <w:right w:val="none" w:sz="0" w:space="0" w:color="auto"/>
          </w:divBdr>
        </w:div>
        <w:div w:id="2113819238">
          <w:marLeft w:val="0"/>
          <w:marRight w:val="0"/>
          <w:marTop w:val="0"/>
          <w:marBottom w:val="0"/>
          <w:divBdr>
            <w:top w:val="none" w:sz="0" w:space="0" w:color="auto"/>
            <w:left w:val="none" w:sz="0" w:space="0" w:color="auto"/>
            <w:bottom w:val="none" w:sz="0" w:space="0" w:color="auto"/>
            <w:right w:val="none" w:sz="0" w:space="0" w:color="auto"/>
          </w:divBdr>
        </w:div>
        <w:div w:id="1064448467">
          <w:marLeft w:val="0"/>
          <w:marRight w:val="0"/>
          <w:marTop w:val="0"/>
          <w:marBottom w:val="0"/>
          <w:divBdr>
            <w:top w:val="none" w:sz="0" w:space="0" w:color="auto"/>
            <w:left w:val="none" w:sz="0" w:space="0" w:color="auto"/>
            <w:bottom w:val="none" w:sz="0" w:space="0" w:color="auto"/>
            <w:right w:val="none" w:sz="0" w:space="0" w:color="auto"/>
          </w:divBdr>
        </w:div>
        <w:div w:id="2133592933">
          <w:marLeft w:val="0"/>
          <w:marRight w:val="0"/>
          <w:marTop w:val="0"/>
          <w:marBottom w:val="0"/>
          <w:divBdr>
            <w:top w:val="none" w:sz="0" w:space="0" w:color="auto"/>
            <w:left w:val="none" w:sz="0" w:space="0" w:color="auto"/>
            <w:bottom w:val="none" w:sz="0" w:space="0" w:color="auto"/>
            <w:right w:val="none" w:sz="0" w:space="0" w:color="auto"/>
          </w:divBdr>
        </w:div>
        <w:div w:id="974724223">
          <w:marLeft w:val="0"/>
          <w:marRight w:val="0"/>
          <w:marTop w:val="0"/>
          <w:marBottom w:val="0"/>
          <w:divBdr>
            <w:top w:val="none" w:sz="0" w:space="0" w:color="auto"/>
            <w:left w:val="none" w:sz="0" w:space="0" w:color="auto"/>
            <w:bottom w:val="none" w:sz="0" w:space="0" w:color="auto"/>
            <w:right w:val="none" w:sz="0" w:space="0" w:color="auto"/>
          </w:divBdr>
        </w:div>
        <w:div w:id="1126314004">
          <w:marLeft w:val="0"/>
          <w:marRight w:val="0"/>
          <w:marTop w:val="0"/>
          <w:marBottom w:val="0"/>
          <w:divBdr>
            <w:top w:val="none" w:sz="0" w:space="0" w:color="auto"/>
            <w:left w:val="none" w:sz="0" w:space="0" w:color="auto"/>
            <w:bottom w:val="none" w:sz="0" w:space="0" w:color="auto"/>
            <w:right w:val="none" w:sz="0" w:space="0" w:color="auto"/>
          </w:divBdr>
        </w:div>
        <w:div w:id="69666186">
          <w:marLeft w:val="0"/>
          <w:marRight w:val="0"/>
          <w:marTop w:val="0"/>
          <w:marBottom w:val="0"/>
          <w:divBdr>
            <w:top w:val="none" w:sz="0" w:space="0" w:color="auto"/>
            <w:left w:val="none" w:sz="0" w:space="0" w:color="auto"/>
            <w:bottom w:val="none" w:sz="0" w:space="0" w:color="auto"/>
            <w:right w:val="none" w:sz="0" w:space="0" w:color="auto"/>
          </w:divBdr>
        </w:div>
        <w:div w:id="2019967587">
          <w:marLeft w:val="0"/>
          <w:marRight w:val="0"/>
          <w:marTop w:val="0"/>
          <w:marBottom w:val="0"/>
          <w:divBdr>
            <w:top w:val="none" w:sz="0" w:space="0" w:color="auto"/>
            <w:left w:val="none" w:sz="0" w:space="0" w:color="auto"/>
            <w:bottom w:val="none" w:sz="0" w:space="0" w:color="auto"/>
            <w:right w:val="none" w:sz="0" w:space="0" w:color="auto"/>
          </w:divBdr>
        </w:div>
        <w:div w:id="1527938329">
          <w:marLeft w:val="0"/>
          <w:marRight w:val="0"/>
          <w:marTop w:val="0"/>
          <w:marBottom w:val="0"/>
          <w:divBdr>
            <w:top w:val="none" w:sz="0" w:space="0" w:color="auto"/>
            <w:left w:val="none" w:sz="0" w:space="0" w:color="auto"/>
            <w:bottom w:val="none" w:sz="0" w:space="0" w:color="auto"/>
            <w:right w:val="none" w:sz="0" w:space="0" w:color="auto"/>
          </w:divBdr>
        </w:div>
        <w:div w:id="1392121605">
          <w:marLeft w:val="0"/>
          <w:marRight w:val="0"/>
          <w:marTop w:val="0"/>
          <w:marBottom w:val="0"/>
          <w:divBdr>
            <w:top w:val="none" w:sz="0" w:space="0" w:color="auto"/>
            <w:left w:val="none" w:sz="0" w:space="0" w:color="auto"/>
            <w:bottom w:val="none" w:sz="0" w:space="0" w:color="auto"/>
            <w:right w:val="none" w:sz="0" w:space="0" w:color="auto"/>
          </w:divBdr>
        </w:div>
        <w:div w:id="784693648">
          <w:marLeft w:val="0"/>
          <w:marRight w:val="0"/>
          <w:marTop w:val="0"/>
          <w:marBottom w:val="0"/>
          <w:divBdr>
            <w:top w:val="none" w:sz="0" w:space="0" w:color="auto"/>
            <w:left w:val="none" w:sz="0" w:space="0" w:color="auto"/>
            <w:bottom w:val="none" w:sz="0" w:space="0" w:color="auto"/>
            <w:right w:val="none" w:sz="0" w:space="0" w:color="auto"/>
          </w:divBdr>
        </w:div>
        <w:div w:id="1124275281">
          <w:marLeft w:val="0"/>
          <w:marRight w:val="0"/>
          <w:marTop w:val="0"/>
          <w:marBottom w:val="0"/>
          <w:divBdr>
            <w:top w:val="none" w:sz="0" w:space="0" w:color="auto"/>
            <w:left w:val="none" w:sz="0" w:space="0" w:color="auto"/>
            <w:bottom w:val="none" w:sz="0" w:space="0" w:color="auto"/>
            <w:right w:val="none" w:sz="0" w:space="0" w:color="auto"/>
          </w:divBdr>
        </w:div>
        <w:div w:id="1999847080">
          <w:marLeft w:val="0"/>
          <w:marRight w:val="0"/>
          <w:marTop w:val="0"/>
          <w:marBottom w:val="0"/>
          <w:divBdr>
            <w:top w:val="none" w:sz="0" w:space="0" w:color="auto"/>
            <w:left w:val="none" w:sz="0" w:space="0" w:color="auto"/>
            <w:bottom w:val="none" w:sz="0" w:space="0" w:color="auto"/>
            <w:right w:val="none" w:sz="0" w:space="0" w:color="auto"/>
          </w:divBdr>
        </w:div>
        <w:div w:id="1067650179">
          <w:marLeft w:val="0"/>
          <w:marRight w:val="0"/>
          <w:marTop w:val="0"/>
          <w:marBottom w:val="0"/>
          <w:divBdr>
            <w:top w:val="none" w:sz="0" w:space="0" w:color="auto"/>
            <w:left w:val="none" w:sz="0" w:space="0" w:color="auto"/>
            <w:bottom w:val="none" w:sz="0" w:space="0" w:color="auto"/>
            <w:right w:val="none" w:sz="0" w:space="0" w:color="auto"/>
          </w:divBdr>
        </w:div>
        <w:div w:id="154538982">
          <w:marLeft w:val="0"/>
          <w:marRight w:val="0"/>
          <w:marTop w:val="0"/>
          <w:marBottom w:val="0"/>
          <w:divBdr>
            <w:top w:val="none" w:sz="0" w:space="0" w:color="auto"/>
            <w:left w:val="none" w:sz="0" w:space="0" w:color="auto"/>
            <w:bottom w:val="none" w:sz="0" w:space="0" w:color="auto"/>
            <w:right w:val="none" w:sz="0" w:space="0" w:color="auto"/>
          </w:divBdr>
        </w:div>
        <w:div w:id="1733969777">
          <w:marLeft w:val="0"/>
          <w:marRight w:val="0"/>
          <w:marTop w:val="0"/>
          <w:marBottom w:val="0"/>
          <w:divBdr>
            <w:top w:val="none" w:sz="0" w:space="0" w:color="auto"/>
            <w:left w:val="none" w:sz="0" w:space="0" w:color="auto"/>
            <w:bottom w:val="none" w:sz="0" w:space="0" w:color="auto"/>
            <w:right w:val="none" w:sz="0" w:space="0" w:color="auto"/>
          </w:divBdr>
        </w:div>
        <w:div w:id="1651865694">
          <w:marLeft w:val="0"/>
          <w:marRight w:val="0"/>
          <w:marTop w:val="0"/>
          <w:marBottom w:val="0"/>
          <w:divBdr>
            <w:top w:val="none" w:sz="0" w:space="0" w:color="auto"/>
            <w:left w:val="none" w:sz="0" w:space="0" w:color="auto"/>
            <w:bottom w:val="none" w:sz="0" w:space="0" w:color="auto"/>
            <w:right w:val="none" w:sz="0" w:space="0" w:color="auto"/>
          </w:divBdr>
        </w:div>
        <w:div w:id="1735662009">
          <w:marLeft w:val="0"/>
          <w:marRight w:val="0"/>
          <w:marTop w:val="0"/>
          <w:marBottom w:val="0"/>
          <w:divBdr>
            <w:top w:val="none" w:sz="0" w:space="0" w:color="auto"/>
            <w:left w:val="none" w:sz="0" w:space="0" w:color="auto"/>
            <w:bottom w:val="none" w:sz="0" w:space="0" w:color="auto"/>
            <w:right w:val="none" w:sz="0" w:space="0" w:color="auto"/>
          </w:divBdr>
        </w:div>
        <w:div w:id="1316034476">
          <w:marLeft w:val="0"/>
          <w:marRight w:val="0"/>
          <w:marTop w:val="0"/>
          <w:marBottom w:val="0"/>
          <w:divBdr>
            <w:top w:val="none" w:sz="0" w:space="0" w:color="auto"/>
            <w:left w:val="none" w:sz="0" w:space="0" w:color="auto"/>
            <w:bottom w:val="none" w:sz="0" w:space="0" w:color="auto"/>
            <w:right w:val="none" w:sz="0" w:space="0" w:color="auto"/>
          </w:divBdr>
        </w:div>
        <w:div w:id="980573496">
          <w:marLeft w:val="0"/>
          <w:marRight w:val="0"/>
          <w:marTop w:val="0"/>
          <w:marBottom w:val="0"/>
          <w:divBdr>
            <w:top w:val="none" w:sz="0" w:space="0" w:color="auto"/>
            <w:left w:val="none" w:sz="0" w:space="0" w:color="auto"/>
            <w:bottom w:val="none" w:sz="0" w:space="0" w:color="auto"/>
            <w:right w:val="none" w:sz="0" w:space="0" w:color="auto"/>
          </w:divBdr>
        </w:div>
        <w:div w:id="1498766648">
          <w:marLeft w:val="0"/>
          <w:marRight w:val="0"/>
          <w:marTop w:val="0"/>
          <w:marBottom w:val="0"/>
          <w:divBdr>
            <w:top w:val="none" w:sz="0" w:space="0" w:color="auto"/>
            <w:left w:val="none" w:sz="0" w:space="0" w:color="auto"/>
            <w:bottom w:val="none" w:sz="0" w:space="0" w:color="auto"/>
            <w:right w:val="none" w:sz="0" w:space="0" w:color="auto"/>
          </w:divBdr>
        </w:div>
        <w:div w:id="1149908981">
          <w:marLeft w:val="0"/>
          <w:marRight w:val="0"/>
          <w:marTop w:val="0"/>
          <w:marBottom w:val="0"/>
          <w:divBdr>
            <w:top w:val="none" w:sz="0" w:space="0" w:color="auto"/>
            <w:left w:val="none" w:sz="0" w:space="0" w:color="auto"/>
            <w:bottom w:val="none" w:sz="0" w:space="0" w:color="auto"/>
            <w:right w:val="none" w:sz="0" w:space="0" w:color="auto"/>
          </w:divBdr>
        </w:div>
        <w:div w:id="1068114823">
          <w:marLeft w:val="0"/>
          <w:marRight w:val="0"/>
          <w:marTop w:val="0"/>
          <w:marBottom w:val="0"/>
          <w:divBdr>
            <w:top w:val="none" w:sz="0" w:space="0" w:color="auto"/>
            <w:left w:val="none" w:sz="0" w:space="0" w:color="auto"/>
            <w:bottom w:val="none" w:sz="0" w:space="0" w:color="auto"/>
            <w:right w:val="none" w:sz="0" w:space="0" w:color="auto"/>
          </w:divBdr>
        </w:div>
        <w:div w:id="369500329">
          <w:marLeft w:val="0"/>
          <w:marRight w:val="0"/>
          <w:marTop w:val="0"/>
          <w:marBottom w:val="0"/>
          <w:divBdr>
            <w:top w:val="none" w:sz="0" w:space="0" w:color="auto"/>
            <w:left w:val="none" w:sz="0" w:space="0" w:color="auto"/>
            <w:bottom w:val="none" w:sz="0" w:space="0" w:color="auto"/>
            <w:right w:val="none" w:sz="0" w:space="0" w:color="auto"/>
          </w:divBdr>
        </w:div>
        <w:div w:id="312150490">
          <w:marLeft w:val="0"/>
          <w:marRight w:val="0"/>
          <w:marTop w:val="0"/>
          <w:marBottom w:val="0"/>
          <w:divBdr>
            <w:top w:val="none" w:sz="0" w:space="0" w:color="auto"/>
            <w:left w:val="none" w:sz="0" w:space="0" w:color="auto"/>
            <w:bottom w:val="none" w:sz="0" w:space="0" w:color="auto"/>
            <w:right w:val="none" w:sz="0" w:space="0" w:color="auto"/>
          </w:divBdr>
        </w:div>
        <w:div w:id="118576554">
          <w:marLeft w:val="0"/>
          <w:marRight w:val="0"/>
          <w:marTop w:val="0"/>
          <w:marBottom w:val="0"/>
          <w:divBdr>
            <w:top w:val="none" w:sz="0" w:space="0" w:color="auto"/>
            <w:left w:val="none" w:sz="0" w:space="0" w:color="auto"/>
            <w:bottom w:val="none" w:sz="0" w:space="0" w:color="auto"/>
            <w:right w:val="none" w:sz="0" w:space="0" w:color="auto"/>
          </w:divBdr>
        </w:div>
        <w:div w:id="1949702164">
          <w:marLeft w:val="0"/>
          <w:marRight w:val="0"/>
          <w:marTop w:val="0"/>
          <w:marBottom w:val="0"/>
          <w:divBdr>
            <w:top w:val="none" w:sz="0" w:space="0" w:color="auto"/>
            <w:left w:val="none" w:sz="0" w:space="0" w:color="auto"/>
            <w:bottom w:val="none" w:sz="0" w:space="0" w:color="auto"/>
            <w:right w:val="none" w:sz="0" w:space="0" w:color="auto"/>
          </w:divBdr>
        </w:div>
        <w:div w:id="1044521165">
          <w:marLeft w:val="0"/>
          <w:marRight w:val="0"/>
          <w:marTop w:val="0"/>
          <w:marBottom w:val="0"/>
          <w:divBdr>
            <w:top w:val="none" w:sz="0" w:space="0" w:color="auto"/>
            <w:left w:val="none" w:sz="0" w:space="0" w:color="auto"/>
            <w:bottom w:val="none" w:sz="0" w:space="0" w:color="auto"/>
            <w:right w:val="none" w:sz="0" w:space="0" w:color="auto"/>
          </w:divBdr>
        </w:div>
        <w:div w:id="1841116069">
          <w:marLeft w:val="0"/>
          <w:marRight w:val="0"/>
          <w:marTop w:val="0"/>
          <w:marBottom w:val="0"/>
          <w:divBdr>
            <w:top w:val="none" w:sz="0" w:space="0" w:color="auto"/>
            <w:left w:val="none" w:sz="0" w:space="0" w:color="auto"/>
            <w:bottom w:val="none" w:sz="0" w:space="0" w:color="auto"/>
            <w:right w:val="none" w:sz="0" w:space="0" w:color="auto"/>
          </w:divBdr>
        </w:div>
        <w:div w:id="1569267064">
          <w:marLeft w:val="0"/>
          <w:marRight w:val="0"/>
          <w:marTop w:val="0"/>
          <w:marBottom w:val="0"/>
          <w:divBdr>
            <w:top w:val="none" w:sz="0" w:space="0" w:color="auto"/>
            <w:left w:val="none" w:sz="0" w:space="0" w:color="auto"/>
            <w:bottom w:val="none" w:sz="0" w:space="0" w:color="auto"/>
            <w:right w:val="none" w:sz="0" w:space="0" w:color="auto"/>
          </w:divBdr>
        </w:div>
        <w:div w:id="280573894">
          <w:marLeft w:val="0"/>
          <w:marRight w:val="0"/>
          <w:marTop w:val="0"/>
          <w:marBottom w:val="0"/>
          <w:divBdr>
            <w:top w:val="none" w:sz="0" w:space="0" w:color="auto"/>
            <w:left w:val="none" w:sz="0" w:space="0" w:color="auto"/>
            <w:bottom w:val="none" w:sz="0" w:space="0" w:color="auto"/>
            <w:right w:val="none" w:sz="0" w:space="0" w:color="auto"/>
          </w:divBdr>
        </w:div>
        <w:div w:id="969826330">
          <w:marLeft w:val="0"/>
          <w:marRight w:val="0"/>
          <w:marTop w:val="0"/>
          <w:marBottom w:val="0"/>
          <w:divBdr>
            <w:top w:val="none" w:sz="0" w:space="0" w:color="auto"/>
            <w:left w:val="none" w:sz="0" w:space="0" w:color="auto"/>
            <w:bottom w:val="none" w:sz="0" w:space="0" w:color="auto"/>
            <w:right w:val="none" w:sz="0" w:space="0" w:color="auto"/>
          </w:divBdr>
        </w:div>
        <w:div w:id="1880701175">
          <w:marLeft w:val="0"/>
          <w:marRight w:val="0"/>
          <w:marTop w:val="0"/>
          <w:marBottom w:val="0"/>
          <w:divBdr>
            <w:top w:val="none" w:sz="0" w:space="0" w:color="auto"/>
            <w:left w:val="none" w:sz="0" w:space="0" w:color="auto"/>
            <w:bottom w:val="none" w:sz="0" w:space="0" w:color="auto"/>
            <w:right w:val="none" w:sz="0" w:space="0" w:color="auto"/>
          </w:divBdr>
        </w:div>
        <w:div w:id="2076777248">
          <w:marLeft w:val="0"/>
          <w:marRight w:val="0"/>
          <w:marTop w:val="0"/>
          <w:marBottom w:val="0"/>
          <w:divBdr>
            <w:top w:val="none" w:sz="0" w:space="0" w:color="auto"/>
            <w:left w:val="none" w:sz="0" w:space="0" w:color="auto"/>
            <w:bottom w:val="none" w:sz="0" w:space="0" w:color="auto"/>
            <w:right w:val="none" w:sz="0" w:space="0" w:color="auto"/>
          </w:divBdr>
        </w:div>
        <w:div w:id="489249204">
          <w:marLeft w:val="0"/>
          <w:marRight w:val="0"/>
          <w:marTop w:val="0"/>
          <w:marBottom w:val="0"/>
          <w:divBdr>
            <w:top w:val="none" w:sz="0" w:space="0" w:color="auto"/>
            <w:left w:val="none" w:sz="0" w:space="0" w:color="auto"/>
            <w:bottom w:val="none" w:sz="0" w:space="0" w:color="auto"/>
            <w:right w:val="none" w:sz="0" w:space="0" w:color="auto"/>
          </w:divBdr>
        </w:div>
        <w:div w:id="1740326718">
          <w:marLeft w:val="0"/>
          <w:marRight w:val="0"/>
          <w:marTop w:val="0"/>
          <w:marBottom w:val="0"/>
          <w:divBdr>
            <w:top w:val="none" w:sz="0" w:space="0" w:color="auto"/>
            <w:left w:val="none" w:sz="0" w:space="0" w:color="auto"/>
            <w:bottom w:val="none" w:sz="0" w:space="0" w:color="auto"/>
            <w:right w:val="none" w:sz="0" w:space="0" w:color="auto"/>
          </w:divBdr>
        </w:div>
        <w:div w:id="1093429419">
          <w:marLeft w:val="0"/>
          <w:marRight w:val="0"/>
          <w:marTop w:val="0"/>
          <w:marBottom w:val="0"/>
          <w:divBdr>
            <w:top w:val="none" w:sz="0" w:space="0" w:color="auto"/>
            <w:left w:val="none" w:sz="0" w:space="0" w:color="auto"/>
            <w:bottom w:val="none" w:sz="0" w:space="0" w:color="auto"/>
            <w:right w:val="none" w:sz="0" w:space="0" w:color="auto"/>
          </w:divBdr>
        </w:div>
        <w:div w:id="53548975">
          <w:marLeft w:val="0"/>
          <w:marRight w:val="0"/>
          <w:marTop w:val="0"/>
          <w:marBottom w:val="0"/>
          <w:divBdr>
            <w:top w:val="none" w:sz="0" w:space="0" w:color="auto"/>
            <w:left w:val="none" w:sz="0" w:space="0" w:color="auto"/>
            <w:bottom w:val="none" w:sz="0" w:space="0" w:color="auto"/>
            <w:right w:val="none" w:sz="0" w:space="0" w:color="auto"/>
          </w:divBdr>
        </w:div>
        <w:div w:id="387533783">
          <w:marLeft w:val="0"/>
          <w:marRight w:val="0"/>
          <w:marTop w:val="0"/>
          <w:marBottom w:val="0"/>
          <w:divBdr>
            <w:top w:val="none" w:sz="0" w:space="0" w:color="auto"/>
            <w:left w:val="none" w:sz="0" w:space="0" w:color="auto"/>
            <w:bottom w:val="none" w:sz="0" w:space="0" w:color="auto"/>
            <w:right w:val="none" w:sz="0" w:space="0" w:color="auto"/>
          </w:divBdr>
        </w:div>
        <w:div w:id="276104682">
          <w:marLeft w:val="0"/>
          <w:marRight w:val="0"/>
          <w:marTop w:val="0"/>
          <w:marBottom w:val="0"/>
          <w:divBdr>
            <w:top w:val="none" w:sz="0" w:space="0" w:color="auto"/>
            <w:left w:val="none" w:sz="0" w:space="0" w:color="auto"/>
            <w:bottom w:val="none" w:sz="0" w:space="0" w:color="auto"/>
            <w:right w:val="none" w:sz="0" w:space="0" w:color="auto"/>
          </w:divBdr>
        </w:div>
        <w:div w:id="1596017352">
          <w:marLeft w:val="0"/>
          <w:marRight w:val="0"/>
          <w:marTop w:val="0"/>
          <w:marBottom w:val="0"/>
          <w:divBdr>
            <w:top w:val="none" w:sz="0" w:space="0" w:color="auto"/>
            <w:left w:val="none" w:sz="0" w:space="0" w:color="auto"/>
            <w:bottom w:val="none" w:sz="0" w:space="0" w:color="auto"/>
            <w:right w:val="none" w:sz="0" w:space="0" w:color="auto"/>
          </w:divBdr>
        </w:div>
        <w:div w:id="1923953746">
          <w:marLeft w:val="0"/>
          <w:marRight w:val="0"/>
          <w:marTop w:val="0"/>
          <w:marBottom w:val="0"/>
          <w:divBdr>
            <w:top w:val="none" w:sz="0" w:space="0" w:color="auto"/>
            <w:left w:val="none" w:sz="0" w:space="0" w:color="auto"/>
            <w:bottom w:val="none" w:sz="0" w:space="0" w:color="auto"/>
            <w:right w:val="none" w:sz="0" w:space="0" w:color="auto"/>
          </w:divBdr>
        </w:div>
        <w:div w:id="1300452716">
          <w:marLeft w:val="0"/>
          <w:marRight w:val="0"/>
          <w:marTop w:val="0"/>
          <w:marBottom w:val="0"/>
          <w:divBdr>
            <w:top w:val="none" w:sz="0" w:space="0" w:color="auto"/>
            <w:left w:val="none" w:sz="0" w:space="0" w:color="auto"/>
            <w:bottom w:val="none" w:sz="0" w:space="0" w:color="auto"/>
            <w:right w:val="none" w:sz="0" w:space="0" w:color="auto"/>
          </w:divBdr>
        </w:div>
        <w:div w:id="1139689938">
          <w:marLeft w:val="0"/>
          <w:marRight w:val="0"/>
          <w:marTop w:val="0"/>
          <w:marBottom w:val="0"/>
          <w:divBdr>
            <w:top w:val="none" w:sz="0" w:space="0" w:color="auto"/>
            <w:left w:val="none" w:sz="0" w:space="0" w:color="auto"/>
            <w:bottom w:val="none" w:sz="0" w:space="0" w:color="auto"/>
            <w:right w:val="none" w:sz="0" w:space="0" w:color="auto"/>
          </w:divBdr>
        </w:div>
        <w:div w:id="260334104">
          <w:marLeft w:val="0"/>
          <w:marRight w:val="0"/>
          <w:marTop w:val="0"/>
          <w:marBottom w:val="0"/>
          <w:divBdr>
            <w:top w:val="none" w:sz="0" w:space="0" w:color="auto"/>
            <w:left w:val="none" w:sz="0" w:space="0" w:color="auto"/>
            <w:bottom w:val="none" w:sz="0" w:space="0" w:color="auto"/>
            <w:right w:val="none" w:sz="0" w:space="0" w:color="auto"/>
          </w:divBdr>
        </w:div>
        <w:div w:id="1525049530">
          <w:marLeft w:val="0"/>
          <w:marRight w:val="0"/>
          <w:marTop w:val="0"/>
          <w:marBottom w:val="0"/>
          <w:divBdr>
            <w:top w:val="none" w:sz="0" w:space="0" w:color="auto"/>
            <w:left w:val="none" w:sz="0" w:space="0" w:color="auto"/>
            <w:bottom w:val="none" w:sz="0" w:space="0" w:color="auto"/>
            <w:right w:val="none" w:sz="0" w:space="0" w:color="auto"/>
          </w:divBdr>
        </w:div>
        <w:div w:id="1064569460">
          <w:marLeft w:val="0"/>
          <w:marRight w:val="0"/>
          <w:marTop w:val="0"/>
          <w:marBottom w:val="0"/>
          <w:divBdr>
            <w:top w:val="none" w:sz="0" w:space="0" w:color="auto"/>
            <w:left w:val="none" w:sz="0" w:space="0" w:color="auto"/>
            <w:bottom w:val="none" w:sz="0" w:space="0" w:color="auto"/>
            <w:right w:val="none" w:sz="0" w:space="0" w:color="auto"/>
          </w:divBdr>
        </w:div>
        <w:div w:id="36591238">
          <w:marLeft w:val="0"/>
          <w:marRight w:val="0"/>
          <w:marTop w:val="0"/>
          <w:marBottom w:val="0"/>
          <w:divBdr>
            <w:top w:val="none" w:sz="0" w:space="0" w:color="auto"/>
            <w:left w:val="none" w:sz="0" w:space="0" w:color="auto"/>
            <w:bottom w:val="none" w:sz="0" w:space="0" w:color="auto"/>
            <w:right w:val="none" w:sz="0" w:space="0" w:color="auto"/>
          </w:divBdr>
        </w:div>
        <w:div w:id="1703245794">
          <w:marLeft w:val="0"/>
          <w:marRight w:val="0"/>
          <w:marTop w:val="0"/>
          <w:marBottom w:val="0"/>
          <w:divBdr>
            <w:top w:val="none" w:sz="0" w:space="0" w:color="auto"/>
            <w:left w:val="none" w:sz="0" w:space="0" w:color="auto"/>
            <w:bottom w:val="none" w:sz="0" w:space="0" w:color="auto"/>
            <w:right w:val="none" w:sz="0" w:space="0" w:color="auto"/>
          </w:divBdr>
        </w:div>
        <w:div w:id="1021200470">
          <w:marLeft w:val="0"/>
          <w:marRight w:val="0"/>
          <w:marTop w:val="0"/>
          <w:marBottom w:val="0"/>
          <w:divBdr>
            <w:top w:val="none" w:sz="0" w:space="0" w:color="auto"/>
            <w:left w:val="none" w:sz="0" w:space="0" w:color="auto"/>
            <w:bottom w:val="none" w:sz="0" w:space="0" w:color="auto"/>
            <w:right w:val="none" w:sz="0" w:space="0" w:color="auto"/>
          </w:divBdr>
        </w:div>
        <w:div w:id="484055352">
          <w:marLeft w:val="0"/>
          <w:marRight w:val="0"/>
          <w:marTop w:val="0"/>
          <w:marBottom w:val="0"/>
          <w:divBdr>
            <w:top w:val="none" w:sz="0" w:space="0" w:color="auto"/>
            <w:left w:val="none" w:sz="0" w:space="0" w:color="auto"/>
            <w:bottom w:val="none" w:sz="0" w:space="0" w:color="auto"/>
            <w:right w:val="none" w:sz="0" w:space="0" w:color="auto"/>
          </w:divBdr>
        </w:div>
        <w:div w:id="2145386638">
          <w:marLeft w:val="0"/>
          <w:marRight w:val="0"/>
          <w:marTop w:val="0"/>
          <w:marBottom w:val="0"/>
          <w:divBdr>
            <w:top w:val="none" w:sz="0" w:space="0" w:color="auto"/>
            <w:left w:val="none" w:sz="0" w:space="0" w:color="auto"/>
            <w:bottom w:val="none" w:sz="0" w:space="0" w:color="auto"/>
            <w:right w:val="none" w:sz="0" w:space="0" w:color="auto"/>
          </w:divBdr>
        </w:div>
        <w:div w:id="1449469137">
          <w:marLeft w:val="0"/>
          <w:marRight w:val="0"/>
          <w:marTop w:val="0"/>
          <w:marBottom w:val="0"/>
          <w:divBdr>
            <w:top w:val="none" w:sz="0" w:space="0" w:color="auto"/>
            <w:left w:val="none" w:sz="0" w:space="0" w:color="auto"/>
            <w:bottom w:val="none" w:sz="0" w:space="0" w:color="auto"/>
            <w:right w:val="none" w:sz="0" w:space="0" w:color="auto"/>
          </w:divBdr>
        </w:div>
        <w:div w:id="199317892">
          <w:marLeft w:val="0"/>
          <w:marRight w:val="0"/>
          <w:marTop w:val="0"/>
          <w:marBottom w:val="0"/>
          <w:divBdr>
            <w:top w:val="none" w:sz="0" w:space="0" w:color="auto"/>
            <w:left w:val="none" w:sz="0" w:space="0" w:color="auto"/>
            <w:bottom w:val="none" w:sz="0" w:space="0" w:color="auto"/>
            <w:right w:val="none" w:sz="0" w:space="0" w:color="auto"/>
          </w:divBdr>
        </w:div>
        <w:div w:id="867062659">
          <w:marLeft w:val="0"/>
          <w:marRight w:val="0"/>
          <w:marTop w:val="0"/>
          <w:marBottom w:val="0"/>
          <w:divBdr>
            <w:top w:val="none" w:sz="0" w:space="0" w:color="auto"/>
            <w:left w:val="none" w:sz="0" w:space="0" w:color="auto"/>
            <w:bottom w:val="none" w:sz="0" w:space="0" w:color="auto"/>
            <w:right w:val="none" w:sz="0" w:space="0" w:color="auto"/>
          </w:divBdr>
        </w:div>
        <w:div w:id="2027976264">
          <w:marLeft w:val="0"/>
          <w:marRight w:val="0"/>
          <w:marTop w:val="0"/>
          <w:marBottom w:val="0"/>
          <w:divBdr>
            <w:top w:val="none" w:sz="0" w:space="0" w:color="auto"/>
            <w:left w:val="none" w:sz="0" w:space="0" w:color="auto"/>
            <w:bottom w:val="none" w:sz="0" w:space="0" w:color="auto"/>
            <w:right w:val="none" w:sz="0" w:space="0" w:color="auto"/>
          </w:divBdr>
        </w:div>
        <w:div w:id="1278291640">
          <w:marLeft w:val="0"/>
          <w:marRight w:val="0"/>
          <w:marTop w:val="0"/>
          <w:marBottom w:val="0"/>
          <w:divBdr>
            <w:top w:val="none" w:sz="0" w:space="0" w:color="auto"/>
            <w:left w:val="none" w:sz="0" w:space="0" w:color="auto"/>
            <w:bottom w:val="none" w:sz="0" w:space="0" w:color="auto"/>
            <w:right w:val="none" w:sz="0" w:space="0" w:color="auto"/>
          </w:divBdr>
        </w:div>
        <w:div w:id="1283464939">
          <w:marLeft w:val="0"/>
          <w:marRight w:val="0"/>
          <w:marTop w:val="0"/>
          <w:marBottom w:val="0"/>
          <w:divBdr>
            <w:top w:val="none" w:sz="0" w:space="0" w:color="auto"/>
            <w:left w:val="none" w:sz="0" w:space="0" w:color="auto"/>
            <w:bottom w:val="none" w:sz="0" w:space="0" w:color="auto"/>
            <w:right w:val="none" w:sz="0" w:space="0" w:color="auto"/>
          </w:divBdr>
        </w:div>
        <w:div w:id="1038505090">
          <w:marLeft w:val="0"/>
          <w:marRight w:val="0"/>
          <w:marTop w:val="0"/>
          <w:marBottom w:val="0"/>
          <w:divBdr>
            <w:top w:val="none" w:sz="0" w:space="0" w:color="auto"/>
            <w:left w:val="none" w:sz="0" w:space="0" w:color="auto"/>
            <w:bottom w:val="none" w:sz="0" w:space="0" w:color="auto"/>
            <w:right w:val="none" w:sz="0" w:space="0" w:color="auto"/>
          </w:divBdr>
        </w:div>
        <w:div w:id="776826340">
          <w:marLeft w:val="0"/>
          <w:marRight w:val="0"/>
          <w:marTop w:val="0"/>
          <w:marBottom w:val="0"/>
          <w:divBdr>
            <w:top w:val="none" w:sz="0" w:space="0" w:color="auto"/>
            <w:left w:val="none" w:sz="0" w:space="0" w:color="auto"/>
            <w:bottom w:val="none" w:sz="0" w:space="0" w:color="auto"/>
            <w:right w:val="none" w:sz="0" w:space="0" w:color="auto"/>
          </w:divBdr>
        </w:div>
        <w:div w:id="1551259901">
          <w:marLeft w:val="0"/>
          <w:marRight w:val="0"/>
          <w:marTop w:val="0"/>
          <w:marBottom w:val="0"/>
          <w:divBdr>
            <w:top w:val="none" w:sz="0" w:space="0" w:color="auto"/>
            <w:left w:val="none" w:sz="0" w:space="0" w:color="auto"/>
            <w:bottom w:val="none" w:sz="0" w:space="0" w:color="auto"/>
            <w:right w:val="none" w:sz="0" w:space="0" w:color="auto"/>
          </w:divBdr>
        </w:div>
        <w:div w:id="1968466678">
          <w:marLeft w:val="0"/>
          <w:marRight w:val="0"/>
          <w:marTop w:val="0"/>
          <w:marBottom w:val="0"/>
          <w:divBdr>
            <w:top w:val="none" w:sz="0" w:space="0" w:color="auto"/>
            <w:left w:val="none" w:sz="0" w:space="0" w:color="auto"/>
            <w:bottom w:val="none" w:sz="0" w:space="0" w:color="auto"/>
            <w:right w:val="none" w:sz="0" w:space="0" w:color="auto"/>
          </w:divBdr>
        </w:div>
        <w:div w:id="418253023">
          <w:marLeft w:val="0"/>
          <w:marRight w:val="0"/>
          <w:marTop w:val="0"/>
          <w:marBottom w:val="0"/>
          <w:divBdr>
            <w:top w:val="none" w:sz="0" w:space="0" w:color="auto"/>
            <w:left w:val="none" w:sz="0" w:space="0" w:color="auto"/>
            <w:bottom w:val="none" w:sz="0" w:space="0" w:color="auto"/>
            <w:right w:val="none" w:sz="0" w:space="0" w:color="auto"/>
          </w:divBdr>
        </w:div>
        <w:div w:id="1269046353">
          <w:marLeft w:val="0"/>
          <w:marRight w:val="0"/>
          <w:marTop w:val="0"/>
          <w:marBottom w:val="0"/>
          <w:divBdr>
            <w:top w:val="none" w:sz="0" w:space="0" w:color="auto"/>
            <w:left w:val="none" w:sz="0" w:space="0" w:color="auto"/>
            <w:bottom w:val="none" w:sz="0" w:space="0" w:color="auto"/>
            <w:right w:val="none" w:sz="0" w:space="0" w:color="auto"/>
          </w:divBdr>
        </w:div>
        <w:div w:id="1694964782">
          <w:marLeft w:val="0"/>
          <w:marRight w:val="0"/>
          <w:marTop w:val="0"/>
          <w:marBottom w:val="0"/>
          <w:divBdr>
            <w:top w:val="none" w:sz="0" w:space="0" w:color="auto"/>
            <w:left w:val="none" w:sz="0" w:space="0" w:color="auto"/>
            <w:bottom w:val="none" w:sz="0" w:space="0" w:color="auto"/>
            <w:right w:val="none" w:sz="0" w:space="0" w:color="auto"/>
          </w:divBdr>
        </w:div>
        <w:div w:id="708804165">
          <w:marLeft w:val="0"/>
          <w:marRight w:val="0"/>
          <w:marTop w:val="0"/>
          <w:marBottom w:val="0"/>
          <w:divBdr>
            <w:top w:val="none" w:sz="0" w:space="0" w:color="auto"/>
            <w:left w:val="none" w:sz="0" w:space="0" w:color="auto"/>
            <w:bottom w:val="none" w:sz="0" w:space="0" w:color="auto"/>
            <w:right w:val="none" w:sz="0" w:space="0" w:color="auto"/>
          </w:divBdr>
        </w:div>
        <w:div w:id="1262883184">
          <w:marLeft w:val="0"/>
          <w:marRight w:val="0"/>
          <w:marTop w:val="0"/>
          <w:marBottom w:val="0"/>
          <w:divBdr>
            <w:top w:val="none" w:sz="0" w:space="0" w:color="auto"/>
            <w:left w:val="none" w:sz="0" w:space="0" w:color="auto"/>
            <w:bottom w:val="none" w:sz="0" w:space="0" w:color="auto"/>
            <w:right w:val="none" w:sz="0" w:space="0" w:color="auto"/>
          </w:divBdr>
        </w:div>
        <w:div w:id="183830631">
          <w:marLeft w:val="0"/>
          <w:marRight w:val="0"/>
          <w:marTop w:val="0"/>
          <w:marBottom w:val="0"/>
          <w:divBdr>
            <w:top w:val="none" w:sz="0" w:space="0" w:color="auto"/>
            <w:left w:val="none" w:sz="0" w:space="0" w:color="auto"/>
            <w:bottom w:val="none" w:sz="0" w:space="0" w:color="auto"/>
            <w:right w:val="none" w:sz="0" w:space="0" w:color="auto"/>
          </w:divBdr>
        </w:div>
        <w:div w:id="1949660751">
          <w:marLeft w:val="0"/>
          <w:marRight w:val="0"/>
          <w:marTop w:val="0"/>
          <w:marBottom w:val="0"/>
          <w:divBdr>
            <w:top w:val="none" w:sz="0" w:space="0" w:color="auto"/>
            <w:left w:val="none" w:sz="0" w:space="0" w:color="auto"/>
            <w:bottom w:val="none" w:sz="0" w:space="0" w:color="auto"/>
            <w:right w:val="none" w:sz="0" w:space="0" w:color="auto"/>
          </w:divBdr>
        </w:div>
        <w:div w:id="1351100887">
          <w:marLeft w:val="0"/>
          <w:marRight w:val="0"/>
          <w:marTop w:val="0"/>
          <w:marBottom w:val="0"/>
          <w:divBdr>
            <w:top w:val="none" w:sz="0" w:space="0" w:color="auto"/>
            <w:left w:val="none" w:sz="0" w:space="0" w:color="auto"/>
            <w:bottom w:val="none" w:sz="0" w:space="0" w:color="auto"/>
            <w:right w:val="none" w:sz="0" w:space="0" w:color="auto"/>
          </w:divBdr>
        </w:div>
        <w:div w:id="518812754">
          <w:marLeft w:val="0"/>
          <w:marRight w:val="0"/>
          <w:marTop w:val="0"/>
          <w:marBottom w:val="0"/>
          <w:divBdr>
            <w:top w:val="none" w:sz="0" w:space="0" w:color="auto"/>
            <w:left w:val="none" w:sz="0" w:space="0" w:color="auto"/>
            <w:bottom w:val="none" w:sz="0" w:space="0" w:color="auto"/>
            <w:right w:val="none" w:sz="0" w:space="0" w:color="auto"/>
          </w:divBdr>
        </w:div>
        <w:div w:id="115298902">
          <w:marLeft w:val="0"/>
          <w:marRight w:val="0"/>
          <w:marTop w:val="0"/>
          <w:marBottom w:val="0"/>
          <w:divBdr>
            <w:top w:val="none" w:sz="0" w:space="0" w:color="auto"/>
            <w:left w:val="none" w:sz="0" w:space="0" w:color="auto"/>
            <w:bottom w:val="none" w:sz="0" w:space="0" w:color="auto"/>
            <w:right w:val="none" w:sz="0" w:space="0" w:color="auto"/>
          </w:divBdr>
        </w:div>
        <w:div w:id="1391417646">
          <w:marLeft w:val="0"/>
          <w:marRight w:val="0"/>
          <w:marTop w:val="0"/>
          <w:marBottom w:val="0"/>
          <w:divBdr>
            <w:top w:val="none" w:sz="0" w:space="0" w:color="auto"/>
            <w:left w:val="none" w:sz="0" w:space="0" w:color="auto"/>
            <w:bottom w:val="none" w:sz="0" w:space="0" w:color="auto"/>
            <w:right w:val="none" w:sz="0" w:space="0" w:color="auto"/>
          </w:divBdr>
        </w:div>
        <w:div w:id="1607468502">
          <w:marLeft w:val="0"/>
          <w:marRight w:val="0"/>
          <w:marTop w:val="0"/>
          <w:marBottom w:val="0"/>
          <w:divBdr>
            <w:top w:val="none" w:sz="0" w:space="0" w:color="auto"/>
            <w:left w:val="none" w:sz="0" w:space="0" w:color="auto"/>
            <w:bottom w:val="none" w:sz="0" w:space="0" w:color="auto"/>
            <w:right w:val="none" w:sz="0" w:space="0" w:color="auto"/>
          </w:divBdr>
        </w:div>
        <w:div w:id="1909415044">
          <w:marLeft w:val="0"/>
          <w:marRight w:val="0"/>
          <w:marTop w:val="0"/>
          <w:marBottom w:val="0"/>
          <w:divBdr>
            <w:top w:val="none" w:sz="0" w:space="0" w:color="auto"/>
            <w:left w:val="none" w:sz="0" w:space="0" w:color="auto"/>
            <w:bottom w:val="none" w:sz="0" w:space="0" w:color="auto"/>
            <w:right w:val="none" w:sz="0" w:space="0" w:color="auto"/>
          </w:divBdr>
        </w:div>
        <w:div w:id="1463768302">
          <w:marLeft w:val="0"/>
          <w:marRight w:val="0"/>
          <w:marTop w:val="0"/>
          <w:marBottom w:val="0"/>
          <w:divBdr>
            <w:top w:val="none" w:sz="0" w:space="0" w:color="auto"/>
            <w:left w:val="none" w:sz="0" w:space="0" w:color="auto"/>
            <w:bottom w:val="none" w:sz="0" w:space="0" w:color="auto"/>
            <w:right w:val="none" w:sz="0" w:space="0" w:color="auto"/>
          </w:divBdr>
        </w:div>
        <w:div w:id="1036079772">
          <w:marLeft w:val="0"/>
          <w:marRight w:val="0"/>
          <w:marTop w:val="0"/>
          <w:marBottom w:val="0"/>
          <w:divBdr>
            <w:top w:val="none" w:sz="0" w:space="0" w:color="auto"/>
            <w:left w:val="none" w:sz="0" w:space="0" w:color="auto"/>
            <w:bottom w:val="none" w:sz="0" w:space="0" w:color="auto"/>
            <w:right w:val="none" w:sz="0" w:space="0" w:color="auto"/>
          </w:divBdr>
        </w:div>
        <w:div w:id="1207718460">
          <w:marLeft w:val="0"/>
          <w:marRight w:val="0"/>
          <w:marTop w:val="0"/>
          <w:marBottom w:val="0"/>
          <w:divBdr>
            <w:top w:val="none" w:sz="0" w:space="0" w:color="auto"/>
            <w:left w:val="none" w:sz="0" w:space="0" w:color="auto"/>
            <w:bottom w:val="none" w:sz="0" w:space="0" w:color="auto"/>
            <w:right w:val="none" w:sz="0" w:space="0" w:color="auto"/>
          </w:divBdr>
        </w:div>
        <w:div w:id="1615404634">
          <w:marLeft w:val="0"/>
          <w:marRight w:val="0"/>
          <w:marTop w:val="0"/>
          <w:marBottom w:val="0"/>
          <w:divBdr>
            <w:top w:val="none" w:sz="0" w:space="0" w:color="auto"/>
            <w:left w:val="none" w:sz="0" w:space="0" w:color="auto"/>
            <w:bottom w:val="none" w:sz="0" w:space="0" w:color="auto"/>
            <w:right w:val="none" w:sz="0" w:space="0" w:color="auto"/>
          </w:divBdr>
        </w:div>
        <w:div w:id="2000889597">
          <w:marLeft w:val="0"/>
          <w:marRight w:val="0"/>
          <w:marTop w:val="0"/>
          <w:marBottom w:val="0"/>
          <w:divBdr>
            <w:top w:val="none" w:sz="0" w:space="0" w:color="auto"/>
            <w:left w:val="none" w:sz="0" w:space="0" w:color="auto"/>
            <w:bottom w:val="none" w:sz="0" w:space="0" w:color="auto"/>
            <w:right w:val="none" w:sz="0" w:space="0" w:color="auto"/>
          </w:divBdr>
        </w:div>
        <w:div w:id="1127238440">
          <w:marLeft w:val="0"/>
          <w:marRight w:val="0"/>
          <w:marTop w:val="0"/>
          <w:marBottom w:val="0"/>
          <w:divBdr>
            <w:top w:val="none" w:sz="0" w:space="0" w:color="auto"/>
            <w:left w:val="none" w:sz="0" w:space="0" w:color="auto"/>
            <w:bottom w:val="none" w:sz="0" w:space="0" w:color="auto"/>
            <w:right w:val="none" w:sz="0" w:space="0" w:color="auto"/>
          </w:divBdr>
        </w:div>
        <w:div w:id="1580868128">
          <w:marLeft w:val="0"/>
          <w:marRight w:val="0"/>
          <w:marTop w:val="0"/>
          <w:marBottom w:val="0"/>
          <w:divBdr>
            <w:top w:val="none" w:sz="0" w:space="0" w:color="auto"/>
            <w:left w:val="none" w:sz="0" w:space="0" w:color="auto"/>
            <w:bottom w:val="none" w:sz="0" w:space="0" w:color="auto"/>
            <w:right w:val="none" w:sz="0" w:space="0" w:color="auto"/>
          </w:divBdr>
        </w:div>
        <w:div w:id="1014190020">
          <w:marLeft w:val="0"/>
          <w:marRight w:val="0"/>
          <w:marTop w:val="0"/>
          <w:marBottom w:val="0"/>
          <w:divBdr>
            <w:top w:val="none" w:sz="0" w:space="0" w:color="auto"/>
            <w:left w:val="none" w:sz="0" w:space="0" w:color="auto"/>
            <w:bottom w:val="none" w:sz="0" w:space="0" w:color="auto"/>
            <w:right w:val="none" w:sz="0" w:space="0" w:color="auto"/>
          </w:divBdr>
        </w:div>
        <w:div w:id="996034218">
          <w:marLeft w:val="0"/>
          <w:marRight w:val="0"/>
          <w:marTop w:val="0"/>
          <w:marBottom w:val="0"/>
          <w:divBdr>
            <w:top w:val="none" w:sz="0" w:space="0" w:color="auto"/>
            <w:left w:val="none" w:sz="0" w:space="0" w:color="auto"/>
            <w:bottom w:val="none" w:sz="0" w:space="0" w:color="auto"/>
            <w:right w:val="none" w:sz="0" w:space="0" w:color="auto"/>
          </w:divBdr>
        </w:div>
        <w:div w:id="2105225260">
          <w:marLeft w:val="0"/>
          <w:marRight w:val="0"/>
          <w:marTop w:val="0"/>
          <w:marBottom w:val="0"/>
          <w:divBdr>
            <w:top w:val="none" w:sz="0" w:space="0" w:color="auto"/>
            <w:left w:val="none" w:sz="0" w:space="0" w:color="auto"/>
            <w:bottom w:val="none" w:sz="0" w:space="0" w:color="auto"/>
            <w:right w:val="none" w:sz="0" w:space="0" w:color="auto"/>
          </w:divBdr>
        </w:div>
        <w:div w:id="495343285">
          <w:marLeft w:val="0"/>
          <w:marRight w:val="0"/>
          <w:marTop w:val="0"/>
          <w:marBottom w:val="0"/>
          <w:divBdr>
            <w:top w:val="none" w:sz="0" w:space="0" w:color="auto"/>
            <w:left w:val="none" w:sz="0" w:space="0" w:color="auto"/>
            <w:bottom w:val="none" w:sz="0" w:space="0" w:color="auto"/>
            <w:right w:val="none" w:sz="0" w:space="0" w:color="auto"/>
          </w:divBdr>
        </w:div>
        <w:div w:id="2119132637">
          <w:marLeft w:val="0"/>
          <w:marRight w:val="0"/>
          <w:marTop w:val="0"/>
          <w:marBottom w:val="0"/>
          <w:divBdr>
            <w:top w:val="none" w:sz="0" w:space="0" w:color="auto"/>
            <w:left w:val="none" w:sz="0" w:space="0" w:color="auto"/>
            <w:bottom w:val="none" w:sz="0" w:space="0" w:color="auto"/>
            <w:right w:val="none" w:sz="0" w:space="0" w:color="auto"/>
          </w:divBdr>
        </w:div>
        <w:div w:id="1694380863">
          <w:marLeft w:val="0"/>
          <w:marRight w:val="0"/>
          <w:marTop w:val="0"/>
          <w:marBottom w:val="0"/>
          <w:divBdr>
            <w:top w:val="none" w:sz="0" w:space="0" w:color="auto"/>
            <w:left w:val="none" w:sz="0" w:space="0" w:color="auto"/>
            <w:bottom w:val="none" w:sz="0" w:space="0" w:color="auto"/>
            <w:right w:val="none" w:sz="0" w:space="0" w:color="auto"/>
          </w:divBdr>
        </w:div>
        <w:div w:id="2103793597">
          <w:marLeft w:val="0"/>
          <w:marRight w:val="0"/>
          <w:marTop w:val="0"/>
          <w:marBottom w:val="0"/>
          <w:divBdr>
            <w:top w:val="none" w:sz="0" w:space="0" w:color="auto"/>
            <w:left w:val="none" w:sz="0" w:space="0" w:color="auto"/>
            <w:bottom w:val="none" w:sz="0" w:space="0" w:color="auto"/>
            <w:right w:val="none" w:sz="0" w:space="0" w:color="auto"/>
          </w:divBdr>
        </w:div>
        <w:div w:id="160705563">
          <w:marLeft w:val="0"/>
          <w:marRight w:val="0"/>
          <w:marTop w:val="0"/>
          <w:marBottom w:val="0"/>
          <w:divBdr>
            <w:top w:val="none" w:sz="0" w:space="0" w:color="auto"/>
            <w:left w:val="none" w:sz="0" w:space="0" w:color="auto"/>
            <w:bottom w:val="none" w:sz="0" w:space="0" w:color="auto"/>
            <w:right w:val="none" w:sz="0" w:space="0" w:color="auto"/>
          </w:divBdr>
        </w:div>
        <w:div w:id="313998232">
          <w:marLeft w:val="0"/>
          <w:marRight w:val="0"/>
          <w:marTop w:val="0"/>
          <w:marBottom w:val="0"/>
          <w:divBdr>
            <w:top w:val="none" w:sz="0" w:space="0" w:color="auto"/>
            <w:left w:val="none" w:sz="0" w:space="0" w:color="auto"/>
            <w:bottom w:val="none" w:sz="0" w:space="0" w:color="auto"/>
            <w:right w:val="none" w:sz="0" w:space="0" w:color="auto"/>
          </w:divBdr>
        </w:div>
        <w:div w:id="1047529754">
          <w:marLeft w:val="0"/>
          <w:marRight w:val="0"/>
          <w:marTop w:val="0"/>
          <w:marBottom w:val="0"/>
          <w:divBdr>
            <w:top w:val="none" w:sz="0" w:space="0" w:color="auto"/>
            <w:left w:val="none" w:sz="0" w:space="0" w:color="auto"/>
            <w:bottom w:val="none" w:sz="0" w:space="0" w:color="auto"/>
            <w:right w:val="none" w:sz="0" w:space="0" w:color="auto"/>
          </w:divBdr>
        </w:div>
        <w:div w:id="667364805">
          <w:marLeft w:val="0"/>
          <w:marRight w:val="0"/>
          <w:marTop w:val="0"/>
          <w:marBottom w:val="0"/>
          <w:divBdr>
            <w:top w:val="none" w:sz="0" w:space="0" w:color="auto"/>
            <w:left w:val="none" w:sz="0" w:space="0" w:color="auto"/>
            <w:bottom w:val="none" w:sz="0" w:space="0" w:color="auto"/>
            <w:right w:val="none" w:sz="0" w:space="0" w:color="auto"/>
          </w:divBdr>
        </w:div>
        <w:div w:id="1893151990">
          <w:marLeft w:val="0"/>
          <w:marRight w:val="0"/>
          <w:marTop w:val="0"/>
          <w:marBottom w:val="0"/>
          <w:divBdr>
            <w:top w:val="none" w:sz="0" w:space="0" w:color="auto"/>
            <w:left w:val="none" w:sz="0" w:space="0" w:color="auto"/>
            <w:bottom w:val="none" w:sz="0" w:space="0" w:color="auto"/>
            <w:right w:val="none" w:sz="0" w:space="0" w:color="auto"/>
          </w:divBdr>
        </w:div>
        <w:div w:id="1668628526">
          <w:marLeft w:val="0"/>
          <w:marRight w:val="0"/>
          <w:marTop w:val="0"/>
          <w:marBottom w:val="0"/>
          <w:divBdr>
            <w:top w:val="none" w:sz="0" w:space="0" w:color="auto"/>
            <w:left w:val="none" w:sz="0" w:space="0" w:color="auto"/>
            <w:bottom w:val="none" w:sz="0" w:space="0" w:color="auto"/>
            <w:right w:val="none" w:sz="0" w:space="0" w:color="auto"/>
          </w:divBdr>
        </w:div>
        <w:div w:id="1022436444">
          <w:marLeft w:val="0"/>
          <w:marRight w:val="0"/>
          <w:marTop w:val="0"/>
          <w:marBottom w:val="0"/>
          <w:divBdr>
            <w:top w:val="none" w:sz="0" w:space="0" w:color="auto"/>
            <w:left w:val="none" w:sz="0" w:space="0" w:color="auto"/>
            <w:bottom w:val="none" w:sz="0" w:space="0" w:color="auto"/>
            <w:right w:val="none" w:sz="0" w:space="0" w:color="auto"/>
          </w:divBdr>
        </w:div>
        <w:div w:id="1604606078">
          <w:marLeft w:val="0"/>
          <w:marRight w:val="0"/>
          <w:marTop w:val="0"/>
          <w:marBottom w:val="0"/>
          <w:divBdr>
            <w:top w:val="none" w:sz="0" w:space="0" w:color="auto"/>
            <w:left w:val="none" w:sz="0" w:space="0" w:color="auto"/>
            <w:bottom w:val="none" w:sz="0" w:space="0" w:color="auto"/>
            <w:right w:val="none" w:sz="0" w:space="0" w:color="auto"/>
          </w:divBdr>
        </w:div>
        <w:div w:id="1809741525">
          <w:marLeft w:val="0"/>
          <w:marRight w:val="0"/>
          <w:marTop w:val="0"/>
          <w:marBottom w:val="0"/>
          <w:divBdr>
            <w:top w:val="none" w:sz="0" w:space="0" w:color="auto"/>
            <w:left w:val="none" w:sz="0" w:space="0" w:color="auto"/>
            <w:bottom w:val="none" w:sz="0" w:space="0" w:color="auto"/>
            <w:right w:val="none" w:sz="0" w:space="0" w:color="auto"/>
          </w:divBdr>
        </w:div>
        <w:div w:id="1874464242">
          <w:marLeft w:val="0"/>
          <w:marRight w:val="0"/>
          <w:marTop w:val="0"/>
          <w:marBottom w:val="0"/>
          <w:divBdr>
            <w:top w:val="none" w:sz="0" w:space="0" w:color="auto"/>
            <w:left w:val="none" w:sz="0" w:space="0" w:color="auto"/>
            <w:bottom w:val="none" w:sz="0" w:space="0" w:color="auto"/>
            <w:right w:val="none" w:sz="0" w:space="0" w:color="auto"/>
          </w:divBdr>
        </w:div>
        <w:div w:id="9991045">
          <w:marLeft w:val="0"/>
          <w:marRight w:val="0"/>
          <w:marTop w:val="0"/>
          <w:marBottom w:val="0"/>
          <w:divBdr>
            <w:top w:val="none" w:sz="0" w:space="0" w:color="auto"/>
            <w:left w:val="none" w:sz="0" w:space="0" w:color="auto"/>
            <w:bottom w:val="none" w:sz="0" w:space="0" w:color="auto"/>
            <w:right w:val="none" w:sz="0" w:space="0" w:color="auto"/>
          </w:divBdr>
        </w:div>
        <w:div w:id="1809546183">
          <w:marLeft w:val="0"/>
          <w:marRight w:val="0"/>
          <w:marTop w:val="0"/>
          <w:marBottom w:val="0"/>
          <w:divBdr>
            <w:top w:val="none" w:sz="0" w:space="0" w:color="auto"/>
            <w:left w:val="none" w:sz="0" w:space="0" w:color="auto"/>
            <w:bottom w:val="none" w:sz="0" w:space="0" w:color="auto"/>
            <w:right w:val="none" w:sz="0" w:space="0" w:color="auto"/>
          </w:divBdr>
        </w:div>
        <w:div w:id="901211208">
          <w:marLeft w:val="0"/>
          <w:marRight w:val="0"/>
          <w:marTop w:val="0"/>
          <w:marBottom w:val="0"/>
          <w:divBdr>
            <w:top w:val="none" w:sz="0" w:space="0" w:color="auto"/>
            <w:left w:val="none" w:sz="0" w:space="0" w:color="auto"/>
            <w:bottom w:val="none" w:sz="0" w:space="0" w:color="auto"/>
            <w:right w:val="none" w:sz="0" w:space="0" w:color="auto"/>
          </w:divBdr>
        </w:div>
        <w:div w:id="975910309">
          <w:marLeft w:val="0"/>
          <w:marRight w:val="0"/>
          <w:marTop w:val="0"/>
          <w:marBottom w:val="0"/>
          <w:divBdr>
            <w:top w:val="none" w:sz="0" w:space="0" w:color="auto"/>
            <w:left w:val="none" w:sz="0" w:space="0" w:color="auto"/>
            <w:bottom w:val="none" w:sz="0" w:space="0" w:color="auto"/>
            <w:right w:val="none" w:sz="0" w:space="0" w:color="auto"/>
          </w:divBdr>
        </w:div>
        <w:div w:id="439380100">
          <w:marLeft w:val="0"/>
          <w:marRight w:val="0"/>
          <w:marTop w:val="0"/>
          <w:marBottom w:val="0"/>
          <w:divBdr>
            <w:top w:val="none" w:sz="0" w:space="0" w:color="auto"/>
            <w:left w:val="none" w:sz="0" w:space="0" w:color="auto"/>
            <w:bottom w:val="none" w:sz="0" w:space="0" w:color="auto"/>
            <w:right w:val="none" w:sz="0" w:space="0" w:color="auto"/>
          </w:divBdr>
        </w:div>
        <w:div w:id="643004778">
          <w:marLeft w:val="0"/>
          <w:marRight w:val="0"/>
          <w:marTop w:val="0"/>
          <w:marBottom w:val="0"/>
          <w:divBdr>
            <w:top w:val="none" w:sz="0" w:space="0" w:color="auto"/>
            <w:left w:val="none" w:sz="0" w:space="0" w:color="auto"/>
            <w:bottom w:val="none" w:sz="0" w:space="0" w:color="auto"/>
            <w:right w:val="none" w:sz="0" w:space="0" w:color="auto"/>
          </w:divBdr>
        </w:div>
        <w:div w:id="116223809">
          <w:marLeft w:val="0"/>
          <w:marRight w:val="0"/>
          <w:marTop w:val="0"/>
          <w:marBottom w:val="0"/>
          <w:divBdr>
            <w:top w:val="none" w:sz="0" w:space="0" w:color="auto"/>
            <w:left w:val="none" w:sz="0" w:space="0" w:color="auto"/>
            <w:bottom w:val="none" w:sz="0" w:space="0" w:color="auto"/>
            <w:right w:val="none" w:sz="0" w:space="0" w:color="auto"/>
          </w:divBdr>
        </w:div>
        <w:div w:id="805783449">
          <w:marLeft w:val="0"/>
          <w:marRight w:val="0"/>
          <w:marTop w:val="0"/>
          <w:marBottom w:val="0"/>
          <w:divBdr>
            <w:top w:val="none" w:sz="0" w:space="0" w:color="auto"/>
            <w:left w:val="none" w:sz="0" w:space="0" w:color="auto"/>
            <w:bottom w:val="none" w:sz="0" w:space="0" w:color="auto"/>
            <w:right w:val="none" w:sz="0" w:space="0" w:color="auto"/>
          </w:divBdr>
        </w:div>
        <w:div w:id="1172330816">
          <w:marLeft w:val="0"/>
          <w:marRight w:val="0"/>
          <w:marTop w:val="0"/>
          <w:marBottom w:val="0"/>
          <w:divBdr>
            <w:top w:val="none" w:sz="0" w:space="0" w:color="auto"/>
            <w:left w:val="none" w:sz="0" w:space="0" w:color="auto"/>
            <w:bottom w:val="none" w:sz="0" w:space="0" w:color="auto"/>
            <w:right w:val="none" w:sz="0" w:space="0" w:color="auto"/>
          </w:divBdr>
        </w:div>
        <w:div w:id="245699081">
          <w:marLeft w:val="0"/>
          <w:marRight w:val="0"/>
          <w:marTop w:val="0"/>
          <w:marBottom w:val="0"/>
          <w:divBdr>
            <w:top w:val="none" w:sz="0" w:space="0" w:color="auto"/>
            <w:left w:val="none" w:sz="0" w:space="0" w:color="auto"/>
            <w:bottom w:val="none" w:sz="0" w:space="0" w:color="auto"/>
            <w:right w:val="none" w:sz="0" w:space="0" w:color="auto"/>
          </w:divBdr>
        </w:div>
        <w:div w:id="1868331307">
          <w:marLeft w:val="0"/>
          <w:marRight w:val="0"/>
          <w:marTop w:val="0"/>
          <w:marBottom w:val="0"/>
          <w:divBdr>
            <w:top w:val="none" w:sz="0" w:space="0" w:color="auto"/>
            <w:left w:val="none" w:sz="0" w:space="0" w:color="auto"/>
            <w:bottom w:val="none" w:sz="0" w:space="0" w:color="auto"/>
            <w:right w:val="none" w:sz="0" w:space="0" w:color="auto"/>
          </w:divBdr>
        </w:div>
        <w:div w:id="410465211">
          <w:marLeft w:val="0"/>
          <w:marRight w:val="0"/>
          <w:marTop w:val="0"/>
          <w:marBottom w:val="0"/>
          <w:divBdr>
            <w:top w:val="none" w:sz="0" w:space="0" w:color="auto"/>
            <w:left w:val="none" w:sz="0" w:space="0" w:color="auto"/>
            <w:bottom w:val="none" w:sz="0" w:space="0" w:color="auto"/>
            <w:right w:val="none" w:sz="0" w:space="0" w:color="auto"/>
          </w:divBdr>
        </w:div>
        <w:div w:id="616370119">
          <w:marLeft w:val="0"/>
          <w:marRight w:val="0"/>
          <w:marTop w:val="0"/>
          <w:marBottom w:val="0"/>
          <w:divBdr>
            <w:top w:val="none" w:sz="0" w:space="0" w:color="auto"/>
            <w:left w:val="none" w:sz="0" w:space="0" w:color="auto"/>
            <w:bottom w:val="none" w:sz="0" w:space="0" w:color="auto"/>
            <w:right w:val="none" w:sz="0" w:space="0" w:color="auto"/>
          </w:divBdr>
        </w:div>
        <w:div w:id="1234848288">
          <w:marLeft w:val="0"/>
          <w:marRight w:val="0"/>
          <w:marTop w:val="0"/>
          <w:marBottom w:val="0"/>
          <w:divBdr>
            <w:top w:val="none" w:sz="0" w:space="0" w:color="auto"/>
            <w:left w:val="none" w:sz="0" w:space="0" w:color="auto"/>
            <w:bottom w:val="none" w:sz="0" w:space="0" w:color="auto"/>
            <w:right w:val="none" w:sz="0" w:space="0" w:color="auto"/>
          </w:divBdr>
        </w:div>
        <w:div w:id="1371764774">
          <w:marLeft w:val="0"/>
          <w:marRight w:val="0"/>
          <w:marTop w:val="0"/>
          <w:marBottom w:val="0"/>
          <w:divBdr>
            <w:top w:val="none" w:sz="0" w:space="0" w:color="auto"/>
            <w:left w:val="none" w:sz="0" w:space="0" w:color="auto"/>
            <w:bottom w:val="none" w:sz="0" w:space="0" w:color="auto"/>
            <w:right w:val="none" w:sz="0" w:space="0" w:color="auto"/>
          </w:divBdr>
        </w:div>
        <w:div w:id="1747800740">
          <w:marLeft w:val="0"/>
          <w:marRight w:val="0"/>
          <w:marTop w:val="0"/>
          <w:marBottom w:val="0"/>
          <w:divBdr>
            <w:top w:val="none" w:sz="0" w:space="0" w:color="auto"/>
            <w:left w:val="none" w:sz="0" w:space="0" w:color="auto"/>
            <w:bottom w:val="none" w:sz="0" w:space="0" w:color="auto"/>
            <w:right w:val="none" w:sz="0" w:space="0" w:color="auto"/>
          </w:divBdr>
        </w:div>
        <w:div w:id="1815491261">
          <w:marLeft w:val="0"/>
          <w:marRight w:val="0"/>
          <w:marTop w:val="0"/>
          <w:marBottom w:val="0"/>
          <w:divBdr>
            <w:top w:val="none" w:sz="0" w:space="0" w:color="auto"/>
            <w:left w:val="none" w:sz="0" w:space="0" w:color="auto"/>
            <w:bottom w:val="none" w:sz="0" w:space="0" w:color="auto"/>
            <w:right w:val="none" w:sz="0" w:space="0" w:color="auto"/>
          </w:divBdr>
        </w:div>
        <w:div w:id="149712282">
          <w:marLeft w:val="0"/>
          <w:marRight w:val="0"/>
          <w:marTop w:val="0"/>
          <w:marBottom w:val="0"/>
          <w:divBdr>
            <w:top w:val="none" w:sz="0" w:space="0" w:color="auto"/>
            <w:left w:val="none" w:sz="0" w:space="0" w:color="auto"/>
            <w:bottom w:val="none" w:sz="0" w:space="0" w:color="auto"/>
            <w:right w:val="none" w:sz="0" w:space="0" w:color="auto"/>
          </w:divBdr>
        </w:div>
        <w:div w:id="1468162846">
          <w:marLeft w:val="0"/>
          <w:marRight w:val="0"/>
          <w:marTop w:val="0"/>
          <w:marBottom w:val="0"/>
          <w:divBdr>
            <w:top w:val="none" w:sz="0" w:space="0" w:color="auto"/>
            <w:left w:val="none" w:sz="0" w:space="0" w:color="auto"/>
            <w:bottom w:val="none" w:sz="0" w:space="0" w:color="auto"/>
            <w:right w:val="none" w:sz="0" w:space="0" w:color="auto"/>
          </w:divBdr>
        </w:div>
        <w:div w:id="247930775">
          <w:marLeft w:val="0"/>
          <w:marRight w:val="0"/>
          <w:marTop w:val="0"/>
          <w:marBottom w:val="0"/>
          <w:divBdr>
            <w:top w:val="none" w:sz="0" w:space="0" w:color="auto"/>
            <w:left w:val="none" w:sz="0" w:space="0" w:color="auto"/>
            <w:bottom w:val="none" w:sz="0" w:space="0" w:color="auto"/>
            <w:right w:val="none" w:sz="0" w:space="0" w:color="auto"/>
          </w:divBdr>
        </w:div>
        <w:div w:id="1884827301">
          <w:marLeft w:val="0"/>
          <w:marRight w:val="0"/>
          <w:marTop w:val="0"/>
          <w:marBottom w:val="0"/>
          <w:divBdr>
            <w:top w:val="none" w:sz="0" w:space="0" w:color="auto"/>
            <w:left w:val="none" w:sz="0" w:space="0" w:color="auto"/>
            <w:bottom w:val="none" w:sz="0" w:space="0" w:color="auto"/>
            <w:right w:val="none" w:sz="0" w:space="0" w:color="auto"/>
          </w:divBdr>
        </w:div>
        <w:div w:id="297498236">
          <w:marLeft w:val="0"/>
          <w:marRight w:val="0"/>
          <w:marTop w:val="0"/>
          <w:marBottom w:val="0"/>
          <w:divBdr>
            <w:top w:val="none" w:sz="0" w:space="0" w:color="auto"/>
            <w:left w:val="none" w:sz="0" w:space="0" w:color="auto"/>
            <w:bottom w:val="none" w:sz="0" w:space="0" w:color="auto"/>
            <w:right w:val="none" w:sz="0" w:space="0" w:color="auto"/>
          </w:divBdr>
        </w:div>
        <w:div w:id="525363278">
          <w:marLeft w:val="0"/>
          <w:marRight w:val="0"/>
          <w:marTop w:val="0"/>
          <w:marBottom w:val="0"/>
          <w:divBdr>
            <w:top w:val="none" w:sz="0" w:space="0" w:color="auto"/>
            <w:left w:val="none" w:sz="0" w:space="0" w:color="auto"/>
            <w:bottom w:val="none" w:sz="0" w:space="0" w:color="auto"/>
            <w:right w:val="none" w:sz="0" w:space="0" w:color="auto"/>
          </w:divBdr>
        </w:div>
        <w:div w:id="523636326">
          <w:marLeft w:val="0"/>
          <w:marRight w:val="0"/>
          <w:marTop w:val="0"/>
          <w:marBottom w:val="0"/>
          <w:divBdr>
            <w:top w:val="none" w:sz="0" w:space="0" w:color="auto"/>
            <w:left w:val="none" w:sz="0" w:space="0" w:color="auto"/>
            <w:bottom w:val="none" w:sz="0" w:space="0" w:color="auto"/>
            <w:right w:val="none" w:sz="0" w:space="0" w:color="auto"/>
          </w:divBdr>
        </w:div>
        <w:div w:id="1911696720">
          <w:marLeft w:val="0"/>
          <w:marRight w:val="0"/>
          <w:marTop w:val="0"/>
          <w:marBottom w:val="0"/>
          <w:divBdr>
            <w:top w:val="none" w:sz="0" w:space="0" w:color="auto"/>
            <w:left w:val="none" w:sz="0" w:space="0" w:color="auto"/>
            <w:bottom w:val="none" w:sz="0" w:space="0" w:color="auto"/>
            <w:right w:val="none" w:sz="0" w:space="0" w:color="auto"/>
          </w:divBdr>
        </w:div>
        <w:div w:id="1834640585">
          <w:marLeft w:val="0"/>
          <w:marRight w:val="0"/>
          <w:marTop w:val="0"/>
          <w:marBottom w:val="0"/>
          <w:divBdr>
            <w:top w:val="none" w:sz="0" w:space="0" w:color="auto"/>
            <w:left w:val="none" w:sz="0" w:space="0" w:color="auto"/>
            <w:bottom w:val="none" w:sz="0" w:space="0" w:color="auto"/>
            <w:right w:val="none" w:sz="0" w:space="0" w:color="auto"/>
          </w:divBdr>
        </w:div>
        <w:div w:id="657612049">
          <w:marLeft w:val="0"/>
          <w:marRight w:val="0"/>
          <w:marTop w:val="0"/>
          <w:marBottom w:val="0"/>
          <w:divBdr>
            <w:top w:val="none" w:sz="0" w:space="0" w:color="auto"/>
            <w:left w:val="none" w:sz="0" w:space="0" w:color="auto"/>
            <w:bottom w:val="none" w:sz="0" w:space="0" w:color="auto"/>
            <w:right w:val="none" w:sz="0" w:space="0" w:color="auto"/>
          </w:divBdr>
        </w:div>
        <w:div w:id="1813868165">
          <w:marLeft w:val="0"/>
          <w:marRight w:val="0"/>
          <w:marTop w:val="0"/>
          <w:marBottom w:val="0"/>
          <w:divBdr>
            <w:top w:val="none" w:sz="0" w:space="0" w:color="auto"/>
            <w:left w:val="none" w:sz="0" w:space="0" w:color="auto"/>
            <w:bottom w:val="none" w:sz="0" w:space="0" w:color="auto"/>
            <w:right w:val="none" w:sz="0" w:space="0" w:color="auto"/>
          </w:divBdr>
        </w:div>
        <w:div w:id="2139717170">
          <w:marLeft w:val="0"/>
          <w:marRight w:val="0"/>
          <w:marTop w:val="0"/>
          <w:marBottom w:val="0"/>
          <w:divBdr>
            <w:top w:val="none" w:sz="0" w:space="0" w:color="auto"/>
            <w:left w:val="none" w:sz="0" w:space="0" w:color="auto"/>
            <w:bottom w:val="none" w:sz="0" w:space="0" w:color="auto"/>
            <w:right w:val="none" w:sz="0" w:space="0" w:color="auto"/>
          </w:divBdr>
        </w:div>
        <w:div w:id="1828399888">
          <w:marLeft w:val="0"/>
          <w:marRight w:val="0"/>
          <w:marTop w:val="0"/>
          <w:marBottom w:val="0"/>
          <w:divBdr>
            <w:top w:val="none" w:sz="0" w:space="0" w:color="auto"/>
            <w:left w:val="none" w:sz="0" w:space="0" w:color="auto"/>
            <w:bottom w:val="none" w:sz="0" w:space="0" w:color="auto"/>
            <w:right w:val="none" w:sz="0" w:space="0" w:color="auto"/>
          </w:divBdr>
        </w:div>
        <w:div w:id="688263579">
          <w:marLeft w:val="0"/>
          <w:marRight w:val="0"/>
          <w:marTop w:val="0"/>
          <w:marBottom w:val="0"/>
          <w:divBdr>
            <w:top w:val="none" w:sz="0" w:space="0" w:color="auto"/>
            <w:left w:val="none" w:sz="0" w:space="0" w:color="auto"/>
            <w:bottom w:val="none" w:sz="0" w:space="0" w:color="auto"/>
            <w:right w:val="none" w:sz="0" w:space="0" w:color="auto"/>
          </w:divBdr>
        </w:div>
        <w:div w:id="1995453766">
          <w:marLeft w:val="0"/>
          <w:marRight w:val="0"/>
          <w:marTop w:val="0"/>
          <w:marBottom w:val="0"/>
          <w:divBdr>
            <w:top w:val="none" w:sz="0" w:space="0" w:color="auto"/>
            <w:left w:val="none" w:sz="0" w:space="0" w:color="auto"/>
            <w:bottom w:val="none" w:sz="0" w:space="0" w:color="auto"/>
            <w:right w:val="none" w:sz="0" w:space="0" w:color="auto"/>
          </w:divBdr>
        </w:div>
        <w:div w:id="1222710884">
          <w:marLeft w:val="0"/>
          <w:marRight w:val="0"/>
          <w:marTop w:val="0"/>
          <w:marBottom w:val="0"/>
          <w:divBdr>
            <w:top w:val="none" w:sz="0" w:space="0" w:color="auto"/>
            <w:left w:val="none" w:sz="0" w:space="0" w:color="auto"/>
            <w:bottom w:val="none" w:sz="0" w:space="0" w:color="auto"/>
            <w:right w:val="none" w:sz="0" w:space="0" w:color="auto"/>
          </w:divBdr>
        </w:div>
        <w:div w:id="262882725">
          <w:marLeft w:val="0"/>
          <w:marRight w:val="0"/>
          <w:marTop w:val="0"/>
          <w:marBottom w:val="0"/>
          <w:divBdr>
            <w:top w:val="none" w:sz="0" w:space="0" w:color="auto"/>
            <w:left w:val="none" w:sz="0" w:space="0" w:color="auto"/>
            <w:bottom w:val="none" w:sz="0" w:space="0" w:color="auto"/>
            <w:right w:val="none" w:sz="0" w:space="0" w:color="auto"/>
          </w:divBdr>
        </w:div>
        <w:div w:id="1525747754">
          <w:marLeft w:val="0"/>
          <w:marRight w:val="0"/>
          <w:marTop w:val="0"/>
          <w:marBottom w:val="0"/>
          <w:divBdr>
            <w:top w:val="none" w:sz="0" w:space="0" w:color="auto"/>
            <w:left w:val="none" w:sz="0" w:space="0" w:color="auto"/>
            <w:bottom w:val="none" w:sz="0" w:space="0" w:color="auto"/>
            <w:right w:val="none" w:sz="0" w:space="0" w:color="auto"/>
          </w:divBdr>
        </w:div>
        <w:div w:id="437261055">
          <w:marLeft w:val="0"/>
          <w:marRight w:val="0"/>
          <w:marTop w:val="0"/>
          <w:marBottom w:val="0"/>
          <w:divBdr>
            <w:top w:val="none" w:sz="0" w:space="0" w:color="auto"/>
            <w:left w:val="none" w:sz="0" w:space="0" w:color="auto"/>
            <w:bottom w:val="none" w:sz="0" w:space="0" w:color="auto"/>
            <w:right w:val="none" w:sz="0" w:space="0" w:color="auto"/>
          </w:divBdr>
        </w:div>
        <w:div w:id="1595671028">
          <w:marLeft w:val="0"/>
          <w:marRight w:val="0"/>
          <w:marTop w:val="0"/>
          <w:marBottom w:val="0"/>
          <w:divBdr>
            <w:top w:val="none" w:sz="0" w:space="0" w:color="auto"/>
            <w:left w:val="none" w:sz="0" w:space="0" w:color="auto"/>
            <w:bottom w:val="none" w:sz="0" w:space="0" w:color="auto"/>
            <w:right w:val="none" w:sz="0" w:space="0" w:color="auto"/>
          </w:divBdr>
        </w:div>
        <w:div w:id="1909418861">
          <w:marLeft w:val="0"/>
          <w:marRight w:val="0"/>
          <w:marTop w:val="0"/>
          <w:marBottom w:val="0"/>
          <w:divBdr>
            <w:top w:val="none" w:sz="0" w:space="0" w:color="auto"/>
            <w:left w:val="none" w:sz="0" w:space="0" w:color="auto"/>
            <w:bottom w:val="none" w:sz="0" w:space="0" w:color="auto"/>
            <w:right w:val="none" w:sz="0" w:space="0" w:color="auto"/>
          </w:divBdr>
        </w:div>
        <w:div w:id="1623270934">
          <w:marLeft w:val="0"/>
          <w:marRight w:val="0"/>
          <w:marTop w:val="0"/>
          <w:marBottom w:val="0"/>
          <w:divBdr>
            <w:top w:val="none" w:sz="0" w:space="0" w:color="auto"/>
            <w:left w:val="none" w:sz="0" w:space="0" w:color="auto"/>
            <w:bottom w:val="none" w:sz="0" w:space="0" w:color="auto"/>
            <w:right w:val="none" w:sz="0" w:space="0" w:color="auto"/>
          </w:divBdr>
        </w:div>
        <w:div w:id="824710352">
          <w:marLeft w:val="0"/>
          <w:marRight w:val="0"/>
          <w:marTop w:val="0"/>
          <w:marBottom w:val="0"/>
          <w:divBdr>
            <w:top w:val="none" w:sz="0" w:space="0" w:color="auto"/>
            <w:left w:val="none" w:sz="0" w:space="0" w:color="auto"/>
            <w:bottom w:val="none" w:sz="0" w:space="0" w:color="auto"/>
            <w:right w:val="none" w:sz="0" w:space="0" w:color="auto"/>
          </w:divBdr>
        </w:div>
        <w:div w:id="1857842140">
          <w:marLeft w:val="0"/>
          <w:marRight w:val="0"/>
          <w:marTop w:val="0"/>
          <w:marBottom w:val="0"/>
          <w:divBdr>
            <w:top w:val="none" w:sz="0" w:space="0" w:color="auto"/>
            <w:left w:val="none" w:sz="0" w:space="0" w:color="auto"/>
            <w:bottom w:val="none" w:sz="0" w:space="0" w:color="auto"/>
            <w:right w:val="none" w:sz="0" w:space="0" w:color="auto"/>
          </w:divBdr>
        </w:div>
        <w:div w:id="1959602627">
          <w:marLeft w:val="0"/>
          <w:marRight w:val="0"/>
          <w:marTop w:val="0"/>
          <w:marBottom w:val="0"/>
          <w:divBdr>
            <w:top w:val="none" w:sz="0" w:space="0" w:color="auto"/>
            <w:left w:val="none" w:sz="0" w:space="0" w:color="auto"/>
            <w:bottom w:val="none" w:sz="0" w:space="0" w:color="auto"/>
            <w:right w:val="none" w:sz="0" w:space="0" w:color="auto"/>
          </w:divBdr>
        </w:div>
        <w:div w:id="621304574">
          <w:marLeft w:val="0"/>
          <w:marRight w:val="0"/>
          <w:marTop w:val="0"/>
          <w:marBottom w:val="0"/>
          <w:divBdr>
            <w:top w:val="none" w:sz="0" w:space="0" w:color="auto"/>
            <w:left w:val="none" w:sz="0" w:space="0" w:color="auto"/>
            <w:bottom w:val="none" w:sz="0" w:space="0" w:color="auto"/>
            <w:right w:val="none" w:sz="0" w:space="0" w:color="auto"/>
          </w:divBdr>
        </w:div>
        <w:div w:id="1605383218">
          <w:marLeft w:val="0"/>
          <w:marRight w:val="0"/>
          <w:marTop w:val="0"/>
          <w:marBottom w:val="0"/>
          <w:divBdr>
            <w:top w:val="none" w:sz="0" w:space="0" w:color="auto"/>
            <w:left w:val="none" w:sz="0" w:space="0" w:color="auto"/>
            <w:bottom w:val="none" w:sz="0" w:space="0" w:color="auto"/>
            <w:right w:val="none" w:sz="0" w:space="0" w:color="auto"/>
          </w:divBdr>
        </w:div>
        <w:div w:id="1744790828">
          <w:marLeft w:val="0"/>
          <w:marRight w:val="0"/>
          <w:marTop w:val="0"/>
          <w:marBottom w:val="0"/>
          <w:divBdr>
            <w:top w:val="none" w:sz="0" w:space="0" w:color="auto"/>
            <w:left w:val="none" w:sz="0" w:space="0" w:color="auto"/>
            <w:bottom w:val="none" w:sz="0" w:space="0" w:color="auto"/>
            <w:right w:val="none" w:sz="0" w:space="0" w:color="auto"/>
          </w:divBdr>
        </w:div>
        <w:div w:id="2095273931">
          <w:marLeft w:val="0"/>
          <w:marRight w:val="0"/>
          <w:marTop w:val="0"/>
          <w:marBottom w:val="0"/>
          <w:divBdr>
            <w:top w:val="none" w:sz="0" w:space="0" w:color="auto"/>
            <w:left w:val="none" w:sz="0" w:space="0" w:color="auto"/>
            <w:bottom w:val="none" w:sz="0" w:space="0" w:color="auto"/>
            <w:right w:val="none" w:sz="0" w:space="0" w:color="auto"/>
          </w:divBdr>
        </w:div>
        <w:div w:id="463155751">
          <w:marLeft w:val="0"/>
          <w:marRight w:val="0"/>
          <w:marTop w:val="0"/>
          <w:marBottom w:val="0"/>
          <w:divBdr>
            <w:top w:val="none" w:sz="0" w:space="0" w:color="auto"/>
            <w:left w:val="none" w:sz="0" w:space="0" w:color="auto"/>
            <w:bottom w:val="none" w:sz="0" w:space="0" w:color="auto"/>
            <w:right w:val="none" w:sz="0" w:space="0" w:color="auto"/>
          </w:divBdr>
        </w:div>
        <w:div w:id="132987816">
          <w:marLeft w:val="0"/>
          <w:marRight w:val="0"/>
          <w:marTop w:val="0"/>
          <w:marBottom w:val="0"/>
          <w:divBdr>
            <w:top w:val="none" w:sz="0" w:space="0" w:color="auto"/>
            <w:left w:val="none" w:sz="0" w:space="0" w:color="auto"/>
            <w:bottom w:val="none" w:sz="0" w:space="0" w:color="auto"/>
            <w:right w:val="none" w:sz="0" w:space="0" w:color="auto"/>
          </w:divBdr>
        </w:div>
        <w:div w:id="747507846">
          <w:marLeft w:val="0"/>
          <w:marRight w:val="0"/>
          <w:marTop w:val="0"/>
          <w:marBottom w:val="0"/>
          <w:divBdr>
            <w:top w:val="none" w:sz="0" w:space="0" w:color="auto"/>
            <w:left w:val="none" w:sz="0" w:space="0" w:color="auto"/>
            <w:bottom w:val="none" w:sz="0" w:space="0" w:color="auto"/>
            <w:right w:val="none" w:sz="0" w:space="0" w:color="auto"/>
          </w:divBdr>
        </w:div>
        <w:div w:id="1612513931">
          <w:marLeft w:val="0"/>
          <w:marRight w:val="0"/>
          <w:marTop w:val="0"/>
          <w:marBottom w:val="0"/>
          <w:divBdr>
            <w:top w:val="none" w:sz="0" w:space="0" w:color="auto"/>
            <w:left w:val="none" w:sz="0" w:space="0" w:color="auto"/>
            <w:bottom w:val="none" w:sz="0" w:space="0" w:color="auto"/>
            <w:right w:val="none" w:sz="0" w:space="0" w:color="auto"/>
          </w:divBdr>
        </w:div>
        <w:div w:id="508059775">
          <w:marLeft w:val="0"/>
          <w:marRight w:val="0"/>
          <w:marTop w:val="0"/>
          <w:marBottom w:val="0"/>
          <w:divBdr>
            <w:top w:val="none" w:sz="0" w:space="0" w:color="auto"/>
            <w:left w:val="none" w:sz="0" w:space="0" w:color="auto"/>
            <w:bottom w:val="none" w:sz="0" w:space="0" w:color="auto"/>
            <w:right w:val="none" w:sz="0" w:space="0" w:color="auto"/>
          </w:divBdr>
        </w:div>
        <w:div w:id="166478242">
          <w:marLeft w:val="0"/>
          <w:marRight w:val="0"/>
          <w:marTop w:val="0"/>
          <w:marBottom w:val="0"/>
          <w:divBdr>
            <w:top w:val="none" w:sz="0" w:space="0" w:color="auto"/>
            <w:left w:val="none" w:sz="0" w:space="0" w:color="auto"/>
            <w:bottom w:val="none" w:sz="0" w:space="0" w:color="auto"/>
            <w:right w:val="none" w:sz="0" w:space="0" w:color="auto"/>
          </w:divBdr>
        </w:div>
        <w:div w:id="2096053935">
          <w:marLeft w:val="0"/>
          <w:marRight w:val="0"/>
          <w:marTop w:val="0"/>
          <w:marBottom w:val="0"/>
          <w:divBdr>
            <w:top w:val="none" w:sz="0" w:space="0" w:color="auto"/>
            <w:left w:val="none" w:sz="0" w:space="0" w:color="auto"/>
            <w:bottom w:val="none" w:sz="0" w:space="0" w:color="auto"/>
            <w:right w:val="none" w:sz="0" w:space="0" w:color="auto"/>
          </w:divBdr>
        </w:div>
        <w:div w:id="1651517860">
          <w:marLeft w:val="0"/>
          <w:marRight w:val="0"/>
          <w:marTop w:val="0"/>
          <w:marBottom w:val="0"/>
          <w:divBdr>
            <w:top w:val="none" w:sz="0" w:space="0" w:color="auto"/>
            <w:left w:val="none" w:sz="0" w:space="0" w:color="auto"/>
            <w:bottom w:val="none" w:sz="0" w:space="0" w:color="auto"/>
            <w:right w:val="none" w:sz="0" w:space="0" w:color="auto"/>
          </w:divBdr>
        </w:div>
        <w:div w:id="423888894">
          <w:marLeft w:val="0"/>
          <w:marRight w:val="0"/>
          <w:marTop w:val="0"/>
          <w:marBottom w:val="0"/>
          <w:divBdr>
            <w:top w:val="none" w:sz="0" w:space="0" w:color="auto"/>
            <w:left w:val="none" w:sz="0" w:space="0" w:color="auto"/>
            <w:bottom w:val="none" w:sz="0" w:space="0" w:color="auto"/>
            <w:right w:val="none" w:sz="0" w:space="0" w:color="auto"/>
          </w:divBdr>
        </w:div>
        <w:div w:id="580796231">
          <w:marLeft w:val="0"/>
          <w:marRight w:val="0"/>
          <w:marTop w:val="0"/>
          <w:marBottom w:val="0"/>
          <w:divBdr>
            <w:top w:val="none" w:sz="0" w:space="0" w:color="auto"/>
            <w:left w:val="none" w:sz="0" w:space="0" w:color="auto"/>
            <w:bottom w:val="none" w:sz="0" w:space="0" w:color="auto"/>
            <w:right w:val="none" w:sz="0" w:space="0" w:color="auto"/>
          </w:divBdr>
        </w:div>
        <w:div w:id="543518540">
          <w:marLeft w:val="0"/>
          <w:marRight w:val="0"/>
          <w:marTop w:val="0"/>
          <w:marBottom w:val="0"/>
          <w:divBdr>
            <w:top w:val="none" w:sz="0" w:space="0" w:color="auto"/>
            <w:left w:val="none" w:sz="0" w:space="0" w:color="auto"/>
            <w:bottom w:val="none" w:sz="0" w:space="0" w:color="auto"/>
            <w:right w:val="none" w:sz="0" w:space="0" w:color="auto"/>
          </w:divBdr>
        </w:div>
        <w:div w:id="1316765679">
          <w:marLeft w:val="0"/>
          <w:marRight w:val="0"/>
          <w:marTop w:val="0"/>
          <w:marBottom w:val="0"/>
          <w:divBdr>
            <w:top w:val="none" w:sz="0" w:space="0" w:color="auto"/>
            <w:left w:val="none" w:sz="0" w:space="0" w:color="auto"/>
            <w:bottom w:val="none" w:sz="0" w:space="0" w:color="auto"/>
            <w:right w:val="none" w:sz="0" w:space="0" w:color="auto"/>
          </w:divBdr>
        </w:div>
        <w:div w:id="1159345804">
          <w:marLeft w:val="0"/>
          <w:marRight w:val="0"/>
          <w:marTop w:val="0"/>
          <w:marBottom w:val="0"/>
          <w:divBdr>
            <w:top w:val="none" w:sz="0" w:space="0" w:color="auto"/>
            <w:left w:val="none" w:sz="0" w:space="0" w:color="auto"/>
            <w:bottom w:val="none" w:sz="0" w:space="0" w:color="auto"/>
            <w:right w:val="none" w:sz="0" w:space="0" w:color="auto"/>
          </w:divBdr>
        </w:div>
        <w:div w:id="878056274">
          <w:marLeft w:val="0"/>
          <w:marRight w:val="0"/>
          <w:marTop w:val="0"/>
          <w:marBottom w:val="0"/>
          <w:divBdr>
            <w:top w:val="none" w:sz="0" w:space="0" w:color="auto"/>
            <w:left w:val="none" w:sz="0" w:space="0" w:color="auto"/>
            <w:bottom w:val="none" w:sz="0" w:space="0" w:color="auto"/>
            <w:right w:val="none" w:sz="0" w:space="0" w:color="auto"/>
          </w:divBdr>
        </w:div>
        <w:div w:id="1046218579">
          <w:marLeft w:val="0"/>
          <w:marRight w:val="0"/>
          <w:marTop w:val="0"/>
          <w:marBottom w:val="0"/>
          <w:divBdr>
            <w:top w:val="none" w:sz="0" w:space="0" w:color="auto"/>
            <w:left w:val="none" w:sz="0" w:space="0" w:color="auto"/>
            <w:bottom w:val="none" w:sz="0" w:space="0" w:color="auto"/>
            <w:right w:val="none" w:sz="0" w:space="0" w:color="auto"/>
          </w:divBdr>
        </w:div>
        <w:div w:id="275722420">
          <w:marLeft w:val="0"/>
          <w:marRight w:val="0"/>
          <w:marTop w:val="0"/>
          <w:marBottom w:val="0"/>
          <w:divBdr>
            <w:top w:val="none" w:sz="0" w:space="0" w:color="auto"/>
            <w:left w:val="none" w:sz="0" w:space="0" w:color="auto"/>
            <w:bottom w:val="none" w:sz="0" w:space="0" w:color="auto"/>
            <w:right w:val="none" w:sz="0" w:space="0" w:color="auto"/>
          </w:divBdr>
        </w:div>
        <w:div w:id="199050959">
          <w:marLeft w:val="0"/>
          <w:marRight w:val="0"/>
          <w:marTop w:val="0"/>
          <w:marBottom w:val="0"/>
          <w:divBdr>
            <w:top w:val="none" w:sz="0" w:space="0" w:color="auto"/>
            <w:left w:val="none" w:sz="0" w:space="0" w:color="auto"/>
            <w:bottom w:val="none" w:sz="0" w:space="0" w:color="auto"/>
            <w:right w:val="none" w:sz="0" w:space="0" w:color="auto"/>
          </w:divBdr>
        </w:div>
        <w:div w:id="364982354">
          <w:marLeft w:val="0"/>
          <w:marRight w:val="0"/>
          <w:marTop w:val="0"/>
          <w:marBottom w:val="0"/>
          <w:divBdr>
            <w:top w:val="none" w:sz="0" w:space="0" w:color="auto"/>
            <w:left w:val="none" w:sz="0" w:space="0" w:color="auto"/>
            <w:bottom w:val="none" w:sz="0" w:space="0" w:color="auto"/>
            <w:right w:val="none" w:sz="0" w:space="0" w:color="auto"/>
          </w:divBdr>
        </w:div>
        <w:div w:id="1412969427">
          <w:marLeft w:val="0"/>
          <w:marRight w:val="0"/>
          <w:marTop w:val="0"/>
          <w:marBottom w:val="0"/>
          <w:divBdr>
            <w:top w:val="none" w:sz="0" w:space="0" w:color="auto"/>
            <w:left w:val="none" w:sz="0" w:space="0" w:color="auto"/>
            <w:bottom w:val="none" w:sz="0" w:space="0" w:color="auto"/>
            <w:right w:val="none" w:sz="0" w:space="0" w:color="auto"/>
          </w:divBdr>
        </w:div>
        <w:div w:id="1080520782">
          <w:marLeft w:val="0"/>
          <w:marRight w:val="0"/>
          <w:marTop w:val="0"/>
          <w:marBottom w:val="0"/>
          <w:divBdr>
            <w:top w:val="none" w:sz="0" w:space="0" w:color="auto"/>
            <w:left w:val="none" w:sz="0" w:space="0" w:color="auto"/>
            <w:bottom w:val="none" w:sz="0" w:space="0" w:color="auto"/>
            <w:right w:val="none" w:sz="0" w:space="0" w:color="auto"/>
          </w:divBdr>
        </w:div>
        <w:div w:id="364866604">
          <w:marLeft w:val="0"/>
          <w:marRight w:val="0"/>
          <w:marTop w:val="0"/>
          <w:marBottom w:val="0"/>
          <w:divBdr>
            <w:top w:val="none" w:sz="0" w:space="0" w:color="auto"/>
            <w:left w:val="none" w:sz="0" w:space="0" w:color="auto"/>
            <w:bottom w:val="none" w:sz="0" w:space="0" w:color="auto"/>
            <w:right w:val="none" w:sz="0" w:space="0" w:color="auto"/>
          </w:divBdr>
        </w:div>
        <w:div w:id="16929728">
          <w:marLeft w:val="0"/>
          <w:marRight w:val="0"/>
          <w:marTop w:val="0"/>
          <w:marBottom w:val="0"/>
          <w:divBdr>
            <w:top w:val="none" w:sz="0" w:space="0" w:color="auto"/>
            <w:left w:val="none" w:sz="0" w:space="0" w:color="auto"/>
            <w:bottom w:val="none" w:sz="0" w:space="0" w:color="auto"/>
            <w:right w:val="none" w:sz="0" w:space="0" w:color="auto"/>
          </w:divBdr>
        </w:div>
        <w:div w:id="137187085">
          <w:marLeft w:val="0"/>
          <w:marRight w:val="0"/>
          <w:marTop w:val="0"/>
          <w:marBottom w:val="0"/>
          <w:divBdr>
            <w:top w:val="none" w:sz="0" w:space="0" w:color="auto"/>
            <w:left w:val="none" w:sz="0" w:space="0" w:color="auto"/>
            <w:bottom w:val="none" w:sz="0" w:space="0" w:color="auto"/>
            <w:right w:val="none" w:sz="0" w:space="0" w:color="auto"/>
          </w:divBdr>
        </w:div>
        <w:div w:id="1390962046">
          <w:marLeft w:val="0"/>
          <w:marRight w:val="0"/>
          <w:marTop w:val="0"/>
          <w:marBottom w:val="0"/>
          <w:divBdr>
            <w:top w:val="none" w:sz="0" w:space="0" w:color="auto"/>
            <w:left w:val="none" w:sz="0" w:space="0" w:color="auto"/>
            <w:bottom w:val="none" w:sz="0" w:space="0" w:color="auto"/>
            <w:right w:val="none" w:sz="0" w:space="0" w:color="auto"/>
          </w:divBdr>
        </w:div>
        <w:div w:id="824055878">
          <w:marLeft w:val="0"/>
          <w:marRight w:val="0"/>
          <w:marTop w:val="0"/>
          <w:marBottom w:val="0"/>
          <w:divBdr>
            <w:top w:val="none" w:sz="0" w:space="0" w:color="auto"/>
            <w:left w:val="none" w:sz="0" w:space="0" w:color="auto"/>
            <w:bottom w:val="none" w:sz="0" w:space="0" w:color="auto"/>
            <w:right w:val="none" w:sz="0" w:space="0" w:color="auto"/>
          </w:divBdr>
        </w:div>
        <w:div w:id="951015766">
          <w:marLeft w:val="0"/>
          <w:marRight w:val="0"/>
          <w:marTop w:val="0"/>
          <w:marBottom w:val="0"/>
          <w:divBdr>
            <w:top w:val="none" w:sz="0" w:space="0" w:color="auto"/>
            <w:left w:val="none" w:sz="0" w:space="0" w:color="auto"/>
            <w:bottom w:val="none" w:sz="0" w:space="0" w:color="auto"/>
            <w:right w:val="none" w:sz="0" w:space="0" w:color="auto"/>
          </w:divBdr>
        </w:div>
        <w:div w:id="1471243401">
          <w:marLeft w:val="0"/>
          <w:marRight w:val="0"/>
          <w:marTop w:val="0"/>
          <w:marBottom w:val="0"/>
          <w:divBdr>
            <w:top w:val="none" w:sz="0" w:space="0" w:color="auto"/>
            <w:left w:val="none" w:sz="0" w:space="0" w:color="auto"/>
            <w:bottom w:val="none" w:sz="0" w:space="0" w:color="auto"/>
            <w:right w:val="none" w:sz="0" w:space="0" w:color="auto"/>
          </w:divBdr>
        </w:div>
        <w:div w:id="1886721321">
          <w:marLeft w:val="0"/>
          <w:marRight w:val="0"/>
          <w:marTop w:val="0"/>
          <w:marBottom w:val="0"/>
          <w:divBdr>
            <w:top w:val="none" w:sz="0" w:space="0" w:color="auto"/>
            <w:left w:val="none" w:sz="0" w:space="0" w:color="auto"/>
            <w:bottom w:val="none" w:sz="0" w:space="0" w:color="auto"/>
            <w:right w:val="none" w:sz="0" w:space="0" w:color="auto"/>
          </w:divBdr>
        </w:div>
        <w:div w:id="1341737730">
          <w:marLeft w:val="0"/>
          <w:marRight w:val="0"/>
          <w:marTop w:val="0"/>
          <w:marBottom w:val="0"/>
          <w:divBdr>
            <w:top w:val="none" w:sz="0" w:space="0" w:color="auto"/>
            <w:left w:val="none" w:sz="0" w:space="0" w:color="auto"/>
            <w:bottom w:val="none" w:sz="0" w:space="0" w:color="auto"/>
            <w:right w:val="none" w:sz="0" w:space="0" w:color="auto"/>
          </w:divBdr>
        </w:div>
        <w:div w:id="689450904">
          <w:marLeft w:val="0"/>
          <w:marRight w:val="0"/>
          <w:marTop w:val="0"/>
          <w:marBottom w:val="0"/>
          <w:divBdr>
            <w:top w:val="none" w:sz="0" w:space="0" w:color="auto"/>
            <w:left w:val="none" w:sz="0" w:space="0" w:color="auto"/>
            <w:bottom w:val="none" w:sz="0" w:space="0" w:color="auto"/>
            <w:right w:val="none" w:sz="0" w:space="0" w:color="auto"/>
          </w:divBdr>
        </w:div>
        <w:div w:id="1852063616">
          <w:marLeft w:val="0"/>
          <w:marRight w:val="0"/>
          <w:marTop w:val="0"/>
          <w:marBottom w:val="0"/>
          <w:divBdr>
            <w:top w:val="none" w:sz="0" w:space="0" w:color="auto"/>
            <w:left w:val="none" w:sz="0" w:space="0" w:color="auto"/>
            <w:bottom w:val="none" w:sz="0" w:space="0" w:color="auto"/>
            <w:right w:val="none" w:sz="0" w:space="0" w:color="auto"/>
          </w:divBdr>
        </w:div>
        <w:div w:id="963387981">
          <w:marLeft w:val="0"/>
          <w:marRight w:val="0"/>
          <w:marTop w:val="0"/>
          <w:marBottom w:val="0"/>
          <w:divBdr>
            <w:top w:val="none" w:sz="0" w:space="0" w:color="auto"/>
            <w:left w:val="none" w:sz="0" w:space="0" w:color="auto"/>
            <w:bottom w:val="none" w:sz="0" w:space="0" w:color="auto"/>
            <w:right w:val="none" w:sz="0" w:space="0" w:color="auto"/>
          </w:divBdr>
        </w:div>
        <w:div w:id="69158158">
          <w:marLeft w:val="0"/>
          <w:marRight w:val="0"/>
          <w:marTop w:val="0"/>
          <w:marBottom w:val="0"/>
          <w:divBdr>
            <w:top w:val="none" w:sz="0" w:space="0" w:color="auto"/>
            <w:left w:val="none" w:sz="0" w:space="0" w:color="auto"/>
            <w:bottom w:val="none" w:sz="0" w:space="0" w:color="auto"/>
            <w:right w:val="none" w:sz="0" w:space="0" w:color="auto"/>
          </w:divBdr>
        </w:div>
        <w:div w:id="1440293442">
          <w:marLeft w:val="0"/>
          <w:marRight w:val="0"/>
          <w:marTop w:val="0"/>
          <w:marBottom w:val="0"/>
          <w:divBdr>
            <w:top w:val="none" w:sz="0" w:space="0" w:color="auto"/>
            <w:left w:val="none" w:sz="0" w:space="0" w:color="auto"/>
            <w:bottom w:val="none" w:sz="0" w:space="0" w:color="auto"/>
            <w:right w:val="none" w:sz="0" w:space="0" w:color="auto"/>
          </w:divBdr>
        </w:div>
      </w:divsChild>
    </w:div>
    <w:div w:id="1190141021">
      <w:bodyDiv w:val="1"/>
      <w:marLeft w:val="0"/>
      <w:marRight w:val="0"/>
      <w:marTop w:val="0"/>
      <w:marBottom w:val="0"/>
      <w:divBdr>
        <w:top w:val="none" w:sz="0" w:space="0" w:color="auto"/>
        <w:left w:val="none" w:sz="0" w:space="0" w:color="auto"/>
        <w:bottom w:val="none" w:sz="0" w:space="0" w:color="auto"/>
        <w:right w:val="none" w:sz="0" w:space="0" w:color="auto"/>
      </w:divBdr>
      <w:divsChild>
        <w:div w:id="988636359">
          <w:marLeft w:val="0"/>
          <w:marRight w:val="0"/>
          <w:marTop w:val="0"/>
          <w:marBottom w:val="0"/>
          <w:divBdr>
            <w:top w:val="none" w:sz="0" w:space="0" w:color="auto"/>
            <w:left w:val="none" w:sz="0" w:space="0" w:color="auto"/>
            <w:bottom w:val="none" w:sz="0" w:space="0" w:color="auto"/>
            <w:right w:val="none" w:sz="0" w:space="0" w:color="auto"/>
          </w:divBdr>
        </w:div>
        <w:div w:id="1061558100">
          <w:marLeft w:val="0"/>
          <w:marRight w:val="0"/>
          <w:marTop w:val="0"/>
          <w:marBottom w:val="0"/>
          <w:divBdr>
            <w:top w:val="none" w:sz="0" w:space="0" w:color="auto"/>
            <w:left w:val="none" w:sz="0" w:space="0" w:color="auto"/>
            <w:bottom w:val="none" w:sz="0" w:space="0" w:color="auto"/>
            <w:right w:val="none" w:sz="0" w:space="0" w:color="auto"/>
          </w:divBdr>
        </w:div>
        <w:div w:id="1883636378">
          <w:marLeft w:val="0"/>
          <w:marRight w:val="0"/>
          <w:marTop w:val="0"/>
          <w:marBottom w:val="0"/>
          <w:divBdr>
            <w:top w:val="none" w:sz="0" w:space="0" w:color="auto"/>
            <w:left w:val="none" w:sz="0" w:space="0" w:color="auto"/>
            <w:bottom w:val="none" w:sz="0" w:space="0" w:color="auto"/>
            <w:right w:val="none" w:sz="0" w:space="0" w:color="auto"/>
          </w:divBdr>
        </w:div>
        <w:div w:id="1283415628">
          <w:marLeft w:val="0"/>
          <w:marRight w:val="0"/>
          <w:marTop w:val="0"/>
          <w:marBottom w:val="0"/>
          <w:divBdr>
            <w:top w:val="none" w:sz="0" w:space="0" w:color="auto"/>
            <w:left w:val="none" w:sz="0" w:space="0" w:color="auto"/>
            <w:bottom w:val="none" w:sz="0" w:space="0" w:color="auto"/>
            <w:right w:val="none" w:sz="0" w:space="0" w:color="auto"/>
          </w:divBdr>
        </w:div>
        <w:div w:id="985088058">
          <w:marLeft w:val="0"/>
          <w:marRight w:val="0"/>
          <w:marTop w:val="0"/>
          <w:marBottom w:val="0"/>
          <w:divBdr>
            <w:top w:val="none" w:sz="0" w:space="0" w:color="auto"/>
            <w:left w:val="none" w:sz="0" w:space="0" w:color="auto"/>
            <w:bottom w:val="none" w:sz="0" w:space="0" w:color="auto"/>
            <w:right w:val="none" w:sz="0" w:space="0" w:color="auto"/>
          </w:divBdr>
        </w:div>
        <w:div w:id="60100917">
          <w:marLeft w:val="0"/>
          <w:marRight w:val="0"/>
          <w:marTop w:val="0"/>
          <w:marBottom w:val="0"/>
          <w:divBdr>
            <w:top w:val="none" w:sz="0" w:space="0" w:color="auto"/>
            <w:left w:val="none" w:sz="0" w:space="0" w:color="auto"/>
            <w:bottom w:val="none" w:sz="0" w:space="0" w:color="auto"/>
            <w:right w:val="none" w:sz="0" w:space="0" w:color="auto"/>
          </w:divBdr>
        </w:div>
        <w:div w:id="811756475">
          <w:marLeft w:val="0"/>
          <w:marRight w:val="0"/>
          <w:marTop w:val="0"/>
          <w:marBottom w:val="0"/>
          <w:divBdr>
            <w:top w:val="none" w:sz="0" w:space="0" w:color="auto"/>
            <w:left w:val="none" w:sz="0" w:space="0" w:color="auto"/>
            <w:bottom w:val="none" w:sz="0" w:space="0" w:color="auto"/>
            <w:right w:val="none" w:sz="0" w:space="0" w:color="auto"/>
          </w:divBdr>
        </w:div>
        <w:div w:id="2116946529">
          <w:marLeft w:val="0"/>
          <w:marRight w:val="0"/>
          <w:marTop w:val="0"/>
          <w:marBottom w:val="0"/>
          <w:divBdr>
            <w:top w:val="none" w:sz="0" w:space="0" w:color="auto"/>
            <w:left w:val="none" w:sz="0" w:space="0" w:color="auto"/>
            <w:bottom w:val="none" w:sz="0" w:space="0" w:color="auto"/>
            <w:right w:val="none" w:sz="0" w:space="0" w:color="auto"/>
          </w:divBdr>
        </w:div>
        <w:div w:id="1218201396">
          <w:marLeft w:val="0"/>
          <w:marRight w:val="0"/>
          <w:marTop w:val="0"/>
          <w:marBottom w:val="0"/>
          <w:divBdr>
            <w:top w:val="none" w:sz="0" w:space="0" w:color="auto"/>
            <w:left w:val="none" w:sz="0" w:space="0" w:color="auto"/>
            <w:bottom w:val="none" w:sz="0" w:space="0" w:color="auto"/>
            <w:right w:val="none" w:sz="0" w:space="0" w:color="auto"/>
          </w:divBdr>
        </w:div>
        <w:div w:id="1159151519">
          <w:marLeft w:val="0"/>
          <w:marRight w:val="0"/>
          <w:marTop w:val="0"/>
          <w:marBottom w:val="0"/>
          <w:divBdr>
            <w:top w:val="none" w:sz="0" w:space="0" w:color="auto"/>
            <w:left w:val="none" w:sz="0" w:space="0" w:color="auto"/>
            <w:bottom w:val="none" w:sz="0" w:space="0" w:color="auto"/>
            <w:right w:val="none" w:sz="0" w:space="0" w:color="auto"/>
          </w:divBdr>
        </w:div>
        <w:div w:id="1330518456">
          <w:marLeft w:val="0"/>
          <w:marRight w:val="0"/>
          <w:marTop w:val="0"/>
          <w:marBottom w:val="0"/>
          <w:divBdr>
            <w:top w:val="none" w:sz="0" w:space="0" w:color="auto"/>
            <w:left w:val="none" w:sz="0" w:space="0" w:color="auto"/>
            <w:bottom w:val="none" w:sz="0" w:space="0" w:color="auto"/>
            <w:right w:val="none" w:sz="0" w:space="0" w:color="auto"/>
          </w:divBdr>
        </w:div>
        <w:div w:id="943463947">
          <w:marLeft w:val="0"/>
          <w:marRight w:val="0"/>
          <w:marTop w:val="0"/>
          <w:marBottom w:val="0"/>
          <w:divBdr>
            <w:top w:val="none" w:sz="0" w:space="0" w:color="auto"/>
            <w:left w:val="none" w:sz="0" w:space="0" w:color="auto"/>
            <w:bottom w:val="none" w:sz="0" w:space="0" w:color="auto"/>
            <w:right w:val="none" w:sz="0" w:space="0" w:color="auto"/>
          </w:divBdr>
        </w:div>
        <w:div w:id="539708070">
          <w:marLeft w:val="0"/>
          <w:marRight w:val="0"/>
          <w:marTop w:val="0"/>
          <w:marBottom w:val="0"/>
          <w:divBdr>
            <w:top w:val="none" w:sz="0" w:space="0" w:color="auto"/>
            <w:left w:val="none" w:sz="0" w:space="0" w:color="auto"/>
            <w:bottom w:val="none" w:sz="0" w:space="0" w:color="auto"/>
            <w:right w:val="none" w:sz="0" w:space="0" w:color="auto"/>
          </w:divBdr>
        </w:div>
        <w:div w:id="1882748518">
          <w:marLeft w:val="0"/>
          <w:marRight w:val="0"/>
          <w:marTop w:val="0"/>
          <w:marBottom w:val="0"/>
          <w:divBdr>
            <w:top w:val="none" w:sz="0" w:space="0" w:color="auto"/>
            <w:left w:val="none" w:sz="0" w:space="0" w:color="auto"/>
            <w:bottom w:val="none" w:sz="0" w:space="0" w:color="auto"/>
            <w:right w:val="none" w:sz="0" w:space="0" w:color="auto"/>
          </w:divBdr>
        </w:div>
        <w:div w:id="1164976553">
          <w:marLeft w:val="0"/>
          <w:marRight w:val="0"/>
          <w:marTop w:val="0"/>
          <w:marBottom w:val="0"/>
          <w:divBdr>
            <w:top w:val="none" w:sz="0" w:space="0" w:color="auto"/>
            <w:left w:val="none" w:sz="0" w:space="0" w:color="auto"/>
            <w:bottom w:val="none" w:sz="0" w:space="0" w:color="auto"/>
            <w:right w:val="none" w:sz="0" w:space="0" w:color="auto"/>
          </w:divBdr>
        </w:div>
        <w:div w:id="1524632322">
          <w:marLeft w:val="0"/>
          <w:marRight w:val="0"/>
          <w:marTop w:val="0"/>
          <w:marBottom w:val="0"/>
          <w:divBdr>
            <w:top w:val="none" w:sz="0" w:space="0" w:color="auto"/>
            <w:left w:val="none" w:sz="0" w:space="0" w:color="auto"/>
            <w:bottom w:val="none" w:sz="0" w:space="0" w:color="auto"/>
            <w:right w:val="none" w:sz="0" w:space="0" w:color="auto"/>
          </w:divBdr>
        </w:div>
        <w:div w:id="1501771041">
          <w:marLeft w:val="0"/>
          <w:marRight w:val="0"/>
          <w:marTop w:val="0"/>
          <w:marBottom w:val="0"/>
          <w:divBdr>
            <w:top w:val="none" w:sz="0" w:space="0" w:color="auto"/>
            <w:left w:val="none" w:sz="0" w:space="0" w:color="auto"/>
            <w:bottom w:val="none" w:sz="0" w:space="0" w:color="auto"/>
            <w:right w:val="none" w:sz="0" w:space="0" w:color="auto"/>
          </w:divBdr>
        </w:div>
        <w:div w:id="1065566261">
          <w:marLeft w:val="0"/>
          <w:marRight w:val="0"/>
          <w:marTop w:val="0"/>
          <w:marBottom w:val="0"/>
          <w:divBdr>
            <w:top w:val="none" w:sz="0" w:space="0" w:color="auto"/>
            <w:left w:val="none" w:sz="0" w:space="0" w:color="auto"/>
            <w:bottom w:val="none" w:sz="0" w:space="0" w:color="auto"/>
            <w:right w:val="none" w:sz="0" w:space="0" w:color="auto"/>
          </w:divBdr>
        </w:div>
        <w:div w:id="1279679105">
          <w:marLeft w:val="0"/>
          <w:marRight w:val="0"/>
          <w:marTop w:val="0"/>
          <w:marBottom w:val="0"/>
          <w:divBdr>
            <w:top w:val="none" w:sz="0" w:space="0" w:color="auto"/>
            <w:left w:val="none" w:sz="0" w:space="0" w:color="auto"/>
            <w:bottom w:val="none" w:sz="0" w:space="0" w:color="auto"/>
            <w:right w:val="none" w:sz="0" w:space="0" w:color="auto"/>
          </w:divBdr>
        </w:div>
        <w:div w:id="784618637">
          <w:marLeft w:val="0"/>
          <w:marRight w:val="0"/>
          <w:marTop w:val="0"/>
          <w:marBottom w:val="0"/>
          <w:divBdr>
            <w:top w:val="none" w:sz="0" w:space="0" w:color="auto"/>
            <w:left w:val="none" w:sz="0" w:space="0" w:color="auto"/>
            <w:bottom w:val="none" w:sz="0" w:space="0" w:color="auto"/>
            <w:right w:val="none" w:sz="0" w:space="0" w:color="auto"/>
          </w:divBdr>
        </w:div>
        <w:div w:id="969087599">
          <w:marLeft w:val="0"/>
          <w:marRight w:val="0"/>
          <w:marTop w:val="0"/>
          <w:marBottom w:val="0"/>
          <w:divBdr>
            <w:top w:val="none" w:sz="0" w:space="0" w:color="auto"/>
            <w:left w:val="none" w:sz="0" w:space="0" w:color="auto"/>
            <w:bottom w:val="none" w:sz="0" w:space="0" w:color="auto"/>
            <w:right w:val="none" w:sz="0" w:space="0" w:color="auto"/>
          </w:divBdr>
        </w:div>
        <w:div w:id="912397043">
          <w:marLeft w:val="0"/>
          <w:marRight w:val="0"/>
          <w:marTop w:val="0"/>
          <w:marBottom w:val="0"/>
          <w:divBdr>
            <w:top w:val="none" w:sz="0" w:space="0" w:color="auto"/>
            <w:left w:val="none" w:sz="0" w:space="0" w:color="auto"/>
            <w:bottom w:val="none" w:sz="0" w:space="0" w:color="auto"/>
            <w:right w:val="none" w:sz="0" w:space="0" w:color="auto"/>
          </w:divBdr>
        </w:div>
        <w:div w:id="1857184823">
          <w:marLeft w:val="0"/>
          <w:marRight w:val="0"/>
          <w:marTop w:val="0"/>
          <w:marBottom w:val="0"/>
          <w:divBdr>
            <w:top w:val="none" w:sz="0" w:space="0" w:color="auto"/>
            <w:left w:val="none" w:sz="0" w:space="0" w:color="auto"/>
            <w:bottom w:val="none" w:sz="0" w:space="0" w:color="auto"/>
            <w:right w:val="none" w:sz="0" w:space="0" w:color="auto"/>
          </w:divBdr>
        </w:div>
        <w:div w:id="1058285849">
          <w:marLeft w:val="0"/>
          <w:marRight w:val="0"/>
          <w:marTop w:val="0"/>
          <w:marBottom w:val="0"/>
          <w:divBdr>
            <w:top w:val="none" w:sz="0" w:space="0" w:color="auto"/>
            <w:left w:val="none" w:sz="0" w:space="0" w:color="auto"/>
            <w:bottom w:val="none" w:sz="0" w:space="0" w:color="auto"/>
            <w:right w:val="none" w:sz="0" w:space="0" w:color="auto"/>
          </w:divBdr>
        </w:div>
        <w:div w:id="927079434">
          <w:marLeft w:val="0"/>
          <w:marRight w:val="0"/>
          <w:marTop w:val="0"/>
          <w:marBottom w:val="0"/>
          <w:divBdr>
            <w:top w:val="none" w:sz="0" w:space="0" w:color="auto"/>
            <w:left w:val="none" w:sz="0" w:space="0" w:color="auto"/>
            <w:bottom w:val="none" w:sz="0" w:space="0" w:color="auto"/>
            <w:right w:val="none" w:sz="0" w:space="0" w:color="auto"/>
          </w:divBdr>
        </w:div>
        <w:div w:id="985889366">
          <w:marLeft w:val="0"/>
          <w:marRight w:val="0"/>
          <w:marTop w:val="0"/>
          <w:marBottom w:val="0"/>
          <w:divBdr>
            <w:top w:val="none" w:sz="0" w:space="0" w:color="auto"/>
            <w:left w:val="none" w:sz="0" w:space="0" w:color="auto"/>
            <w:bottom w:val="none" w:sz="0" w:space="0" w:color="auto"/>
            <w:right w:val="none" w:sz="0" w:space="0" w:color="auto"/>
          </w:divBdr>
        </w:div>
        <w:div w:id="1463377941">
          <w:marLeft w:val="0"/>
          <w:marRight w:val="0"/>
          <w:marTop w:val="0"/>
          <w:marBottom w:val="0"/>
          <w:divBdr>
            <w:top w:val="none" w:sz="0" w:space="0" w:color="auto"/>
            <w:left w:val="none" w:sz="0" w:space="0" w:color="auto"/>
            <w:bottom w:val="none" w:sz="0" w:space="0" w:color="auto"/>
            <w:right w:val="none" w:sz="0" w:space="0" w:color="auto"/>
          </w:divBdr>
        </w:div>
        <w:div w:id="411968295">
          <w:marLeft w:val="0"/>
          <w:marRight w:val="0"/>
          <w:marTop w:val="0"/>
          <w:marBottom w:val="0"/>
          <w:divBdr>
            <w:top w:val="none" w:sz="0" w:space="0" w:color="auto"/>
            <w:left w:val="none" w:sz="0" w:space="0" w:color="auto"/>
            <w:bottom w:val="none" w:sz="0" w:space="0" w:color="auto"/>
            <w:right w:val="none" w:sz="0" w:space="0" w:color="auto"/>
          </w:divBdr>
        </w:div>
        <w:div w:id="660041525">
          <w:marLeft w:val="0"/>
          <w:marRight w:val="0"/>
          <w:marTop w:val="0"/>
          <w:marBottom w:val="0"/>
          <w:divBdr>
            <w:top w:val="none" w:sz="0" w:space="0" w:color="auto"/>
            <w:left w:val="none" w:sz="0" w:space="0" w:color="auto"/>
            <w:bottom w:val="none" w:sz="0" w:space="0" w:color="auto"/>
            <w:right w:val="none" w:sz="0" w:space="0" w:color="auto"/>
          </w:divBdr>
        </w:div>
        <w:div w:id="2002344229">
          <w:marLeft w:val="0"/>
          <w:marRight w:val="0"/>
          <w:marTop w:val="0"/>
          <w:marBottom w:val="0"/>
          <w:divBdr>
            <w:top w:val="none" w:sz="0" w:space="0" w:color="auto"/>
            <w:left w:val="none" w:sz="0" w:space="0" w:color="auto"/>
            <w:bottom w:val="none" w:sz="0" w:space="0" w:color="auto"/>
            <w:right w:val="none" w:sz="0" w:space="0" w:color="auto"/>
          </w:divBdr>
        </w:div>
        <w:div w:id="67770913">
          <w:marLeft w:val="0"/>
          <w:marRight w:val="0"/>
          <w:marTop w:val="0"/>
          <w:marBottom w:val="0"/>
          <w:divBdr>
            <w:top w:val="none" w:sz="0" w:space="0" w:color="auto"/>
            <w:left w:val="none" w:sz="0" w:space="0" w:color="auto"/>
            <w:bottom w:val="none" w:sz="0" w:space="0" w:color="auto"/>
            <w:right w:val="none" w:sz="0" w:space="0" w:color="auto"/>
          </w:divBdr>
        </w:div>
        <w:div w:id="1726022564">
          <w:marLeft w:val="0"/>
          <w:marRight w:val="0"/>
          <w:marTop w:val="0"/>
          <w:marBottom w:val="0"/>
          <w:divBdr>
            <w:top w:val="none" w:sz="0" w:space="0" w:color="auto"/>
            <w:left w:val="none" w:sz="0" w:space="0" w:color="auto"/>
            <w:bottom w:val="none" w:sz="0" w:space="0" w:color="auto"/>
            <w:right w:val="none" w:sz="0" w:space="0" w:color="auto"/>
          </w:divBdr>
        </w:div>
        <w:div w:id="1056122494">
          <w:marLeft w:val="0"/>
          <w:marRight w:val="0"/>
          <w:marTop w:val="0"/>
          <w:marBottom w:val="0"/>
          <w:divBdr>
            <w:top w:val="none" w:sz="0" w:space="0" w:color="auto"/>
            <w:left w:val="none" w:sz="0" w:space="0" w:color="auto"/>
            <w:bottom w:val="none" w:sz="0" w:space="0" w:color="auto"/>
            <w:right w:val="none" w:sz="0" w:space="0" w:color="auto"/>
          </w:divBdr>
        </w:div>
        <w:div w:id="1314985807">
          <w:marLeft w:val="0"/>
          <w:marRight w:val="0"/>
          <w:marTop w:val="0"/>
          <w:marBottom w:val="0"/>
          <w:divBdr>
            <w:top w:val="none" w:sz="0" w:space="0" w:color="auto"/>
            <w:left w:val="none" w:sz="0" w:space="0" w:color="auto"/>
            <w:bottom w:val="none" w:sz="0" w:space="0" w:color="auto"/>
            <w:right w:val="none" w:sz="0" w:space="0" w:color="auto"/>
          </w:divBdr>
        </w:div>
        <w:div w:id="1063337412">
          <w:marLeft w:val="0"/>
          <w:marRight w:val="0"/>
          <w:marTop w:val="0"/>
          <w:marBottom w:val="0"/>
          <w:divBdr>
            <w:top w:val="none" w:sz="0" w:space="0" w:color="auto"/>
            <w:left w:val="none" w:sz="0" w:space="0" w:color="auto"/>
            <w:bottom w:val="none" w:sz="0" w:space="0" w:color="auto"/>
            <w:right w:val="none" w:sz="0" w:space="0" w:color="auto"/>
          </w:divBdr>
        </w:div>
        <w:div w:id="587471907">
          <w:marLeft w:val="0"/>
          <w:marRight w:val="0"/>
          <w:marTop w:val="0"/>
          <w:marBottom w:val="0"/>
          <w:divBdr>
            <w:top w:val="none" w:sz="0" w:space="0" w:color="auto"/>
            <w:left w:val="none" w:sz="0" w:space="0" w:color="auto"/>
            <w:bottom w:val="none" w:sz="0" w:space="0" w:color="auto"/>
            <w:right w:val="none" w:sz="0" w:space="0" w:color="auto"/>
          </w:divBdr>
        </w:div>
        <w:div w:id="232204357">
          <w:marLeft w:val="0"/>
          <w:marRight w:val="0"/>
          <w:marTop w:val="0"/>
          <w:marBottom w:val="0"/>
          <w:divBdr>
            <w:top w:val="none" w:sz="0" w:space="0" w:color="auto"/>
            <w:left w:val="none" w:sz="0" w:space="0" w:color="auto"/>
            <w:bottom w:val="none" w:sz="0" w:space="0" w:color="auto"/>
            <w:right w:val="none" w:sz="0" w:space="0" w:color="auto"/>
          </w:divBdr>
        </w:div>
        <w:div w:id="2026635510">
          <w:marLeft w:val="0"/>
          <w:marRight w:val="0"/>
          <w:marTop w:val="0"/>
          <w:marBottom w:val="0"/>
          <w:divBdr>
            <w:top w:val="none" w:sz="0" w:space="0" w:color="auto"/>
            <w:left w:val="none" w:sz="0" w:space="0" w:color="auto"/>
            <w:bottom w:val="none" w:sz="0" w:space="0" w:color="auto"/>
            <w:right w:val="none" w:sz="0" w:space="0" w:color="auto"/>
          </w:divBdr>
        </w:div>
        <w:div w:id="1575431883">
          <w:marLeft w:val="0"/>
          <w:marRight w:val="0"/>
          <w:marTop w:val="0"/>
          <w:marBottom w:val="0"/>
          <w:divBdr>
            <w:top w:val="none" w:sz="0" w:space="0" w:color="auto"/>
            <w:left w:val="none" w:sz="0" w:space="0" w:color="auto"/>
            <w:bottom w:val="none" w:sz="0" w:space="0" w:color="auto"/>
            <w:right w:val="none" w:sz="0" w:space="0" w:color="auto"/>
          </w:divBdr>
        </w:div>
        <w:div w:id="635381682">
          <w:marLeft w:val="0"/>
          <w:marRight w:val="0"/>
          <w:marTop w:val="0"/>
          <w:marBottom w:val="0"/>
          <w:divBdr>
            <w:top w:val="none" w:sz="0" w:space="0" w:color="auto"/>
            <w:left w:val="none" w:sz="0" w:space="0" w:color="auto"/>
            <w:bottom w:val="none" w:sz="0" w:space="0" w:color="auto"/>
            <w:right w:val="none" w:sz="0" w:space="0" w:color="auto"/>
          </w:divBdr>
        </w:div>
        <w:div w:id="1709835577">
          <w:marLeft w:val="0"/>
          <w:marRight w:val="0"/>
          <w:marTop w:val="0"/>
          <w:marBottom w:val="0"/>
          <w:divBdr>
            <w:top w:val="none" w:sz="0" w:space="0" w:color="auto"/>
            <w:left w:val="none" w:sz="0" w:space="0" w:color="auto"/>
            <w:bottom w:val="none" w:sz="0" w:space="0" w:color="auto"/>
            <w:right w:val="none" w:sz="0" w:space="0" w:color="auto"/>
          </w:divBdr>
        </w:div>
        <w:div w:id="2003654584">
          <w:marLeft w:val="0"/>
          <w:marRight w:val="0"/>
          <w:marTop w:val="0"/>
          <w:marBottom w:val="0"/>
          <w:divBdr>
            <w:top w:val="none" w:sz="0" w:space="0" w:color="auto"/>
            <w:left w:val="none" w:sz="0" w:space="0" w:color="auto"/>
            <w:bottom w:val="none" w:sz="0" w:space="0" w:color="auto"/>
            <w:right w:val="none" w:sz="0" w:space="0" w:color="auto"/>
          </w:divBdr>
        </w:div>
        <w:div w:id="1454520341">
          <w:marLeft w:val="0"/>
          <w:marRight w:val="0"/>
          <w:marTop w:val="0"/>
          <w:marBottom w:val="0"/>
          <w:divBdr>
            <w:top w:val="none" w:sz="0" w:space="0" w:color="auto"/>
            <w:left w:val="none" w:sz="0" w:space="0" w:color="auto"/>
            <w:bottom w:val="none" w:sz="0" w:space="0" w:color="auto"/>
            <w:right w:val="none" w:sz="0" w:space="0" w:color="auto"/>
          </w:divBdr>
        </w:div>
        <w:div w:id="353119133">
          <w:marLeft w:val="0"/>
          <w:marRight w:val="0"/>
          <w:marTop w:val="0"/>
          <w:marBottom w:val="0"/>
          <w:divBdr>
            <w:top w:val="none" w:sz="0" w:space="0" w:color="auto"/>
            <w:left w:val="none" w:sz="0" w:space="0" w:color="auto"/>
            <w:bottom w:val="none" w:sz="0" w:space="0" w:color="auto"/>
            <w:right w:val="none" w:sz="0" w:space="0" w:color="auto"/>
          </w:divBdr>
        </w:div>
        <w:div w:id="741025227">
          <w:marLeft w:val="0"/>
          <w:marRight w:val="0"/>
          <w:marTop w:val="0"/>
          <w:marBottom w:val="0"/>
          <w:divBdr>
            <w:top w:val="none" w:sz="0" w:space="0" w:color="auto"/>
            <w:left w:val="none" w:sz="0" w:space="0" w:color="auto"/>
            <w:bottom w:val="none" w:sz="0" w:space="0" w:color="auto"/>
            <w:right w:val="none" w:sz="0" w:space="0" w:color="auto"/>
          </w:divBdr>
        </w:div>
        <w:div w:id="2014651061">
          <w:marLeft w:val="0"/>
          <w:marRight w:val="0"/>
          <w:marTop w:val="0"/>
          <w:marBottom w:val="0"/>
          <w:divBdr>
            <w:top w:val="none" w:sz="0" w:space="0" w:color="auto"/>
            <w:left w:val="none" w:sz="0" w:space="0" w:color="auto"/>
            <w:bottom w:val="none" w:sz="0" w:space="0" w:color="auto"/>
            <w:right w:val="none" w:sz="0" w:space="0" w:color="auto"/>
          </w:divBdr>
        </w:div>
        <w:div w:id="371345425">
          <w:marLeft w:val="0"/>
          <w:marRight w:val="0"/>
          <w:marTop w:val="0"/>
          <w:marBottom w:val="0"/>
          <w:divBdr>
            <w:top w:val="none" w:sz="0" w:space="0" w:color="auto"/>
            <w:left w:val="none" w:sz="0" w:space="0" w:color="auto"/>
            <w:bottom w:val="none" w:sz="0" w:space="0" w:color="auto"/>
            <w:right w:val="none" w:sz="0" w:space="0" w:color="auto"/>
          </w:divBdr>
        </w:div>
        <w:div w:id="1493136093">
          <w:marLeft w:val="0"/>
          <w:marRight w:val="0"/>
          <w:marTop w:val="0"/>
          <w:marBottom w:val="0"/>
          <w:divBdr>
            <w:top w:val="none" w:sz="0" w:space="0" w:color="auto"/>
            <w:left w:val="none" w:sz="0" w:space="0" w:color="auto"/>
            <w:bottom w:val="none" w:sz="0" w:space="0" w:color="auto"/>
            <w:right w:val="none" w:sz="0" w:space="0" w:color="auto"/>
          </w:divBdr>
        </w:div>
        <w:div w:id="783311190">
          <w:marLeft w:val="0"/>
          <w:marRight w:val="0"/>
          <w:marTop w:val="0"/>
          <w:marBottom w:val="0"/>
          <w:divBdr>
            <w:top w:val="none" w:sz="0" w:space="0" w:color="auto"/>
            <w:left w:val="none" w:sz="0" w:space="0" w:color="auto"/>
            <w:bottom w:val="none" w:sz="0" w:space="0" w:color="auto"/>
            <w:right w:val="none" w:sz="0" w:space="0" w:color="auto"/>
          </w:divBdr>
        </w:div>
        <w:div w:id="1442338511">
          <w:marLeft w:val="0"/>
          <w:marRight w:val="0"/>
          <w:marTop w:val="0"/>
          <w:marBottom w:val="0"/>
          <w:divBdr>
            <w:top w:val="none" w:sz="0" w:space="0" w:color="auto"/>
            <w:left w:val="none" w:sz="0" w:space="0" w:color="auto"/>
            <w:bottom w:val="none" w:sz="0" w:space="0" w:color="auto"/>
            <w:right w:val="none" w:sz="0" w:space="0" w:color="auto"/>
          </w:divBdr>
        </w:div>
        <w:div w:id="1405177889">
          <w:marLeft w:val="0"/>
          <w:marRight w:val="0"/>
          <w:marTop w:val="0"/>
          <w:marBottom w:val="0"/>
          <w:divBdr>
            <w:top w:val="none" w:sz="0" w:space="0" w:color="auto"/>
            <w:left w:val="none" w:sz="0" w:space="0" w:color="auto"/>
            <w:bottom w:val="none" w:sz="0" w:space="0" w:color="auto"/>
            <w:right w:val="none" w:sz="0" w:space="0" w:color="auto"/>
          </w:divBdr>
        </w:div>
        <w:div w:id="300039325">
          <w:marLeft w:val="0"/>
          <w:marRight w:val="0"/>
          <w:marTop w:val="0"/>
          <w:marBottom w:val="0"/>
          <w:divBdr>
            <w:top w:val="none" w:sz="0" w:space="0" w:color="auto"/>
            <w:left w:val="none" w:sz="0" w:space="0" w:color="auto"/>
            <w:bottom w:val="none" w:sz="0" w:space="0" w:color="auto"/>
            <w:right w:val="none" w:sz="0" w:space="0" w:color="auto"/>
          </w:divBdr>
        </w:div>
        <w:div w:id="1634484037">
          <w:marLeft w:val="0"/>
          <w:marRight w:val="0"/>
          <w:marTop w:val="0"/>
          <w:marBottom w:val="0"/>
          <w:divBdr>
            <w:top w:val="none" w:sz="0" w:space="0" w:color="auto"/>
            <w:left w:val="none" w:sz="0" w:space="0" w:color="auto"/>
            <w:bottom w:val="none" w:sz="0" w:space="0" w:color="auto"/>
            <w:right w:val="none" w:sz="0" w:space="0" w:color="auto"/>
          </w:divBdr>
        </w:div>
        <w:div w:id="1521890701">
          <w:marLeft w:val="0"/>
          <w:marRight w:val="0"/>
          <w:marTop w:val="0"/>
          <w:marBottom w:val="0"/>
          <w:divBdr>
            <w:top w:val="none" w:sz="0" w:space="0" w:color="auto"/>
            <w:left w:val="none" w:sz="0" w:space="0" w:color="auto"/>
            <w:bottom w:val="none" w:sz="0" w:space="0" w:color="auto"/>
            <w:right w:val="none" w:sz="0" w:space="0" w:color="auto"/>
          </w:divBdr>
        </w:div>
        <w:div w:id="1822190974">
          <w:marLeft w:val="0"/>
          <w:marRight w:val="0"/>
          <w:marTop w:val="0"/>
          <w:marBottom w:val="0"/>
          <w:divBdr>
            <w:top w:val="none" w:sz="0" w:space="0" w:color="auto"/>
            <w:left w:val="none" w:sz="0" w:space="0" w:color="auto"/>
            <w:bottom w:val="none" w:sz="0" w:space="0" w:color="auto"/>
            <w:right w:val="none" w:sz="0" w:space="0" w:color="auto"/>
          </w:divBdr>
        </w:div>
        <w:div w:id="472142494">
          <w:marLeft w:val="0"/>
          <w:marRight w:val="0"/>
          <w:marTop w:val="0"/>
          <w:marBottom w:val="0"/>
          <w:divBdr>
            <w:top w:val="none" w:sz="0" w:space="0" w:color="auto"/>
            <w:left w:val="none" w:sz="0" w:space="0" w:color="auto"/>
            <w:bottom w:val="none" w:sz="0" w:space="0" w:color="auto"/>
            <w:right w:val="none" w:sz="0" w:space="0" w:color="auto"/>
          </w:divBdr>
        </w:div>
        <w:div w:id="597251843">
          <w:marLeft w:val="0"/>
          <w:marRight w:val="0"/>
          <w:marTop w:val="0"/>
          <w:marBottom w:val="0"/>
          <w:divBdr>
            <w:top w:val="none" w:sz="0" w:space="0" w:color="auto"/>
            <w:left w:val="none" w:sz="0" w:space="0" w:color="auto"/>
            <w:bottom w:val="none" w:sz="0" w:space="0" w:color="auto"/>
            <w:right w:val="none" w:sz="0" w:space="0" w:color="auto"/>
          </w:divBdr>
        </w:div>
        <w:div w:id="733048085">
          <w:marLeft w:val="0"/>
          <w:marRight w:val="0"/>
          <w:marTop w:val="0"/>
          <w:marBottom w:val="0"/>
          <w:divBdr>
            <w:top w:val="none" w:sz="0" w:space="0" w:color="auto"/>
            <w:left w:val="none" w:sz="0" w:space="0" w:color="auto"/>
            <w:bottom w:val="none" w:sz="0" w:space="0" w:color="auto"/>
            <w:right w:val="none" w:sz="0" w:space="0" w:color="auto"/>
          </w:divBdr>
        </w:div>
        <w:div w:id="1440487161">
          <w:marLeft w:val="0"/>
          <w:marRight w:val="0"/>
          <w:marTop w:val="0"/>
          <w:marBottom w:val="0"/>
          <w:divBdr>
            <w:top w:val="none" w:sz="0" w:space="0" w:color="auto"/>
            <w:left w:val="none" w:sz="0" w:space="0" w:color="auto"/>
            <w:bottom w:val="none" w:sz="0" w:space="0" w:color="auto"/>
            <w:right w:val="none" w:sz="0" w:space="0" w:color="auto"/>
          </w:divBdr>
        </w:div>
        <w:div w:id="1246650654">
          <w:marLeft w:val="0"/>
          <w:marRight w:val="0"/>
          <w:marTop w:val="0"/>
          <w:marBottom w:val="0"/>
          <w:divBdr>
            <w:top w:val="none" w:sz="0" w:space="0" w:color="auto"/>
            <w:left w:val="none" w:sz="0" w:space="0" w:color="auto"/>
            <w:bottom w:val="none" w:sz="0" w:space="0" w:color="auto"/>
            <w:right w:val="none" w:sz="0" w:space="0" w:color="auto"/>
          </w:divBdr>
        </w:div>
        <w:div w:id="1723214473">
          <w:marLeft w:val="0"/>
          <w:marRight w:val="0"/>
          <w:marTop w:val="0"/>
          <w:marBottom w:val="0"/>
          <w:divBdr>
            <w:top w:val="none" w:sz="0" w:space="0" w:color="auto"/>
            <w:left w:val="none" w:sz="0" w:space="0" w:color="auto"/>
            <w:bottom w:val="none" w:sz="0" w:space="0" w:color="auto"/>
            <w:right w:val="none" w:sz="0" w:space="0" w:color="auto"/>
          </w:divBdr>
        </w:div>
        <w:div w:id="1804541196">
          <w:marLeft w:val="0"/>
          <w:marRight w:val="0"/>
          <w:marTop w:val="0"/>
          <w:marBottom w:val="0"/>
          <w:divBdr>
            <w:top w:val="none" w:sz="0" w:space="0" w:color="auto"/>
            <w:left w:val="none" w:sz="0" w:space="0" w:color="auto"/>
            <w:bottom w:val="none" w:sz="0" w:space="0" w:color="auto"/>
            <w:right w:val="none" w:sz="0" w:space="0" w:color="auto"/>
          </w:divBdr>
        </w:div>
        <w:div w:id="1409232239">
          <w:marLeft w:val="0"/>
          <w:marRight w:val="0"/>
          <w:marTop w:val="0"/>
          <w:marBottom w:val="0"/>
          <w:divBdr>
            <w:top w:val="none" w:sz="0" w:space="0" w:color="auto"/>
            <w:left w:val="none" w:sz="0" w:space="0" w:color="auto"/>
            <w:bottom w:val="none" w:sz="0" w:space="0" w:color="auto"/>
            <w:right w:val="none" w:sz="0" w:space="0" w:color="auto"/>
          </w:divBdr>
        </w:div>
        <w:div w:id="458842849">
          <w:marLeft w:val="0"/>
          <w:marRight w:val="0"/>
          <w:marTop w:val="0"/>
          <w:marBottom w:val="0"/>
          <w:divBdr>
            <w:top w:val="none" w:sz="0" w:space="0" w:color="auto"/>
            <w:left w:val="none" w:sz="0" w:space="0" w:color="auto"/>
            <w:bottom w:val="none" w:sz="0" w:space="0" w:color="auto"/>
            <w:right w:val="none" w:sz="0" w:space="0" w:color="auto"/>
          </w:divBdr>
        </w:div>
        <w:div w:id="75906271">
          <w:marLeft w:val="0"/>
          <w:marRight w:val="0"/>
          <w:marTop w:val="0"/>
          <w:marBottom w:val="0"/>
          <w:divBdr>
            <w:top w:val="none" w:sz="0" w:space="0" w:color="auto"/>
            <w:left w:val="none" w:sz="0" w:space="0" w:color="auto"/>
            <w:bottom w:val="none" w:sz="0" w:space="0" w:color="auto"/>
            <w:right w:val="none" w:sz="0" w:space="0" w:color="auto"/>
          </w:divBdr>
        </w:div>
        <w:div w:id="1270048593">
          <w:marLeft w:val="0"/>
          <w:marRight w:val="0"/>
          <w:marTop w:val="0"/>
          <w:marBottom w:val="0"/>
          <w:divBdr>
            <w:top w:val="none" w:sz="0" w:space="0" w:color="auto"/>
            <w:left w:val="none" w:sz="0" w:space="0" w:color="auto"/>
            <w:bottom w:val="none" w:sz="0" w:space="0" w:color="auto"/>
            <w:right w:val="none" w:sz="0" w:space="0" w:color="auto"/>
          </w:divBdr>
        </w:div>
        <w:div w:id="624431019">
          <w:marLeft w:val="0"/>
          <w:marRight w:val="0"/>
          <w:marTop w:val="0"/>
          <w:marBottom w:val="0"/>
          <w:divBdr>
            <w:top w:val="none" w:sz="0" w:space="0" w:color="auto"/>
            <w:left w:val="none" w:sz="0" w:space="0" w:color="auto"/>
            <w:bottom w:val="none" w:sz="0" w:space="0" w:color="auto"/>
            <w:right w:val="none" w:sz="0" w:space="0" w:color="auto"/>
          </w:divBdr>
        </w:div>
        <w:div w:id="479078899">
          <w:marLeft w:val="0"/>
          <w:marRight w:val="0"/>
          <w:marTop w:val="0"/>
          <w:marBottom w:val="0"/>
          <w:divBdr>
            <w:top w:val="none" w:sz="0" w:space="0" w:color="auto"/>
            <w:left w:val="none" w:sz="0" w:space="0" w:color="auto"/>
            <w:bottom w:val="none" w:sz="0" w:space="0" w:color="auto"/>
            <w:right w:val="none" w:sz="0" w:space="0" w:color="auto"/>
          </w:divBdr>
        </w:div>
        <w:div w:id="1380320620">
          <w:marLeft w:val="0"/>
          <w:marRight w:val="0"/>
          <w:marTop w:val="0"/>
          <w:marBottom w:val="0"/>
          <w:divBdr>
            <w:top w:val="none" w:sz="0" w:space="0" w:color="auto"/>
            <w:left w:val="none" w:sz="0" w:space="0" w:color="auto"/>
            <w:bottom w:val="none" w:sz="0" w:space="0" w:color="auto"/>
            <w:right w:val="none" w:sz="0" w:space="0" w:color="auto"/>
          </w:divBdr>
        </w:div>
        <w:div w:id="2103254103">
          <w:marLeft w:val="0"/>
          <w:marRight w:val="0"/>
          <w:marTop w:val="0"/>
          <w:marBottom w:val="0"/>
          <w:divBdr>
            <w:top w:val="none" w:sz="0" w:space="0" w:color="auto"/>
            <w:left w:val="none" w:sz="0" w:space="0" w:color="auto"/>
            <w:bottom w:val="none" w:sz="0" w:space="0" w:color="auto"/>
            <w:right w:val="none" w:sz="0" w:space="0" w:color="auto"/>
          </w:divBdr>
        </w:div>
        <w:div w:id="1459107648">
          <w:marLeft w:val="0"/>
          <w:marRight w:val="0"/>
          <w:marTop w:val="0"/>
          <w:marBottom w:val="0"/>
          <w:divBdr>
            <w:top w:val="none" w:sz="0" w:space="0" w:color="auto"/>
            <w:left w:val="none" w:sz="0" w:space="0" w:color="auto"/>
            <w:bottom w:val="none" w:sz="0" w:space="0" w:color="auto"/>
            <w:right w:val="none" w:sz="0" w:space="0" w:color="auto"/>
          </w:divBdr>
        </w:div>
        <w:div w:id="798691812">
          <w:marLeft w:val="0"/>
          <w:marRight w:val="0"/>
          <w:marTop w:val="0"/>
          <w:marBottom w:val="0"/>
          <w:divBdr>
            <w:top w:val="none" w:sz="0" w:space="0" w:color="auto"/>
            <w:left w:val="none" w:sz="0" w:space="0" w:color="auto"/>
            <w:bottom w:val="none" w:sz="0" w:space="0" w:color="auto"/>
            <w:right w:val="none" w:sz="0" w:space="0" w:color="auto"/>
          </w:divBdr>
        </w:div>
        <w:div w:id="1384937789">
          <w:marLeft w:val="0"/>
          <w:marRight w:val="0"/>
          <w:marTop w:val="0"/>
          <w:marBottom w:val="0"/>
          <w:divBdr>
            <w:top w:val="none" w:sz="0" w:space="0" w:color="auto"/>
            <w:left w:val="none" w:sz="0" w:space="0" w:color="auto"/>
            <w:bottom w:val="none" w:sz="0" w:space="0" w:color="auto"/>
            <w:right w:val="none" w:sz="0" w:space="0" w:color="auto"/>
          </w:divBdr>
        </w:div>
        <w:div w:id="899444583">
          <w:marLeft w:val="0"/>
          <w:marRight w:val="0"/>
          <w:marTop w:val="0"/>
          <w:marBottom w:val="0"/>
          <w:divBdr>
            <w:top w:val="none" w:sz="0" w:space="0" w:color="auto"/>
            <w:left w:val="none" w:sz="0" w:space="0" w:color="auto"/>
            <w:bottom w:val="none" w:sz="0" w:space="0" w:color="auto"/>
            <w:right w:val="none" w:sz="0" w:space="0" w:color="auto"/>
          </w:divBdr>
        </w:div>
        <w:div w:id="2003579061">
          <w:marLeft w:val="0"/>
          <w:marRight w:val="0"/>
          <w:marTop w:val="0"/>
          <w:marBottom w:val="0"/>
          <w:divBdr>
            <w:top w:val="none" w:sz="0" w:space="0" w:color="auto"/>
            <w:left w:val="none" w:sz="0" w:space="0" w:color="auto"/>
            <w:bottom w:val="none" w:sz="0" w:space="0" w:color="auto"/>
            <w:right w:val="none" w:sz="0" w:space="0" w:color="auto"/>
          </w:divBdr>
        </w:div>
        <w:div w:id="410125876">
          <w:marLeft w:val="0"/>
          <w:marRight w:val="0"/>
          <w:marTop w:val="0"/>
          <w:marBottom w:val="0"/>
          <w:divBdr>
            <w:top w:val="none" w:sz="0" w:space="0" w:color="auto"/>
            <w:left w:val="none" w:sz="0" w:space="0" w:color="auto"/>
            <w:bottom w:val="none" w:sz="0" w:space="0" w:color="auto"/>
            <w:right w:val="none" w:sz="0" w:space="0" w:color="auto"/>
          </w:divBdr>
        </w:div>
        <w:div w:id="2129927922">
          <w:marLeft w:val="0"/>
          <w:marRight w:val="0"/>
          <w:marTop w:val="0"/>
          <w:marBottom w:val="0"/>
          <w:divBdr>
            <w:top w:val="none" w:sz="0" w:space="0" w:color="auto"/>
            <w:left w:val="none" w:sz="0" w:space="0" w:color="auto"/>
            <w:bottom w:val="none" w:sz="0" w:space="0" w:color="auto"/>
            <w:right w:val="none" w:sz="0" w:space="0" w:color="auto"/>
          </w:divBdr>
        </w:div>
        <w:div w:id="1221136019">
          <w:marLeft w:val="0"/>
          <w:marRight w:val="0"/>
          <w:marTop w:val="0"/>
          <w:marBottom w:val="0"/>
          <w:divBdr>
            <w:top w:val="none" w:sz="0" w:space="0" w:color="auto"/>
            <w:left w:val="none" w:sz="0" w:space="0" w:color="auto"/>
            <w:bottom w:val="none" w:sz="0" w:space="0" w:color="auto"/>
            <w:right w:val="none" w:sz="0" w:space="0" w:color="auto"/>
          </w:divBdr>
        </w:div>
        <w:div w:id="1003169931">
          <w:marLeft w:val="0"/>
          <w:marRight w:val="0"/>
          <w:marTop w:val="0"/>
          <w:marBottom w:val="0"/>
          <w:divBdr>
            <w:top w:val="none" w:sz="0" w:space="0" w:color="auto"/>
            <w:left w:val="none" w:sz="0" w:space="0" w:color="auto"/>
            <w:bottom w:val="none" w:sz="0" w:space="0" w:color="auto"/>
            <w:right w:val="none" w:sz="0" w:space="0" w:color="auto"/>
          </w:divBdr>
        </w:div>
        <w:div w:id="1911499800">
          <w:marLeft w:val="0"/>
          <w:marRight w:val="0"/>
          <w:marTop w:val="0"/>
          <w:marBottom w:val="0"/>
          <w:divBdr>
            <w:top w:val="none" w:sz="0" w:space="0" w:color="auto"/>
            <w:left w:val="none" w:sz="0" w:space="0" w:color="auto"/>
            <w:bottom w:val="none" w:sz="0" w:space="0" w:color="auto"/>
            <w:right w:val="none" w:sz="0" w:space="0" w:color="auto"/>
          </w:divBdr>
        </w:div>
        <w:div w:id="520704950">
          <w:marLeft w:val="0"/>
          <w:marRight w:val="0"/>
          <w:marTop w:val="0"/>
          <w:marBottom w:val="0"/>
          <w:divBdr>
            <w:top w:val="none" w:sz="0" w:space="0" w:color="auto"/>
            <w:left w:val="none" w:sz="0" w:space="0" w:color="auto"/>
            <w:bottom w:val="none" w:sz="0" w:space="0" w:color="auto"/>
            <w:right w:val="none" w:sz="0" w:space="0" w:color="auto"/>
          </w:divBdr>
        </w:div>
        <w:div w:id="297540508">
          <w:marLeft w:val="0"/>
          <w:marRight w:val="0"/>
          <w:marTop w:val="0"/>
          <w:marBottom w:val="0"/>
          <w:divBdr>
            <w:top w:val="none" w:sz="0" w:space="0" w:color="auto"/>
            <w:left w:val="none" w:sz="0" w:space="0" w:color="auto"/>
            <w:bottom w:val="none" w:sz="0" w:space="0" w:color="auto"/>
            <w:right w:val="none" w:sz="0" w:space="0" w:color="auto"/>
          </w:divBdr>
        </w:div>
        <w:div w:id="857158642">
          <w:marLeft w:val="0"/>
          <w:marRight w:val="0"/>
          <w:marTop w:val="0"/>
          <w:marBottom w:val="0"/>
          <w:divBdr>
            <w:top w:val="none" w:sz="0" w:space="0" w:color="auto"/>
            <w:left w:val="none" w:sz="0" w:space="0" w:color="auto"/>
            <w:bottom w:val="none" w:sz="0" w:space="0" w:color="auto"/>
            <w:right w:val="none" w:sz="0" w:space="0" w:color="auto"/>
          </w:divBdr>
        </w:div>
        <w:div w:id="1527598684">
          <w:marLeft w:val="0"/>
          <w:marRight w:val="0"/>
          <w:marTop w:val="0"/>
          <w:marBottom w:val="0"/>
          <w:divBdr>
            <w:top w:val="none" w:sz="0" w:space="0" w:color="auto"/>
            <w:left w:val="none" w:sz="0" w:space="0" w:color="auto"/>
            <w:bottom w:val="none" w:sz="0" w:space="0" w:color="auto"/>
            <w:right w:val="none" w:sz="0" w:space="0" w:color="auto"/>
          </w:divBdr>
        </w:div>
        <w:div w:id="860585235">
          <w:marLeft w:val="0"/>
          <w:marRight w:val="0"/>
          <w:marTop w:val="0"/>
          <w:marBottom w:val="0"/>
          <w:divBdr>
            <w:top w:val="none" w:sz="0" w:space="0" w:color="auto"/>
            <w:left w:val="none" w:sz="0" w:space="0" w:color="auto"/>
            <w:bottom w:val="none" w:sz="0" w:space="0" w:color="auto"/>
            <w:right w:val="none" w:sz="0" w:space="0" w:color="auto"/>
          </w:divBdr>
        </w:div>
        <w:div w:id="1818524397">
          <w:marLeft w:val="0"/>
          <w:marRight w:val="0"/>
          <w:marTop w:val="0"/>
          <w:marBottom w:val="0"/>
          <w:divBdr>
            <w:top w:val="none" w:sz="0" w:space="0" w:color="auto"/>
            <w:left w:val="none" w:sz="0" w:space="0" w:color="auto"/>
            <w:bottom w:val="none" w:sz="0" w:space="0" w:color="auto"/>
            <w:right w:val="none" w:sz="0" w:space="0" w:color="auto"/>
          </w:divBdr>
        </w:div>
        <w:div w:id="2027245554">
          <w:marLeft w:val="0"/>
          <w:marRight w:val="0"/>
          <w:marTop w:val="0"/>
          <w:marBottom w:val="0"/>
          <w:divBdr>
            <w:top w:val="none" w:sz="0" w:space="0" w:color="auto"/>
            <w:left w:val="none" w:sz="0" w:space="0" w:color="auto"/>
            <w:bottom w:val="none" w:sz="0" w:space="0" w:color="auto"/>
            <w:right w:val="none" w:sz="0" w:space="0" w:color="auto"/>
          </w:divBdr>
        </w:div>
        <w:div w:id="206600678">
          <w:marLeft w:val="0"/>
          <w:marRight w:val="0"/>
          <w:marTop w:val="0"/>
          <w:marBottom w:val="0"/>
          <w:divBdr>
            <w:top w:val="none" w:sz="0" w:space="0" w:color="auto"/>
            <w:left w:val="none" w:sz="0" w:space="0" w:color="auto"/>
            <w:bottom w:val="none" w:sz="0" w:space="0" w:color="auto"/>
            <w:right w:val="none" w:sz="0" w:space="0" w:color="auto"/>
          </w:divBdr>
        </w:div>
        <w:div w:id="364258522">
          <w:marLeft w:val="0"/>
          <w:marRight w:val="0"/>
          <w:marTop w:val="0"/>
          <w:marBottom w:val="0"/>
          <w:divBdr>
            <w:top w:val="none" w:sz="0" w:space="0" w:color="auto"/>
            <w:left w:val="none" w:sz="0" w:space="0" w:color="auto"/>
            <w:bottom w:val="none" w:sz="0" w:space="0" w:color="auto"/>
            <w:right w:val="none" w:sz="0" w:space="0" w:color="auto"/>
          </w:divBdr>
        </w:div>
        <w:div w:id="1342657238">
          <w:marLeft w:val="0"/>
          <w:marRight w:val="0"/>
          <w:marTop w:val="0"/>
          <w:marBottom w:val="0"/>
          <w:divBdr>
            <w:top w:val="none" w:sz="0" w:space="0" w:color="auto"/>
            <w:left w:val="none" w:sz="0" w:space="0" w:color="auto"/>
            <w:bottom w:val="none" w:sz="0" w:space="0" w:color="auto"/>
            <w:right w:val="none" w:sz="0" w:space="0" w:color="auto"/>
          </w:divBdr>
        </w:div>
        <w:div w:id="1971083914">
          <w:marLeft w:val="0"/>
          <w:marRight w:val="0"/>
          <w:marTop w:val="0"/>
          <w:marBottom w:val="0"/>
          <w:divBdr>
            <w:top w:val="none" w:sz="0" w:space="0" w:color="auto"/>
            <w:left w:val="none" w:sz="0" w:space="0" w:color="auto"/>
            <w:bottom w:val="none" w:sz="0" w:space="0" w:color="auto"/>
            <w:right w:val="none" w:sz="0" w:space="0" w:color="auto"/>
          </w:divBdr>
        </w:div>
        <w:div w:id="2119254861">
          <w:marLeft w:val="0"/>
          <w:marRight w:val="0"/>
          <w:marTop w:val="0"/>
          <w:marBottom w:val="0"/>
          <w:divBdr>
            <w:top w:val="none" w:sz="0" w:space="0" w:color="auto"/>
            <w:left w:val="none" w:sz="0" w:space="0" w:color="auto"/>
            <w:bottom w:val="none" w:sz="0" w:space="0" w:color="auto"/>
            <w:right w:val="none" w:sz="0" w:space="0" w:color="auto"/>
          </w:divBdr>
        </w:div>
        <w:div w:id="118688453">
          <w:marLeft w:val="0"/>
          <w:marRight w:val="0"/>
          <w:marTop w:val="0"/>
          <w:marBottom w:val="0"/>
          <w:divBdr>
            <w:top w:val="none" w:sz="0" w:space="0" w:color="auto"/>
            <w:left w:val="none" w:sz="0" w:space="0" w:color="auto"/>
            <w:bottom w:val="none" w:sz="0" w:space="0" w:color="auto"/>
            <w:right w:val="none" w:sz="0" w:space="0" w:color="auto"/>
          </w:divBdr>
        </w:div>
        <w:div w:id="950628024">
          <w:marLeft w:val="0"/>
          <w:marRight w:val="0"/>
          <w:marTop w:val="0"/>
          <w:marBottom w:val="0"/>
          <w:divBdr>
            <w:top w:val="none" w:sz="0" w:space="0" w:color="auto"/>
            <w:left w:val="none" w:sz="0" w:space="0" w:color="auto"/>
            <w:bottom w:val="none" w:sz="0" w:space="0" w:color="auto"/>
            <w:right w:val="none" w:sz="0" w:space="0" w:color="auto"/>
          </w:divBdr>
        </w:div>
        <w:div w:id="996618209">
          <w:marLeft w:val="0"/>
          <w:marRight w:val="0"/>
          <w:marTop w:val="0"/>
          <w:marBottom w:val="0"/>
          <w:divBdr>
            <w:top w:val="none" w:sz="0" w:space="0" w:color="auto"/>
            <w:left w:val="none" w:sz="0" w:space="0" w:color="auto"/>
            <w:bottom w:val="none" w:sz="0" w:space="0" w:color="auto"/>
            <w:right w:val="none" w:sz="0" w:space="0" w:color="auto"/>
          </w:divBdr>
        </w:div>
        <w:div w:id="1788354076">
          <w:marLeft w:val="0"/>
          <w:marRight w:val="0"/>
          <w:marTop w:val="0"/>
          <w:marBottom w:val="0"/>
          <w:divBdr>
            <w:top w:val="none" w:sz="0" w:space="0" w:color="auto"/>
            <w:left w:val="none" w:sz="0" w:space="0" w:color="auto"/>
            <w:bottom w:val="none" w:sz="0" w:space="0" w:color="auto"/>
            <w:right w:val="none" w:sz="0" w:space="0" w:color="auto"/>
          </w:divBdr>
        </w:div>
        <w:div w:id="963193293">
          <w:marLeft w:val="0"/>
          <w:marRight w:val="0"/>
          <w:marTop w:val="0"/>
          <w:marBottom w:val="0"/>
          <w:divBdr>
            <w:top w:val="none" w:sz="0" w:space="0" w:color="auto"/>
            <w:left w:val="none" w:sz="0" w:space="0" w:color="auto"/>
            <w:bottom w:val="none" w:sz="0" w:space="0" w:color="auto"/>
            <w:right w:val="none" w:sz="0" w:space="0" w:color="auto"/>
          </w:divBdr>
        </w:div>
        <w:div w:id="1063677155">
          <w:marLeft w:val="0"/>
          <w:marRight w:val="0"/>
          <w:marTop w:val="0"/>
          <w:marBottom w:val="0"/>
          <w:divBdr>
            <w:top w:val="none" w:sz="0" w:space="0" w:color="auto"/>
            <w:left w:val="none" w:sz="0" w:space="0" w:color="auto"/>
            <w:bottom w:val="none" w:sz="0" w:space="0" w:color="auto"/>
            <w:right w:val="none" w:sz="0" w:space="0" w:color="auto"/>
          </w:divBdr>
        </w:div>
        <w:div w:id="2041316295">
          <w:marLeft w:val="0"/>
          <w:marRight w:val="0"/>
          <w:marTop w:val="0"/>
          <w:marBottom w:val="0"/>
          <w:divBdr>
            <w:top w:val="none" w:sz="0" w:space="0" w:color="auto"/>
            <w:left w:val="none" w:sz="0" w:space="0" w:color="auto"/>
            <w:bottom w:val="none" w:sz="0" w:space="0" w:color="auto"/>
            <w:right w:val="none" w:sz="0" w:space="0" w:color="auto"/>
          </w:divBdr>
        </w:div>
        <w:div w:id="1749644801">
          <w:marLeft w:val="0"/>
          <w:marRight w:val="0"/>
          <w:marTop w:val="0"/>
          <w:marBottom w:val="0"/>
          <w:divBdr>
            <w:top w:val="none" w:sz="0" w:space="0" w:color="auto"/>
            <w:left w:val="none" w:sz="0" w:space="0" w:color="auto"/>
            <w:bottom w:val="none" w:sz="0" w:space="0" w:color="auto"/>
            <w:right w:val="none" w:sz="0" w:space="0" w:color="auto"/>
          </w:divBdr>
        </w:div>
        <w:div w:id="1098449548">
          <w:marLeft w:val="0"/>
          <w:marRight w:val="0"/>
          <w:marTop w:val="0"/>
          <w:marBottom w:val="0"/>
          <w:divBdr>
            <w:top w:val="none" w:sz="0" w:space="0" w:color="auto"/>
            <w:left w:val="none" w:sz="0" w:space="0" w:color="auto"/>
            <w:bottom w:val="none" w:sz="0" w:space="0" w:color="auto"/>
            <w:right w:val="none" w:sz="0" w:space="0" w:color="auto"/>
          </w:divBdr>
        </w:div>
        <w:div w:id="1074281448">
          <w:marLeft w:val="0"/>
          <w:marRight w:val="0"/>
          <w:marTop w:val="0"/>
          <w:marBottom w:val="0"/>
          <w:divBdr>
            <w:top w:val="none" w:sz="0" w:space="0" w:color="auto"/>
            <w:left w:val="none" w:sz="0" w:space="0" w:color="auto"/>
            <w:bottom w:val="none" w:sz="0" w:space="0" w:color="auto"/>
            <w:right w:val="none" w:sz="0" w:space="0" w:color="auto"/>
          </w:divBdr>
        </w:div>
        <w:div w:id="1051340528">
          <w:marLeft w:val="0"/>
          <w:marRight w:val="0"/>
          <w:marTop w:val="0"/>
          <w:marBottom w:val="0"/>
          <w:divBdr>
            <w:top w:val="none" w:sz="0" w:space="0" w:color="auto"/>
            <w:left w:val="none" w:sz="0" w:space="0" w:color="auto"/>
            <w:bottom w:val="none" w:sz="0" w:space="0" w:color="auto"/>
            <w:right w:val="none" w:sz="0" w:space="0" w:color="auto"/>
          </w:divBdr>
        </w:div>
        <w:div w:id="1163348814">
          <w:marLeft w:val="0"/>
          <w:marRight w:val="0"/>
          <w:marTop w:val="0"/>
          <w:marBottom w:val="0"/>
          <w:divBdr>
            <w:top w:val="none" w:sz="0" w:space="0" w:color="auto"/>
            <w:left w:val="none" w:sz="0" w:space="0" w:color="auto"/>
            <w:bottom w:val="none" w:sz="0" w:space="0" w:color="auto"/>
            <w:right w:val="none" w:sz="0" w:space="0" w:color="auto"/>
          </w:divBdr>
        </w:div>
        <w:div w:id="384984294">
          <w:marLeft w:val="0"/>
          <w:marRight w:val="0"/>
          <w:marTop w:val="0"/>
          <w:marBottom w:val="0"/>
          <w:divBdr>
            <w:top w:val="none" w:sz="0" w:space="0" w:color="auto"/>
            <w:left w:val="none" w:sz="0" w:space="0" w:color="auto"/>
            <w:bottom w:val="none" w:sz="0" w:space="0" w:color="auto"/>
            <w:right w:val="none" w:sz="0" w:space="0" w:color="auto"/>
          </w:divBdr>
        </w:div>
        <w:div w:id="1676959865">
          <w:marLeft w:val="0"/>
          <w:marRight w:val="0"/>
          <w:marTop w:val="0"/>
          <w:marBottom w:val="0"/>
          <w:divBdr>
            <w:top w:val="none" w:sz="0" w:space="0" w:color="auto"/>
            <w:left w:val="none" w:sz="0" w:space="0" w:color="auto"/>
            <w:bottom w:val="none" w:sz="0" w:space="0" w:color="auto"/>
            <w:right w:val="none" w:sz="0" w:space="0" w:color="auto"/>
          </w:divBdr>
        </w:div>
        <w:div w:id="669451959">
          <w:marLeft w:val="0"/>
          <w:marRight w:val="0"/>
          <w:marTop w:val="0"/>
          <w:marBottom w:val="0"/>
          <w:divBdr>
            <w:top w:val="none" w:sz="0" w:space="0" w:color="auto"/>
            <w:left w:val="none" w:sz="0" w:space="0" w:color="auto"/>
            <w:bottom w:val="none" w:sz="0" w:space="0" w:color="auto"/>
            <w:right w:val="none" w:sz="0" w:space="0" w:color="auto"/>
          </w:divBdr>
        </w:div>
        <w:div w:id="575477501">
          <w:marLeft w:val="0"/>
          <w:marRight w:val="0"/>
          <w:marTop w:val="0"/>
          <w:marBottom w:val="0"/>
          <w:divBdr>
            <w:top w:val="none" w:sz="0" w:space="0" w:color="auto"/>
            <w:left w:val="none" w:sz="0" w:space="0" w:color="auto"/>
            <w:bottom w:val="none" w:sz="0" w:space="0" w:color="auto"/>
            <w:right w:val="none" w:sz="0" w:space="0" w:color="auto"/>
          </w:divBdr>
        </w:div>
        <w:div w:id="1945913673">
          <w:marLeft w:val="0"/>
          <w:marRight w:val="0"/>
          <w:marTop w:val="0"/>
          <w:marBottom w:val="0"/>
          <w:divBdr>
            <w:top w:val="none" w:sz="0" w:space="0" w:color="auto"/>
            <w:left w:val="none" w:sz="0" w:space="0" w:color="auto"/>
            <w:bottom w:val="none" w:sz="0" w:space="0" w:color="auto"/>
            <w:right w:val="none" w:sz="0" w:space="0" w:color="auto"/>
          </w:divBdr>
        </w:div>
        <w:div w:id="421686089">
          <w:marLeft w:val="0"/>
          <w:marRight w:val="0"/>
          <w:marTop w:val="0"/>
          <w:marBottom w:val="0"/>
          <w:divBdr>
            <w:top w:val="none" w:sz="0" w:space="0" w:color="auto"/>
            <w:left w:val="none" w:sz="0" w:space="0" w:color="auto"/>
            <w:bottom w:val="none" w:sz="0" w:space="0" w:color="auto"/>
            <w:right w:val="none" w:sz="0" w:space="0" w:color="auto"/>
          </w:divBdr>
        </w:div>
        <w:div w:id="1891959624">
          <w:marLeft w:val="0"/>
          <w:marRight w:val="0"/>
          <w:marTop w:val="0"/>
          <w:marBottom w:val="0"/>
          <w:divBdr>
            <w:top w:val="none" w:sz="0" w:space="0" w:color="auto"/>
            <w:left w:val="none" w:sz="0" w:space="0" w:color="auto"/>
            <w:bottom w:val="none" w:sz="0" w:space="0" w:color="auto"/>
            <w:right w:val="none" w:sz="0" w:space="0" w:color="auto"/>
          </w:divBdr>
        </w:div>
        <w:div w:id="1716464989">
          <w:marLeft w:val="0"/>
          <w:marRight w:val="0"/>
          <w:marTop w:val="0"/>
          <w:marBottom w:val="0"/>
          <w:divBdr>
            <w:top w:val="none" w:sz="0" w:space="0" w:color="auto"/>
            <w:left w:val="none" w:sz="0" w:space="0" w:color="auto"/>
            <w:bottom w:val="none" w:sz="0" w:space="0" w:color="auto"/>
            <w:right w:val="none" w:sz="0" w:space="0" w:color="auto"/>
          </w:divBdr>
        </w:div>
        <w:div w:id="1507868154">
          <w:marLeft w:val="0"/>
          <w:marRight w:val="0"/>
          <w:marTop w:val="0"/>
          <w:marBottom w:val="0"/>
          <w:divBdr>
            <w:top w:val="none" w:sz="0" w:space="0" w:color="auto"/>
            <w:left w:val="none" w:sz="0" w:space="0" w:color="auto"/>
            <w:bottom w:val="none" w:sz="0" w:space="0" w:color="auto"/>
            <w:right w:val="none" w:sz="0" w:space="0" w:color="auto"/>
          </w:divBdr>
        </w:div>
        <w:div w:id="860050620">
          <w:marLeft w:val="0"/>
          <w:marRight w:val="0"/>
          <w:marTop w:val="0"/>
          <w:marBottom w:val="0"/>
          <w:divBdr>
            <w:top w:val="none" w:sz="0" w:space="0" w:color="auto"/>
            <w:left w:val="none" w:sz="0" w:space="0" w:color="auto"/>
            <w:bottom w:val="none" w:sz="0" w:space="0" w:color="auto"/>
            <w:right w:val="none" w:sz="0" w:space="0" w:color="auto"/>
          </w:divBdr>
        </w:div>
        <w:div w:id="1528984870">
          <w:marLeft w:val="0"/>
          <w:marRight w:val="0"/>
          <w:marTop w:val="0"/>
          <w:marBottom w:val="0"/>
          <w:divBdr>
            <w:top w:val="none" w:sz="0" w:space="0" w:color="auto"/>
            <w:left w:val="none" w:sz="0" w:space="0" w:color="auto"/>
            <w:bottom w:val="none" w:sz="0" w:space="0" w:color="auto"/>
            <w:right w:val="none" w:sz="0" w:space="0" w:color="auto"/>
          </w:divBdr>
        </w:div>
        <w:div w:id="1761560863">
          <w:marLeft w:val="0"/>
          <w:marRight w:val="0"/>
          <w:marTop w:val="0"/>
          <w:marBottom w:val="0"/>
          <w:divBdr>
            <w:top w:val="none" w:sz="0" w:space="0" w:color="auto"/>
            <w:left w:val="none" w:sz="0" w:space="0" w:color="auto"/>
            <w:bottom w:val="none" w:sz="0" w:space="0" w:color="auto"/>
            <w:right w:val="none" w:sz="0" w:space="0" w:color="auto"/>
          </w:divBdr>
        </w:div>
        <w:div w:id="1251885559">
          <w:marLeft w:val="0"/>
          <w:marRight w:val="0"/>
          <w:marTop w:val="0"/>
          <w:marBottom w:val="0"/>
          <w:divBdr>
            <w:top w:val="none" w:sz="0" w:space="0" w:color="auto"/>
            <w:left w:val="none" w:sz="0" w:space="0" w:color="auto"/>
            <w:bottom w:val="none" w:sz="0" w:space="0" w:color="auto"/>
            <w:right w:val="none" w:sz="0" w:space="0" w:color="auto"/>
          </w:divBdr>
        </w:div>
        <w:div w:id="1181973039">
          <w:marLeft w:val="0"/>
          <w:marRight w:val="0"/>
          <w:marTop w:val="0"/>
          <w:marBottom w:val="0"/>
          <w:divBdr>
            <w:top w:val="none" w:sz="0" w:space="0" w:color="auto"/>
            <w:left w:val="none" w:sz="0" w:space="0" w:color="auto"/>
            <w:bottom w:val="none" w:sz="0" w:space="0" w:color="auto"/>
            <w:right w:val="none" w:sz="0" w:space="0" w:color="auto"/>
          </w:divBdr>
        </w:div>
        <w:div w:id="443237363">
          <w:marLeft w:val="0"/>
          <w:marRight w:val="0"/>
          <w:marTop w:val="0"/>
          <w:marBottom w:val="0"/>
          <w:divBdr>
            <w:top w:val="none" w:sz="0" w:space="0" w:color="auto"/>
            <w:left w:val="none" w:sz="0" w:space="0" w:color="auto"/>
            <w:bottom w:val="none" w:sz="0" w:space="0" w:color="auto"/>
            <w:right w:val="none" w:sz="0" w:space="0" w:color="auto"/>
          </w:divBdr>
        </w:div>
        <w:div w:id="1648166660">
          <w:marLeft w:val="0"/>
          <w:marRight w:val="0"/>
          <w:marTop w:val="0"/>
          <w:marBottom w:val="0"/>
          <w:divBdr>
            <w:top w:val="none" w:sz="0" w:space="0" w:color="auto"/>
            <w:left w:val="none" w:sz="0" w:space="0" w:color="auto"/>
            <w:bottom w:val="none" w:sz="0" w:space="0" w:color="auto"/>
            <w:right w:val="none" w:sz="0" w:space="0" w:color="auto"/>
          </w:divBdr>
        </w:div>
        <w:div w:id="1062942737">
          <w:marLeft w:val="0"/>
          <w:marRight w:val="0"/>
          <w:marTop w:val="0"/>
          <w:marBottom w:val="0"/>
          <w:divBdr>
            <w:top w:val="none" w:sz="0" w:space="0" w:color="auto"/>
            <w:left w:val="none" w:sz="0" w:space="0" w:color="auto"/>
            <w:bottom w:val="none" w:sz="0" w:space="0" w:color="auto"/>
            <w:right w:val="none" w:sz="0" w:space="0" w:color="auto"/>
          </w:divBdr>
        </w:div>
        <w:div w:id="2001150456">
          <w:marLeft w:val="0"/>
          <w:marRight w:val="0"/>
          <w:marTop w:val="0"/>
          <w:marBottom w:val="0"/>
          <w:divBdr>
            <w:top w:val="none" w:sz="0" w:space="0" w:color="auto"/>
            <w:left w:val="none" w:sz="0" w:space="0" w:color="auto"/>
            <w:bottom w:val="none" w:sz="0" w:space="0" w:color="auto"/>
            <w:right w:val="none" w:sz="0" w:space="0" w:color="auto"/>
          </w:divBdr>
        </w:div>
        <w:div w:id="841428198">
          <w:marLeft w:val="0"/>
          <w:marRight w:val="0"/>
          <w:marTop w:val="0"/>
          <w:marBottom w:val="0"/>
          <w:divBdr>
            <w:top w:val="none" w:sz="0" w:space="0" w:color="auto"/>
            <w:left w:val="none" w:sz="0" w:space="0" w:color="auto"/>
            <w:bottom w:val="none" w:sz="0" w:space="0" w:color="auto"/>
            <w:right w:val="none" w:sz="0" w:space="0" w:color="auto"/>
          </w:divBdr>
        </w:div>
        <w:div w:id="330108944">
          <w:marLeft w:val="0"/>
          <w:marRight w:val="0"/>
          <w:marTop w:val="0"/>
          <w:marBottom w:val="0"/>
          <w:divBdr>
            <w:top w:val="none" w:sz="0" w:space="0" w:color="auto"/>
            <w:left w:val="none" w:sz="0" w:space="0" w:color="auto"/>
            <w:bottom w:val="none" w:sz="0" w:space="0" w:color="auto"/>
            <w:right w:val="none" w:sz="0" w:space="0" w:color="auto"/>
          </w:divBdr>
        </w:div>
        <w:div w:id="1053429929">
          <w:marLeft w:val="0"/>
          <w:marRight w:val="0"/>
          <w:marTop w:val="0"/>
          <w:marBottom w:val="0"/>
          <w:divBdr>
            <w:top w:val="none" w:sz="0" w:space="0" w:color="auto"/>
            <w:left w:val="none" w:sz="0" w:space="0" w:color="auto"/>
            <w:bottom w:val="none" w:sz="0" w:space="0" w:color="auto"/>
            <w:right w:val="none" w:sz="0" w:space="0" w:color="auto"/>
          </w:divBdr>
        </w:div>
        <w:div w:id="657269285">
          <w:marLeft w:val="0"/>
          <w:marRight w:val="0"/>
          <w:marTop w:val="0"/>
          <w:marBottom w:val="0"/>
          <w:divBdr>
            <w:top w:val="none" w:sz="0" w:space="0" w:color="auto"/>
            <w:left w:val="none" w:sz="0" w:space="0" w:color="auto"/>
            <w:bottom w:val="none" w:sz="0" w:space="0" w:color="auto"/>
            <w:right w:val="none" w:sz="0" w:space="0" w:color="auto"/>
          </w:divBdr>
        </w:div>
        <w:div w:id="1691490402">
          <w:marLeft w:val="0"/>
          <w:marRight w:val="0"/>
          <w:marTop w:val="0"/>
          <w:marBottom w:val="0"/>
          <w:divBdr>
            <w:top w:val="none" w:sz="0" w:space="0" w:color="auto"/>
            <w:left w:val="none" w:sz="0" w:space="0" w:color="auto"/>
            <w:bottom w:val="none" w:sz="0" w:space="0" w:color="auto"/>
            <w:right w:val="none" w:sz="0" w:space="0" w:color="auto"/>
          </w:divBdr>
        </w:div>
        <w:div w:id="1778256114">
          <w:marLeft w:val="0"/>
          <w:marRight w:val="0"/>
          <w:marTop w:val="0"/>
          <w:marBottom w:val="0"/>
          <w:divBdr>
            <w:top w:val="none" w:sz="0" w:space="0" w:color="auto"/>
            <w:left w:val="none" w:sz="0" w:space="0" w:color="auto"/>
            <w:bottom w:val="none" w:sz="0" w:space="0" w:color="auto"/>
            <w:right w:val="none" w:sz="0" w:space="0" w:color="auto"/>
          </w:divBdr>
        </w:div>
        <w:div w:id="1205941892">
          <w:marLeft w:val="0"/>
          <w:marRight w:val="0"/>
          <w:marTop w:val="0"/>
          <w:marBottom w:val="0"/>
          <w:divBdr>
            <w:top w:val="none" w:sz="0" w:space="0" w:color="auto"/>
            <w:left w:val="none" w:sz="0" w:space="0" w:color="auto"/>
            <w:bottom w:val="none" w:sz="0" w:space="0" w:color="auto"/>
            <w:right w:val="none" w:sz="0" w:space="0" w:color="auto"/>
          </w:divBdr>
        </w:div>
        <w:div w:id="92409102">
          <w:marLeft w:val="0"/>
          <w:marRight w:val="0"/>
          <w:marTop w:val="0"/>
          <w:marBottom w:val="0"/>
          <w:divBdr>
            <w:top w:val="none" w:sz="0" w:space="0" w:color="auto"/>
            <w:left w:val="none" w:sz="0" w:space="0" w:color="auto"/>
            <w:bottom w:val="none" w:sz="0" w:space="0" w:color="auto"/>
            <w:right w:val="none" w:sz="0" w:space="0" w:color="auto"/>
          </w:divBdr>
        </w:div>
        <w:div w:id="1889295088">
          <w:marLeft w:val="0"/>
          <w:marRight w:val="0"/>
          <w:marTop w:val="0"/>
          <w:marBottom w:val="0"/>
          <w:divBdr>
            <w:top w:val="none" w:sz="0" w:space="0" w:color="auto"/>
            <w:left w:val="none" w:sz="0" w:space="0" w:color="auto"/>
            <w:bottom w:val="none" w:sz="0" w:space="0" w:color="auto"/>
            <w:right w:val="none" w:sz="0" w:space="0" w:color="auto"/>
          </w:divBdr>
        </w:div>
        <w:div w:id="1195536449">
          <w:marLeft w:val="0"/>
          <w:marRight w:val="0"/>
          <w:marTop w:val="0"/>
          <w:marBottom w:val="0"/>
          <w:divBdr>
            <w:top w:val="none" w:sz="0" w:space="0" w:color="auto"/>
            <w:left w:val="none" w:sz="0" w:space="0" w:color="auto"/>
            <w:bottom w:val="none" w:sz="0" w:space="0" w:color="auto"/>
            <w:right w:val="none" w:sz="0" w:space="0" w:color="auto"/>
          </w:divBdr>
        </w:div>
        <w:div w:id="434057979">
          <w:marLeft w:val="0"/>
          <w:marRight w:val="0"/>
          <w:marTop w:val="0"/>
          <w:marBottom w:val="0"/>
          <w:divBdr>
            <w:top w:val="none" w:sz="0" w:space="0" w:color="auto"/>
            <w:left w:val="none" w:sz="0" w:space="0" w:color="auto"/>
            <w:bottom w:val="none" w:sz="0" w:space="0" w:color="auto"/>
            <w:right w:val="none" w:sz="0" w:space="0" w:color="auto"/>
          </w:divBdr>
        </w:div>
        <w:div w:id="1665859842">
          <w:marLeft w:val="0"/>
          <w:marRight w:val="0"/>
          <w:marTop w:val="0"/>
          <w:marBottom w:val="0"/>
          <w:divBdr>
            <w:top w:val="none" w:sz="0" w:space="0" w:color="auto"/>
            <w:left w:val="none" w:sz="0" w:space="0" w:color="auto"/>
            <w:bottom w:val="none" w:sz="0" w:space="0" w:color="auto"/>
            <w:right w:val="none" w:sz="0" w:space="0" w:color="auto"/>
          </w:divBdr>
        </w:div>
        <w:div w:id="675497353">
          <w:marLeft w:val="0"/>
          <w:marRight w:val="0"/>
          <w:marTop w:val="0"/>
          <w:marBottom w:val="0"/>
          <w:divBdr>
            <w:top w:val="none" w:sz="0" w:space="0" w:color="auto"/>
            <w:left w:val="none" w:sz="0" w:space="0" w:color="auto"/>
            <w:bottom w:val="none" w:sz="0" w:space="0" w:color="auto"/>
            <w:right w:val="none" w:sz="0" w:space="0" w:color="auto"/>
          </w:divBdr>
        </w:div>
        <w:div w:id="655374713">
          <w:marLeft w:val="0"/>
          <w:marRight w:val="0"/>
          <w:marTop w:val="0"/>
          <w:marBottom w:val="0"/>
          <w:divBdr>
            <w:top w:val="none" w:sz="0" w:space="0" w:color="auto"/>
            <w:left w:val="none" w:sz="0" w:space="0" w:color="auto"/>
            <w:bottom w:val="none" w:sz="0" w:space="0" w:color="auto"/>
            <w:right w:val="none" w:sz="0" w:space="0" w:color="auto"/>
          </w:divBdr>
        </w:div>
        <w:div w:id="1616012078">
          <w:marLeft w:val="0"/>
          <w:marRight w:val="0"/>
          <w:marTop w:val="0"/>
          <w:marBottom w:val="0"/>
          <w:divBdr>
            <w:top w:val="none" w:sz="0" w:space="0" w:color="auto"/>
            <w:left w:val="none" w:sz="0" w:space="0" w:color="auto"/>
            <w:bottom w:val="none" w:sz="0" w:space="0" w:color="auto"/>
            <w:right w:val="none" w:sz="0" w:space="0" w:color="auto"/>
          </w:divBdr>
        </w:div>
        <w:div w:id="1947153743">
          <w:marLeft w:val="0"/>
          <w:marRight w:val="0"/>
          <w:marTop w:val="0"/>
          <w:marBottom w:val="0"/>
          <w:divBdr>
            <w:top w:val="none" w:sz="0" w:space="0" w:color="auto"/>
            <w:left w:val="none" w:sz="0" w:space="0" w:color="auto"/>
            <w:bottom w:val="none" w:sz="0" w:space="0" w:color="auto"/>
            <w:right w:val="none" w:sz="0" w:space="0" w:color="auto"/>
          </w:divBdr>
        </w:div>
        <w:div w:id="633102087">
          <w:marLeft w:val="0"/>
          <w:marRight w:val="0"/>
          <w:marTop w:val="0"/>
          <w:marBottom w:val="0"/>
          <w:divBdr>
            <w:top w:val="none" w:sz="0" w:space="0" w:color="auto"/>
            <w:left w:val="none" w:sz="0" w:space="0" w:color="auto"/>
            <w:bottom w:val="none" w:sz="0" w:space="0" w:color="auto"/>
            <w:right w:val="none" w:sz="0" w:space="0" w:color="auto"/>
          </w:divBdr>
        </w:div>
        <w:div w:id="1125777641">
          <w:marLeft w:val="0"/>
          <w:marRight w:val="0"/>
          <w:marTop w:val="0"/>
          <w:marBottom w:val="0"/>
          <w:divBdr>
            <w:top w:val="none" w:sz="0" w:space="0" w:color="auto"/>
            <w:left w:val="none" w:sz="0" w:space="0" w:color="auto"/>
            <w:bottom w:val="none" w:sz="0" w:space="0" w:color="auto"/>
            <w:right w:val="none" w:sz="0" w:space="0" w:color="auto"/>
          </w:divBdr>
        </w:div>
        <w:div w:id="1827866687">
          <w:marLeft w:val="0"/>
          <w:marRight w:val="0"/>
          <w:marTop w:val="0"/>
          <w:marBottom w:val="0"/>
          <w:divBdr>
            <w:top w:val="none" w:sz="0" w:space="0" w:color="auto"/>
            <w:left w:val="none" w:sz="0" w:space="0" w:color="auto"/>
            <w:bottom w:val="none" w:sz="0" w:space="0" w:color="auto"/>
            <w:right w:val="none" w:sz="0" w:space="0" w:color="auto"/>
          </w:divBdr>
        </w:div>
        <w:div w:id="1850173528">
          <w:marLeft w:val="0"/>
          <w:marRight w:val="0"/>
          <w:marTop w:val="0"/>
          <w:marBottom w:val="0"/>
          <w:divBdr>
            <w:top w:val="none" w:sz="0" w:space="0" w:color="auto"/>
            <w:left w:val="none" w:sz="0" w:space="0" w:color="auto"/>
            <w:bottom w:val="none" w:sz="0" w:space="0" w:color="auto"/>
            <w:right w:val="none" w:sz="0" w:space="0" w:color="auto"/>
          </w:divBdr>
        </w:div>
        <w:div w:id="327483742">
          <w:marLeft w:val="0"/>
          <w:marRight w:val="0"/>
          <w:marTop w:val="0"/>
          <w:marBottom w:val="0"/>
          <w:divBdr>
            <w:top w:val="none" w:sz="0" w:space="0" w:color="auto"/>
            <w:left w:val="none" w:sz="0" w:space="0" w:color="auto"/>
            <w:bottom w:val="none" w:sz="0" w:space="0" w:color="auto"/>
            <w:right w:val="none" w:sz="0" w:space="0" w:color="auto"/>
          </w:divBdr>
        </w:div>
        <w:div w:id="2012828871">
          <w:marLeft w:val="0"/>
          <w:marRight w:val="0"/>
          <w:marTop w:val="0"/>
          <w:marBottom w:val="0"/>
          <w:divBdr>
            <w:top w:val="none" w:sz="0" w:space="0" w:color="auto"/>
            <w:left w:val="none" w:sz="0" w:space="0" w:color="auto"/>
            <w:bottom w:val="none" w:sz="0" w:space="0" w:color="auto"/>
            <w:right w:val="none" w:sz="0" w:space="0" w:color="auto"/>
          </w:divBdr>
        </w:div>
        <w:div w:id="1704943345">
          <w:marLeft w:val="0"/>
          <w:marRight w:val="0"/>
          <w:marTop w:val="0"/>
          <w:marBottom w:val="0"/>
          <w:divBdr>
            <w:top w:val="none" w:sz="0" w:space="0" w:color="auto"/>
            <w:left w:val="none" w:sz="0" w:space="0" w:color="auto"/>
            <w:bottom w:val="none" w:sz="0" w:space="0" w:color="auto"/>
            <w:right w:val="none" w:sz="0" w:space="0" w:color="auto"/>
          </w:divBdr>
        </w:div>
        <w:div w:id="1738019143">
          <w:marLeft w:val="0"/>
          <w:marRight w:val="0"/>
          <w:marTop w:val="0"/>
          <w:marBottom w:val="0"/>
          <w:divBdr>
            <w:top w:val="none" w:sz="0" w:space="0" w:color="auto"/>
            <w:left w:val="none" w:sz="0" w:space="0" w:color="auto"/>
            <w:bottom w:val="none" w:sz="0" w:space="0" w:color="auto"/>
            <w:right w:val="none" w:sz="0" w:space="0" w:color="auto"/>
          </w:divBdr>
        </w:div>
        <w:div w:id="1688216091">
          <w:marLeft w:val="0"/>
          <w:marRight w:val="0"/>
          <w:marTop w:val="0"/>
          <w:marBottom w:val="0"/>
          <w:divBdr>
            <w:top w:val="none" w:sz="0" w:space="0" w:color="auto"/>
            <w:left w:val="none" w:sz="0" w:space="0" w:color="auto"/>
            <w:bottom w:val="none" w:sz="0" w:space="0" w:color="auto"/>
            <w:right w:val="none" w:sz="0" w:space="0" w:color="auto"/>
          </w:divBdr>
        </w:div>
        <w:div w:id="2123769278">
          <w:marLeft w:val="0"/>
          <w:marRight w:val="0"/>
          <w:marTop w:val="0"/>
          <w:marBottom w:val="0"/>
          <w:divBdr>
            <w:top w:val="none" w:sz="0" w:space="0" w:color="auto"/>
            <w:left w:val="none" w:sz="0" w:space="0" w:color="auto"/>
            <w:bottom w:val="none" w:sz="0" w:space="0" w:color="auto"/>
            <w:right w:val="none" w:sz="0" w:space="0" w:color="auto"/>
          </w:divBdr>
        </w:div>
        <w:div w:id="2106339482">
          <w:marLeft w:val="0"/>
          <w:marRight w:val="0"/>
          <w:marTop w:val="0"/>
          <w:marBottom w:val="0"/>
          <w:divBdr>
            <w:top w:val="none" w:sz="0" w:space="0" w:color="auto"/>
            <w:left w:val="none" w:sz="0" w:space="0" w:color="auto"/>
            <w:bottom w:val="none" w:sz="0" w:space="0" w:color="auto"/>
            <w:right w:val="none" w:sz="0" w:space="0" w:color="auto"/>
          </w:divBdr>
        </w:div>
        <w:div w:id="597367674">
          <w:marLeft w:val="0"/>
          <w:marRight w:val="0"/>
          <w:marTop w:val="0"/>
          <w:marBottom w:val="0"/>
          <w:divBdr>
            <w:top w:val="none" w:sz="0" w:space="0" w:color="auto"/>
            <w:left w:val="none" w:sz="0" w:space="0" w:color="auto"/>
            <w:bottom w:val="none" w:sz="0" w:space="0" w:color="auto"/>
            <w:right w:val="none" w:sz="0" w:space="0" w:color="auto"/>
          </w:divBdr>
        </w:div>
        <w:div w:id="689525850">
          <w:marLeft w:val="0"/>
          <w:marRight w:val="0"/>
          <w:marTop w:val="0"/>
          <w:marBottom w:val="0"/>
          <w:divBdr>
            <w:top w:val="none" w:sz="0" w:space="0" w:color="auto"/>
            <w:left w:val="none" w:sz="0" w:space="0" w:color="auto"/>
            <w:bottom w:val="none" w:sz="0" w:space="0" w:color="auto"/>
            <w:right w:val="none" w:sz="0" w:space="0" w:color="auto"/>
          </w:divBdr>
        </w:div>
        <w:div w:id="736442249">
          <w:marLeft w:val="0"/>
          <w:marRight w:val="0"/>
          <w:marTop w:val="0"/>
          <w:marBottom w:val="0"/>
          <w:divBdr>
            <w:top w:val="none" w:sz="0" w:space="0" w:color="auto"/>
            <w:left w:val="none" w:sz="0" w:space="0" w:color="auto"/>
            <w:bottom w:val="none" w:sz="0" w:space="0" w:color="auto"/>
            <w:right w:val="none" w:sz="0" w:space="0" w:color="auto"/>
          </w:divBdr>
        </w:div>
        <w:div w:id="729035216">
          <w:marLeft w:val="0"/>
          <w:marRight w:val="0"/>
          <w:marTop w:val="0"/>
          <w:marBottom w:val="0"/>
          <w:divBdr>
            <w:top w:val="none" w:sz="0" w:space="0" w:color="auto"/>
            <w:left w:val="none" w:sz="0" w:space="0" w:color="auto"/>
            <w:bottom w:val="none" w:sz="0" w:space="0" w:color="auto"/>
            <w:right w:val="none" w:sz="0" w:space="0" w:color="auto"/>
          </w:divBdr>
        </w:div>
        <w:div w:id="114444344">
          <w:marLeft w:val="0"/>
          <w:marRight w:val="0"/>
          <w:marTop w:val="0"/>
          <w:marBottom w:val="0"/>
          <w:divBdr>
            <w:top w:val="none" w:sz="0" w:space="0" w:color="auto"/>
            <w:left w:val="none" w:sz="0" w:space="0" w:color="auto"/>
            <w:bottom w:val="none" w:sz="0" w:space="0" w:color="auto"/>
            <w:right w:val="none" w:sz="0" w:space="0" w:color="auto"/>
          </w:divBdr>
        </w:div>
        <w:div w:id="942802063">
          <w:marLeft w:val="0"/>
          <w:marRight w:val="0"/>
          <w:marTop w:val="0"/>
          <w:marBottom w:val="0"/>
          <w:divBdr>
            <w:top w:val="none" w:sz="0" w:space="0" w:color="auto"/>
            <w:left w:val="none" w:sz="0" w:space="0" w:color="auto"/>
            <w:bottom w:val="none" w:sz="0" w:space="0" w:color="auto"/>
            <w:right w:val="none" w:sz="0" w:space="0" w:color="auto"/>
          </w:divBdr>
        </w:div>
        <w:div w:id="1766803073">
          <w:marLeft w:val="0"/>
          <w:marRight w:val="0"/>
          <w:marTop w:val="0"/>
          <w:marBottom w:val="0"/>
          <w:divBdr>
            <w:top w:val="none" w:sz="0" w:space="0" w:color="auto"/>
            <w:left w:val="none" w:sz="0" w:space="0" w:color="auto"/>
            <w:bottom w:val="none" w:sz="0" w:space="0" w:color="auto"/>
            <w:right w:val="none" w:sz="0" w:space="0" w:color="auto"/>
          </w:divBdr>
        </w:div>
        <w:div w:id="1708605719">
          <w:marLeft w:val="0"/>
          <w:marRight w:val="0"/>
          <w:marTop w:val="0"/>
          <w:marBottom w:val="0"/>
          <w:divBdr>
            <w:top w:val="none" w:sz="0" w:space="0" w:color="auto"/>
            <w:left w:val="none" w:sz="0" w:space="0" w:color="auto"/>
            <w:bottom w:val="none" w:sz="0" w:space="0" w:color="auto"/>
            <w:right w:val="none" w:sz="0" w:space="0" w:color="auto"/>
          </w:divBdr>
        </w:div>
        <w:div w:id="439185044">
          <w:marLeft w:val="0"/>
          <w:marRight w:val="0"/>
          <w:marTop w:val="0"/>
          <w:marBottom w:val="0"/>
          <w:divBdr>
            <w:top w:val="none" w:sz="0" w:space="0" w:color="auto"/>
            <w:left w:val="none" w:sz="0" w:space="0" w:color="auto"/>
            <w:bottom w:val="none" w:sz="0" w:space="0" w:color="auto"/>
            <w:right w:val="none" w:sz="0" w:space="0" w:color="auto"/>
          </w:divBdr>
        </w:div>
        <w:div w:id="1079987072">
          <w:marLeft w:val="0"/>
          <w:marRight w:val="0"/>
          <w:marTop w:val="0"/>
          <w:marBottom w:val="0"/>
          <w:divBdr>
            <w:top w:val="none" w:sz="0" w:space="0" w:color="auto"/>
            <w:left w:val="none" w:sz="0" w:space="0" w:color="auto"/>
            <w:bottom w:val="none" w:sz="0" w:space="0" w:color="auto"/>
            <w:right w:val="none" w:sz="0" w:space="0" w:color="auto"/>
          </w:divBdr>
        </w:div>
        <w:div w:id="516889215">
          <w:marLeft w:val="0"/>
          <w:marRight w:val="0"/>
          <w:marTop w:val="0"/>
          <w:marBottom w:val="0"/>
          <w:divBdr>
            <w:top w:val="none" w:sz="0" w:space="0" w:color="auto"/>
            <w:left w:val="none" w:sz="0" w:space="0" w:color="auto"/>
            <w:bottom w:val="none" w:sz="0" w:space="0" w:color="auto"/>
            <w:right w:val="none" w:sz="0" w:space="0" w:color="auto"/>
          </w:divBdr>
        </w:div>
        <w:div w:id="2088261634">
          <w:marLeft w:val="0"/>
          <w:marRight w:val="0"/>
          <w:marTop w:val="0"/>
          <w:marBottom w:val="0"/>
          <w:divBdr>
            <w:top w:val="none" w:sz="0" w:space="0" w:color="auto"/>
            <w:left w:val="none" w:sz="0" w:space="0" w:color="auto"/>
            <w:bottom w:val="none" w:sz="0" w:space="0" w:color="auto"/>
            <w:right w:val="none" w:sz="0" w:space="0" w:color="auto"/>
          </w:divBdr>
        </w:div>
        <w:div w:id="1886985853">
          <w:marLeft w:val="0"/>
          <w:marRight w:val="0"/>
          <w:marTop w:val="0"/>
          <w:marBottom w:val="0"/>
          <w:divBdr>
            <w:top w:val="none" w:sz="0" w:space="0" w:color="auto"/>
            <w:left w:val="none" w:sz="0" w:space="0" w:color="auto"/>
            <w:bottom w:val="none" w:sz="0" w:space="0" w:color="auto"/>
            <w:right w:val="none" w:sz="0" w:space="0" w:color="auto"/>
          </w:divBdr>
        </w:div>
        <w:div w:id="1164054912">
          <w:marLeft w:val="0"/>
          <w:marRight w:val="0"/>
          <w:marTop w:val="0"/>
          <w:marBottom w:val="0"/>
          <w:divBdr>
            <w:top w:val="none" w:sz="0" w:space="0" w:color="auto"/>
            <w:left w:val="none" w:sz="0" w:space="0" w:color="auto"/>
            <w:bottom w:val="none" w:sz="0" w:space="0" w:color="auto"/>
            <w:right w:val="none" w:sz="0" w:space="0" w:color="auto"/>
          </w:divBdr>
        </w:div>
        <w:div w:id="1678002873">
          <w:marLeft w:val="0"/>
          <w:marRight w:val="0"/>
          <w:marTop w:val="0"/>
          <w:marBottom w:val="0"/>
          <w:divBdr>
            <w:top w:val="none" w:sz="0" w:space="0" w:color="auto"/>
            <w:left w:val="none" w:sz="0" w:space="0" w:color="auto"/>
            <w:bottom w:val="none" w:sz="0" w:space="0" w:color="auto"/>
            <w:right w:val="none" w:sz="0" w:space="0" w:color="auto"/>
          </w:divBdr>
        </w:div>
        <w:div w:id="737438823">
          <w:marLeft w:val="0"/>
          <w:marRight w:val="0"/>
          <w:marTop w:val="0"/>
          <w:marBottom w:val="0"/>
          <w:divBdr>
            <w:top w:val="none" w:sz="0" w:space="0" w:color="auto"/>
            <w:left w:val="none" w:sz="0" w:space="0" w:color="auto"/>
            <w:bottom w:val="none" w:sz="0" w:space="0" w:color="auto"/>
            <w:right w:val="none" w:sz="0" w:space="0" w:color="auto"/>
          </w:divBdr>
        </w:div>
        <w:div w:id="1357122741">
          <w:marLeft w:val="0"/>
          <w:marRight w:val="0"/>
          <w:marTop w:val="0"/>
          <w:marBottom w:val="0"/>
          <w:divBdr>
            <w:top w:val="none" w:sz="0" w:space="0" w:color="auto"/>
            <w:left w:val="none" w:sz="0" w:space="0" w:color="auto"/>
            <w:bottom w:val="none" w:sz="0" w:space="0" w:color="auto"/>
            <w:right w:val="none" w:sz="0" w:space="0" w:color="auto"/>
          </w:divBdr>
        </w:div>
        <w:div w:id="344525092">
          <w:marLeft w:val="0"/>
          <w:marRight w:val="0"/>
          <w:marTop w:val="0"/>
          <w:marBottom w:val="0"/>
          <w:divBdr>
            <w:top w:val="none" w:sz="0" w:space="0" w:color="auto"/>
            <w:left w:val="none" w:sz="0" w:space="0" w:color="auto"/>
            <w:bottom w:val="none" w:sz="0" w:space="0" w:color="auto"/>
            <w:right w:val="none" w:sz="0" w:space="0" w:color="auto"/>
          </w:divBdr>
        </w:div>
        <w:div w:id="996962581">
          <w:marLeft w:val="0"/>
          <w:marRight w:val="0"/>
          <w:marTop w:val="0"/>
          <w:marBottom w:val="0"/>
          <w:divBdr>
            <w:top w:val="none" w:sz="0" w:space="0" w:color="auto"/>
            <w:left w:val="none" w:sz="0" w:space="0" w:color="auto"/>
            <w:bottom w:val="none" w:sz="0" w:space="0" w:color="auto"/>
            <w:right w:val="none" w:sz="0" w:space="0" w:color="auto"/>
          </w:divBdr>
        </w:div>
        <w:div w:id="1834645142">
          <w:marLeft w:val="0"/>
          <w:marRight w:val="0"/>
          <w:marTop w:val="0"/>
          <w:marBottom w:val="0"/>
          <w:divBdr>
            <w:top w:val="none" w:sz="0" w:space="0" w:color="auto"/>
            <w:left w:val="none" w:sz="0" w:space="0" w:color="auto"/>
            <w:bottom w:val="none" w:sz="0" w:space="0" w:color="auto"/>
            <w:right w:val="none" w:sz="0" w:space="0" w:color="auto"/>
          </w:divBdr>
        </w:div>
        <w:div w:id="97139187">
          <w:marLeft w:val="0"/>
          <w:marRight w:val="0"/>
          <w:marTop w:val="0"/>
          <w:marBottom w:val="0"/>
          <w:divBdr>
            <w:top w:val="none" w:sz="0" w:space="0" w:color="auto"/>
            <w:left w:val="none" w:sz="0" w:space="0" w:color="auto"/>
            <w:bottom w:val="none" w:sz="0" w:space="0" w:color="auto"/>
            <w:right w:val="none" w:sz="0" w:space="0" w:color="auto"/>
          </w:divBdr>
        </w:div>
        <w:div w:id="1046685533">
          <w:marLeft w:val="0"/>
          <w:marRight w:val="0"/>
          <w:marTop w:val="0"/>
          <w:marBottom w:val="0"/>
          <w:divBdr>
            <w:top w:val="none" w:sz="0" w:space="0" w:color="auto"/>
            <w:left w:val="none" w:sz="0" w:space="0" w:color="auto"/>
            <w:bottom w:val="none" w:sz="0" w:space="0" w:color="auto"/>
            <w:right w:val="none" w:sz="0" w:space="0" w:color="auto"/>
          </w:divBdr>
        </w:div>
        <w:div w:id="1066338810">
          <w:marLeft w:val="0"/>
          <w:marRight w:val="0"/>
          <w:marTop w:val="0"/>
          <w:marBottom w:val="0"/>
          <w:divBdr>
            <w:top w:val="none" w:sz="0" w:space="0" w:color="auto"/>
            <w:left w:val="none" w:sz="0" w:space="0" w:color="auto"/>
            <w:bottom w:val="none" w:sz="0" w:space="0" w:color="auto"/>
            <w:right w:val="none" w:sz="0" w:space="0" w:color="auto"/>
          </w:divBdr>
        </w:div>
        <w:div w:id="901985313">
          <w:marLeft w:val="0"/>
          <w:marRight w:val="0"/>
          <w:marTop w:val="0"/>
          <w:marBottom w:val="0"/>
          <w:divBdr>
            <w:top w:val="none" w:sz="0" w:space="0" w:color="auto"/>
            <w:left w:val="none" w:sz="0" w:space="0" w:color="auto"/>
            <w:bottom w:val="none" w:sz="0" w:space="0" w:color="auto"/>
            <w:right w:val="none" w:sz="0" w:space="0" w:color="auto"/>
          </w:divBdr>
        </w:div>
        <w:div w:id="2133673702">
          <w:marLeft w:val="0"/>
          <w:marRight w:val="0"/>
          <w:marTop w:val="0"/>
          <w:marBottom w:val="0"/>
          <w:divBdr>
            <w:top w:val="none" w:sz="0" w:space="0" w:color="auto"/>
            <w:left w:val="none" w:sz="0" w:space="0" w:color="auto"/>
            <w:bottom w:val="none" w:sz="0" w:space="0" w:color="auto"/>
            <w:right w:val="none" w:sz="0" w:space="0" w:color="auto"/>
          </w:divBdr>
        </w:div>
        <w:div w:id="176848315">
          <w:marLeft w:val="0"/>
          <w:marRight w:val="0"/>
          <w:marTop w:val="0"/>
          <w:marBottom w:val="0"/>
          <w:divBdr>
            <w:top w:val="none" w:sz="0" w:space="0" w:color="auto"/>
            <w:left w:val="none" w:sz="0" w:space="0" w:color="auto"/>
            <w:bottom w:val="none" w:sz="0" w:space="0" w:color="auto"/>
            <w:right w:val="none" w:sz="0" w:space="0" w:color="auto"/>
          </w:divBdr>
        </w:div>
        <w:div w:id="535780825">
          <w:marLeft w:val="0"/>
          <w:marRight w:val="0"/>
          <w:marTop w:val="0"/>
          <w:marBottom w:val="0"/>
          <w:divBdr>
            <w:top w:val="none" w:sz="0" w:space="0" w:color="auto"/>
            <w:left w:val="none" w:sz="0" w:space="0" w:color="auto"/>
            <w:bottom w:val="none" w:sz="0" w:space="0" w:color="auto"/>
            <w:right w:val="none" w:sz="0" w:space="0" w:color="auto"/>
          </w:divBdr>
        </w:div>
        <w:div w:id="1683774920">
          <w:marLeft w:val="0"/>
          <w:marRight w:val="0"/>
          <w:marTop w:val="0"/>
          <w:marBottom w:val="0"/>
          <w:divBdr>
            <w:top w:val="none" w:sz="0" w:space="0" w:color="auto"/>
            <w:left w:val="none" w:sz="0" w:space="0" w:color="auto"/>
            <w:bottom w:val="none" w:sz="0" w:space="0" w:color="auto"/>
            <w:right w:val="none" w:sz="0" w:space="0" w:color="auto"/>
          </w:divBdr>
        </w:div>
        <w:div w:id="1884713308">
          <w:marLeft w:val="0"/>
          <w:marRight w:val="0"/>
          <w:marTop w:val="0"/>
          <w:marBottom w:val="0"/>
          <w:divBdr>
            <w:top w:val="none" w:sz="0" w:space="0" w:color="auto"/>
            <w:left w:val="none" w:sz="0" w:space="0" w:color="auto"/>
            <w:bottom w:val="none" w:sz="0" w:space="0" w:color="auto"/>
            <w:right w:val="none" w:sz="0" w:space="0" w:color="auto"/>
          </w:divBdr>
        </w:div>
        <w:div w:id="1964192217">
          <w:marLeft w:val="0"/>
          <w:marRight w:val="0"/>
          <w:marTop w:val="0"/>
          <w:marBottom w:val="0"/>
          <w:divBdr>
            <w:top w:val="none" w:sz="0" w:space="0" w:color="auto"/>
            <w:left w:val="none" w:sz="0" w:space="0" w:color="auto"/>
            <w:bottom w:val="none" w:sz="0" w:space="0" w:color="auto"/>
            <w:right w:val="none" w:sz="0" w:space="0" w:color="auto"/>
          </w:divBdr>
        </w:div>
        <w:div w:id="1669555033">
          <w:marLeft w:val="0"/>
          <w:marRight w:val="0"/>
          <w:marTop w:val="0"/>
          <w:marBottom w:val="0"/>
          <w:divBdr>
            <w:top w:val="none" w:sz="0" w:space="0" w:color="auto"/>
            <w:left w:val="none" w:sz="0" w:space="0" w:color="auto"/>
            <w:bottom w:val="none" w:sz="0" w:space="0" w:color="auto"/>
            <w:right w:val="none" w:sz="0" w:space="0" w:color="auto"/>
          </w:divBdr>
        </w:div>
        <w:div w:id="1995255092">
          <w:marLeft w:val="0"/>
          <w:marRight w:val="0"/>
          <w:marTop w:val="0"/>
          <w:marBottom w:val="0"/>
          <w:divBdr>
            <w:top w:val="none" w:sz="0" w:space="0" w:color="auto"/>
            <w:left w:val="none" w:sz="0" w:space="0" w:color="auto"/>
            <w:bottom w:val="none" w:sz="0" w:space="0" w:color="auto"/>
            <w:right w:val="none" w:sz="0" w:space="0" w:color="auto"/>
          </w:divBdr>
        </w:div>
        <w:div w:id="779450283">
          <w:marLeft w:val="0"/>
          <w:marRight w:val="0"/>
          <w:marTop w:val="0"/>
          <w:marBottom w:val="0"/>
          <w:divBdr>
            <w:top w:val="none" w:sz="0" w:space="0" w:color="auto"/>
            <w:left w:val="none" w:sz="0" w:space="0" w:color="auto"/>
            <w:bottom w:val="none" w:sz="0" w:space="0" w:color="auto"/>
            <w:right w:val="none" w:sz="0" w:space="0" w:color="auto"/>
          </w:divBdr>
        </w:div>
        <w:div w:id="290870337">
          <w:marLeft w:val="0"/>
          <w:marRight w:val="0"/>
          <w:marTop w:val="0"/>
          <w:marBottom w:val="0"/>
          <w:divBdr>
            <w:top w:val="none" w:sz="0" w:space="0" w:color="auto"/>
            <w:left w:val="none" w:sz="0" w:space="0" w:color="auto"/>
            <w:bottom w:val="none" w:sz="0" w:space="0" w:color="auto"/>
            <w:right w:val="none" w:sz="0" w:space="0" w:color="auto"/>
          </w:divBdr>
        </w:div>
        <w:div w:id="1360817624">
          <w:marLeft w:val="0"/>
          <w:marRight w:val="0"/>
          <w:marTop w:val="0"/>
          <w:marBottom w:val="0"/>
          <w:divBdr>
            <w:top w:val="none" w:sz="0" w:space="0" w:color="auto"/>
            <w:left w:val="none" w:sz="0" w:space="0" w:color="auto"/>
            <w:bottom w:val="none" w:sz="0" w:space="0" w:color="auto"/>
            <w:right w:val="none" w:sz="0" w:space="0" w:color="auto"/>
          </w:divBdr>
        </w:div>
        <w:div w:id="574242359">
          <w:marLeft w:val="0"/>
          <w:marRight w:val="0"/>
          <w:marTop w:val="0"/>
          <w:marBottom w:val="0"/>
          <w:divBdr>
            <w:top w:val="none" w:sz="0" w:space="0" w:color="auto"/>
            <w:left w:val="none" w:sz="0" w:space="0" w:color="auto"/>
            <w:bottom w:val="none" w:sz="0" w:space="0" w:color="auto"/>
            <w:right w:val="none" w:sz="0" w:space="0" w:color="auto"/>
          </w:divBdr>
        </w:div>
        <w:div w:id="1386291612">
          <w:marLeft w:val="0"/>
          <w:marRight w:val="0"/>
          <w:marTop w:val="0"/>
          <w:marBottom w:val="0"/>
          <w:divBdr>
            <w:top w:val="none" w:sz="0" w:space="0" w:color="auto"/>
            <w:left w:val="none" w:sz="0" w:space="0" w:color="auto"/>
            <w:bottom w:val="none" w:sz="0" w:space="0" w:color="auto"/>
            <w:right w:val="none" w:sz="0" w:space="0" w:color="auto"/>
          </w:divBdr>
        </w:div>
        <w:div w:id="1710035352">
          <w:marLeft w:val="0"/>
          <w:marRight w:val="0"/>
          <w:marTop w:val="0"/>
          <w:marBottom w:val="0"/>
          <w:divBdr>
            <w:top w:val="none" w:sz="0" w:space="0" w:color="auto"/>
            <w:left w:val="none" w:sz="0" w:space="0" w:color="auto"/>
            <w:bottom w:val="none" w:sz="0" w:space="0" w:color="auto"/>
            <w:right w:val="none" w:sz="0" w:space="0" w:color="auto"/>
          </w:divBdr>
        </w:div>
        <w:div w:id="277370189">
          <w:marLeft w:val="0"/>
          <w:marRight w:val="0"/>
          <w:marTop w:val="0"/>
          <w:marBottom w:val="0"/>
          <w:divBdr>
            <w:top w:val="none" w:sz="0" w:space="0" w:color="auto"/>
            <w:left w:val="none" w:sz="0" w:space="0" w:color="auto"/>
            <w:bottom w:val="none" w:sz="0" w:space="0" w:color="auto"/>
            <w:right w:val="none" w:sz="0" w:space="0" w:color="auto"/>
          </w:divBdr>
        </w:div>
        <w:div w:id="322054926">
          <w:marLeft w:val="0"/>
          <w:marRight w:val="0"/>
          <w:marTop w:val="0"/>
          <w:marBottom w:val="0"/>
          <w:divBdr>
            <w:top w:val="none" w:sz="0" w:space="0" w:color="auto"/>
            <w:left w:val="none" w:sz="0" w:space="0" w:color="auto"/>
            <w:bottom w:val="none" w:sz="0" w:space="0" w:color="auto"/>
            <w:right w:val="none" w:sz="0" w:space="0" w:color="auto"/>
          </w:divBdr>
        </w:div>
        <w:div w:id="1397510254">
          <w:marLeft w:val="0"/>
          <w:marRight w:val="0"/>
          <w:marTop w:val="0"/>
          <w:marBottom w:val="0"/>
          <w:divBdr>
            <w:top w:val="none" w:sz="0" w:space="0" w:color="auto"/>
            <w:left w:val="none" w:sz="0" w:space="0" w:color="auto"/>
            <w:bottom w:val="none" w:sz="0" w:space="0" w:color="auto"/>
            <w:right w:val="none" w:sz="0" w:space="0" w:color="auto"/>
          </w:divBdr>
        </w:div>
      </w:divsChild>
    </w:div>
    <w:div w:id="1219126840">
      <w:bodyDiv w:val="1"/>
      <w:marLeft w:val="0"/>
      <w:marRight w:val="0"/>
      <w:marTop w:val="0"/>
      <w:marBottom w:val="0"/>
      <w:divBdr>
        <w:top w:val="none" w:sz="0" w:space="0" w:color="auto"/>
        <w:left w:val="none" w:sz="0" w:space="0" w:color="auto"/>
        <w:bottom w:val="none" w:sz="0" w:space="0" w:color="auto"/>
        <w:right w:val="none" w:sz="0" w:space="0" w:color="auto"/>
      </w:divBdr>
      <w:divsChild>
        <w:div w:id="2057780026">
          <w:marLeft w:val="0"/>
          <w:marRight w:val="0"/>
          <w:marTop w:val="0"/>
          <w:marBottom w:val="0"/>
          <w:divBdr>
            <w:top w:val="none" w:sz="0" w:space="0" w:color="auto"/>
            <w:left w:val="none" w:sz="0" w:space="0" w:color="auto"/>
            <w:bottom w:val="none" w:sz="0" w:space="0" w:color="auto"/>
            <w:right w:val="none" w:sz="0" w:space="0" w:color="auto"/>
          </w:divBdr>
        </w:div>
        <w:div w:id="666636453">
          <w:marLeft w:val="0"/>
          <w:marRight w:val="0"/>
          <w:marTop w:val="0"/>
          <w:marBottom w:val="0"/>
          <w:divBdr>
            <w:top w:val="none" w:sz="0" w:space="0" w:color="auto"/>
            <w:left w:val="none" w:sz="0" w:space="0" w:color="auto"/>
            <w:bottom w:val="none" w:sz="0" w:space="0" w:color="auto"/>
            <w:right w:val="none" w:sz="0" w:space="0" w:color="auto"/>
          </w:divBdr>
        </w:div>
      </w:divsChild>
    </w:div>
    <w:div w:id="1252199141">
      <w:bodyDiv w:val="1"/>
      <w:marLeft w:val="0"/>
      <w:marRight w:val="0"/>
      <w:marTop w:val="0"/>
      <w:marBottom w:val="0"/>
      <w:divBdr>
        <w:top w:val="none" w:sz="0" w:space="0" w:color="auto"/>
        <w:left w:val="none" w:sz="0" w:space="0" w:color="auto"/>
        <w:bottom w:val="none" w:sz="0" w:space="0" w:color="auto"/>
        <w:right w:val="none" w:sz="0" w:space="0" w:color="auto"/>
      </w:divBdr>
      <w:divsChild>
        <w:div w:id="802846139">
          <w:marLeft w:val="0"/>
          <w:marRight w:val="0"/>
          <w:marTop w:val="0"/>
          <w:marBottom w:val="0"/>
          <w:divBdr>
            <w:top w:val="none" w:sz="0" w:space="0" w:color="auto"/>
            <w:left w:val="none" w:sz="0" w:space="0" w:color="auto"/>
            <w:bottom w:val="none" w:sz="0" w:space="0" w:color="auto"/>
            <w:right w:val="none" w:sz="0" w:space="0" w:color="auto"/>
          </w:divBdr>
        </w:div>
        <w:div w:id="844366756">
          <w:marLeft w:val="0"/>
          <w:marRight w:val="0"/>
          <w:marTop w:val="0"/>
          <w:marBottom w:val="0"/>
          <w:divBdr>
            <w:top w:val="none" w:sz="0" w:space="0" w:color="auto"/>
            <w:left w:val="none" w:sz="0" w:space="0" w:color="auto"/>
            <w:bottom w:val="none" w:sz="0" w:space="0" w:color="auto"/>
            <w:right w:val="none" w:sz="0" w:space="0" w:color="auto"/>
          </w:divBdr>
        </w:div>
        <w:div w:id="843670889">
          <w:marLeft w:val="0"/>
          <w:marRight w:val="0"/>
          <w:marTop w:val="0"/>
          <w:marBottom w:val="0"/>
          <w:divBdr>
            <w:top w:val="none" w:sz="0" w:space="0" w:color="auto"/>
            <w:left w:val="none" w:sz="0" w:space="0" w:color="auto"/>
            <w:bottom w:val="none" w:sz="0" w:space="0" w:color="auto"/>
            <w:right w:val="none" w:sz="0" w:space="0" w:color="auto"/>
          </w:divBdr>
        </w:div>
        <w:div w:id="114494107">
          <w:marLeft w:val="0"/>
          <w:marRight w:val="0"/>
          <w:marTop w:val="0"/>
          <w:marBottom w:val="0"/>
          <w:divBdr>
            <w:top w:val="none" w:sz="0" w:space="0" w:color="auto"/>
            <w:left w:val="none" w:sz="0" w:space="0" w:color="auto"/>
            <w:bottom w:val="none" w:sz="0" w:space="0" w:color="auto"/>
            <w:right w:val="none" w:sz="0" w:space="0" w:color="auto"/>
          </w:divBdr>
        </w:div>
        <w:div w:id="1997294833">
          <w:marLeft w:val="0"/>
          <w:marRight w:val="0"/>
          <w:marTop w:val="0"/>
          <w:marBottom w:val="0"/>
          <w:divBdr>
            <w:top w:val="none" w:sz="0" w:space="0" w:color="auto"/>
            <w:left w:val="none" w:sz="0" w:space="0" w:color="auto"/>
            <w:bottom w:val="none" w:sz="0" w:space="0" w:color="auto"/>
            <w:right w:val="none" w:sz="0" w:space="0" w:color="auto"/>
          </w:divBdr>
        </w:div>
        <w:div w:id="1196692111">
          <w:marLeft w:val="0"/>
          <w:marRight w:val="0"/>
          <w:marTop w:val="0"/>
          <w:marBottom w:val="0"/>
          <w:divBdr>
            <w:top w:val="none" w:sz="0" w:space="0" w:color="auto"/>
            <w:left w:val="none" w:sz="0" w:space="0" w:color="auto"/>
            <w:bottom w:val="none" w:sz="0" w:space="0" w:color="auto"/>
            <w:right w:val="none" w:sz="0" w:space="0" w:color="auto"/>
          </w:divBdr>
        </w:div>
        <w:div w:id="354498843">
          <w:marLeft w:val="0"/>
          <w:marRight w:val="0"/>
          <w:marTop w:val="0"/>
          <w:marBottom w:val="0"/>
          <w:divBdr>
            <w:top w:val="none" w:sz="0" w:space="0" w:color="auto"/>
            <w:left w:val="none" w:sz="0" w:space="0" w:color="auto"/>
            <w:bottom w:val="none" w:sz="0" w:space="0" w:color="auto"/>
            <w:right w:val="none" w:sz="0" w:space="0" w:color="auto"/>
          </w:divBdr>
        </w:div>
        <w:div w:id="1346443571">
          <w:marLeft w:val="0"/>
          <w:marRight w:val="0"/>
          <w:marTop w:val="0"/>
          <w:marBottom w:val="0"/>
          <w:divBdr>
            <w:top w:val="none" w:sz="0" w:space="0" w:color="auto"/>
            <w:left w:val="none" w:sz="0" w:space="0" w:color="auto"/>
            <w:bottom w:val="none" w:sz="0" w:space="0" w:color="auto"/>
            <w:right w:val="none" w:sz="0" w:space="0" w:color="auto"/>
          </w:divBdr>
        </w:div>
        <w:div w:id="1007945436">
          <w:marLeft w:val="0"/>
          <w:marRight w:val="0"/>
          <w:marTop w:val="0"/>
          <w:marBottom w:val="0"/>
          <w:divBdr>
            <w:top w:val="none" w:sz="0" w:space="0" w:color="auto"/>
            <w:left w:val="none" w:sz="0" w:space="0" w:color="auto"/>
            <w:bottom w:val="none" w:sz="0" w:space="0" w:color="auto"/>
            <w:right w:val="none" w:sz="0" w:space="0" w:color="auto"/>
          </w:divBdr>
        </w:div>
        <w:div w:id="666175156">
          <w:marLeft w:val="0"/>
          <w:marRight w:val="0"/>
          <w:marTop w:val="0"/>
          <w:marBottom w:val="0"/>
          <w:divBdr>
            <w:top w:val="none" w:sz="0" w:space="0" w:color="auto"/>
            <w:left w:val="none" w:sz="0" w:space="0" w:color="auto"/>
            <w:bottom w:val="none" w:sz="0" w:space="0" w:color="auto"/>
            <w:right w:val="none" w:sz="0" w:space="0" w:color="auto"/>
          </w:divBdr>
        </w:div>
        <w:div w:id="709569833">
          <w:marLeft w:val="0"/>
          <w:marRight w:val="0"/>
          <w:marTop w:val="0"/>
          <w:marBottom w:val="0"/>
          <w:divBdr>
            <w:top w:val="none" w:sz="0" w:space="0" w:color="auto"/>
            <w:left w:val="none" w:sz="0" w:space="0" w:color="auto"/>
            <w:bottom w:val="none" w:sz="0" w:space="0" w:color="auto"/>
            <w:right w:val="none" w:sz="0" w:space="0" w:color="auto"/>
          </w:divBdr>
        </w:div>
        <w:div w:id="493954182">
          <w:marLeft w:val="0"/>
          <w:marRight w:val="0"/>
          <w:marTop w:val="0"/>
          <w:marBottom w:val="0"/>
          <w:divBdr>
            <w:top w:val="none" w:sz="0" w:space="0" w:color="auto"/>
            <w:left w:val="none" w:sz="0" w:space="0" w:color="auto"/>
            <w:bottom w:val="none" w:sz="0" w:space="0" w:color="auto"/>
            <w:right w:val="none" w:sz="0" w:space="0" w:color="auto"/>
          </w:divBdr>
        </w:div>
        <w:div w:id="1270429512">
          <w:marLeft w:val="0"/>
          <w:marRight w:val="0"/>
          <w:marTop w:val="0"/>
          <w:marBottom w:val="0"/>
          <w:divBdr>
            <w:top w:val="none" w:sz="0" w:space="0" w:color="auto"/>
            <w:left w:val="none" w:sz="0" w:space="0" w:color="auto"/>
            <w:bottom w:val="none" w:sz="0" w:space="0" w:color="auto"/>
            <w:right w:val="none" w:sz="0" w:space="0" w:color="auto"/>
          </w:divBdr>
        </w:div>
        <w:div w:id="1842964646">
          <w:marLeft w:val="0"/>
          <w:marRight w:val="0"/>
          <w:marTop w:val="0"/>
          <w:marBottom w:val="0"/>
          <w:divBdr>
            <w:top w:val="none" w:sz="0" w:space="0" w:color="auto"/>
            <w:left w:val="none" w:sz="0" w:space="0" w:color="auto"/>
            <w:bottom w:val="none" w:sz="0" w:space="0" w:color="auto"/>
            <w:right w:val="none" w:sz="0" w:space="0" w:color="auto"/>
          </w:divBdr>
        </w:div>
        <w:div w:id="1637250389">
          <w:marLeft w:val="0"/>
          <w:marRight w:val="0"/>
          <w:marTop w:val="0"/>
          <w:marBottom w:val="0"/>
          <w:divBdr>
            <w:top w:val="none" w:sz="0" w:space="0" w:color="auto"/>
            <w:left w:val="none" w:sz="0" w:space="0" w:color="auto"/>
            <w:bottom w:val="none" w:sz="0" w:space="0" w:color="auto"/>
            <w:right w:val="none" w:sz="0" w:space="0" w:color="auto"/>
          </w:divBdr>
        </w:div>
        <w:div w:id="2019576332">
          <w:marLeft w:val="0"/>
          <w:marRight w:val="0"/>
          <w:marTop w:val="0"/>
          <w:marBottom w:val="0"/>
          <w:divBdr>
            <w:top w:val="none" w:sz="0" w:space="0" w:color="auto"/>
            <w:left w:val="none" w:sz="0" w:space="0" w:color="auto"/>
            <w:bottom w:val="none" w:sz="0" w:space="0" w:color="auto"/>
            <w:right w:val="none" w:sz="0" w:space="0" w:color="auto"/>
          </w:divBdr>
        </w:div>
        <w:div w:id="1235358445">
          <w:marLeft w:val="0"/>
          <w:marRight w:val="0"/>
          <w:marTop w:val="0"/>
          <w:marBottom w:val="0"/>
          <w:divBdr>
            <w:top w:val="none" w:sz="0" w:space="0" w:color="auto"/>
            <w:left w:val="none" w:sz="0" w:space="0" w:color="auto"/>
            <w:bottom w:val="none" w:sz="0" w:space="0" w:color="auto"/>
            <w:right w:val="none" w:sz="0" w:space="0" w:color="auto"/>
          </w:divBdr>
        </w:div>
        <w:div w:id="208033215">
          <w:marLeft w:val="0"/>
          <w:marRight w:val="0"/>
          <w:marTop w:val="0"/>
          <w:marBottom w:val="0"/>
          <w:divBdr>
            <w:top w:val="none" w:sz="0" w:space="0" w:color="auto"/>
            <w:left w:val="none" w:sz="0" w:space="0" w:color="auto"/>
            <w:bottom w:val="none" w:sz="0" w:space="0" w:color="auto"/>
            <w:right w:val="none" w:sz="0" w:space="0" w:color="auto"/>
          </w:divBdr>
        </w:div>
        <w:div w:id="276759825">
          <w:marLeft w:val="0"/>
          <w:marRight w:val="0"/>
          <w:marTop w:val="0"/>
          <w:marBottom w:val="0"/>
          <w:divBdr>
            <w:top w:val="none" w:sz="0" w:space="0" w:color="auto"/>
            <w:left w:val="none" w:sz="0" w:space="0" w:color="auto"/>
            <w:bottom w:val="none" w:sz="0" w:space="0" w:color="auto"/>
            <w:right w:val="none" w:sz="0" w:space="0" w:color="auto"/>
          </w:divBdr>
        </w:div>
        <w:div w:id="1902055751">
          <w:marLeft w:val="0"/>
          <w:marRight w:val="0"/>
          <w:marTop w:val="0"/>
          <w:marBottom w:val="0"/>
          <w:divBdr>
            <w:top w:val="none" w:sz="0" w:space="0" w:color="auto"/>
            <w:left w:val="none" w:sz="0" w:space="0" w:color="auto"/>
            <w:bottom w:val="none" w:sz="0" w:space="0" w:color="auto"/>
            <w:right w:val="none" w:sz="0" w:space="0" w:color="auto"/>
          </w:divBdr>
        </w:div>
        <w:div w:id="1791852141">
          <w:marLeft w:val="0"/>
          <w:marRight w:val="0"/>
          <w:marTop w:val="0"/>
          <w:marBottom w:val="0"/>
          <w:divBdr>
            <w:top w:val="none" w:sz="0" w:space="0" w:color="auto"/>
            <w:left w:val="none" w:sz="0" w:space="0" w:color="auto"/>
            <w:bottom w:val="none" w:sz="0" w:space="0" w:color="auto"/>
            <w:right w:val="none" w:sz="0" w:space="0" w:color="auto"/>
          </w:divBdr>
        </w:div>
        <w:div w:id="1311521339">
          <w:marLeft w:val="0"/>
          <w:marRight w:val="0"/>
          <w:marTop w:val="0"/>
          <w:marBottom w:val="0"/>
          <w:divBdr>
            <w:top w:val="none" w:sz="0" w:space="0" w:color="auto"/>
            <w:left w:val="none" w:sz="0" w:space="0" w:color="auto"/>
            <w:bottom w:val="none" w:sz="0" w:space="0" w:color="auto"/>
            <w:right w:val="none" w:sz="0" w:space="0" w:color="auto"/>
          </w:divBdr>
        </w:div>
        <w:div w:id="207837537">
          <w:marLeft w:val="0"/>
          <w:marRight w:val="0"/>
          <w:marTop w:val="0"/>
          <w:marBottom w:val="0"/>
          <w:divBdr>
            <w:top w:val="none" w:sz="0" w:space="0" w:color="auto"/>
            <w:left w:val="none" w:sz="0" w:space="0" w:color="auto"/>
            <w:bottom w:val="none" w:sz="0" w:space="0" w:color="auto"/>
            <w:right w:val="none" w:sz="0" w:space="0" w:color="auto"/>
          </w:divBdr>
        </w:div>
        <w:div w:id="43871264">
          <w:marLeft w:val="0"/>
          <w:marRight w:val="0"/>
          <w:marTop w:val="0"/>
          <w:marBottom w:val="0"/>
          <w:divBdr>
            <w:top w:val="none" w:sz="0" w:space="0" w:color="auto"/>
            <w:left w:val="none" w:sz="0" w:space="0" w:color="auto"/>
            <w:bottom w:val="none" w:sz="0" w:space="0" w:color="auto"/>
            <w:right w:val="none" w:sz="0" w:space="0" w:color="auto"/>
          </w:divBdr>
        </w:div>
        <w:div w:id="945648668">
          <w:marLeft w:val="0"/>
          <w:marRight w:val="0"/>
          <w:marTop w:val="0"/>
          <w:marBottom w:val="0"/>
          <w:divBdr>
            <w:top w:val="none" w:sz="0" w:space="0" w:color="auto"/>
            <w:left w:val="none" w:sz="0" w:space="0" w:color="auto"/>
            <w:bottom w:val="none" w:sz="0" w:space="0" w:color="auto"/>
            <w:right w:val="none" w:sz="0" w:space="0" w:color="auto"/>
          </w:divBdr>
        </w:div>
        <w:div w:id="121655621">
          <w:marLeft w:val="0"/>
          <w:marRight w:val="0"/>
          <w:marTop w:val="0"/>
          <w:marBottom w:val="0"/>
          <w:divBdr>
            <w:top w:val="none" w:sz="0" w:space="0" w:color="auto"/>
            <w:left w:val="none" w:sz="0" w:space="0" w:color="auto"/>
            <w:bottom w:val="none" w:sz="0" w:space="0" w:color="auto"/>
            <w:right w:val="none" w:sz="0" w:space="0" w:color="auto"/>
          </w:divBdr>
        </w:div>
        <w:div w:id="1403942261">
          <w:marLeft w:val="0"/>
          <w:marRight w:val="0"/>
          <w:marTop w:val="0"/>
          <w:marBottom w:val="0"/>
          <w:divBdr>
            <w:top w:val="none" w:sz="0" w:space="0" w:color="auto"/>
            <w:left w:val="none" w:sz="0" w:space="0" w:color="auto"/>
            <w:bottom w:val="none" w:sz="0" w:space="0" w:color="auto"/>
            <w:right w:val="none" w:sz="0" w:space="0" w:color="auto"/>
          </w:divBdr>
        </w:div>
        <w:div w:id="937369933">
          <w:marLeft w:val="0"/>
          <w:marRight w:val="0"/>
          <w:marTop w:val="0"/>
          <w:marBottom w:val="0"/>
          <w:divBdr>
            <w:top w:val="none" w:sz="0" w:space="0" w:color="auto"/>
            <w:left w:val="none" w:sz="0" w:space="0" w:color="auto"/>
            <w:bottom w:val="none" w:sz="0" w:space="0" w:color="auto"/>
            <w:right w:val="none" w:sz="0" w:space="0" w:color="auto"/>
          </w:divBdr>
        </w:div>
        <w:div w:id="243028895">
          <w:marLeft w:val="0"/>
          <w:marRight w:val="0"/>
          <w:marTop w:val="0"/>
          <w:marBottom w:val="0"/>
          <w:divBdr>
            <w:top w:val="none" w:sz="0" w:space="0" w:color="auto"/>
            <w:left w:val="none" w:sz="0" w:space="0" w:color="auto"/>
            <w:bottom w:val="none" w:sz="0" w:space="0" w:color="auto"/>
            <w:right w:val="none" w:sz="0" w:space="0" w:color="auto"/>
          </w:divBdr>
        </w:div>
        <w:div w:id="725027679">
          <w:marLeft w:val="0"/>
          <w:marRight w:val="0"/>
          <w:marTop w:val="0"/>
          <w:marBottom w:val="0"/>
          <w:divBdr>
            <w:top w:val="none" w:sz="0" w:space="0" w:color="auto"/>
            <w:left w:val="none" w:sz="0" w:space="0" w:color="auto"/>
            <w:bottom w:val="none" w:sz="0" w:space="0" w:color="auto"/>
            <w:right w:val="none" w:sz="0" w:space="0" w:color="auto"/>
          </w:divBdr>
        </w:div>
        <w:div w:id="1381056056">
          <w:marLeft w:val="0"/>
          <w:marRight w:val="0"/>
          <w:marTop w:val="0"/>
          <w:marBottom w:val="0"/>
          <w:divBdr>
            <w:top w:val="none" w:sz="0" w:space="0" w:color="auto"/>
            <w:left w:val="none" w:sz="0" w:space="0" w:color="auto"/>
            <w:bottom w:val="none" w:sz="0" w:space="0" w:color="auto"/>
            <w:right w:val="none" w:sz="0" w:space="0" w:color="auto"/>
          </w:divBdr>
        </w:div>
        <w:div w:id="75632739">
          <w:marLeft w:val="0"/>
          <w:marRight w:val="0"/>
          <w:marTop w:val="0"/>
          <w:marBottom w:val="0"/>
          <w:divBdr>
            <w:top w:val="none" w:sz="0" w:space="0" w:color="auto"/>
            <w:left w:val="none" w:sz="0" w:space="0" w:color="auto"/>
            <w:bottom w:val="none" w:sz="0" w:space="0" w:color="auto"/>
            <w:right w:val="none" w:sz="0" w:space="0" w:color="auto"/>
          </w:divBdr>
        </w:div>
        <w:div w:id="777986189">
          <w:marLeft w:val="0"/>
          <w:marRight w:val="0"/>
          <w:marTop w:val="0"/>
          <w:marBottom w:val="0"/>
          <w:divBdr>
            <w:top w:val="none" w:sz="0" w:space="0" w:color="auto"/>
            <w:left w:val="none" w:sz="0" w:space="0" w:color="auto"/>
            <w:bottom w:val="none" w:sz="0" w:space="0" w:color="auto"/>
            <w:right w:val="none" w:sz="0" w:space="0" w:color="auto"/>
          </w:divBdr>
        </w:div>
        <w:div w:id="1586114638">
          <w:marLeft w:val="0"/>
          <w:marRight w:val="0"/>
          <w:marTop w:val="0"/>
          <w:marBottom w:val="0"/>
          <w:divBdr>
            <w:top w:val="none" w:sz="0" w:space="0" w:color="auto"/>
            <w:left w:val="none" w:sz="0" w:space="0" w:color="auto"/>
            <w:bottom w:val="none" w:sz="0" w:space="0" w:color="auto"/>
            <w:right w:val="none" w:sz="0" w:space="0" w:color="auto"/>
          </w:divBdr>
        </w:div>
        <w:div w:id="662196880">
          <w:marLeft w:val="0"/>
          <w:marRight w:val="0"/>
          <w:marTop w:val="0"/>
          <w:marBottom w:val="0"/>
          <w:divBdr>
            <w:top w:val="none" w:sz="0" w:space="0" w:color="auto"/>
            <w:left w:val="none" w:sz="0" w:space="0" w:color="auto"/>
            <w:bottom w:val="none" w:sz="0" w:space="0" w:color="auto"/>
            <w:right w:val="none" w:sz="0" w:space="0" w:color="auto"/>
          </w:divBdr>
        </w:div>
        <w:div w:id="98989898">
          <w:marLeft w:val="0"/>
          <w:marRight w:val="0"/>
          <w:marTop w:val="0"/>
          <w:marBottom w:val="0"/>
          <w:divBdr>
            <w:top w:val="none" w:sz="0" w:space="0" w:color="auto"/>
            <w:left w:val="none" w:sz="0" w:space="0" w:color="auto"/>
            <w:bottom w:val="none" w:sz="0" w:space="0" w:color="auto"/>
            <w:right w:val="none" w:sz="0" w:space="0" w:color="auto"/>
          </w:divBdr>
        </w:div>
        <w:div w:id="2074230129">
          <w:marLeft w:val="0"/>
          <w:marRight w:val="0"/>
          <w:marTop w:val="0"/>
          <w:marBottom w:val="0"/>
          <w:divBdr>
            <w:top w:val="none" w:sz="0" w:space="0" w:color="auto"/>
            <w:left w:val="none" w:sz="0" w:space="0" w:color="auto"/>
            <w:bottom w:val="none" w:sz="0" w:space="0" w:color="auto"/>
            <w:right w:val="none" w:sz="0" w:space="0" w:color="auto"/>
          </w:divBdr>
        </w:div>
        <w:div w:id="737433985">
          <w:marLeft w:val="0"/>
          <w:marRight w:val="0"/>
          <w:marTop w:val="0"/>
          <w:marBottom w:val="0"/>
          <w:divBdr>
            <w:top w:val="none" w:sz="0" w:space="0" w:color="auto"/>
            <w:left w:val="none" w:sz="0" w:space="0" w:color="auto"/>
            <w:bottom w:val="none" w:sz="0" w:space="0" w:color="auto"/>
            <w:right w:val="none" w:sz="0" w:space="0" w:color="auto"/>
          </w:divBdr>
        </w:div>
        <w:div w:id="1328485540">
          <w:marLeft w:val="0"/>
          <w:marRight w:val="0"/>
          <w:marTop w:val="0"/>
          <w:marBottom w:val="0"/>
          <w:divBdr>
            <w:top w:val="none" w:sz="0" w:space="0" w:color="auto"/>
            <w:left w:val="none" w:sz="0" w:space="0" w:color="auto"/>
            <w:bottom w:val="none" w:sz="0" w:space="0" w:color="auto"/>
            <w:right w:val="none" w:sz="0" w:space="0" w:color="auto"/>
          </w:divBdr>
        </w:div>
        <w:div w:id="1790205089">
          <w:marLeft w:val="0"/>
          <w:marRight w:val="0"/>
          <w:marTop w:val="0"/>
          <w:marBottom w:val="0"/>
          <w:divBdr>
            <w:top w:val="none" w:sz="0" w:space="0" w:color="auto"/>
            <w:left w:val="none" w:sz="0" w:space="0" w:color="auto"/>
            <w:bottom w:val="none" w:sz="0" w:space="0" w:color="auto"/>
            <w:right w:val="none" w:sz="0" w:space="0" w:color="auto"/>
          </w:divBdr>
        </w:div>
        <w:div w:id="502234607">
          <w:marLeft w:val="0"/>
          <w:marRight w:val="0"/>
          <w:marTop w:val="0"/>
          <w:marBottom w:val="0"/>
          <w:divBdr>
            <w:top w:val="none" w:sz="0" w:space="0" w:color="auto"/>
            <w:left w:val="none" w:sz="0" w:space="0" w:color="auto"/>
            <w:bottom w:val="none" w:sz="0" w:space="0" w:color="auto"/>
            <w:right w:val="none" w:sz="0" w:space="0" w:color="auto"/>
          </w:divBdr>
        </w:div>
        <w:div w:id="1699232094">
          <w:marLeft w:val="0"/>
          <w:marRight w:val="0"/>
          <w:marTop w:val="0"/>
          <w:marBottom w:val="0"/>
          <w:divBdr>
            <w:top w:val="none" w:sz="0" w:space="0" w:color="auto"/>
            <w:left w:val="none" w:sz="0" w:space="0" w:color="auto"/>
            <w:bottom w:val="none" w:sz="0" w:space="0" w:color="auto"/>
            <w:right w:val="none" w:sz="0" w:space="0" w:color="auto"/>
          </w:divBdr>
        </w:div>
        <w:div w:id="1457792298">
          <w:marLeft w:val="0"/>
          <w:marRight w:val="0"/>
          <w:marTop w:val="0"/>
          <w:marBottom w:val="0"/>
          <w:divBdr>
            <w:top w:val="none" w:sz="0" w:space="0" w:color="auto"/>
            <w:left w:val="none" w:sz="0" w:space="0" w:color="auto"/>
            <w:bottom w:val="none" w:sz="0" w:space="0" w:color="auto"/>
            <w:right w:val="none" w:sz="0" w:space="0" w:color="auto"/>
          </w:divBdr>
        </w:div>
        <w:div w:id="1571575171">
          <w:marLeft w:val="0"/>
          <w:marRight w:val="0"/>
          <w:marTop w:val="0"/>
          <w:marBottom w:val="0"/>
          <w:divBdr>
            <w:top w:val="none" w:sz="0" w:space="0" w:color="auto"/>
            <w:left w:val="none" w:sz="0" w:space="0" w:color="auto"/>
            <w:bottom w:val="none" w:sz="0" w:space="0" w:color="auto"/>
            <w:right w:val="none" w:sz="0" w:space="0" w:color="auto"/>
          </w:divBdr>
        </w:div>
        <w:div w:id="920676902">
          <w:marLeft w:val="0"/>
          <w:marRight w:val="0"/>
          <w:marTop w:val="0"/>
          <w:marBottom w:val="0"/>
          <w:divBdr>
            <w:top w:val="none" w:sz="0" w:space="0" w:color="auto"/>
            <w:left w:val="none" w:sz="0" w:space="0" w:color="auto"/>
            <w:bottom w:val="none" w:sz="0" w:space="0" w:color="auto"/>
            <w:right w:val="none" w:sz="0" w:space="0" w:color="auto"/>
          </w:divBdr>
        </w:div>
        <w:div w:id="1728915310">
          <w:marLeft w:val="0"/>
          <w:marRight w:val="0"/>
          <w:marTop w:val="0"/>
          <w:marBottom w:val="0"/>
          <w:divBdr>
            <w:top w:val="none" w:sz="0" w:space="0" w:color="auto"/>
            <w:left w:val="none" w:sz="0" w:space="0" w:color="auto"/>
            <w:bottom w:val="none" w:sz="0" w:space="0" w:color="auto"/>
            <w:right w:val="none" w:sz="0" w:space="0" w:color="auto"/>
          </w:divBdr>
        </w:div>
        <w:div w:id="994067205">
          <w:marLeft w:val="0"/>
          <w:marRight w:val="0"/>
          <w:marTop w:val="0"/>
          <w:marBottom w:val="0"/>
          <w:divBdr>
            <w:top w:val="none" w:sz="0" w:space="0" w:color="auto"/>
            <w:left w:val="none" w:sz="0" w:space="0" w:color="auto"/>
            <w:bottom w:val="none" w:sz="0" w:space="0" w:color="auto"/>
            <w:right w:val="none" w:sz="0" w:space="0" w:color="auto"/>
          </w:divBdr>
        </w:div>
        <w:div w:id="623460357">
          <w:marLeft w:val="0"/>
          <w:marRight w:val="0"/>
          <w:marTop w:val="0"/>
          <w:marBottom w:val="0"/>
          <w:divBdr>
            <w:top w:val="none" w:sz="0" w:space="0" w:color="auto"/>
            <w:left w:val="none" w:sz="0" w:space="0" w:color="auto"/>
            <w:bottom w:val="none" w:sz="0" w:space="0" w:color="auto"/>
            <w:right w:val="none" w:sz="0" w:space="0" w:color="auto"/>
          </w:divBdr>
        </w:div>
        <w:div w:id="593897737">
          <w:marLeft w:val="0"/>
          <w:marRight w:val="0"/>
          <w:marTop w:val="0"/>
          <w:marBottom w:val="0"/>
          <w:divBdr>
            <w:top w:val="none" w:sz="0" w:space="0" w:color="auto"/>
            <w:left w:val="none" w:sz="0" w:space="0" w:color="auto"/>
            <w:bottom w:val="none" w:sz="0" w:space="0" w:color="auto"/>
            <w:right w:val="none" w:sz="0" w:space="0" w:color="auto"/>
          </w:divBdr>
        </w:div>
        <w:div w:id="1361668499">
          <w:marLeft w:val="0"/>
          <w:marRight w:val="0"/>
          <w:marTop w:val="0"/>
          <w:marBottom w:val="0"/>
          <w:divBdr>
            <w:top w:val="none" w:sz="0" w:space="0" w:color="auto"/>
            <w:left w:val="none" w:sz="0" w:space="0" w:color="auto"/>
            <w:bottom w:val="none" w:sz="0" w:space="0" w:color="auto"/>
            <w:right w:val="none" w:sz="0" w:space="0" w:color="auto"/>
          </w:divBdr>
        </w:div>
        <w:div w:id="1594052518">
          <w:marLeft w:val="0"/>
          <w:marRight w:val="0"/>
          <w:marTop w:val="0"/>
          <w:marBottom w:val="0"/>
          <w:divBdr>
            <w:top w:val="none" w:sz="0" w:space="0" w:color="auto"/>
            <w:left w:val="none" w:sz="0" w:space="0" w:color="auto"/>
            <w:bottom w:val="none" w:sz="0" w:space="0" w:color="auto"/>
            <w:right w:val="none" w:sz="0" w:space="0" w:color="auto"/>
          </w:divBdr>
        </w:div>
        <w:div w:id="904993770">
          <w:marLeft w:val="0"/>
          <w:marRight w:val="0"/>
          <w:marTop w:val="0"/>
          <w:marBottom w:val="0"/>
          <w:divBdr>
            <w:top w:val="none" w:sz="0" w:space="0" w:color="auto"/>
            <w:left w:val="none" w:sz="0" w:space="0" w:color="auto"/>
            <w:bottom w:val="none" w:sz="0" w:space="0" w:color="auto"/>
            <w:right w:val="none" w:sz="0" w:space="0" w:color="auto"/>
          </w:divBdr>
        </w:div>
        <w:div w:id="1943029994">
          <w:marLeft w:val="0"/>
          <w:marRight w:val="0"/>
          <w:marTop w:val="0"/>
          <w:marBottom w:val="0"/>
          <w:divBdr>
            <w:top w:val="none" w:sz="0" w:space="0" w:color="auto"/>
            <w:left w:val="none" w:sz="0" w:space="0" w:color="auto"/>
            <w:bottom w:val="none" w:sz="0" w:space="0" w:color="auto"/>
            <w:right w:val="none" w:sz="0" w:space="0" w:color="auto"/>
          </w:divBdr>
        </w:div>
        <w:div w:id="1436746854">
          <w:marLeft w:val="0"/>
          <w:marRight w:val="0"/>
          <w:marTop w:val="0"/>
          <w:marBottom w:val="0"/>
          <w:divBdr>
            <w:top w:val="none" w:sz="0" w:space="0" w:color="auto"/>
            <w:left w:val="none" w:sz="0" w:space="0" w:color="auto"/>
            <w:bottom w:val="none" w:sz="0" w:space="0" w:color="auto"/>
            <w:right w:val="none" w:sz="0" w:space="0" w:color="auto"/>
          </w:divBdr>
        </w:div>
        <w:div w:id="892545192">
          <w:marLeft w:val="0"/>
          <w:marRight w:val="0"/>
          <w:marTop w:val="0"/>
          <w:marBottom w:val="0"/>
          <w:divBdr>
            <w:top w:val="none" w:sz="0" w:space="0" w:color="auto"/>
            <w:left w:val="none" w:sz="0" w:space="0" w:color="auto"/>
            <w:bottom w:val="none" w:sz="0" w:space="0" w:color="auto"/>
            <w:right w:val="none" w:sz="0" w:space="0" w:color="auto"/>
          </w:divBdr>
        </w:div>
        <w:div w:id="1378164192">
          <w:marLeft w:val="0"/>
          <w:marRight w:val="0"/>
          <w:marTop w:val="0"/>
          <w:marBottom w:val="0"/>
          <w:divBdr>
            <w:top w:val="none" w:sz="0" w:space="0" w:color="auto"/>
            <w:left w:val="none" w:sz="0" w:space="0" w:color="auto"/>
            <w:bottom w:val="none" w:sz="0" w:space="0" w:color="auto"/>
            <w:right w:val="none" w:sz="0" w:space="0" w:color="auto"/>
          </w:divBdr>
        </w:div>
        <w:div w:id="732580204">
          <w:marLeft w:val="0"/>
          <w:marRight w:val="0"/>
          <w:marTop w:val="0"/>
          <w:marBottom w:val="0"/>
          <w:divBdr>
            <w:top w:val="none" w:sz="0" w:space="0" w:color="auto"/>
            <w:left w:val="none" w:sz="0" w:space="0" w:color="auto"/>
            <w:bottom w:val="none" w:sz="0" w:space="0" w:color="auto"/>
            <w:right w:val="none" w:sz="0" w:space="0" w:color="auto"/>
          </w:divBdr>
        </w:div>
        <w:div w:id="1428427443">
          <w:marLeft w:val="0"/>
          <w:marRight w:val="0"/>
          <w:marTop w:val="0"/>
          <w:marBottom w:val="0"/>
          <w:divBdr>
            <w:top w:val="none" w:sz="0" w:space="0" w:color="auto"/>
            <w:left w:val="none" w:sz="0" w:space="0" w:color="auto"/>
            <w:bottom w:val="none" w:sz="0" w:space="0" w:color="auto"/>
            <w:right w:val="none" w:sz="0" w:space="0" w:color="auto"/>
          </w:divBdr>
        </w:div>
        <w:div w:id="2088989965">
          <w:marLeft w:val="0"/>
          <w:marRight w:val="0"/>
          <w:marTop w:val="0"/>
          <w:marBottom w:val="0"/>
          <w:divBdr>
            <w:top w:val="none" w:sz="0" w:space="0" w:color="auto"/>
            <w:left w:val="none" w:sz="0" w:space="0" w:color="auto"/>
            <w:bottom w:val="none" w:sz="0" w:space="0" w:color="auto"/>
            <w:right w:val="none" w:sz="0" w:space="0" w:color="auto"/>
          </w:divBdr>
        </w:div>
        <w:div w:id="479614389">
          <w:marLeft w:val="0"/>
          <w:marRight w:val="0"/>
          <w:marTop w:val="0"/>
          <w:marBottom w:val="0"/>
          <w:divBdr>
            <w:top w:val="none" w:sz="0" w:space="0" w:color="auto"/>
            <w:left w:val="none" w:sz="0" w:space="0" w:color="auto"/>
            <w:bottom w:val="none" w:sz="0" w:space="0" w:color="auto"/>
            <w:right w:val="none" w:sz="0" w:space="0" w:color="auto"/>
          </w:divBdr>
        </w:div>
        <w:div w:id="522134761">
          <w:marLeft w:val="0"/>
          <w:marRight w:val="0"/>
          <w:marTop w:val="0"/>
          <w:marBottom w:val="0"/>
          <w:divBdr>
            <w:top w:val="none" w:sz="0" w:space="0" w:color="auto"/>
            <w:left w:val="none" w:sz="0" w:space="0" w:color="auto"/>
            <w:bottom w:val="none" w:sz="0" w:space="0" w:color="auto"/>
            <w:right w:val="none" w:sz="0" w:space="0" w:color="auto"/>
          </w:divBdr>
        </w:div>
        <w:div w:id="16852385">
          <w:marLeft w:val="0"/>
          <w:marRight w:val="0"/>
          <w:marTop w:val="0"/>
          <w:marBottom w:val="0"/>
          <w:divBdr>
            <w:top w:val="none" w:sz="0" w:space="0" w:color="auto"/>
            <w:left w:val="none" w:sz="0" w:space="0" w:color="auto"/>
            <w:bottom w:val="none" w:sz="0" w:space="0" w:color="auto"/>
            <w:right w:val="none" w:sz="0" w:space="0" w:color="auto"/>
          </w:divBdr>
        </w:div>
        <w:div w:id="541093673">
          <w:marLeft w:val="0"/>
          <w:marRight w:val="0"/>
          <w:marTop w:val="0"/>
          <w:marBottom w:val="0"/>
          <w:divBdr>
            <w:top w:val="none" w:sz="0" w:space="0" w:color="auto"/>
            <w:left w:val="none" w:sz="0" w:space="0" w:color="auto"/>
            <w:bottom w:val="none" w:sz="0" w:space="0" w:color="auto"/>
            <w:right w:val="none" w:sz="0" w:space="0" w:color="auto"/>
          </w:divBdr>
        </w:div>
        <w:div w:id="617490802">
          <w:marLeft w:val="0"/>
          <w:marRight w:val="0"/>
          <w:marTop w:val="0"/>
          <w:marBottom w:val="0"/>
          <w:divBdr>
            <w:top w:val="none" w:sz="0" w:space="0" w:color="auto"/>
            <w:left w:val="none" w:sz="0" w:space="0" w:color="auto"/>
            <w:bottom w:val="none" w:sz="0" w:space="0" w:color="auto"/>
            <w:right w:val="none" w:sz="0" w:space="0" w:color="auto"/>
          </w:divBdr>
        </w:div>
        <w:div w:id="398751317">
          <w:marLeft w:val="0"/>
          <w:marRight w:val="0"/>
          <w:marTop w:val="0"/>
          <w:marBottom w:val="0"/>
          <w:divBdr>
            <w:top w:val="none" w:sz="0" w:space="0" w:color="auto"/>
            <w:left w:val="none" w:sz="0" w:space="0" w:color="auto"/>
            <w:bottom w:val="none" w:sz="0" w:space="0" w:color="auto"/>
            <w:right w:val="none" w:sz="0" w:space="0" w:color="auto"/>
          </w:divBdr>
        </w:div>
        <w:div w:id="1154686025">
          <w:marLeft w:val="0"/>
          <w:marRight w:val="0"/>
          <w:marTop w:val="0"/>
          <w:marBottom w:val="0"/>
          <w:divBdr>
            <w:top w:val="none" w:sz="0" w:space="0" w:color="auto"/>
            <w:left w:val="none" w:sz="0" w:space="0" w:color="auto"/>
            <w:bottom w:val="none" w:sz="0" w:space="0" w:color="auto"/>
            <w:right w:val="none" w:sz="0" w:space="0" w:color="auto"/>
          </w:divBdr>
        </w:div>
        <w:div w:id="882060530">
          <w:marLeft w:val="0"/>
          <w:marRight w:val="0"/>
          <w:marTop w:val="0"/>
          <w:marBottom w:val="0"/>
          <w:divBdr>
            <w:top w:val="none" w:sz="0" w:space="0" w:color="auto"/>
            <w:left w:val="none" w:sz="0" w:space="0" w:color="auto"/>
            <w:bottom w:val="none" w:sz="0" w:space="0" w:color="auto"/>
            <w:right w:val="none" w:sz="0" w:space="0" w:color="auto"/>
          </w:divBdr>
        </w:div>
        <w:div w:id="1586913689">
          <w:marLeft w:val="0"/>
          <w:marRight w:val="0"/>
          <w:marTop w:val="0"/>
          <w:marBottom w:val="0"/>
          <w:divBdr>
            <w:top w:val="none" w:sz="0" w:space="0" w:color="auto"/>
            <w:left w:val="none" w:sz="0" w:space="0" w:color="auto"/>
            <w:bottom w:val="none" w:sz="0" w:space="0" w:color="auto"/>
            <w:right w:val="none" w:sz="0" w:space="0" w:color="auto"/>
          </w:divBdr>
        </w:div>
        <w:div w:id="1186289053">
          <w:marLeft w:val="0"/>
          <w:marRight w:val="0"/>
          <w:marTop w:val="0"/>
          <w:marBottom w:val="0"/>
          <w:divBdr>
            <w:top w:val="none" w:sz="0" w:space="0" w:color="auto"/>
            <w:left w:val="none" w:sz="0" w:space="0" w:color="auto"/>
            <w:bottom w:val="none" w:sz="0" w:space="0" w:color="auto"/>
            <w:right w:val="none" w:sz="0" w:space="0" w:color="auto"/>
          </w:divBdr>
        </w:div>
        <w:div w:id="2085443679">
          <w:marLeft w:val="0"/>
          <w:marRight w:val="0"/>
          <w:marTop w:val="0"/>
          <w:marBottom w:val="0"/>
          <w:divBdr>
            <w:top w:val="none" w:sz="0" w:space="0" w:color="auto"/>
            <w:left w:val="none" w:sz="0" w:space="0" w:color="auto"/>
            <w:bottom w:val="none" w:sz="0" w:space="0" w:color="auto"/>
            <w:right w:val="none" w:sz="0" w:space="0" w:color="auto"/>
          </w:divBdr>
        </w:div>
        <w:div w:id="1670330886">
          <w:marLeft w:val="0"/>
          <w:marRight w:val="0"/>
          <w:marTop w:val="0"/>
          <w:marBottom w:val="0"/>
          <w:divBdr>
            <w:top w:val="none" w:sz="0" w:space="0" w:color="auto"/>
            <w:left w:val="none" w:sz="0" w:space="0" w:color="auto"/>
            <w:bottom w:val="none" w:sz="0" w:space="0" w:color="auto"/>
            <w:right w:val="none" w:sz="0" w:space="0" w:color="auto"/>
          </w:divBdr>
        </w:div>
        <w:div w:id="246889102">
          <w:marLeft w:val="0"/>
          <w:marRight w:val="0"/>
          <w:marTop w:val="0"/>
          <w:marBottom w:val="0"/>
          <w:divBdr>
            <w:top w:val="none" w:sz="0" w:space="0" w:color="auto"/>
            <w:left w:val="none" w:sz="0" w:space="0" w:color="auto"/>
            <w:bottom w:val="none" w:sz="0" w:space="0" w:color="auto"/>
            <w:right w:val="none" w:sz="0" w:space="0" w:color="auto"/>
          </w:divBdr>
        </w:div>
        <w:div w:id="1672172290">
          <w:marLeft w:val="0"/>
          <w:marRight w:val="0"/>
          <w:marTop w:val="0"/>
          <w:marBottom w:val="0"/>
          <w:divBdr>
            <w:top w:val="none" w:sz="0" w:space="0" w:color="auto"/>
            <w:left w:val="none" w:sz="0" w:space="0" w:color="auto"/>
            <w:bottom w:val="none" w:sz="0" w:space="0" w:color="auto"/>
            <w:right w:val="none" w:sz="0" w:space="0" w:color="auto"/>
          </w:divBdr>
        </w:div>
        <w:div w:id="639925485">
          <w:marLeft w:val="0"/>
          <w:marRight w:val="0"/>
          <w:marTop w:val="0"/>
          <w:marBottom w:val="0"/>
          <w:divBdr>
            <w:top w:val="none" w:sz="0" w:space="0" w:color="auto"/>
            <w:left w:val="none" w:sz="0" w:space="0" w:color="auto"/>
            <w:bottom w:val="none" w:sz="0" w:space="0" w:color="auto"/>
            <w:right w:val="none" w:sz="0" w:space="0" w:color="auto"/>
          </w:divBdr>
        </w:div>
        <w:div w:id="1257667654">
          <w:marLeft w:val="0"/>
          <w:marRight w:val="0"/>
          <w:marTop w:val="0"/>
          <w:marBottom w:val="0"/>
          <w:divBdr>
            <w:top w:val="none" w:sz="0" w:space="0" w:color="auto"/>
            <w:left w:val="none" w:sz="0" w:space="0" w:color="auto"/>
            <w:bottom w:val="none" w:sz="0" w:space="0" w:color="auto"/>
            <w:right w:val="none" w:sz="0" w:space="0" w:color="auto"/>
          </w:divBdr>
        </w:div>
        <w:div w:id="1148783797">
          <w:marLeft w:val="0"/>
          <w:marRight w:val="0"/>
          <w:marTop w:val="0"/>
          <w:marBottom w:val="0"/>
          <w:divBdr>
            <w:top w:val="none" w:sz="0" w:space="0" w:color="auto"/>
            <w:left w:val="none" w:sz="0" w:space="0" w:color="auto"/>
            <w:bottom w:val="none" w:sz="0" w:space="0" w:color="auto"/>
            <w:right w:val="none" w:sz="0" w:space="0" w:color="auto"/>
          </w:divBdr>
        </w:div>
        <w:div w:id="279648470">
          <w:marLeft w:val="0"/>
          <w:marRight w:val="0"/>
          <w:marTop w:val="0"/>
          <w:marBottom w:val="0"/>
          <w:divBdr>
            <w:top w:val="none" w:sz="0" w:space="0" w:color="auto"/>
            <w:left w:val="none" w:sz="0" w:space="0" w:color="auto"/>
            <w:bottom w:val="none" w:sz="0" w:space="0" w:color="auto"/>
            <w:right w:val="none" w:sz="0" w:space="0" w:color="auto"/>
          </w:divBdr>
        </w:div>
        <w:div w:id="1473325844">
          <w:marLeft w:val="0"/>
          <w:marRight w:val="0"/>
          <w:marTop w:val="0"/>
          <w:marBottom w:val="0"/>
          <w:divBdr>
            <w:top w:val="none" w:sz="0" w:space="0" w:color="auto"/>
            <w:left w:val="none" w:sz="0" w:space="0" w:color="auto"/>
            <w:bottom w:val="none" w:sz="0" w:space="0" w:color="auto"/>
            <w:right w:val="none" w:sz="0" w:space="0" w:color="auto"/>
          </w:divBdr>
        </w:div>
        <w:div w:id="746070496">
          <w:marLeft w:val="0"/>
          <w:marRight w:val="0"/>
          <w:marTop w:val="0"/>
          <w:marBottom w:val="0"/>
          <w:divBdr>
            <w:top w:val="none" w:sz="0" w:space="0" w:color="auto"/>
            <w:left w:val="none" w:sz="0" w:space="0" w:color="auto"/>
            <w:bottom w:val="none" w:sz="0" w:space="0" w:color="auto"/>
            <w:right w:val="none" w:sz="0" w:space="0" w:color="auto"/>
          </w:divBdr>
        </w:div>
        <w:div w:id="277493990">
          <w:marLeft w:val="0"/>
          <w:marRight w:val="0"/>
          <w:marTop w:val="0"/>
          <w:marBottom w:val="0"/>
          <w:divBdr>
            <w:top w:val="none" w:sz="0" w:space="0" w:color="auto"/>
            <w:left w:val="none" w:sz="0" w:space="0" w:color="auto"/>
            <w:bottom w:val="none" w:sz="0" w:space="0" w:color="auto"/>
            <w:right w:val="none" w:sz="0" w:space="0" w:color="auto"/>
          </w:divBdr>
        </w:div>
        <w:div w:id="1709448205">
          <w:marLeft w:val="0"/>
          <w:marRight w:val="0"/>
          <w:marTop w:val="0"/>
          <w:marBottom w:val="0"/>
          <w:divBdr>
            <w:top w:val="none" w:sz="0" w:space="0" w:color="auto"/>
            <w:left w:val="none" w:sz="0" w:space="0" w:color="auto"/>
            <w:bottom w:val="none" w:sz="0" w:space="0" w:color="auto"/>
            <w:right w:val="none" w:sz="0" w:space="0" w:color="auto"/>
          </w:divBdr>
        </w:div>
        <w:div w:id="545719932">
          <w:marLeft w:val="0"/>
          <w:marRight w:val="0"/>
          <w:marTop w:val="0"/>
          <w:marBottom w:val="0"/>
          <w:divBdr>
            <w:top w:val="none" w:sz="0" w:space="0" w:color="auto"/>
            <w:left w:val="none" w:sz="0" w:space="0" w:color="auto"/>
            <w:bottom w:val="none" w:sz="0" w:space="0" w:color="auto"/>
            <w:right w:val="none" w:sz="0" w:space="0" w:color="auto"/>
          </w:divBdr>
        </w:div>
        <w:div w:id="1487361633">
          <w:marLeft w:val="0"/>
          <w:marRight w:val="0"/>
          <w:marTop w:val="0"/>
          <w:marBottom w:val="0"/>
          <w:divBdr>
            <w:top w:val="none" w:sz="0" w:space="0" w:color="auto"/>
            <w:left w:val="none" w:sz="0" w:space="0" w:color="auto"/>
            <w:bottom w:val="none" w:sz="0" w:space="0" w:color="auto"/>
            <w:right w:val="none" w:sz="0" w:space="0" w:color="auto"/>
          </w:divBdr>
        </w:div>
        <w:div w:id="2000423694">
          <w:marLeft w:val="0"/>
          <w:marRight w:val="0"/>
          <w:marTop w:val="0"/>
          <w:marBottom w:val="0"/>
          <w:divBdr>
            <w:top w:val="none" w:sz="0" w:space="0" w:color="auto"/>
            <w:left w:val="none" w:sz="0" w:space="0" w:color="auto"/>
            <w:bottom w:val="none" w:sz="0" w:space="0" w:color="auto"/>
            <w:right w:val="none" w:sz="0" w:space="0" w:color="auto"/>
          </w:divBdr>
        </w:div>
        <w:div w:id="675888674">
          <w:marLeft w:val="0"/>
          <w:marRight w:val="0"/>
          <w:marTop w:val="0"/>
          <w:marBottom w:val="0"/>
          <w:divBdr>
            <w:top w:val="none" w:sz="0" w:space="0" w:color="auto"/>
            <w:left w:val="none" w:sz="0" w:space="0" w:color="auto"/>
            <w:bottom w:val="none" w:sz="0" w:space="0" w:color="auto"/>
            <w:right w:val="none" w:sz="0" w:space="0" w:color="auto"/>
          </w:divBdr>
        </w:div>
        <w:div w:id="649598002">
          <w:marLeft w:val="0"/>
          <w:marRight w:val="0"/>
          <w:marTop w:val="0"/>
          <w:marBottom w:val="0"/>
          <w:divBdr>
            <w:top w:val="none" w:sz="0" w:space="0" w:color="auto"/>
            <w:left w:val="none" w:sz="0" w:space="0" w:color="auto"/>
            <w:bottom w:val="none" w:sz="0" w:space="0" w:color="auto"/>
            <w:right w:val="none" w:sz="0" w:space="0" w:color="auto"/>
          </w:divBdr>
        </w:div>
        <w:div w:id="1374113637">
          <w:marLeft w:val="0"/>
          <w:marRight w:val="0"/>
          <w:marTop w:val="0"/>
          <w:marBottom w:val="0"/>
          <w:divBdr>
            <w:top w:val="none" w:sz="0" w:space="0" w:color="auto"/>
            <w:left w:val="none" w:sz="0" w:space="0" w:color="auto"/>
            <w:bottom w:val="none" w:sz="0" w:space="0" w:color="auto"/>
            <w:right w:val="none" w:sz="0" w:space="0" w:color="auto"/>
          </w:divBdr>
        </w:div>
        <w:div w:id="1718697796">
          <w:marLeft w:val="0"/>
          <w:marRight w:val="0"/>
          <w:marTop w:val="0"/>
          <w:marBottom w:val="0"/>
          <w:divBdr>
            <w:top w:val="none" w:sz="0" w:space="0" w:color="auto"/>
            <w:left w:val="none" w:sz="0" w:space="0" w:color="auto"/>
            <w:bottom w:val="none" w:sz="0" w:space="0" w:color="auto"/>
            <w:right w:val="none" w:sz="0" w:space="0" w:color="auto"/>
          </w:divBdr>
        </w:div>
        <w:div w:id="495146575">
          <w:marLeft w:val="0"/>
          <w:marRight w:val="0"/>
          <w:marTop w:val="0"/>
          <w:marBottom w:val="0"/>
          <w:divBdr>
            <w:top w:val="none" w:sz="0" w:space="0" w:color="auto"/>
            <w:left w:val="none" w:sz="0" w:space="0" w:color="auto"/>
            <w:bottom w:val="none" w:sz="0" w:space="0" w:color="auto"/>
            <w:right w:val="none" w:sz="0" w:space="0" w:color="auto"/>
          </w:divBdr>
        </w:div>
        <w:div w:id="1062557273">
          <w:marLeft w:val="0"/>
          <w:marRight w:val="0"/>
          <w:marTop w:val="0"/>
          <w:marBottom w:val="0"/>
          <w:divBdr>
            <w:top w:val="none" w:sz="0" w:space="0" w:color="auto"/>
            <w:left w:val="none" w:sz="0" w:space="0" w:color="auto"/>
            <w:bottom w:val="none" w:sz="0" w:space="0" w:color="auto"/>
            <w:right w:val="none" w:sz="0" w:space="0" w:color="auto"/>
          </w:divBdr>
        </w:div>
        <w:div w:id="881136527">
          <w:marLeft w:val="0"/>
          <w:marRight w:val="0"/>
          <w:marTop w:val="0"/>
          <w:marBottom w:val="0"/>
          <w:divBdr>
            <w:top w:val="none" w:sz="0" w:space="0" w:color="auto"/>
            <w:left w:val="none" w:sz="0" w:space="0" w:color="auto"/>
            <w:bottom w:val="none" w:sz="0" w:space="0" w:color="auto"/>
            <w:right w:val="none" w:sz="0" w:space="0" w:color="auto"/>
          </w:divBdr>
        </w:div>
        <w:div w:id="1692875332">
          <w:marLeft w:val="0"/>
          <w:marRight w:val="0"/>
          <w:marTop w:val="0"/>
          <w:marBottom w:val="0"/>
          <w:divBdr>
            <w:top w:val="none" w:sz="0" w:space="0" w:color="auto"/>
            <w:left w:val="none" w:sz="0" w:space="0" w:color="auto"/>
            <w:bottom w:val="none" w:sz="0" w:space="0" w:color="auto"/>
            <w:right w:val="none" w:sz="0" w:space="0" w:color="auto"/>
          </w:divBdr>
        </w:div>
        <w:div w:id="1815872173">
          <w:marLeft w:val="0"/>
          <w:marRight w:val="0"/>
          <w:marTop w:val="0"/>
          <w:marBottom w:val="0"/>
          <w:divBdr>
            <w:top w:val="none" w:sz="0" w:space="0" w:color="auto"/>
            <w:left w:val="none" w:sz="0" w:space="0" w:color="auto"/>
            <w:bottom w:val="none" w:sz="0" w:space="0" w:color="auto"/>
            <w:right w:val="none" w:sz="0" w:space="0" w:color="auto"/>
          </w:divBdr>
        </w:div>
        <w:div w:id="646326178">
          <w:marLeft w:val="0"/>
          <w:marRight w:val="0"/>
          <w:marTop w:val="0"/>
          <w:marBottom w:val="0"/>
          <w:divBdr>
            <w:top w:val="none" w:sz="0" w:space="0" w:color="auto"/>
            <w:left w:val="none" w:sz="0" w:space="0" w:color="auto"/>
            <w:bottom w:val="none" w:sz="0" w:space="0" w:color="auto"/>
            <w:right w:val="none" w:sz="0" w:space="0" w:color="auto"/>
          </w:divBdr>
        </w:div>
        <w:div w:id="379136195">
          <w:marLeft w:val="0"/>
          <w:marRight w:val="0"/>
          <w:marTop w:val="0"/>
          <w:marBottom w:val="0"/>
          <w:divBdr>
            <w:top w:val="none" w:sz="0" w:space="0" w:color="auto"/>
            <w:left w:val="none" w:sz="0" w:space="0" w:color="auto"/>
            <w:bottom w:val="none" w:sz="0" w:space="0" w:color="auto"/>
            <w:right w:val="none" w:sz="0" w:space="0" w:color="auto"/>
          </w:divBdr>
        </w:div>
        <w:div w:id="1723094637">
          <w:marLeft w:val="0"/>
          <w:marRight w:val="0"/>
          <w:marTop w:val="0"/>
          <w:marBottom w:val="0"/>
          <w:divBdr>
            <w:top w:val="none" w:sz="0" w:space="0" w:color="auto"/>
            <w:left w:val="none" w:sz="0" w:space="0" w:color="auto"/>
            <w:bottom w:val="none" w:sz="0" w:space="0" w:color="auto"/>
            <w:right w:val="none" w:sz="0" w:space="0" w:color="auto"/>
          </w:divBdr>
        </w:div>
        <w:div w:id="1164857341">
          <w:marLeft w:val="0"/>
          <w:marRight w:val="0"/>
          <w:marTop w:val="0"/>
          <w:marBottom w:val="0"/>
          <w:divBdr>
            <w:top w:val="none" w:sz="0" w:space="0" w:color="auto"/>
            <w:left w:val="none" w:sz="0" w:space="0" w:color="auto"/>
            <w:bottom w:val="none" w:sz="0" w:space="0" w:color="auto"/>
            <w:right w:val="none" w:sz="0" w:space="0" w:color="auto"/>
          </w:divBdr>
        </w:div>
        <w:div w:id="1218511191">
          <w:marLeft w:val="0"/>
          <w:marRight w:val="0"/>
          <w:marTop w:val="0"/>
          <w:marBottom w:val="0"/>
          <w:divBdr>
            <w:top w:val="none" w:sz="0" w:space="0" w:color="auto"/>
            <w:left w:val="none" w:sz="0" w:space="0" w:color="auto"/>
            <w:bottom w:val="none" w:sz="0" w:space="0" w:color="auto"/>
            <w:right w:val="none" w:sz="0" w:space="0" w:color="auto"/>
          </w:divBdr>
        </w:div>
        <w:div w:id="2062634885">
          <w:marLeft w:val="0"/>
          <w:marRight w:val="0"/>
          <w:marTop w:val="0"/>
          <w:marBottom w:val="0"/>
          <w:divBdr>
            <w:top w:val="none" w:sz="0" w:space="0" w:color="auto"/>
            <w:left w:val="none" w:sz="0" w:space="0" w:color="auto"/>
            <w:bottom w:val="none" w:sz="0" w:space="0" w:color="auto"/>
            <w:right w:val="none" w:sz="0" w:space="0" w:color="auto"/>
          </w:divBdr>
        </w:div>
        <w:div w:id="770276928">
          <w:marLeft w:val="0"/>
          <w:marRight w:val="0"/>
          <w:marTop w:val="0"/>
          <w:marBottom w:val="0"/>
          <w:divBdr>
            <w:top w:val="none" w:sz="0" w:space="0" w:color="auto"/>
            <w:left w:val="none" w:sz="0" w:space="0" w:color="auto"/>
            <w:bottom w:val="none" w:sz="0" w:space="0" w:color="auto"/>
            <w:right w:val="none" w:sz="0" w:space="0" w:color="auto"/>
          </w:divBdr>
        </w:div>
        <w:div w:id="418989848">
          <w:marLeft w:val="0"/>
          <w:marRight w:val="0"/>
          <w:marTop w:val="0"/>
          <w:marBottom w:val="0"/>
          <w:divBdr>
            <w:top w:val="none" w:sz="0" w:space="0" w:color="auto"/>
            <w:left w:val="none" w:sz="0" w:space="0" w:color="auto"/>
            <w:bottom w:val="none" w:sz="0" w:space="0" w:color="auto"/>
            <w:right w:val="none" w:sz="0" w:space="0" w:color="auto"/>
          </w:divBdr>
        </w:div>
        <w:div w:id="164245743">
          <w:marLeft w:val="0"/>
          <w:marRight w:val="0"/>
          <w:marTop w:val="0"/>
          <w:marBottom w:val="0"/>
          <w:divBdr>
            <w:top w:val="none" w:sz="0" w:space="0" w:color="auto"/>
            <w:left w:val="none" w:sz="0" w:space="0" w:color="auto"/>
            <w:bottom w:val="none" w:sz="0" w:space="0" w:color="auto"/>
            <w:right w:val="none" w:sz="0" w:space="0" w:color="auto"/>
          </w:divBdr>
        </w:div>
        <w:div w:id="1340355884">
          <w:marLeft w:val="0"/>
          <w:marRight w:val="0"/>
          <w:marTop w:val="0"/>
          <w:marBottom w:val="0"/>
          <w:divBdr>
            <w:top w:val="none" w:sz="0" w:space="0" w:color="auto"/>
            <w:left w:val="none" w:sz="0" w:space="0" w:color="auto"/>
            <w:bottom w:val="none" w:sz="0" w:space="0" w:color="auto"/>
            <w:right w:val="none" w:sz="0" w:space="0" w:color="auto"/>
          </w:divBdr>
        </w:div>
        <w:div w:id="1707869472">
          <w:marLeft w:val="0"/>
          <w:marRight w:val="0"/>
          <w:marTop w:val="0"/>
          <w:marBottom w:val="0"/>
          <w:divBdr>
            <w:top w:val="none" w:sz="0" w:space="0" w:color="auto"/>
            <w:left w:val="none" w:sz="0" w:space="0" w:color="auto"/>
            <w:bottom w:val="none" w:sz="0" w:space="0" w:color="auto"/>
            <w:right w:val="none" w:sz="0" w:space="0" w:color="auto"/>
          </w:divBdr>
        </w:div>
        <w:div w:id="443573280">
          <w:marLeft w:val="0"/>
          <w:marRight w:val="0"/>
          <w:marTop w:val="0"/>
          <w:marBottom w:val="0"/>
          <w:divBdr>
            <w:top w:val="none" w:sz="0" w:space="0" w:color="auto"/>
            <w:left w:val="none" w:sz="0" w:space="0" w:color="auto"/>
            <w:bottom w:val="none" w:sz="0" w:space="0" w:color="auto"/>
            <w:right w:val="none" w:sz="0" w:space="0" w:color="auto"/>
          </w:divBdr>
        </w:div>
        <w:div w:id="930044822">
          <w:marLeft w:val="0"/>
          <w:marRight w:val="0"/>
          <w:marTop w:val="0"/>
          <w:marBottom w:val="0"/>
          <w:divBdr>
            <w:top w:val="none" w:sz="0" w:space="0" w:color="auto"/>
            <w:left w:val="none" w:sz="0" w:space="0" w:color="auto"/>
            <w:bottom w:val="none" w:sz="0" w:space="0" w:color="auto"/>
            <w:right w:val="none" w:sz="0" w:space="0" w:color="auto"/>
          </w:divBdr>
        </w:div>
        <w:div w:id="760952706">
          <w:marLeft w:val="0"/>
          <w:marRight w:val="0"/>
          <w:marTop w:val="0"/>
          <w:marBottom w:val="0"/>
          <w:divBdr>
            <w:top w:val="none" w:sz="0" w:space="0" w:color="auto"/>
            <w:left w:val="none" w:sz="0" w:space="0" w:color="auto"/>
            <w:bottom w:val="none" w:sz="0" w:space="0" w:color="auto"/>
            <w:right w:val="none" w:sz="0" w:space="0" w:color="auto"/>
          </w:divBdr>
        </w:div>
        <w:div w:id="87041828">
          <w:marLeft w:val="0"/>
          <w:marRight w:val="0"/>
          <w:marTop w:val="0"/>
          <w:marBottom w:val="0"/>
          <w:divBdr>
            <w:top w:val="none" w:sz="0" w:space="0" w:color="auto"/>
            <w:left w:val="none" w:sz="0" w:space="0" w:color="auto"/>
            <w:bottom w:val="none" w:sz="0" w:space="0" w:color="auto"/>
            <w:right w:val="none" w:sz="0" w:space="0" w:color="auto"/>
          </w:divBdr>
        </w:div>
        <w:div w:id="890337968">
          <w:marLeft w:val="0"/>
          <w:marRight w:val="0"/>
          <w:marTop w:val="0"/>
          <w:marBottom w:val="0"/>
          <w:divBdr>
            <w:top w:val="none" w:sz="0" w:space="0" w:color="auto"/>
            <w:left w:val="none" w:sz="0" w:space="0" w:color="auto"/>
            <w:bottom w:val="none" w:sz="0" w:space="0" w:color="auto"/>
            <w:right w:val="none" w:sz="0" w:space="0" w:color="auto"/>
          </w:divBdr>
        </w:div>
        <w:div w:id="1758285231">
          <w:marLeft w:val="0"/>
          <w:marRight w:val="0"/>
          <w:marTop w:val="0"/>
          <w:marBottom w:val="0"/>
          <w:divBdr>
            <w:top w:val="none" w:sz="0" w:space="0" w:color="auto"/>
            <w:left w:val="none" w:sz="0" w:space="0" w:color="auto"/>
            <w:bottom w:val="none" w:sz="0" w:space="0" w:color="auto"/>
            <w:right w:val="none" w:sz="0" w:space="0" w:color="auto"/>
          </w:divBdr>
        </w:div>
        <w:div w:id="1234390865">
          <w:marLeft w:val="0"/>
          <w:marRight w:val="0"/>
          <w:marTop w:val="0"/>
          <w:marBottom w:val="0"/>
          <w:divBdr>
            <w:top w:val="none" w:sz="0" w:space="0" w:color="auto"/>
            <w:left w:val="none" w:sz="0" w:space="0" w:color="auto"/>
            <w:bottom w:val="none" w:sz="0" w:space="0" w:color="auto"/>
            <w:right w:val="none" w:sz="0" w:space="0" w:color="auto"/>
          </w:divBdr>
        </w:div>
        <w:div w:id="1936936311">
          <w:marLeft w:val="0"/>
          <w:marRight w:val="0"/>
          <w:marTop w:val="0"/>
          <w:marBottom w:val="0"/>
          <w:divBdr>
            <w:top w:val="none" w:sz="0" w:space="0" w:color="auto"/>
            <w:left w:val="none" w:sz="0" w:space="0" w:color="auto"/>
            <w:bottom w:val="none" w:sz="0" w:space="0" w:color="auto"/>
            <w:right w:val="none" w:sz="0" w:space="0" w:color="auto"/>
          </w:divBdr>
        </w:div>
        <w:div w:id="1745030176">
          <w:marLeft w:val="0"/>
          <w:marRight w:val="0"/>
          <w:marTop w:val="0"/>
          <w:marBottom w:val="0"/>
          <w:divBdr>
            <w:top w:val="none" w:sz="0" w:space="0" w:color="auto"/>
            <w:left w:val="none" w:sz="0" w:space="0" w:color="auto"/>
            <w:bottom w:val="none" w:sz="0" w:space="0" w:color="auto"/>
            <w:right w:val="none" w:sz="0" w:space="0" w:color="auto"/>
          </w:divBdr>
        </w:div>
        <w:div w:id="1043019405">
          <w:marLeft w:val="0"/>
          <w:marRight w:val="0"/>
          <w:marTop w:val="0"/>
          <w:marBottom w:val="0"/>
          <w:divBdr>
            <w:top w:val="none" w:sz="0" w:space="0" w:color="auto"/>
            <w:left w:val="none" w:sz="0" w:space="0" w:color="auto"/>
            <w:bottom w:val="none" w:sz="0" w:space="0" w:color="auto"/>
            <w:right w:val="none" w:sz="0" w:space="0" w:color="auto"/>
          </w:divBdr>
        </w:div>
        <w:div w:id="1705785161">
          <w:marLeft w:val="0"/>
          <w:marRight w:val="0"/>
          <w:marTop w:val="0"/>
          <w:marBottom w:val="0"/>
          <w:divBdr>
            <w:top w:val="none" w:sz="0" w:space="0" w:color="auto"/>
            <w:left w:val="none" w:sz="0" w:space="0" w:color="auto"/>
            <w:bottom w:val="none" w:sz="0" w:space="0" w:color="auto"/>
            <w:right w:val="none" w:sz="0" w:space="0" w:color="auto"/>
          </w:divBdr>
        </w:div>
        <w:div w:id="2100059913">
          <w:marLeft w:val="0"/>
          <w:marRight w:val="0"/>
          <w:marTop w:val="0"/>
          <w:marBottom w:val="0"/>
          <w:divBdr>
            <w:top w:val="none" w:sz="0" w:space="0" w:color="auto"/>
            <w:left w:val="none" w:sz="0" w:space="0" w:color="auto"/>
            <w:bottom w:val="none" w:sz="0" w:space="0" w:color="auto"/>
            <w:right w:val="none" w:sz="0" w:space="0" w:color="auto"/>
          </w:divBdr>
        </w:div>
        <w:div w:id="75248241">
          <w:marLeft w:val="0"/>
          <w:marRight w:val="0"/>
          <w:marTop w:val="0"/>
          <w:marBottom w:val="0"/>
          <w:divBdr>
            <w:top w:val="none" w:sz="0" w:space="0" w:color="auto"/>
            <w:left w:val="none" w:sz="0" w:space="0" w:color="auto"/>
            <w:bottom w:val="none" w:sz="0" w:space="0" w:color="auto"/>
            <w:right w:val="none" w:sz="0" w:space="0" w:color="auto"/>
          </w:divBdr>
        </w:div>
        <w:div w:id="947006574">
          <w:marLeft w:val="0"/>
          <w:marRight w:val="0"/>
          <w:marTop w:val="0"/>
          <w:marBottom w:val="0"/>
          <w:divBdr>
            <w:top w:val="none" w:sz="0" w:space="0" w:color="auto"/>
            <w:left w:val="none" w:sz="0" w:space="0" w:color="auto"/>
            <w:bottom w:val="none" w:sz="0" w:space="0" w:color="auto"/>
            <w:right w:val="none" w:sz="0" w:space="0" w:color="auto"/>
          </w:divBdr>
        </w:div>
        <w:div w:id="439885429">
          <w:marLeft w:val="0"/>
          <w:marRight w:val="0"/>
          <w:marTop w:val="0"/>
          <w:marBottom w:val="0"/>
          <w:divBdr>
            <w:top w:val="none" w:sz="0" w:space="0" w:color="auto"/>
            <w:left w:val="none" w:sz="0" w:space="0" w:color="auto"/>
            <w:bottom w:val="none" w:sz="0" w:space="0" w:color="auto"/>
            <w:right w:val="none" w:sz="0" w:space="0" w:color="auto"/>
          </w:divBdr>
        </w:div>
        <w:div w:id="1904948622">
          <w:marLeft w:val="0"/>
          <w:marRight w:val="0"/>
          <w:marTop w:val="0"/>
          <w:marBottom w:val="0"/>
          <w:divBdr>
            <w:top w:val="none" w:sz="0" w:space="0" w:color="auto"/>
            <w:left w:val="none" w:sz="0" w:space="0" w:color="auto"/>
            <w:bottom w:val="none" w:sz="0" w:space="0" w:color="auto"/>
            <w:right w:val="none" w:sz="0" w:space="0" w:color="auto"/>
          </w:divBdr>
        </w:div>
        <w:div w:id="431360432">
          <w:marLeft w:val="0"/>
          <w:marRight w:val="0"/>
          <w:marTop w:val="0"/>
          <w:marBottom w:val="0"/>
          <w:divBdr>
            <w:top w:val="none" w:sz="0" w:space="0" w:color="auto"/>
            <w:left w:val="none" w:sz="0" w:space="0" w:color="auto"/>
            <w:bottom w:val="none" w:sz="0" w:space="0" w:color="auto"/>
            <w:right w:val="none" w:sz="0" w:space="0" w:color="auto"/>
          </w:divBdr>
        </w:div>
        <w:div w:id="583683514">
          <w:marLeft w:val="0"/>
          <w:marRight w:val="0"/>
          <w:marTop w:val="0"/>
          <w:marBottom w:val="0"/>
          <w:divBdr>
            <w:top w:val="none" w:sz="0" w:space="0" w:color="auto"/>
            <w:left w:val="none" w:sz="0" w:space="0" w:color="auto"/>
            <w:bottom w:val="none" w:sz="0" w:space="0" w:color="auto"/>
            <w:right w:val="none" w:sz="0" w:space="0" w:color="auto"/>
          </w:divBdr>
        </w:div>
        <w:div w:id="1978290499">
          <w:marLeft w:val="0"/>
          <w:marRight w:val="0"/>
          <w:marTop w:val="0"/>
          <w:marBottom w:val="0"/>
          <w:divBdr>
            <w:top w:val="none" w:sz="0" w:space="0" w:color="auto"/>
            <w:left w:val="none" w:sz="0" w:space="0" w:color="auto"/>
            <w:bottom w:val="none" w:sz="0" w:space="0" w:color="auto"/>
            <w:right w:val="none" w:sz="0" w:space="0" w:color="auto"/>
          </w:divBdr>
        </w:div>
        <w:div w:id="356663303">
          <w:marLeft w:val="0"/>
          <w:marRight w:val="0"/>
          <w:marTop w:val="0"/>
          <w:marBottom w:val="0"/>
          <w:divBdr>
            <w:top w:val="none" w:sz="0" w:space="0" w:color="auto"/>
            <w:left w:val="none" w:sz="0" w:space="0" w:color="auto"/>
            <w:bottom w:val="none" w:sz="0" w:space="0" w:color="auto"/>
            <w:right w:val="none" w:sz="0" w:space="0" w:color="auto"/>
          </w:divBdr>
        </w:div>
        <w:div w:id="1926260103">
          <w:marLeft w:val="0"/>
          <w:marRight w:val="0"/>
          <w:marTop w:val="0"/>
          <w:marBottom w:val="0"/>
          <w:divBdr>
            <w:top w:val="none" w:sz="0" w:space="0" w:color="auto"/>
            <w:left w:val="none" w:sz="0" w:space="0" w:color="auto"/>
            <w:bottom w:val="none" w:sz="0" w:space="0" w:color="auto"/>
            <w:right w:val="none" w:sz="0" w:space="0" w:color="auto"/>
          </w:divBdr>
        </w:div>
        <w:div w:id="69892224">
          <w:marLeft w:val="0"/>
          <w:marRight w:val="0"/>
          <w:marTop w:val="0"/>
          <w:marBottom w:val="0"/>
          <w:divBdr>
            <w:top w:val="none" w:sz="0" w:space="0" w:color="auto"/>
            <w:left w:val="none" w:sz="0" w:space="0" w:color="auto"/>
            <w:bottom w:val="none" w:sz="0" w:space="0" w:color="auto"/>
            <w:right w:val="none" w:sz="0" w:space="0" w:color="auto"/>
          </w:divBdr>
        </w:div>
        <w:div w:id="1798136344">
          <w:marLeft w:val="0"/>
          <w:marRight w:val="0"/>
          <w:marTop w:val="0"/>
          <w:marBottom w:val="0"/>
          <w:divBdr>
            <w:top w:val="none" w:sz="0" w:space="0" w:color="auto"/>
            <w:left w:val="none" w:sz="0" w:space="0" w:color="auto"/>
            <w:bottom w:val="none" w:sz="0" w:space="0" w:color="auto"/>
            <w:right w:val="none" w:sz="0" w:space="0" w:color="auto"/>
          </w:divBdr>
        </w:div>
        <w:div w:id="1391492376">
          <w:marLeft w:val="0"/>
          <w:marRight w:val="0"/>
          <w:marTop w:val="0"/>
          <w:marBottom w:val="0"/>
          <w:divBdr>
            <w:top w:val="none" w:sz="0" w:space="0" w:color="auto"/>
            <w:left w:val="none" w:sz="0" w:space="0" w:color="auto"/>
            <w:bottom w:val="none" w:sz="0" w:space="0" w:color="auto"/>
            <w:right w:val="none" w:sz="0" w:space="0" w:color="auto"/>
          </w:divBdr>
        </w:div>
        <w:div w:id="1057238666">
          <w:marLeft w:val="0"/>
          <w:marRight w:val="0"/>
          <w:marTop w:val="0"/>
          <w:marBottom w:val="0"/>
          <w:divBdr>
            <w:top w:val="none" w:sz="0" w:space="0" w:color="auto"/>
            <w:left w:val="none" w:sz="0" w:space="0" w:color="auto"/>
            <w:bottom w:val="none" w:sz="0" w:space="0" w:color="auto"/>
            <w:right w:val="none" w:sz="0" w:space="0" w:color="auto"/>
          </w:divBdr>
        </w:div>
        <w:div w:id="1989508929">
          <w:marLeft w:val="0"/>
          <w:marRight w:val="0"/>
          <w:marTop w:val="0"/>
          <w:marBottom w:val="0"/>
          <w:divBdr>
            <w:top w:val="none" w:sz="0" w:space="0" w:color="auto"/>
            <w:left w:val="none" w:sz="0" w:space="0" w:color="auto"/>
            <w:bottom w:val="none" w:sz="0" w:space="0" w:color="auto"/>
            <w:right w:val="none" w:sz="0" w:space="0" w:color="auto"/>
          </w:divBdr>
        </w:div>
        <w:div w:id="8795129">
          <w:marLeft w:val="0"/>
          <w:marRight w:val="0"/>
          <w:marTop w:val="0"/>
          <w:marBottom w:val="0"/>
          <w:divBdr>
            <w:top w:val="none" w:sz="0" w:space="0" w:color="auto"/>
            <w:left w:val="none" w:sz="0" w:space="0" w:color="auto"/>
            <w:bottom w:val="none" w:sz="0" w:space="0" w:color="auto"/>
            <w:right w:val="none" w:sz="0" w:space="0" w:color="auto"/>
          </w:divBdr>
        </w:div>
        <w:div w:id="1943028298">
          <w:marLeft w:val="0"/>
          <w:marRight w:val="0"/>
          <w:marTop w:val="0"/>
          <w:marBottom w:val="0"/>
          <w:divBdr>
            <w:top w:val="none" w:sz="0" w:space="0" w:color="auto"/>
            <w:left w:val="none" w:sz="0" w:space="0" w:color="auto"/>
            <w:bottom w:val="none" w:sz="0" w:space="0" w:color="auto"/>
            <w:right w:val="none" w:sz="0" w:space="0" w:color="auto"/>
          </w:divBdr>
        </w:div>
        <w:div w:id="531454819">
          <w:marLeft w:val="0"/>
          <w:marRight w:val="0"/>
          <w:marTop w:val="0"/>
          <w:marBottom w:val="0"/>
          <w:divBdr>
            <w:top w:val="none" w:sz="0" w:space="0" w:color="auto"/>
            <w:left w:val="none" w:sz="0" w:space="0" w:color="auto"/>
            <w:bottom w:val="none" w:sz="0" w:space="0" w:color="auto"/>
            <w:right w:val="none" w:sz="0" w:space="0" w:color="auto"/>
          </w:divBdr>
        </w:div>
        <w:div w:id="189685664">
          <w:marLeft w:val="0"/>
          <w:marRight w:val="0"/>
          <w:marTop w:val="0"/>
          <w:marBottom w:val="0"/>
          <w:divBdr>
            <w:top w:val="none" w:sz="0" w:space="0" w:color="auto"/>
            <w:left w:val="none" w:sz="0" w:space="0" w:color="auto"/>
            <w:bottom w:val="none" w:sz="0" w:space="0" w:color="auto"/>
            <w:right w:val="none" w:sz="0" w:space="0" w:color="auto"/>
          </w:divBdr>
        </w:div>
        <w:div w:id="747194484">
          <w:marLeft w:val="0"/>
          <w:marRight w:val="0"/>
          <w:marTop w:val="0"/>
          <w:marBottom w:val="0"/>
          <w:divBdr>
            <w:top w:val="none" w:sz="0" w:space="0" w:color="auto"/>
            <w:left w:val="none" w:sz="0" w:space="0" w:color="auto"/>
            <w:bottom w:val="none" w:sz="0" w:space="0" w:color="auto"/>
            <w:right w:val="none" w:sz="0" w:space="0" w:color="auto"/>
          </w:divBdr>
        </w:div>
        <w:div w:id="367922560">
          <w:marLeft w:val="0"/>
          <w:marRight w:val="0"/>
          <w:marTop w:val="0"/>
          <w:marBottom w:val="0"/>
          <w:divBdr>
            <w:top w:val="none" w:sz="0" w:space="0" w:color="auto"/>
            <w:left w:val="none" w:sz="0" w:space="0" w:color="auto"/>
            <w:bottom w:val="none" w:sz="0" w:space="0" w:color="auto"/>
            <w:right w:val="none" w:sz="0" w:space="0" w:color="auto"/>
          </w:divBdr>
        </w:div>
        <w:div w:id="2075934377">
          <w:marLeft w:val="0"/>
          <w:marRight w:val="0"/>
          <w:marTop w:val="0"/>
          <w:marBottom w:val="0"/>
          <w:divBdr>
            <w:top w:val="none" w:sz="0" w:space="0" w:color="auto"/>
            <w:left w:val="none" w:sz="0" w:space="0" w:color="auto"/>
            <w:bottom w:val="none" w:sz="0" w:space="0" w:color="auto"/>
            <w:right w:val="none" w:sz="0" w:space="0" w:color="auto"/>
          </w:divBdr>
        </w:div>
        <w:div w:id="109404062">
          <w:marLeft w:val="0"/>
          <w:marRight w:val="0"/>
          <w:marTop w:val="0"/>
          <w:marBottom w:val="0"/>
          <w:divBdr>
            <w:top w:val="none" w:sz="0" w:space="0" w:color="auto"/>
            <w:left w:val="none" w:sz="0" w:space="0" w:color="auto"/>
            <w:bottom w:val="none" w:sz="0" w:space="0" w:color="auto"/>
            <w:right w:val="none" w:sz="0" w:space="0" w:color="auto"/>
          </w:divBdr>
        </w:div>
        <w:div w:id="1665819350">
          <w:marLeft w:val="0"/>
          <w:marRight w:val="0"/>
          <w:marTop w:val="0"/>
          <w:marBottom w:val="0"/>
          <w:divBdr>
            <w:top w:val="none" w:sz="0" w:space="0" w:color="auto"/>
            <w:left w:val="none" w:sz="0" w:space="0" w:color="auto"/>
            <w:bottom w:val="none" w:sz="0" w:space="0" w:color="auto"/>
            <w:right w:val="none" w:sz="0" w:space="0" w:color="auto"/>
          </w:divBdr>
        </w:div>
        <w:div w:id="1193038716">
          <w:marLeft w:val="0"/>
          <w:marRight w:val="0"/>
          <w:marTop w:val="0"/>
          <w:marBottom w:val="0"/>
          <w:divBdr>
            <w:top w:val="none" w:sz="0" w:space="0" w:color="auto"/>
            <w:left w:val="none" w:sz="0" w:space="0" w:color="auto"/>
            <w:bottom w:val="none" w:sz="0" w:space="0" w:color="auto"/>
            <w:right w:val="none" w:sz="0" w:space="0" w:color="auto"/>
          </w:divBdr>
        </w:div>
        <w:div w:id="1873689852">
          <w:marLeft w:val="0"/>
          <w:marRight w:val="0"/>
          <w:marTop w:val="0"/>
          <w:marBottom w:val="0"/>
          <w:divBdr>
            <w:top w:val="none" w:sz="0" w:space="0" w:color="auto"/>
            <w:left w:val="none" w:sz="0" w:space="0" w:color="auto"/>
            <w:bottom w:val="none" w:sz="0" w:space="0" w:color="auto"/>
            <w:right w:val="none" w:sz="0" w:space="0" w:color="auto"/>
          </w:divBdr>
        </w:div>
        <w:div w:id="384762381">
          <w:marLeft w:val="0"/>
          <w:marRight w:val="0"/>
          <w:marTop w:val="0"/>
          <w:marBottom w:val="0"/>
          <w:divBdr>
            <w:top w:val="none" w:sz="0" w:space="0" w:color="auto"/>
            <w:left w:val="none" w:sz="0" w:space="0" w:color="auto"/>
            <w:bottom w:val="none" w:sz="0" w:space="0" w:color="auto"/>
            <w:right w:val="none" w:sz="0" w:space="0" w:color="auto"/>
          </w:divBdr>
        </w:div>
        <w:div w:id="680082534">
          <w:marLeft w:val="0"/>
          <w:marRight w:val="0"/>
          <w:marTop w:val="0"/>
          <w:marBottom w:val="0"/>
          <w:divBdr>
            <w:top w:val="none" w:sz="0" w:space="0" w:color="auto"/>
            <w:left w:val="none" w:sz="0" w:space="0" w:color="auto"/>
            <w:bottom w:val="none" w:sz="0" w:space="0" w:color="auto"/>
            <w:right w:val="none" w:sz="0" w:space="0" w:color="auto"/>
          </w:divBdr>
        </w:div>
        <w:div w:id="1036537665">
          <w:marLeft w:val="0"/>
          <w:marRight w:val="0"/>
          <w:marTop w:val="0"/>
          <w:marBottom w:val="0"/>
          <w:divBdr>
            <w:top w:val="none" w:sz="0" w:space="0" w:color="auto"/>
            <w:left w:val="none" w:sz="0" w:space="0" w:color="auto"/>
            <w:bottom w:val="none" w:sz="0" w:space="0" w:color="auto"/>
            <w:right w:val="none" w:sz="0" w:space="0" w:color="auto"/>
          </w:divBdr>
        </w:div>
        <w:div w:id="320427114">
          <w:marLeft w:val="0"/>
          <w:marRight w:val="0"/>
          <w:marTop w:val="0"/>
          <w:marBottom w:val="0"/>
          <w:divBdr>
            <w:top w:val="none" w:sz="0" w:space="0" w:color="auto"/>
            <w:left w:val="none" w:sz="0" w:space="0" w:color="auto"/>
            <w:bottom w:val="none" w:sz="0" w:space="0" w:color="auto"/>
            <w:right w:val="none" w:sz="0" w:space="0" w:color="auto"/>
          </w:divBdr>
        </w:div>
        <w:div w:id="59141512">
          <w:marLeft w:val="0"/>
          <w:marRight w:val="0"/>
          <w:marTop w:val="0"/>
          <w:marBottom w:val="0"/>
          <w:divBdr>
            <w:top w:val="none" w:sz="0" w:space="0" w:color="auto"/>
            <w:left w:val="none" w:sz="0" w:space="0" w:color="auto"/>
            <w:bottom w:val="none" w:sz="0" w:space="0" w:color="auto"/>
            <w:right w:val="none" w:sz="0" w:space="0" w:color="auto"/>
          </w:divBdr>
        </w:div>
        <w:div w:id="563681539">
          <w:marLeft w:val="0"/>
          <w:marRight w:val="0"/>
          <w:marTop w:val="0"/>
          <w:marBottom w:val="0"/>
          <w:divBdr>
            <w:top w:val="none" w:sz="0" w:space="0" w:color="auto"/>
            <w:left w:val="none" w:sz="0" w:space="0" w:color="auto"/>
            <w:bottom w:val="none" w:sz="0" w:space="0" w:color="auto"/>
            <w:right w:val="none" w:sz="0" w:space="0" w:color="auto"/>
          </w:divBdr>
        </w:div>
        <w:div w:id="411008722">
          <w:marLeft w:val="0"/>
          <w:marRight w:val="0"/>
          <w:marTop w:val="0"/>
          <w:marBottom w:val="0"/>
          <w:divBdr>
            <w:top w:val="none" w:sz="0" w:space="0" w:color="auto"/>
            <w:left w:val="none" w:sz="0" w:space="0" w:color="auto"/>
            <w:bottom w:val="none" w:sz="0" w:space="0" w:color="auto"/>
            <w:right w:val="none" w:sz="0" w:space="0" w:color="auto"/>
          </w:divBdr>
        </w:div>
        <w:div w:id="1802534148">
          <w:marLeft w:val="0"/>
          <w:marRight w:val="0"/>
          <w:marTop w:val="0"/>
          <w:marBottom w:val="0"/>
          <w:divBdr>
            <w:top w:val="none" w:sz="0" w:space="0" w:color="auto"/>
            <w:left w:val="none" w:sz="0" w:space="0" w:color="auto"/>
            <w:bottom w:val="none" w:sz="0" w:space="0" w:color="auto"/>
            <w:right w:val="none" w:sz="0" w:space="0" w:color="auto"/>
          </w:divBdr>
        </w:div>
        <w:div w:id="707070924">
          <w:marLeft w:val="0"/>
          <w:marRight w:val="0"/>
          <w:marTop w:val="0"/>
          <w:marBottom w:val="0"/>
          <w:divBdr>
            <w:top w:val="none" w:sz="0" w:space="0" w:color="auto"/>
            <w:left w:val="none" w:sz="0" w:space="0" w:color="auto"/>
            <w:bottom w:val="none" w:sz="0" w:space="0" w:color="auto"/>
            <w:right w:val="none" w:sz="0" w:space="0" w:color="auto"/>
          </w:divBdr>
        </w:div>
        <w:div w:id="228613911">
          <w:marLeft w:val="0"/>
          <w:marRight w:val="0"/>
          <w:marTop w:val="0"/>
          <w:marBottom w:val="0"/>
          <w:divBdr>
            <w:top w:val="none" w:sz="0" w:space="0" w:color="auto"/>
            <w:left w:val="none" w:sz="0" w:space="0" w:color="auto"/>
            <w:bottom w:val="none" w:sz="0" w:space="0" w:color="auto"/>
            <w:right w:val="none" w:sz="0" w:space="0" w:color="auto"/>
          </w:divBdr>
        </w:div>
        <w:div w:id="649943638">
          <w:marLeft w:val="0"/>
          <w:marRight w:val="0"/>
          <w:marTop w:val="0"/>
          <w:marBottom w:val="0"/>
          <w:divBdr>
            <w:top w:val="none" w:sz="0" w:space="0" w:color="auto"/>
            <w:left w:val="none" w:sz="0" w:space="0" w:color="auto"/>
            <w:bottom w:val="none" w:sz="0" w:space="0" w:color="auto"/>
            <w:right w:val="none" w:sz="0" w:space="0" w:color="auto"/>
          </w:divBdr>
        </w:div>
        <w:div w:id="871191068">
          <w:marLeft w:val="0"/>
          <w:marRight w:val="0"/>
          <w:marTop w:val="0"/>
          <w:marBottom w:val="0"/>
          <w:divBdr>
            <w:top w:val="none" w:sz="0" w:space="0" w:color="auto"/>
            <w:left w:val="none" w:sz="0" w:space="0" w:color="auto"/>
            <w:bottom w:val="none" w:sz="0" w:space="0" w:color="auto"/>
            <w:right w:val="none" w:sz="0" w:space="0" w:color="auto"/>
          </w:divBdr>
        </w:div>
        <w:div w:id="765686928">
          <w:marLeft w:val="0"/>
          <w:marRight w:val="0"/>
          <w:marTop w:val="0"/>
          <w:marBottom w:val="0"/>
          <w:divBdr>
            <w:top w:val="none" w:sz="0" w:space="0" w:color="auto"/>
            <w:left w:val="none" w:sz="0" w:space="0" w:color="auto"/>
            <w:bottom w:val="none" w:sz="0" w:space="0" w:color="auto"/>
            <w:right w:val="none" w:sz="0" w:space="0" w:color="auto"/>
          </w:divBdr>
        </w:div>
        <w:div w:id="1951012788">
          <w:marLeft w:val="0"/>
          <w:marRight w:val="0"/>
          <w:marTop w:val="0"/>
          <w:marBottom w:val="0"/>
          <w:divBdr>
            <w:top w:val="none" w:sz="0" w:space="0" w:color="auto"/>
            <w:left w:val="none" w:sz="0" w:space="0" w:color="auto"/>
            <w:bottom w:val="none" w:sz="0" w:space="0" w:color="auto"/>
            <w:right w:val="none" w:sz="0" w:space="0" w:color="auto"/>
          </w:divBdr>
        </w:div>
        <w:div w:id="1782333889">
          <w:marLeft w:val="0"/>
          <w:marRight w:val="0"/>
          <w:marTop w:val="0"/>
          <w:marBottom w:val="0"/>
          <w:divBdr>
            <w:top w:val="none" w:sz="0" w:space="0" w:color="auto"/>
            <w:left w:val="none" w:sz="0" w:space="0" w:color="auto"/>
            <w:bottom w:val="none" w:sz="0" w:space="0" w:color="auto"/>
            <w:right w:val="none" w:sz="0" w:space="0" w:color="auto"/>
          </w:divBdr>
        </w:div>
        <w:div w:id="519319737">
          <w:marLeft w:val="0"/>
          <w:marRight w:val="0"/>
          <w:marTop w:val="0"/>
          <w:marBottom w:val="0"/>
          <w:divBdr>
            <w:top w:val="none" w:sz="0" w:space="0" w:color="auto"/>
            <w:left w:val="none" w:sz="0" w:space="0" w:color="auto"/>
            <w:bottom w:val="none" w:sz="0" w:space="0" w:color="auto"/>
            <w:right w:val="none" w:sz="0" w:space="0" w:color="auto"/>
          </w:divBdr>
        </w:div>
        <w:div w:id="948581060">
          <w:marLeft w:val="0"/>
          <w:marRight w:val="0"/>
          <w:marTop w:val="0"/>
          <w:marBottom w:val="0"/>
          <w:divBdr>
            <w:top w:val="none" w:sz="0" w:space="0" w:color="auto"/>
            <w:left w:val="none" w:sz="0" w:space="0" w:color="auto"/>
            <w:bottom w:val="none" w:sz="0" w:space="0" w:color="auto"/>
            <w:right w:val="none" w:sz="0" w:space="0" w:color="auto"/>
          </w:divBdr>
        </w:div>
        <w:div w:id="323633424">
          <w:marLeft w:val="0"/>
          <w:marRight w:val="0"/>
          <w:marTop w:val="0"/>
          <w:marBottom w:val="0"/>
          <w:divBdr>
            <w:top w:val="none" w:sz="0" w:space="0" w:color="auto"/>
            <w:left w:val="none" w:sz="0" w:space="0" w:color="auto"/>
            <w:bottom w:val="none" w:sz="0" w:space="0" w:color="auto"/>
            <w:right w:val="none" w:sz="0" w:space="0" w:color="auto"/>
          </w:divBdr>
        </w:div>
        <w:div w:id="697318678">
          <w:marLeft w:val="0"/>
          <w:marRight w:val="0"/>
          <w:marTop w:val="0"/>
          <w:marBottom w:val="0"/>
          <w:divBdr>
            <w:top w:val="none" w:sz="0" w:space="0" w:color="auto"/>
            <w:left w:val="none" w:sz="0" w:space="0" w:color="auto"/>
            <w:bottom w:val="none" w:sz="0" w:space="0" w:color="auto"/>
            <w:right w:val="none" w:sz="0" w:space="0" w:color="auto"/>
          </w:divBdr>
        </w:div>
        <w:div w:id="59834816">
          <w:marLeft w:val="0"/>
          <w:marRight w:val="0"/>
          <w:marTop w:val="0"/>
          <w:marBottom w:val="0"/>
          <w:divBdr>
            <w:top w:val="none" w:sz="0" w:space="0" w:color="auto"/>
            <w:left w:val="none" w:sz="0" w:space="0" w:color="auto"/>
            <w:bottom w:val="none" w:sz="0" w:space="0" w:color="auto"/>
            <w:right w:val="none" w:sz="0" w:space="0" w:color="auto"/>
          </w:divBdr>
        </w:div>
        <w:div w:id="712537948">
          <w:marLeft w:val="0"/>
          <w:marRight w:val="0"/>
          <w:marTop w:val="0"/>
          <w:marBottom w:val="0"/>
          <w:divBdr>
            <w:top w:val="none" w:sz="0" w:space="0" w:color="auto"/>
            <w:left w:val="none" w:sz="0" w:space="0" w:color="auto"/>
            <w:bottom w:val="none" w:sz="0" w:space="0" w:color="auto"/>
            <w:right w:val="none" w:sz="0" w:space="0" w:color="auto"/>
          </w:divBdr>
        </w:div>
        <w:div w:id="1127624403">
          <w:marLeft w:val="0"/>
          <w:marRight w:val="0"/>
          <w:marTop w:val="0"/>
          <w:marBottom w:val="0"/>
          <w:divBdr>
            <w:top w:val="none" w:sz="0" w:space="0" w:color="auto"/>
            <w:left w:val="none" w:sz="0" w:space="0" w:color="auto"/>
            <w:bottom w:val="none" w:sz="0" w:space="0" w:color="auto"/>
            <w:right w:val="none" w:sz="0" w:space="0" w:color="auto"/>
          </w:divBdr>
        </w:div>
        <w:div w:id="1832212343">
          <w:marLeft w:val="0"/>
          <w:marRight w:val="0"/>
          <w:marTop w:val="0"/>
          <w:marBottom w:val="0"/>
          <w:divBdr>
            <w:top w:val="none" w:sz="0" w:space="0" w:color="auto"/>
            <w:left w:val="none" w:sz="0" w:space="0" w:color="auto"/>
            <w:bottom w:val="none" w:sz="0" w:space="0" w:color="auto"/>
            <w:right w:val="none" w:sz="0" w:space="0" w:color="auto"/>
          </w:divBdr>
        </w:div>
        <w:div w:id="280695310">
          <w:marLeft w:val="0"/>
          <w:marRight w:val="0"/>
          <w:marTop w:val="0"/>
          <w:marBottom w:val="0"/>
          <w:divBdr>
            <w:top w:val="none" w:sz="0" w:space="0" w:color="auto"/>
            <w:left w:val="none" w:sz="0" w:space="0" w:color="auto"/>
            <w:bottom w:val="none" w:sz="0" w:space="0" w:color="auto"/>
            <w:right w:val="none" w:sz="0" w:space="0" w:color="auto"/>
          </w:divBdr>
        </w:div>
        <w:div w:id="953363603">
          <w:marLeft w:val="0"/>
          <w:marRight w:val="0"/>
          <w:marTop w:val="0"/>
          <w:marBottom w:val="0"/>
          <w:divBdr>
            <w:top w:val="none" w:sz="0" w:space="0" w:color="auto"/>
            <w:left w:val="none" w:sz="0" w:space="0" w:color="auto"/>
            <w:bottom w:val="none" w:sz="0" w:space="0" w:color="auto"/>
            <w:right w:val="none" w:sz="0" w:space="0" w:color="auto"/>
          </w:divBdr>
        </w:div>
        <w:div w:id="515770271">
          <w:marLeft w:val="0"/>
          <w:marRight w:val="0"/>
          <w:marTop w:val="0"/>
          <w:marBottom w:val="0"/>
          <w:divBdr>
            <w:top w:val="none" w:sz="0" w:space="0" w:color="auto"/>
            <w:left w:val="none" w:sz="0" w:space="0" w:color="auto"/>
            <w:bottom w:val="none" w:sz="0" w:space="0" w:color="auto"/>
            <w:right w:val="none" w:sz="0" w:space="0" w:color="auto"/>
          </w:divBdr>
        </w:div>
        <w:div w:id="1580099608">
          <w:marLeft w:val="0"/>
          <w:marRight w:val="0"/>
          <w:marTop w:val="0"/>
          <w:marBottom w:val="0"/>
          <w:divBdr>
            <w:top w:val="none" w:sz="0" w:space="0" w:color="auto"/>
            <w:left w:val="none" w:sz="0" w:space="0" w:color="auto"/>
            <w:bottom w:val="none" w:sz="0" w:space="0" w:color="auto"/>
            <w:right w:val="none" w:sz="0" w:space="0" w:color="auto"/>
          </w:divBdr>
        </w:div>
        <w:div w:id="2121103734">
          <w:marLeft w:val="0"/>
          <w:marRight w:val="0"/>
          <w:marTop w:val="0"/>
          <w:marBottom w:val="0"/>
          <w:divBdr>
            <w:top w:val="none" w:sz="0" w:space="0" w:color="auto"/>
            <w:left w:val="none" w:sz="0" w:space="0" w:color="auto"/>
            <w:bottom w:val="none" w:sz="0" w:space="0" w:color="auto"/>
            <w:right w:val="none" w:sz="0" w:space="0" w:color="auto"/>
          </w:divBdr>
        </w:div>
        <w:div w:id="1332299390">
          <w:marLeft w:val="0"/>
          <w:marRight w:val="0"/>
          <w:marTop w:val="0"/>
          <w:marBottom w:val="0"/>
          <w:divBdr>
            <w:top w:val="none" w:sz="0" w:space="0" w:color="auto"/>
            <w:left w:val="none" w:sz="0" w:space="0" w:color="auto"/>
            <w:bottom w:val="none" w:sz="0" w:space="0" w:color="auto"/>
            <w:right w:val="none" w:sz="0" w:space="0" w:color="auto"/>
          </w:divBdr>
        </w:div>
        <w:div w:id="1790969196">
          <w:marLeft w:val="0"/>
          <w:marRight w:val="0"/>
          <w:marTop w:val="0"/>
          <w:marBottom w:val="0"/>
          <w:divBdr>
            <w:top w:val="none" w:sz="0" w:space="0" w:color="auto"/>
            <w:left w:val="none" w:sz="0" w:space="0" w:color="auto"/>
            <w:bottom w:val="none" w:sz="0" w:space="0" w:color="auto"/>
            <w:right w:val="none" w:sz="0" w:space="0" w:color="auto"/>
          </w:divBdr>
        </w:div>
        <w:div w:id="2105884000">
          <w:marLeft w:val="0"/>
          <w:marRight w:val="0"/>
          <w:marTop w:val="0"/>
          <w:marBottom w:val="0"/>
          <w:divBdr>
            <w:top w:val="none" w:sz="0" w:space="0" w:color="auto"/>
            <w:left w:val="none" w:sz="0" w:space="0" w:color="auto"/>
            <w:bottom w:val="none" w:sz="0" w:space="0" w:color="auto"/>
            <w:right w:val="none" w:sz="0" w:space="0" w:color="auto"/>
          </w:divBdr>
        </w:div>
        <w:div w:id="941062577">
          <w:marLeft w:val="0"/>
          <w:marRight w:val="0"/>
          <w:marTop w:val="0"/>
          <w:marBottom w:val="0"/>
          <w:divBdr>
            <w:top w:val="none" w:sz="0" w:space="0" w:color="auto"/>
            <w:left w:val="none" w:sz="0" w:space="0" w:color="auto"/>
            <w:bottom w:val="none" w:sz="0" w:space="0" w:color="auto"/>
            <w:right w:val="none" w:sz="0" w:space="0" w:color="auto"/>
          </w:divBdr>
        </w:div>
        <w:div w:id="649603150">
          <w:marLeft w:val="0"/>
          <w:marRight w:val="0"/>
          <w:marTop w:val="0"/>
          <w:marBottom w:val="0"/>
          <w:divBdr>
            <w:top w:val="none" w:sz="0" w:space="0" w:color="auto"/>
            <w:left w:val="none" w:sz="0" w:space="0" w:color="auto"/>
            <w:bottom w:val="none" w:sz="0" w:space="0" w:color="auto"/>
            <w:right w:val="none" w:sz="0" w:space="0" w:color="auto"/>
          </w:divBdr>
        </w:div>
        <w:div w:id="1524248407">
          <w:marLeft w:val="0"/>
          <w:marRight w:val="0"/>
          <w:marTop w:val="0"/>
          <w:marBottom w:val="0"/>
          <w:divBdr>
            <w:top w:val="none" w:sz="0" w:space="0" w:color="auto"/>
            <w:left w:val="none" w:sz="0" w:space="0" w:color="auto"/>
            <w:bottom w:val="none" w:sz="0" w:space="0" w:color="auto"/>
            <w:right w:val="none" w:sz="0" w:space="0" w:color="auto"/>
          </w:divBdr>
        </w:div>
        <w:div w:id="536089784">
          <w:marLeft w:val="0"/>
          <w:marRight w:val="0"/>
          <w:marTop w:val="0"/>
          <w:marBottom w:val="0"/>
          <w:divBdr>
            <w:top w:val="none" w:sz="0" w:space="0" w:color="auto"/>
            <w:left w:val="none" w:sz="0" w:space="0" w:color="auto"/>
            <w:bottom w:val="none" w:sz="0" w:space="0" w:color="auto"/>
            <w:right w:val="none" w:sz="0" w:space="0" w:color="auto"/>
          </w:divBdr>
        </w:div>
        <w:div w:id="1664043917">
          <w:marLeft w:val="0"/>
          <w:marRight w:val="0"/>
          <w:marTop w:val="0"/>
          <w:marBottom w:val="0"/>
          <w:divBdr>
            <w:top w:val="none" w:sz="0" w:space="0" w:color="auto"/>
            <w:left w:val="none" w:sz="0" w:space="0" w:color="auto"/>
            <w:bottom w:val="none" w:sz="0" w:space="0" w:color="auto"/>
            <w:right w:val="none" w:sz="0" w:space="0" w:color="auto"/>
          </w:divBdr>
        </w:div>
        <w:div w:id="1905607406">
          <w:marLeft w:val="0"/>
          <w:marRight w:val="0"/>
          <w:marTop w:val="0"/>
          <w:marBottom w:val="0"/>
          <w:divBdr>
            <w:top w:val="none" w:sz="0" w:space="0" w:color="auto"/>
            <w:left w:val="none" w:sz="0" w:space="0" w:color="auto"/>
            <w:bottom w:val="none" w:sz="0" w:space="0" w:color="auto"/>
            <w:right w:val="none" w:sz="0" w:space="0" w:color="auto"/>
          </w:divBdr>
        </w:div>
        <w:div w:id="1386686005">
          <w:marLeft w:val="0"/>
          <w:marRight w:val="0"/>
          <w:marTop w:val="0"/>
          <w:marBottom w:val="0"/>
          <w:divBdr>
            <w:top w:val="none" w:sz="0" w:space="0" w:color="auto"/>
            <w:left w:val="none" w:sz="0" w:space="0" w:color="auto"/>
            <w:bottom w:val="none" w:sz="0" w:space="0" w:color="auto"/>
            <w:right w:val="none" w:sz="0" w:space="0" w:color="auto"/>
          </w:divBdr>
        </w:div>
        <w:div w:id="1582178450">
          <w:marLeft w:val="0"/>
          <w:marRight w:val="0"/>
          <w:marTop w:val="0"/>
          <w:marBottom w:val="0"/>
          <w:divBdr>
            <w:top w:val="none" w:sz="0" w:space="0" w:color="auto"/>
            <w:left w:val="none" w:sz="0" w:space="0" w:color="auto"/>
            <w:bottom w:val="none" w:sz="0" w:space="0" w:color="auto"/>
            <w:right w:val="none" w:sz="0" w:space="0" w:color="auto"/>
          </w:divBdr>
        </w:div>
        <w:div w:id="34235030">
          <w:marLeft w:val="0"/>
          <w:marRight w:val="0"/>
          <w:marTop w:val="0"/>
          <w:marBottom w:val="0"/>
          <w:divBdr>
            <w:top w:val="none" w:sz="0" w:space="0" w:color="auto"/>
            <w:left w:val="none" w:sz="0" w:space="0" w:color="auto"/>
            <w:bottom w:val="none" w:sz="0" w:space="0" w:color="auto"/>
            <w:right w:val="none" w:sz="0" w:space="0" w:color="auto"/>
          </w:divBdr>
        </w:div>
        <w:div w:id="1215970608">
          <w:marLeft w:val="0"/>
          <w:marRight w:val="0"/>
          <w:marTop w:val="0"/>
          <w:marBottom w:val="0"/>
          <w:divBdr>
            <w:top w:val="none" w:sz="0" w:space="0" w:color="auto"/>
            <w:left w:val="none" w:sz="0" w:space="0" w:color="auto"/>
            <w:bottom w:val="none" w:sz="0" w:space="0" w:color="auto"/>
            <w:right w:val="none" w:sz="0" w:space="0" w:color="auto"/>
          </w:divBdr>
        </w:div>
        <w:div w:id="2089037666">
          <w:marLeft w:val="0"/>
          <w:marRight w:val="0"/>
          <w:marTop w:val="0"/>
          <w:marBottom w:val="0"/>
          <w:divBdr>
            <w:top w:val="none" w:sz="0" w:space="0" w:color="auto"/>
            <w:left w:val="none" w:sz="0" w:space="0" w:color="auto"/>
            <w:bottom w:val="none" w:sz="0" w:space="0" w:color="auto"/>
            <w:right w:val="none" w:sz="0" w:space="0" w:color="auto"/>
          </w:divBdr>
        </w:div>
        <w:div w:id="1748653971">
          <w:marLeft w:val="0"/>
          <w:marRight w:val="0"/>
          <w:marTop w:val="0"/>
          <w:marBottom w:val="0"/>
          <w:divBdr>
            <w:top w:val="none" w:sz="0" w:space="0" w:color="auto"/>
            <w:left w:val="none" w:sz="0" w:space="0" w:color="auto"/>
            <w:bottom w:val="none" w:sz="0" w:space="0" w:color="auto"/>
            <w:right w:val="none" w:sz="0" w:space="0" w:color="auto"/>
          </w:divBdr>
        </w:div>
        <w:div w:id="1390570218">
          <w:marLeft w:val="0"/>
          <w:marRight w:val="0"/>
          <w:marTop w:val="0"/>
          <w:marBottom w:val="0"/>
          <w:divBdr>
            <w:top w:val="none" w:sz="0" w:space="0" w:color="auto"/>
            <w:left w:val="none" w:sz="0" w:space="0" w:color="auto"/>
            <w:bottom w:val="none" w:sz="0" w:space="0" w:color="auto"/>
            <w:right w:val="none" w:sz="0" w:space="0" w:color="auto"/>
          </w:divBdr>
        </w:div>
        <w:div w:id="781463807">
          <w:marLeft w:val="0"/>
          <w:marRight w:val="0"/>
          <w:marTop w:val="0"/>
          <w:marBottom w:val="0"/>
          <w:divBdr>
            <w:top w:val="none" w:sz="0" w:space="0" w:color="auto"/>
            <w:left w:val="none" w:sz="0" w:space="0" w:color="auto"/>
            <w:bottom w:val="none" w:sz="0" w:space="0" w:color="auto"/>
            <w:right w:val="none" w:sz="0" w:space="0" w:color="auto"/>
          </w:divBdr>
        </w:div>
        <w:div w:id="811286925">
          <w:marLeft w:val="0"/>
          <w:marRight w:val="0"/>
          <w:marTop w:val="0"/>
          <w:marBottom w:val="0"/>
          <w:divBdr>
            <w:top w:val="none" w:sz="0" w:space="0" w:color="auto"/>
            <w:left w:val="none" w:sz="0" w:space="0" w:color="auto"/>
            <w:bottom w:val="none" w:sz="0" w:space="0" w:color="auto"/>
            <w:right w:val="none" w:sz="0" w:space="0" w:color="auto"/>
          </w:divBdr>
        </w:div>
        <w:div w:id="1403992178">
          <w:marLeft w:val="0"/>
          <w:marRight w:val="0"/>
          <w:marTop w:val="0"/>
          <w:marBottom w:val="0"/>
          <w:divBdr>
            <w:top w:val="none" w:sz="0" w:space="0" w:color="auto"/>
            <w:left w:val="none" w:sz="0" w:space="0" w:color="auto"/>
            <w:bottom w:val="none" w:sz="0" w:space="0" w:color="auto"/>
            <w:right w:val="none" w:sz="0" w:space="0" w:color="auto"/>
          </w:divBdr>
        </w:div>
        <w:div w:id="399911743">
          <w:marLeft w:val="0"/>
          <w:marRight w:val="0"/>
          <w:marTop w:val="0"/>
          <w:marBottom w:val="0"/>
          <w:divBdr>
            <w:top w:val="none" w:sz="0" w:space="0" w:color="auto"/>
            <w:left w:val="none" w:sz="0" w:space="0" w:color="auto"/>
            <w:bottom w:val="none" w:sz="0" w:space="0" w:color="auto"/>
            <w:right w:val="none" w:sz="0" w:space="0" w:color="auto"/>
          </w:divBdr>
        </w:div>
        <w:div w:id="463738685">
          <w:marLeft w:val="0"/>
          <w:marRight w:val="0"/>
          <w:marTop w:val="0"/>
          <w:marBottom w:val="0"/>
          <w:divBdr>
            <w:top w:val="none" w:sz="0" w:space="0" w:color="auto"/>
            <w:left w:val="none" w:sz="0" w:space="0" w:color="auto"/>
            <w:bottom w:val="none" w:sz="0" w:space="0" w:color="auto"/>
            <w:right w:val="none" w:sz="0" w:space="0" w:color="auto"/>
          </w:divBdr>
        </w:div>
        <w:div w:id="171578066">
          <w:marLeft w:val="0"/>
          <w:marRight w:val="0"/>
          <w:marTop w:val="0"/>
          <w:marBottom w:val="0"/>
          <w:divBdr>
            <w:top w:val="none" w:sz="0" w:space="0" w:color="auto"/>
            <w:left w:val="none" w:sz="0" w:space="0" w:color="auto"/>
            <w:bottom w:val="none" w:sz="0" w:space="0" w:color="auto"/>
            <w:right w:val="none" w:sz="0" w:space="0" w:color="auto"/>
          </w:divBdr>
        </w:div>
        <w:div w:id="240989784">
          <w:marLeft w:val="0"/>
          <w:marRight w:val="0"/>
          <w:marTop w:val="0"/>
          <w:marBottom w:val="0"/>
          <w:divBdr>
            <w:top w:val="none" w:sz="0" w:space="0" w:color="auto"/>
            <w:left w:val="none" w:sz="0" w:space="0" w:color="auto"/>
            <w:bottom w:val="none" w:sz="0" w:space="0" w:color="auto"/>
            <w:right w:val="none" w:sz="0" w:space="0" w:color="auto"/>
          </w:divBdr>
        </w:div>
        <w:div w:id="1592160686">
          <w:marLeft w:val="0"/>
          <w:marRight w:val="0"/>
          <w:marTop w:val="0"/>
          <w:marBottom w:val="0"/>
          <w:divBdr>
            <w:top w:val="none" w:sz="0" w:space="0" w:color="auto"/>
            <w:left w:val="none" w:sz="0" w:space="0" w:color="auto"/>
            <w:bottom w:val="none" w:sz="0" w:space="0" w:color="auto"/>
            <w:right w:val="none" w:sz="0" w:space="0" w:color="auto"/>
          </w:divBdr>
        </w:div>
        <w:div w:id="1299217040">
          <w:marLeft w:val="0"/>
          <w:marRight w:val="0"/>
          <w:marTop w:val="0"/>
          <w:marBottom w:val="0"/>
          <w:divBdr>
            <w:top w:val="none" w:sz="0" w:space="0" w:color="auto"/>
            <w:left w:val="none" w:sz="0" w:space="0" w:color="auto"/>
            <w:bottom w:val="none" w:sz="0" w:space="0" w:color="auto"/>
            <w:right w:val="none" w:sz="0" w:space="0" w:color="auto"/>
          </w:divBdr>
        </w:div>
        <w:div w:id="241567155">
          <w:marLeft w:val="0"/>
          <w:marRight w:val="0"/>
          <w:marTop w:val="0"/>
          <w:marBottom w:val="0"/>
          <w:divBdr>
            <w:top w:val="none" w:sz="0" w:space="0" w:color="auto"/>
            <w:left w:val="none" w:sz="0" w:space="0" w:color="auto"/>
            <w:bottom w:val="none" w:sz="0" w:space="0" w:color="auto"/>
            <w:right w:val="none" w:sz="0" w:space="0" w:color="auto"/>
          </w:divBdr>
        </w:div>
        <w:div w:id="620576913">
          <w:marLeft w:val="0"/>
          <w:marRight w:val="0"/>
          <w:marTop w:val="0"/>
          <w:marBottom w:val="0"/>
          <w:divBdr>
            <w:top w:val="none" w:sz="0" w:space="0" w:color="auto"/>
            <w:left w:val="none" w:sz="0" w:space="0" w:color="auto"/>
            <w:bottom w:val="none" w:sz="0" w:space="0" w:color="auto"/>
            <w:right w:val="none" w:sz="0" w:space="0" w:color="auto"/>
          </w:divBdr>
        </w:div>
        <w:div w:id="608200354">
          <w:marLeft w:val="0"/>
          <w:marRight w:val="0"/>
          <w:marTop w:val="0"/>
          <w:marBottom w:val="0"/>
          <w:divBdr>
            <w:top w:val="none" w:sz="0" w:space="0" w:color="auto"/>
            <w:left w:val="none" w:sz="0" w:space="0" w:color="auto"/>
            <w:bottom w:val="none" w:sz="0" w:space="0" w:color="auto"/>
            <w:right w:val="none" w:sz="0" w:space="0" w:color="auto"/>
          </w:divBdr>
        </w:div>
        <w:div w:id="2059238305">
          <w:marLeft w:val="0"/>
          <w:marRight w:val="0"/>
          <w:marTop w:val="0"/>
          <w:marBottom w:val="0"/>
          <w:divBdr>
            <w:top w:val="none" w:sz="0" w:space="0" w:color="auto"/>
            <w:left w:val="none" w:sz="0" w:space="0" w:color="auto"/>
            <w:bottom w:val="none" w:sz="0" w:space="0" w:color="auto"/>
            <w:right w:val="none" w:sz="0" w:space="0" w:color="auto"/>
          </w:divBdr>
        </w:div>
        <w:div w:id="1871724427">
          <w:marLeft w:val="0"/>
          <w:marRight w:val="0"/>
          <w:marTop w:val="0"/>
          <w:marBottom w:val="0"/>
          <w:divBdr>
            <w:top w:val="none" w:sz="0" w:space="0" w:color="auto"/>
            <w:left w:val="none" w:sz="0" w:space="0" w:color="auto"/>
            <w:bottom w:val="none" w:sz="0" w:space="0" w:color="auto"/>
            <w:right w:val="none" w:sz="0" w:space="0" w:color="auto"/>
          </w:divBdr>
        </w:div>
        <w:div w:id="1372419229">
          <w:marLeft w:val="0"/>
          <w:marRight w:val="0"/>
          <w:marTop w:val="0"/>
          <w:marBottom w:val="0"/>
          <w:divBdr>
            <w:top w:val="none" w:sz="0" w:space="0" w:color="auto"/>
            <w:left w:val="none" w:sz="0" w:space="0" w:color="auto"/>
            <w:bottom w:val="none" w:sz="0" w:space="0" w:color="auto"/>
            <w:right w:val="none" w:sz="0" w:space="0" w:color="auto"/>
          </w:divBdr>
        </w:div>
        <w:div w:id="1616213909">
          <w:marLeft w:val="0"/>
          <w:marRight w:val="0"/>
          <w:marTop w:val="0"/>
          <w:marBottom w:val="0"/>
          <w:divBdr>
            <w:top w:val="none" w:sz="0" w:space="0" w:color="auto"/>
            <w:left w:val="none" w:sz="0" w:space="0" w:color="auto"/>
            <w:bottom w:val="none" w:sz="0" w:space="0" w:color="auto"/>
            <w:right w:val="none" w:sz="0" w:space="0" w:color="auto"/>
          </w:divBdr>
        </w:div>
        <w:div w:id="892233741">
          <w:marLeft w:val="0"/>
          <w:marRight w:val="0"/>
          <w:marTop w:val="0"/>
          <w:marBottom w:val="0"/>
          <w:divBdr>
            <w:top w:val="none" w:sz="0" w:space="0" w:color="auto"/>
            <w:left w:val="none" w:sz="0" w:space="0" w:color="auto"/>
            <w:bottom w:val="none" w:sz="0" w:space="0" w:color="auto"/>
            <w:right w:val="none" w:sz="0" w:space="0" w:color="auto"/>
          </w:divBdr>
        </w:div>
        <w:div w:id="1482384280">
          <w:marLeft w:val="0"/>
          <w:marRight w:val="0"/>
          <w:marTop w:val="0"/>
          <w:marBottom w:val="0"/>
          <w:divBdr>
            <w:top w:val="none" w:sz="0" w:space="0" w:color="auto"/>
            <w:left w:val="none" w:sz="0" w:space="0" w:color="auto"/>
            <w:bottom w:val="none" w:sz="0" w:space="0" w:color="auto"/>
            <w:right w:val="none" w:sz="0" w:space="0" w:color="auto"/>
          </w:divBdr>
        </w:div>
        <w:div w:id="1535313419">
          <w:marLeft w:val="0"/>
          <w:marRight w:val="0"/>
          <w:marTop w:val="0"/>
          <w:marBottom w:val="0"/>
          <w:divBdr>
            <w:top w:val="none" w:sz="0" w:space="0" w:color="auto"/>
            <w:left w:val="none" w:sz="0" w:space="0" w:color="auto"/>
            <w:bottom w:val="none" w:sz="0" w:space="0" w:color="auto"/>
            <w:right w:val="none" w:sz="0" w:space="0" w:color="auto"/>
          </w:divBdr>
        </w:div>
        <w:div w:id="1469787202">
          <w:marLeft w:val="0"/>
          <w:marRight w:val="0"/>
          <w:marTop w:val="0"/>
          <w:marBottom w:val="0"/>
          <w:divBdr>
            <w:top w:val="none" w:sz="0" w:space="0" w:color="auto"/>
            <w:left w:val="none" w:sz="0" w:space="0" w:color="auto"/>
            <w:bottom w:val="none" w:sz="0" w:space="0" w:color="auto"/>
            <w:right w:val="none" w:sz="0" w:space="0" w:color="auto"/>
          </w:divBdr>
        </w:div>
        <w:div w:id="1736390551">
          <w:marLeft w:val="0"/>
          <w:marRight w:val="0"/>
          <w:marTop w:val="0"/>
          <w:marBottom w:val="0"/>
          <w:divBdr>
            <w:top w:val="none" w:sz="0" w:space="0" w:color="auto"/>
            <w:left w:val="none" w:sz="0" w:space="0" w:color="auto"/>
            <w:bottom w:val="none" w:sz="0" w:space="0" w:color="auto"/>
            <w:right w:val="none" w:sz="0" w:space="0" w:color="auto"/>
          </w:divBdr>
        </w:div>
        <w:div w:id="1147475323">
          <w:marLeft w:val="0"/>
          <w:marRight w:val="0"/>
          <w:marTop w:val="0"/>
          <w:marBottom w:val="0"/>
          <w:divBdr>
            <w:top w:val="none" w:sz="0" w:space="0" w:color="auto"/>
            <w:left w:val="none" w:sz="0" w:space="0" w:color="auto"/>
            <w:bottom w:val="none" w:sz="0" w:space="0" w:color="auto"/>
            <w:right w:val="none" w:sz="0" w:space="0" w:color="auto"/>
          </w:divBdr>
        </w:div>
        <w:div w:id="406849920">
          <w:marLeft w:val="0"/>
          <w:marRight w:val="0"/>
          <w:marTop w:val="0"/>
          <w:marBottom w:val="0"/>
          <w:divBdr>
            <w:top w:val="none" w:sz="0" w:space="0" w:color="auto"/>
            <w:left w:val="none" w:sz="0" w:space="0" w:color="auto"/>
            <w:bottom w:val="none" w:sz="0" w:space="0" w:color="auto"/>
            <w:right w:val="none" w:sz="0" w:space="0" w:color="auto"/>
          </w:divBdr>
        </w:div>
        <w:div w:id="79377128">
          <w:marLeft w:val="0"/>
          <w:marRight w:val="0"/>
          <w:marTop w:val="0"/>
          <w:marBottom w:val="0"/>
          <w:divBdr>
            <w:top w:val="none" w:sz="0" w:space="0" w:color="auto"/>
            <w:left w:val="none" w:sz="0" w:space="0" w:color="auto"/>
            <w:bottom w:val="none" w:sz="0" w:space="0" w:color="auto"/>
            <w:right w:val="none" w:sz="0" w:space="0" w:color="auto"/>
          </w:divBdr>
        </w:div>
        <w:div w:id="345643175">
          <w:marLeft w:val="0"/>
          <w:marRight w:val="0"/>
          <w:marTop w:val="0"/>
          <w:marBottom w:val="0"/>
          <w:divBdr>
            <w:top w:val="none" w:sz="0" w:space="0" w:color="auto"/>
            <w:left w:val="none" w:sz="0" w:space="0" w:color="auto"/>
            <w:bottom w:val="none" w:sz="0" w:space="0" w:color="auto"/>
            <w:right w:val="none" w:sz="0" w:space="0" w:color="auto"/>
          </w:divBdr>
        </w:div>
        <w:div w:id="1535541102">
          <w:marLeft w:val="0"/>
          <w:marRight w:val="0"/>
          <w:marTop w:val="0"/>
          <w:marBottom w:val="0"/>
          <w:divBdr>
            <w:top w:val="none" w:sz="0" w:space="0" w:color="auto"/>
            <w:left w:val="none" w:sz="0" w:space="0" w:color="auto"/>
            <w:bottom w:val="none" w:sz="0" w:space="0" w:color="auto"/>
            <w:right w:val="none" w:sz="0" w:space="0" w:color="auto"/>
          </w:divBdr>
        </w:div>
        <w:div w:id="1402560908">
          <w:marLeft w:val="0"/>
          <w:marRight w:val="0"/>
          <w:marTop w:val="0"/>
          <w:marBottom w:val="0"/>
          <w:divBdr>
            <w:top w:val="none" w:sz="0" w:space="0" w:color="auto"/>
            <w:left w:val="none" w:sz="0" w:space="0" w:color="auto"/>
            <w:bottom w:val="none" w:sz="0" w:space="0" w:color="auto"/>
            <w:right w:val="none" w:sz="0" w:space="0" w:color="auto"/>
          </w:divBdr>
        </w:div>
        <w:div w:id="1534348748">
          <w:marLeft w:val="0"/>
          <w:marRight w:val="0"/>
          <w:marTop w:val="0"/>
          <w:marBottom w:val="0"/>
          <w:divBdr>
            <w:top w:val="none" w:sz="0" w:space="0" w:color="auto"/>
            <w:left w:val="none" w:sz="0" w:space="0" w:color="auto"/>
            <w:bottom w:val="none" w:sz="0" w:space="0" w:color="auto"/>
            <w:right w:val="none" w:sz="0" w:space="0" w:color="auto"/>
          </w:divBdr>
        </w:div>
        <w:div w:id="501510439">
          <w:marLeft w:val="0"/>
          <w:marRight w:val="0"/>
          <w:marTop w:val="0"/>
          <w:marBottom w:val="0"/>
          <w:divBdr>
            <w:top w:val="none" w:sz="0" w:space="0" w:color="auto"/>
            <w:left w:val="none" w:sz="0" w:space="0" w:color="auto"/>
            <w:bottom w:val="none" w:sz="0" w:space="0" w:color="auto"/>
            <w:right w:val="none" w:sz="0" w:space="0" w:color="auto"/>
          </w:divBdr>
        </w:div>
        <w:div w:id="407769751">
          <w:marLeft w:val="0"/>
          <w:marRight w:val="0"/>
          <w:marTop w:val="0"/>
          <w:marBottom w:val="0"/>
          <w:divBdr>
            <w:top w:val="none" w:sz="0" w:space="0" w:color="auto"/>
            <w:left w:val="none" w:sz="0" w:space="0" w:color="auto"/>
            <w:bottom w:val="none" w:sz="0" w:space="0" w:color="auto"/>
            <w:right w:val="none" w:sz="0" w:space="0" w:color="auto"/>
          </w:divBdr>
        </w:div>
        <w:div w:id="1054888765">
          <w:marLeft w:val="0"/>
          <w:marRight w:val="0"/>
          <w:marTop w:val="0"/>
          <w:marBottom w:val="0"/>
          <w:divBdr>
            <w:top w:val="none" w:sz="0" w:space="0" w:color="auto"/>
            <w:left w:val="none" w:sz="0" w:space="0" w:color="auto"/>
            <w:bottom w:val="none" w:sz="0" w:space="0" w:color="auto"/>
            <w:right w:val="none" w:sz="0" w:space="0" w:color="auto"/>
          </w:divBdr>
        </w:div>
        <w:div w:id="1748961804">
          <w:marLeft w:val="0"/>
          <w:marRight w:val="0"/>
          <w:marTop w:val="0"/>
          <w:marBottom w:val="0"/>
          <w:divBdr>
            <w:top w:val="none" w:sz="0" w:space="0" w:color="auto"/>
            <w:left w:val="none" w:sz="0" w:space="0" w:color="auto"/>
            <w:bottom w:val="none" w:sz="0" w:space="0" w:color="auto"/>
            <w:right w:val="none" w:sz="0" w:space="0" w:color="auto"/>
          </w:divBdr>
        </w:div>
        <w:div w:id="35546460">
          <w:marLeft w:val="0"/>
          <w:marRight w:val="0"/>
          <w:marTop w:val="0"/>
          <w:marBottom w:val="0"/>
          <w:divBdr>
            <w:top w:val="none" w:sz="0" w:space="0" w:color="auto"/>
            <w:left w:val="none" w:sz="0" w:space="0" w:color="auto"/>
            <w:bottom w:val="none" w:sz="0" w:space="0" w:color="auto"/>
            <w:right w:val="none" w:sz="0" w:space="0" w:color="auto"/>
          </w:divBdr>
        </w:div>
        <w:div w:id="288053295">
          <w:marLeft w:val="0"/>
          <w:marRight w:val="0"/>
          <w:marTop w:val="0"/>
          <w:marBottom w:val="0"/>
          <w:divBdr>
            <w:top w:val="none" w:sz="0" w:space="0" w:color="auto"/>
            <w:left w:val="none" w:sz="0" w:space="0" w:color="auto"/>
            <w:bottom w:val="none" w:sz="0" w:space="0" w:color="auto"/>
            <w:right w:val="none" w:sz="0" w:space="0" w:color="auto"/>
          </w:divBdr>
        </w:div>
        <w:div w:id="345712985">
          <w:marLeft w:val="0"/>
          <w:marRight w:val="0"/>
          <w:marTop w:val="0"/>
          <w:marBottom w:val="0"/>
          <w:divBdr>
            <w:top w:val="none" w:sz="0" w:space="0" w:color="auto"/>
            <w:left w:val="none" w:sz="0" w:space="0" w:color="auto"/>
            <w:bottom w:val="none" w:sz="0" w:space="0" w:color="auto"/>
            <w:right w:val="none" w:sz="0" w:space="0" w:color="auto"/>
          </w:divBdr>
        </w:div>
        <w:div w:id="1059326674">
          <w:marLeft w:val="0"/>
          <w:marRight w:val="0"/>
          <w:marTop w:val="0"/>
          <w:marBottom w:val="0"/>
          <w:divBdr>
            <w:top w:val="none" w:sz="0" w:space="0" w:color="auto"/>
            <w:left w:val="none" w:sz="0" w:space="0" w:color="auto"/>
            <w:bottom w:val="none" w:sz="0" w:space="0" w:color="auto"/>
            <w:right w:val="none" w:sz="0" w:space="0" w:color="auto"/>
          </w:divBdr>
        </w:div>
        <w:div w:id="572594052">
          <w:marLeft w:val="0"/>
          <w:marRight w:val="0"/>
          <w:marTop w:val="0"/>
          <w:marBottom w:val="0"/>
          <w:divBdr>
            <w:top w:val="none" w:sz="0" w:space="0" w:color="auto"/>
            <w:left w:val="none" w:sz="0" w:space="0" w:color="auto"/>
            <w:bottom w:val="none" w:sz="0" w:space="0" w:color="auto"/>
            <w:right w:val="none" w:sz="0" w:space="0" w:color="auto"/>
          </w:divBdr>
        </w:div>
        <w:div w:id="800077184">
          <w:marLeft w:val="0"/>
          <w:marRight w:val="0"/>
          <w:marTop w:val="0"/>
          <w:marBottom w:val="0"/>
          <w:divBdr>
            <w:top w:val="none" w:sz="0" w:space="0" w:color="auto"/>
            <w:left w:val="none" w:sz="0" w:space="0" w:color="auto"/>
            <w:bottom w:val="none" w:sz="0" w:space="0" w:color="auto"/>
            <w:right w:val="none" w:sz="0" w:space="0" w:color="auto"/>
          </w:divBdr>
        </w:div>
        <w:div w:id="246505955">
          <w:marLeft w:val="0"/>
          <w:marRight w:val="0"/>
          <w:marTop w:val="0"/>
          <w:marBottom w:val="0"/>
          <w:divBdr>
            <w:top w:val="none" w:sz="0" w:space="0" w:color="auto"/>
            <w:left w:val="none" w:sz="0" w:space="0" w:color="auto"/>
            <w:bottom w:val="none" w:sz="0" w:space="0" w:color="auto"/>
            <w:right w:val="none" w:sz="0" w:space="0" w:color="auto"/>
          </w:divBdr>
        </w:div>
        <w:div w:id="1805734390">
          <w:marLeft w:val="0"/>
          <w:marRight w:val="0"/>
          <w:marTop w:val="0"/>
          <w:marBottom w:val="0"/>
          <w:divBdr>
            <w:top w:val="none" w:sz="0" w:space="0" w:color="auto"/>
            <w:left w:val="none" w:sz="0" w:space="0" w:color="auto"/>
            <w:bottom w:val="none" w:sz="0" w:space="0" w:color="auto"/>
            <w:right w:val="none" w:sz="0" w:space="0" w:color="auto"/>
          </w:divBdr>
        </w:div>
        <w:div w:id="1858155193">
          <w:marLeft w:val="0"/>
          <w:marRight w:val="0"/>
          <w:marTop w:val="0"/>
          <w:marBottom w:val="0"/>
          <w:divBdr>
            <w:top w:val="none" w:sz="0" w:space="0" w:color="auto"/>
            <w:left w:val="none" w:sz="0" w:space="0" w:color="auto"/>
            <w:bottom w:val="none" w:sz="0" w:space="0" w:color="auto"/>
            <w:right w:val="none" w:sz="0" w:space="0" w:color="auto"/>
          </w:divBdr>
        </w:div>
        <w:div w:id="2005233975">
          <w:marLeft w:val="0"/>
          <w:marRight w:val="0"/>
          <w:marTop w:val="0"/>
          <w:marBottom w:val="0"/>
          <w:divBdr>
            <w:top w:val="none" w:sz="0" w:space="0" w:color="auto"/>
            <w:left w:val="none" w:sz="0" w:space="0" w:color="auto"/>
            <w:bottom w:val="none" w:sz="0" w:space="0" w:color="auto"/>
            <w:right w:val="none" w:sz="0" w:space="0" w:color="auto"/>
          </w:divBdr>
        </w:div>
        <w:div w:id="1992950962">
          <w:marLeft w:val="0"/>
          <w:marRight w:val="0"/>
          <w:marTop w:val="0"/>
          <w:marBottom w:val="0"/>
          <w:divBdr>
            <w:top w:val="none" w:sz="0" w:space="0" w:color="auto"/>
            <w:left w:val="none" w:sz="0" w:space="0" w:color="auto"/>
            <w:bottom w:val="none" w:sz="0" w:space="0" w:color="auto"/>
            <w:right w:val="none" w:sz="0" w:space="0" w:color="auto"/>
          </w:divBdr>
        </w:div>
        <w:div w:id="475529832">
          <w:marLeft w:val="0"/>
          <w:marRight w:val="0"/>
          <w:marTop w:val="0"/>
          <w:marBottom w:val="0"/>
          <w:divBdr>
            <w:top w:val="none" w:sz="0" w:space="0" w:color="auto"/>
            <w:left w:val="none" w:sz="0" w:space="0" w:color="auto"/>
            <w:bottom w:val="none" w:sz="0" w:space="0" w:color="auto"/>
            <w:right w:val="none" w:sz="0" w:space="0" w:color="auto"/>
          </w:divBdr>
        </w:div>
        <w:div w:id="1675766430">
          <w:marLeft w:val="0"/>
          <w:marRight w:val="0"/>
          <w:marTop w:val="0"/>
          <w:marBottom w:val="0"/>
          <w:divBdr>
            <w:top w:val="none" w:sz="0" w:space="0" w:color="auto"/>
            <w:left w:val="none" w:sz="0" w:space="0" w:color="auto"/>
            <w:bottom w:val="none" w:sz="0" w:space="0" w:color="auto"/>
            <w:right w:val="none" w:sz="0" w:space="0" w:color="auto"/>
          </w:divBdr>
        </w:div>
        <w:div w:id="2019112517">
          <w:marLeft w:val="0"/>
          <w:marRight w:val="0"/>
          <w:marTop w:val="0"/>
          <w:marBottom w:val="0"/>
          <w:divBdr>
            <w:top w:val="none" w:sz="0" w:space="0" w:color="auto"/>
            <w:left w:val="none" w:sz="0" w:space="0" w:color="auto"/>
            <w:bottom w:val="none" w:sz="0" w:space="0" w:color="auto"/>
            <w:right w:val="none" w:sz="0" w:space="0" w:color="auto"/>
          </w:divBdr>
        </w:div>
        <w:div w:id="418865766">
          <w:marLeft w:val="0"/>
          <w:marRight w:val="0"/>
          <w:marTop w:val="0"/>
          <w:marBottom w:val="0"/>
          <w:divBdr>
            <w:top w:val="none" w:sz="0" w:space="0" w:color="auto"/>
            <w:left w:val="none" w:sz="0" w:space="0" w:color="auto"/>
            <w:bottom w:val="none" w:sz="0" w:space="0" w:color="auto"/>
            <w:right w:val="none" w:sz="0" w:space="0" w:color="auto"/>
          </w:divBdr>
        </w:div>
        <w:div w:id="425617605">
          <w:marLeft w:val="0"/>
          <w:marRight w:val="0"/>
          <w:marTop w:val="0"/>
          <w:marBottom w:val="0"/>
          <w:divBdr>
            <w:top w:val="none" w:sz="0" w:space="0" w:color="auto"/>
            <w:left w:val="none" w:sz="0" w:space="0" w:color="auto"/>
            <w:bottom w:val="none" w:sz="0" w:space="0" w:color="auto"/>
            <w:right w:val="none" w:sz="0" w:space="0" w:color="auto"/>
          </w:divBdr>
        </w:div>
        <w:div w:id="1810593210">
          <w:marLeft w:val="0"/>
          <w:marRight w:val="0"/>
          <w:marTop w:val="0"/>
          <w:marBottom w:val="0"/>
          <w:divBdr>
            <w:top w:val="none" w:sz="0" w:space="0" w:color="auto"/>
            <w:left w:val="none" w:sz="0" w:space="0" w:color="auto"/>
            <w:bottom w:val="none" w:sz="0" w:space="0" w:color="auto"/>
            <w:right w:val="none" w:sz="0" w:space="0" w:color="auto"/>
          </w:divBdr>
        </w:div>
        <w:div w:id="295725131">
          <w:marLeft w:val="0"/>
          <w:marRight w:val="0"/>
          <w:marTop w:val="0"/>
          <w:marBottom w:val="0"/>
          <w:divBdr>
            <w:top w:val="none" w:sz="0" w:space="0" w:color="auto"/>
            <w:left w:val="none" w:sz="0" w:space="0" w:color="auto"/>
            <w:bottom w:val="none" w:sz="0" w:space="0" w:color="auto"/>
            <w:right w:val="none" w:sz="0" w:space="0" w:color="auto"/>
          </w:divBdr>
        </w:div>
        <w:div w:id="938607035">
          <w:marLeft w:val="0"/>
          <w:marRight w:val="0"/>
          <w:marTop w:val="0"/>
          <w:marBottom w:val="0"/>
          <w:divBdr>
            <w:top w:val="none" w:sz="0" w:space="0" w:color="auto"/>
            <w:left w:val="none" w:sz="0" w:space="0" w:color="auto"/>
            <w:bottom w:val="none" w:sz="0" w:space="0" w:color="auto"/>
            <w:right w:val="none" w:sz="0" w:space="0" w:color="auto"/>
          </w:divBdr>
        </w:div>
        <w:div w:id="1485005154">
          <w:marLeft w:val="0"/>
          <w:marRight w:val="0"/>
          <w:marTop w:val="0"/>
          <w:marBottom w:val="0"/>
          <w:divBdr>
            <w:top w:val="none" w:sz="0" w:space="0" w:color="auto"/>
            <w:left w:val="none" w:sz="0" w:space="0" w:color="auto"/>
            <w:bottom w:val="none" w:sz="0" w:space="0" w:color="auto"/>
            <w:right w:val="none" w:sz="0" w:space="0" w:color="auto"/>
          </w:divBdr>
        </w:div>
        <w:div w:id="255721797">
          <w:marLeft w:val="0"/>
          <w:marRight w:val="0"/>
          <w:marTop w:val="0"/>
          <w:marBottom w:val="0"/>
          <w:divBdr>
            <w:top w:val="none" w:sz="0" w:space="0" w:color="auto"/>
            <w:left w:val="none" w:sz="0" w:space="0" w:color="auto"/>
            <w:bottom w:val="none" w:sz="0" w:space="0" w:color="auto"/>
            <w:right w:val="none" w:sz="0" w:space="0" w:color="auto"/>
          </w:divBdr>
        </w:div>
        <w:div w:id="1116946003">
          <w:marLeft w:val="0"/>
          <w:marRight w:val="0"/>
          <w:marTop w:val="0"/>
          <w:marBottom w:val="0"/>
          <w:divBdr>
            <w:top w:val="none" w:sz="0" w:space="0" w:color="auto"/>
            <w:left w:val="none" w:sz="0" w:space="0" w:color="auto"/>
            <w:bottom w:val="none" w:sz="0" w:space="0" w:color="auto"/>
            <w:right w:val="none" w:sz="0" w:space="0" w:color="auto"/>
          </w:divBdr>
        </w:div>
        <w:div w:id="2120679758">
          <w:marLeft w:val="0"/>
          <w:marRight w:val="0"/>
          <w:marTop w:val="0"/>
          <w:marBottom w:val="0"/>
          <w:divBdr>
            <w:top w:val="none" w:sz="0" w:space="0" w:color="auto"/>
            <w:left w:val="none" w:sz="0" w:space="0" w:color="auto"/>
            <w:bottom w:val="none" w:sz="0" w:space="0" w:color="auto"/>
            <w:right w:val="none" w:sz="0" w:space="0" w:color="auto"/>
          </w:divBdr>
        </w:div>
        <w:div w:id="359748665">
          <w:marLeft w:val="0"/>
          <w:marRight w:val="0"/>
          <w:marTop w:val="0"/>
          <w:marBottom w:val="0"/>
          <w:divBdr>
            <w:top w:val="none" w:sz="0" w:space="0" w:color="auto"/>
            <w:left w:val="none" w:sz="0" w:space="0" w:color="auto"/>
            <w:bottom w:val="none" w:sz="0" w:space="0" w:color="auto"/>
            <w:right w:val="none" w:sz="0" w:space="0" w:color="auto"/>
          </w:divBdr>
        </w:div>
        <w:div w:id="919407155">
          <w:marLeft w:val="0"/>
          <w:marRight w:val="0"/>
          <w:marTop w:val="0"/>
          <w:marBottom w:val="0"/>
          <w:divBdr>
            <w:top w:val="none" w:sz="0" w:space="0" w:color="auto"/>
            <w:left w:val="none" w:sz="0" w:space="0" w:color="auto"/>
            <w:bottom w:val="none" w:sz="0" w:space="0" w:color="auto"/>
            <w:right w:val="none" w:sz="0" w:space="0" w:color="auto"/>
          </w:divBdr>
        </w:div>
        <w:div w:id="1615820165">
          <w:marLeft w:val="0"/>
          <w:marRight w:val="0"/>
          <w:marTop w:val="0"/>
          <w:marBottom w:val="0"/>
          <w:divBdr>
            <w:top w:val="none" w:sz="0" w:space="0" w:color="auto"/>
            <w:left w:val="none" w:sz="0" w:space="0" w:color="auto"/>
            <w:bottom w:val="none" w:sz="0" w:space="0" w:color="auto"/>
            <w:right w:val="none" w:sz="0" w:space="0" w:color="auto"/>
          </w:divBdr>
        </w:div>
        <w:div w:id="464784006">
          <w:marLeft w:val="0"/>
          <w:marRight w:val="0"/>
          <w:marTop w:val="0"/>
          <w:marBottom w:val="0"/>
          <w:divBdr>
            <w:top w:val="none" w:sz="0" w:space="0" w:color="auto"/>
            <w:left w:val="none" w:sz="0" w:space="0" w:color="auto"/>
            <w:bottom w:val="none" w:sz="0" w:space="0" w:color="auto"/>
            <w:right w:val="none" w:sz="0" w:space="0" w:color="auto"/>
          </w:divBdr>
        </w:div>
        <w:div w:id="816192512">
          <w:marLeft w:val="0"/>
          <w:marRight w:val="0"/>
          <w:marTop w:val="0"/>
          <w:marBottom w:val="0"/>
          <w:divBdr>
            <w:top w:val="none" w:sz="0" w:space="0" w:color="auto"/>
            <w:left w:val="none" w:sz="0" w:space="0" w:color="auto"/>
            <w:bottom w:val="none" w:sz="0" w:space="0" w:color="auto"/>
            <w:right w:val="none" w:sz="0" w:space="0" w:color="auto"/>
          </w:divBdr>
        </w:div>
        <w:div w:id="711729813">
          <w:marLeft w:val="0"/>
          <w:marRight w:val="0"/>
          <w:marTop w:val="0"/>
          <w:marBottom w:val="0"/>
          <w:divBdr>
            <w:top w:val="none" w:sz="0" w:space="0" w:color="auto"/>
            <w:left w:val="none" w:sz="0" w:space="0" w:color="auto"/>
            <w:bottom w:val="none" w:sz="0" w:space="0" w:color="auto"/>
            <w:right w:val="none" w:sz="0" w:space="0" w:color="auto"/>
          </w:divBdr>
        </w:div>
        <w:div w:id="940988416">
          <w:marLeft w:val="0"/>
          <w:marRight w:val="0"/>
          <w:marTop w:val="0"/>
          <w:marBottom w:val="0"/>
          <w:divBdr>
            <w:top w:val="none" w:sz="0" w:space="0" w:color="auto"/>
            <w:left w:val="none" w:sz="0" w:space="0" w:color="auto"/>
            <w:bottom w:val="none" w:sz="0" w:space="0" w:color="auto"/>
            <w:right w:val="none" w:sz="0" w:space="0" w:color="auto"/>
          </w:divBdr>
        </w:div>
        <w:div w:id="525871089">
          <w:marLeft w:val="0"/>
          <w:marRight w:val="0"/>
          <w:marTop w:val="0"/>
          <w:marBottom w:val="0"/>
          <w:divBdr>
            <w:top w:val="none" w:sz="0" w:space="0" w:color="auto"/>
            <w:left w:val="none" w:sz="0" w:space="0" w:color="auto"/>
            <w:bottom w:val="none" w:sz="0" w:space="0" w:color="auto"/>
            <w:right w:val="none" w:sz="0" w:space="0" w:color="auto"/>
          </w:divBdr>
        </w:div>
        <w:div w:id="1261984602">
          <w:marLeft w:val="0"/>
          <w:marRight w:val="0"/>
          <w:marTop w:val="0"/>
          <w:marBottom w:val="0"/>
          <w:divBdr>
            <w:top w:val="none" w:sz="0" w:space="0" w:color="auto"/>
            <w:left w:val="none" w:sz="0" w:space="0" w:color="auto"/>
            <w:bottom w:val="none" w:sz="0" w:space="0" w:color="auto"/>
            <w:right w:val="none" w:sz="0" w:space="0" w:color="auto"/>
          </w:divBdr>
        </w:div>
        <w:div w:id="873883201">
          <w:marLeft w:val="0"/>
          <w:marRight w:val="0"/>
          <w:marTop w:val="0"/>
          <w:marBottom w:val="0"/>
          <w:divBdr>
            <w:top w:val="none" w:sz="0" w:space="0" w:color="auto"/>
            <w:left w:val="none" w:sz="0" w:space="0" w:color="auto"/>
            <w:bottom w:val="none" w:sz="0" w:space="0" w:color="auto"/>
            <w:right w:val="none" w:sz="0" w:space="0" w:color="auto"/>
          </w:divBdr>
        </w:div>
        <w:div w:id="1876575738">
          <w:marLeft w:val="0"/>
          <w:marRight w:val="0"/>
          <w:marTop w:val="0"/>
          <w:marBottom w:val="0"/>
          <w:divBdr>
            <w:top w:val="none" w:sz="0" w:space="0" w:color="auto"/>
            <w:left w:val="none" w:sz="0" w:space="0" w:color="auto"/>
            <w:bottom w:val="none" w:sz="0" w:space="0" w:color="auto"/>
            <w:right w:val="none" w:sz="0" w:space="0" w:color="auto"/>
          </w:divBdr>
        </w:div>
        <w:div w:id="542862256">
          <w:marLeft w:val="0"/>
          <w:marRight w:val="0"/>
          <w:marTop w:val="0"/>
          <w:marBottom w:val="0"/>
          <w:divBdr>
            <w:top w:val="none" w:sz="0" w:space="0" w:color="auto"/>
            <w:left w:val="none" w:sz="0" w:space="0" w:color="auto"/>
            <w:bottom w:val="none" w:sz="0" w:space="0" w:color="auto"/>
            <w:right w:val="none" w:sz="0" w:space="0" w:color="auto"/>
          </w:divBdr>
        </w:div>
        <w:div w:id="1537350466">
          <w:marLeft w:val="0"/>
          <w:marRight w:val="0"/>
          <w:marTop w:val="0"/>
          <w:marBottom w:val="0"/>
          <w:divBdr>
            <w:top w:val="none" w:sz="0" w:space="0" w:color="auto"/>
            <w:left w:val="none" w:sz="0" w:space="0" w:color="auto"/>
            <w:bottom w:val="none" w:sz="0" w:space="0" w:color="auto"/>
            <w:right w:val="none" w:sz="0" w:space="0" w:color="auto"/>
          </w:divBdr>
        </w:div>
        <w:div w:id="867329274">
          <w:marLeft w:val="0"/>
          <w:marRight w:val="0"/>
          <w:marTop w:val="0"/>
          <w:marBottom w:val="0"/>
          <w:divBdr>
            <w:top w:val="none" w:sz="0" w:space="0" w:color="auto"/>
            <w:left w:val="none" w:sz="0" w:space="0" w:color="auto"/>
            <w:bottom w:val="none" w:sz="0" w:space="0" w:color="auto"/>
            <w:right w:val="none" w:sz="0" w:space="0" w:color="auto"/>
          </w:divBdr>
        </w:div>
        <w:div w:id="1658067161">
          <w:marLeft w:val="0"/>
          <w:marRight w:val="0"/>
          <w:marTop w:val="0"/>
          <w:marBottom w:val="0"/>
          <w:divBdr>
            <w:top w:val="none" w:sz="0" w:space="0" w:color="auto"/>
            <w:left w:val="none" w:sz="0" w:space="0" w:color="auto"/>
            <w:bottom w:val="none" w:sz="0" w:space="0" w:color="auto"/>
            <w:right w:val="none" w:sz="0" w:space="0" w:color="auto"/>
          </w:divBdr>
        </w:div>
        <w:div w:id="1412195470">
          <w:marLeft w:val="0"/>
          <w:marRight w:val="0"/>
          <w:marTop w:val="0"/>
          <w:marBottom w:val="0"/>
          <w:divBdr>
            <w:top w:val="none" w:sz="0" w:space="0" w:color="auto"/>
            <w:left w:val="none" w:sz="0" w:space="0" w:color="auto"/>
            <w:bottom w:val="none" w:sz="0" w:space="0" w:color="auto"/>
            <w:right w:val="none" w:sz="0" w:space="0" w:color="auto"/>
          </w:divBdr>
        </w:div>
        <w:div w:id="1003750164">
          <w:marLeft w:val="0"/>
          <w:marRight w:val="0"/>
          <w:marTop w:val="0"/>
          <w:marBottom w:val="0"/>
          <w:divBdr>
            <w:top w:val="none" w:sz="0" w:space="0" w:color="auto"/>
            <w:left w:val="none" w:sz="0" w:space="0" w:color="auto"/>
            <w:bottom w:val="none" w:sz="0" w:space="0" w:color="auto"/>
            <w:right w:val="none" w:sz="0" w:space="0" w:color="auto"/>
          </w:divBdr>
        </w:div>
        <w:div w:id="216087848">
          <w:marLeft w:val="0"/>
          <w:marRight w:val="0"/>
          <w:marTop w:val="0"/>
          <w:marBottom w:val="0"/>
          <w:divBdr>
            <w:top w:val="none" w:sz="0" w:space="0" w:color="auto"/>
            <w:left w:val="none" w:sz="0" w:space="0" w:color="auto"/>
            <w:bottom w:val="none" w:sz="0" w:space="0" w:color="auto"/>
            <w:right w:val="none" w:sz="0" w:space="0" w:color="auto"/>
          </w:divBdr>
        </w:div>
        <w:div w:id="1391034348">
          <w:marLeft w:val="0"/>
          <w:marRight w:val="0"/>
          <w:marTop w:val="0"/>
          <w:marBottom w:val="0"/>
          <w:divBdr>
            <w:top w:val="none" w:sz="0" w:space="0" w:color="auto"/>
            <w:left w:val="none" w:sz="0" w:space="0" w:color="auto"/>
            <w:bottom w:val="none" w:sz="0" w:space="0" w:color="auto"/>
            <w:right w:val="none" w:sz="0" w:space="0" w:color="auto"/>
          </w:divBdr>
        </w:div>
        <w:div w:id="577598197">
          <w:marLeft w:val="0"/>
          <w:marRight w:val="0"/>
          <w:marTop w:val="0"/>
          <w:marBottom w:val="0"/>
          <w:divBdr>
            <w:top w:val="none" w:sz="0" w:space="0" w:color="auto"/>
            <w:left w:val="none" w:sz="0" w:space="0" w:color="auto"/>
            <w:bottom w:val="none" w:sz="0" w:space="0" w:color="auto"/>
            <w:right w:val="none" w:sz="0" w:space="0" w:color="auto"/>
          </w:divBdr>
        </w:div>
        <w:div w:id="1398480735">
          <w:marLeft w:val="0"/>
          <w:marRight w:val="0"/>
          <w:marTop w:val="0"/>
          <w:marBottom w:val="0"/>
          <w:divBdr>
            <w:top w:val="none" w:sz="0" w:space="0" w:color="auto"/>
            <w:left w:val="none" w:sz="0" w:space="0" w:color="auto"/>
            <w:bottom w:val="none" w:sz="0" w:space="0" w:color="auto"/>
            <w:right w:val="none" w:sz="0" w:space="0" w:color="auto"/>
          </w:divBdr>
        </w:div>
        <w:div w:id="159004711">
          <w:marLeft w:val="0"/>
          <w:marRight w:val="0"/>
          <w:marTop w:val="0"/>
          <w:marBottom w:val="0"/>
          <w:divBdr>
            <w:top w:val="none" w:sz="0" w:space="0" w:color="auto"/>
            <w:left w:val="none" w:sz="0" w:space="0" w:color="auto"/>
            <w:bottom w:val="none" w:sz="0" w:space="0" w:color="auto"/>
            <w:right w:val="none" w:sz="0" w:space="0" w:color="auto"/>
          </w:divBdr>
        </w:div>
        <w:div w:id="1442992183">
          <w:marLeft w:val="0"/>
          <w:marRight w:val="0"/>
          <w:marTop w:val="0"/>
          <w:marBottom w:val="0"/>
          <w:divBdr>
            <w:top w:val="none" w:sz="0" w:space="0" w:color="auto"/>
            <w:left w:val="none" w:sz="0" w:space="0" w:color="auto"/>
            <w:bottom w:val="none" w:sz="0" w:space="0" w:color="auto"/>
            <w:right w:val="none" w:sz="0" w:space="0" w:color="auto"/>
          </w:divBdr>
        </w:div>
        <w:div w:id="1845431865">
          <w:marLeft w:val="0"/>
          <w:marRight w:val="0"/>
          <w:marTop w:val="0"/>
          <w:marBottom w:val="0"/>
          <w:divBdr>
            <w:top w:val="none" w:sz="0" w:space="0" w:color="auto"/>
            <w:left w:val="none" w:sz="0" w:space="0" w:color="auto"/>
            <w:bottom w:val="none" w:sz="0" w:space="0" w:color="auto"/>
            <w:right w:val="none" w:sz="0" w:space="0" w:color="auto"/>
          </w:divBdr>
        </w:div>
        <w:div w:id="776683950">
          <w:marLeft w:val="0"/>
          <w:marRight w:val="0"/>
          <w:marTop w:val="0"/>
          <w:marBottom w:val="0"/>
          <w:divBdr>
            <w:top w:val="none" w:sz="0" w:space="0" w:color="auto"/>
            <w:left w:val="none" w:sz="0" w:space="0" w:color="auto"/>
            <w:bottom w:val="none" w:sz="0" w:space="0" w:color="auto"/>
            <w:right w:val="none" w:sz="0" w:space="0" w:color="auto"/>
          </w:divBdr>
        </w:div>
        <w:div w:id="1138451301">
          <w:marLeft w:val="0"/>
          <w:marRight w:val="0"/>
          <w:marTop w:val="0"/>
          <w:marBottom w:val="0"/>
          <w:divBdr>
            <w:top w:val="none" w:sz="0" w:space="0" w:color="auto"/>
            <w:left w:val="none" w:sz="0" w:space="0" w:color="auto"/>
            <w:bottom w:val="none" w:sz="0" w:space="0" w:color="auto"/>
            <w:right w:val="none" w:sz="0" w:space="0" w:color="auto"/>
          </w:divBdr>
        </w:div>
        <w:div w:id="1155101716">
          <w:marLeft w:val="0"/>
          <w:marRight w:val="0"/>
          <w:marTop w:val="0"/>
          <w:marBottom w:val="0"/>
          <w:divBdr>
            <w:top w:val="none" w:sz="0" w:space="0" w:color="auto"/>
            <w:left w:val="none" w:sz="0" w:space="0" w:color="auto"/>
            <w:bottom w:val="none" w:sz="0" w:space="0" w:color="auto"/>
            <w:right w:val="none" w:sz="0" w:space="0" w:color="auto"/>
          </w:divBdr>
        </w:div>
        <w:div w:id="1293637195">
          <w:marLeft w:val="0"/>
          <w:marRight w:val="0"/>
          <w:marTop w:val="0"/>
          <w:marBottom w:val="0"/>
          <w:divBdr>
            <w:top w:val="none" w:sz="0" w:space="0" w:color="auto"/>
            <w:left w:val="none" w:sz="0" w:space="0" w:color="auto"/>
            <w:bottom w:val="none" w:sz="0" w:space="0" w:color="auto"/>
            <w:right w:val="none" w:sz="0" w:space="0" w:color="auto"/>
          </w:divBdr>
        </w:div>
        <w:div w:id="242690946">
          <w:marLeft w:val="0"/>
          <w:marRight w:val="0"/>
          <w:marTop w:val="0"/>
          <w:marBottom w:val="0"/>
          <w:divBdr>
            <w:top w:val="none" w:sz="0" w:space="0" w:color="auto"/>
            <w:left w:val="none" w:sz="0" w:space="0" w:color="auto"/>
            <w:bottom w:val="none" w:sz="0" w:space="0" w:color="auto"/>
            <w:right w:val="none" w:sz="0" w:space="0" w:color="auto"/>
          </w:divBdr>
        </w:div>
        <w:div w:id="851140060">
          <w:marLeft w:val="0"/>
          <w:marRight w:val="0"/>
          <w:marTop w:val="0"/>
          <w:marBottom w:val="0"/>
          <w:divBdr>
            <w:top w:val="none" w:sz="0" w:space="0" w:color="auto"/>
            <w:left w:val="none" w:sz="0" w:space="0" w:color="auto"/>
            <w:bottom w:val="none" w:sz="0" w:space="0" w:color="auto"/>
            <w:right w:val="none" w:sz="0" w:space="0" w:color="auto"/>
          </w:divBdr>
        </w:div>
        <w:div w:id="1695885582">
          <w:marLeft w:val="0"/>
          <w:marRight w:val="0"/>
          <w:marTop w:val="0"/>
          <w:marBottom w:val="0"/>
          <w:divBdr>
            <w:top w:val="none" w:sz="0" w:space="0" w:color="auto"/>
            <w:left w:val="none" w:sz="0" w:space="0" w:color="auto"/>
            <w:bottom w:val="none" w:sz="0" w:space="0" w:color="auto"/>
            <w:right w:val="none" w:sz="0" w:space="0" w:color="auto"/>
          </w:divBdr>
        </w:div>
        <w:div w:id="405884705">
          <w:marLeft w:val="0"/>
          <w:marRight w:val="0"/>
          <w:marTop w:val="0"/>
          <w:marBottom w:val="0"/>
          <w:divBdr>
            <w:top w:val="none" w:sz="0" w:space="0" w:color="auto"/>
            <w:left w:val="none" w:sz="0" w:space="0" w:color="auto"/>
            <w:bottom w:val="none" w:sz="0" w:space="0" w:color="auto"/>
            <w:right w:val="none" w:sz="0" w:space="0" w:color="auto"/>
          </w:divBdr>
        </w:div>
        <w:div w:id="1265193213">
          <w:marLeft w:val="0"/>
          <w:marRight w:val="0"/>
          <w:marTop w:val="0"/>
          <w:marBottom w:val="0"/>
          <w:divBdr>
            <w:top w:val="none" w:sz="0" w:space="0" w:color="auto"/>
            <w:left w:val="none" w:sz="0" w:space="0" w:color="auto"/>
            <w:bottom w:val="none" w:sz="0" w:space="0" w:color="auto"/>
            <w:right w:val="none" w:sz="0" w:space="0" w:color="auto"/>
          </w:divBdr>
        </w:div>
        <w:div w:id="332605620">
          <w:marLeft w:val="0"/>
          <w:marRight w:val="0"/>
          <w:marTop w:val="0"/>
          <w:marBottom w:val="0"/>
          <w:divBdr>
            <w:top w:val="none" w:sz="0" w:space="0" w:color="auto"/>
            <w:left w:val="none" w:sz="0" w:space="0" w:color="auto"/>
            <w:bottom w:val="none" w:sz="0" w:space="0" w:color="auto"/>
            <w:right w:val="none" w:sz="0" w:space="0" w:color="auto"/>
          </w:divBdr>
        </w:div>
        <w:div w:id="247156630">
          <w:marLeft w:val="0"/>
          <w:marRight w:val="0"/>
          <w:marTop w:val="0"/>
          <w:marBottom w:val="0"/>
          <w:divBdr>
            <w:top w:val="none" w:sz="0" w:space="0" w:color="auto"/>
            <w:left w:val="none" w:sz="0" w:space="0" w:color="auto"/>
            <w:bottom w:val="none" w:sz="0" w:space="0" w:color="auto"/>
            <w:right w:val="none" w:sz="0" w:space="0" w:color="auto"/>
          </w:divBdr>
        </w:div>
        <w:div w:id="975451718">
          <w:marLeft w:val="0"/>
          <w:marRight w:val="0"/>
          <w:marTop w:val="0"/>
          <w:marBottom w:val="0"/>
          <w:divBdr>
            <w:top w:val="none" w:sz="0" w:space="0" w:color="auto"/>
            <w:left w:val="none" w:sz="0" w:space="0" w:color="auto"/>
            <w:bottom w:val="none" w:sz="0" w:space="0" w:color="auto"/>
            <w:right w:val="none" w:sz="0" w:space="0" w:color="auto"/>
          </w:divBdr>
        </w:div>
        <w:div w:id="1143352207">
          <w:marLeft w:val="0"/>
          <w:marRight w:val="0"/>
          <w:marTop w:val="0"/>
          <w:marBottom w:val="0"/>
          <w:divBdr>
            <w:top w:val="none" w:sz="0" w:space="0" w:color="auto"/>
            <w:left w:val="none" w:sz="0" w:space="0" w:color="auto"/>
            <w:bottom w:val="none" w:sz="0" w:space="0" w:color="auto"/>
            <w:right w:val="none" w:sz="0" w:space="0" w:color="auto"/>
          </w:divBdr>
        </w:div>
        <w:div w:id="548151959">
          <w:marLeft w:val="0"/>
          <w:marRight w:val="0"/>
          <w:marTop w:val="0"/>
          <w:marBottom w:val="0"/>
          <w:divBdr>
            <w:top w:val="none" w:sz="0" w:space="0" w:color="auto"/>
            <w:left w:val="none" w:sz="0" w:space="0" w:color="auto"/>
            <w:bottom w:val="none" w:sz="0" w:space="0" w:color="auto"/>
            <w:right w:val="none" w:sz="0" w:space="0" w:color="auto"/>
          </w:divBdr>
        </w:div>
        <w:div w:id="507721253">
          <w:marLeft w:val="0"/>
          <w:marRight w:val="0"/>
          <w:marTop w:val="0"/>
          <w:marBottom w:val="0"/>
          <w:divBdr>
            <w:top w:val="none" w:sz="0" w:space="0" w:color="auto"/>
            <w:left w:val="none" w:sz="0" w:space="0" w:color="auto"/>
            <w:bottom w:val="none" w:sz="0" w:space="0" w:color="auto"/>
            <w:right w:val="none" w:sz="0" w:space="0" w:color="auto"/>
          </w:divBdr>
        </w:div>
        <w:div w:id="930509362">
          <w:marLeft w:val="0"/>
          <w:marRight w:val="0"/>
          <w:marTop w:val="0"/>
          <w:marBottom w:val="0"/>
          <w:divBdr>
            <w:top w:val="none" w:sz="0" w:space="0" w:color="auto"/>
            <w:left w:val="none" w:sz="0" w:space="0" w:color="auto"/>
            <w:bottom w:val="none" w:sz="0" w:space="0" w:color="auto"/>
            <w:right w:val="none" w:sz="0" w:space="0" w:color="auto"/>
          </w:divBdr>
        </w:div>
        <w:div w:id="131942857">
          <w:marLeft w:val="0"/>
          <w:marRight w:val="0"/>
          <w:marTop w:val="0"/>
          <w:marBottom w:val="0"/>
          <w:divBdr>
            <w:top w:val="none" w:sz="0" w:space="0" w:color="auto"/>
            <w:left w:val="none" w:sz="0" w:space="0" w:color="auto"/>
            <w:bottom w:val="none" w:sz="0" w:space="0" w:color="auto"/>
            <w:right w:val="none" w:sz="0" w:space="0" w:color="auto"/>
          </w:divBdr>
        </w:div>
        <w:div w:id="934747297">
          <w:marLeft w:val="0"/>
          <w:marRight w:val="0"/>
          <w:marTop w:val="0"/>
          <w:marBottom w:val="0"/>
          <w:divBdr>
            <w:top w:val="none" w:sz="0" w:space="0" w:color="auto"/>
            <w:left w:val="none" w:sz="0" w:space="0" w:color="auto"/>
            <w:bottom w:val="none" w:sz="0" w:space="0" w:color="auto"/>
            <w:right w:val="none" w:sz="0" w:space="0" w:color="auto"/>
          </w:divBdr>
        </w:div>
        <w:div w:id="1487937368">
          <w:marLeft w:val="0"/>
          <w:marRight w:val="0"/>
          <w:marTop w:val="0"/>
          <w:marBottom w:val="0"/>
          <w:divBdr>
            <w:top w:val="none" w:sz="0" w:space="0" w:color="auto"/>
            <w:left w:val="none" w:sz="0" w:space="0" w:color="auto"/>
            <w:bottom w:val="none" w:sz="0" w:space="0" w:color="auto"/>
            <w:right w:val="none" w:sz="0" w:space="0" w:color="auto"/>
          </w:divBdr>
        </w:div>
        <w:div w:id="59210943">
          <w:marLeft w:val="0"/>
          <w:marRight w:val="0"/>
          <w:marTop w:val="0"/>
          <w:marBottom w:val="0"/>
          <w:divBdr>
            <w:top w:val="none" w:sz="0" w:space="0" w:color="auto"/>
            <w:left w:val="none" w:sz="0" w:space="0" w:color="auto"/>
            <w:bottom w:val="none" w:sz="0" w:space="0" w:color="auto"/>
            <w:right w:val="none" w:sz="0" w:space="0" w:color="auto"/>
          </w:divBdr>
        </w:div>
        <w:div w:id="1540167134">
          <w:marLeft w:val="0"/>
          <w:marRight w:val="0"/>
          <w:marTop w:val="0"/>
          <w:marBottom w:val="0"/>
          <w:divBdr>
            <w:top w:val="none" w:sz="0" w:space="0" w:color="auto"/>
            <w:left w:val="none" w:sz="0" w:space="0" w:color="auto"/>
            <w:bottom w:val="none" w:sz="0" w:space="0" w:color="auto"/>
            <w:right w:val="none" w:sz="0" w:space="0" w:color="auto"/>
          </w:divBdr>
        </w:div>
        <w:div w:id="1650474517">
          <w:marLeft w:val="0"/>
          <w:marRight w:val="0"/>
          <w:marTop w:val="0"/>
          <w:marBottom w:val="0"/>
          <w:divBdr>
            <w:top w:val="none" w:sz="0" w:space="0" w:color="auto"/>
            <w:left w:val="none" w:sz="0" w:space="0" w:color="auto"/>
            <w:bottom w:val="none" w:sz="0" w:space="0" w:color="auto"/>
            <w:right w:val="none" w:sz="0" w:space="0" w:color="auto"/>
          </w:divBdr>
        </w:div>
        <w:div w:id="1136072466">
          <w:marLeft w:val="0"/>
          <w:marRight w:val="0"/>
          <w:marTop w:val="0"/>
          <w:marBottom w:val="0"/>
          <w:divBdr>
            <w:top w:val="none" w:sz="0" w:space="0" w:color="auto"/>
            <w:left w:val="none" w:sz="0" w:space="0" w:color="auto"/>
            <w:bottom w:val="none" w:sz="0" w:space="0" w:color="auto"/>
            <w:right w:val="none" w:sz="0" w:space="0" w:color="auto"/>
          </w:divBdr>
        </w:div>
        <w:div w:id="664626207">
          <w:marLeft w:val="0"/>
          <w:marRight w:val="0"/>
          <w:marTop w:val="0"/>
          <w:marBottom w:val="0"/>
          <w:divBdr>
            <w:top w:val="none" w:sz="0" w:space="0" w:color="auto"/>
            <w:left w:val="none" w:sz="0" w:space="0" w:color="auto"/>
            <w:bottom w:val="none" w:sz="0" w:space="0" w:color="auto"/>
            <w:right w:val="none" w:sz="0" w:space="0" w:color="auto"/>
          </w:divBdr>
        </w:div>
        <w:div w:id="791440092">
          <w:marLeft w:val="0"/>
          <w:marRight w:val="0"/>
          <w:marTop w:val="0"/>
          <w:marBottom w:val="0"/>
          <w:divBdr>
            <w:top w:val="none" w:sz="0" w:space="0" w:color="auto"/>
            <w:left w:val="none" w:sz="0" w:space="0" w:color="auto"/>
            <w:bottom w:val="none" w:sz="0" w:space="0" w:color="auto"/>
            <w:right w:val="none" w:sz="0" w:space="0" w:color="auto"/>
          </w:divBdr>
        </w:div>
        <w:div w:id="601106876">
          <w:marLeft w:val="0"/>
          <w:marRight w:val="0"/>
          <w:marTop w:val="0"/>
          <w:marBottom w:val="0"/>
          <w:divBdr>
            <w:top w:val="none" w:sz="0" w:space="0" w:color="auto"/>
            <w:left w:val="none" w:sz="0" w:space="0" w:color="auto"/>
            <w:bottom w:val="none" w:sz="0" w:space="0" w:color="auto"/>
            <w:right w:val="none" w:sz="0" w:space="0" w:color="auto"/>
          </w:divBdr>
        </w:div>
        <w:div w:id="704015934">
          <w:marLeft w:val="0"/>
          <w:marRight w:val="0"/>
          <w:marTop w:val="0"/>
          <w:marBottom w:val="0"/>
          <w:divBdr>
            <w:top w:val="none" w:sz="0" w:space="0" w:color="auto"/>
            <w:left w:val="none" w:sz="0" w:space="0" w:color="auto"/>
            <w:bottom w:val="none" w:sz="0" w:space="0" w:color="auto"/>
            <w:right w:val="none" w:sz="0" w:space="0" w:color="auto"/>
          </w:divBdr>
        </w:div>
        <w:div w:id="1738432981">
          <w:marLeft w:val="0"/>
          <w:marRight w:val="0"/>
          <w:marTop w:val="0"/>
          <w:marBottom w:val="0"/>
          <w:divBdr>
            <w:top w:val="none" w:sz="0" w:space="0" w:color="auto"/>
            <w:left w:val="none" w:sz="0" w:space="0" w:color="auto"/>
            <w:bottom w:val="none" w:sz="0" w:space="0" w:color="auto"/>
            <w:right w:val="none" w:sz="0" w:space="0" w:color="auto"/>
          </w:divBdr>
        </w:div>
        <w:div w:id="1071734330">
          <w:marLeft w:val="0"/>
          <w:marRight w:val="0"/>
          <w:marTop w:val="0"/>
          <w:marBottom w:val="0"/>
          <w:divBdr>
            <w:top w:val="none" w:sz="0" w:space="0" w:color="auto"/>
            <w:left w:val="none" w:sz="0" w:space="0" w:color="auto"/>
            <w:bottom w:val="none" w:sz="0" w:space="0" w:color="auto"/>
            <w:right w:val="none" w:sz="0" w:space="0" w:color="auto"/>
          </w:divBdr>
        </w:div>
        <w:div w:id="1977833407">
          <w:marLeft w:val="0"/>
          <w:marRight w:val="0"/>
          <w:marTop w:val="0"/>
          <w:marBottom w:val="0"/>
          <w:divBdr>
            <w:top w:val="none" w:sz="0" w:space="0" w:color="auto"/>
            <w:left w:val="none" w:sz="0" w:space="0" w:color="auto"/>
            <w:bottom w:val="none" w:sz="0" w:space="0" w:color="auto"/>
            <w:right w:val="none" w:sz="0" w:space="0" w:color="auto"/>
          </w:divBdr>
        </w:div>
        <w:div w:id="1686592859">
          <w:marLeft w:val="0"/>
          <w:marRight w:val="0"/>
          <w:marTop w:val="0"/>
          <w:marBottom w:val="0"/>
          <w:divBdr>
            <w:top w:val="none" w:sz="0" w:space="0" w:color="auto"/>
            <w:left w:val="none" w:sz="0" w:space="0" w:color="auto"/>
            <w:bottom w:val="none" w:sz="0" w:space="0" w:color="auto"/>
            <w:right w:val="none" w:sz="0" w:space="0" w:color="auto"/>
          </w:divBdr>
        </w:div>
        <w:div w:id="464588803">
          <w:marLeft w:val="0"/>
          <w:marRight w:val="0"/>
          <w:marTop w:val="0"/>
          <w:marBottom w:val="0"/>
          <w:divBdr>
            <w:top w:val="none" w:sz="0" w:space="0" w:color="auto"/>
            <w:left w:val="none" w:sz="0" w:space="0" w:color="auto"/>
            <w:bottom w:val="none" w:sz="0" w:space="0" w:color="auto"/>
            <w:right w:val="none" w:sz="0" w:space="0" w:color="auto"/>
          </w:divBdr>
        </w:div>
        <w:div w:id="1205564161">
          <w:marLeft w:val="0"/>
          <w:marRight w:val="0"/>
          <w:marTop w:val="0"/>
          <w:marBottom w:val="0"/>
          <w:divBdr>
            <w:top w:val="none" w:sz="0" w:space="0" w:color="auto"/>
            <w:left w:val="none" w:sz="0" w:space="0" w:color="auto"/>
            <w:bottom w:val="none" w:sz="0" w:space="0" w:color="auto"/>
            <w:right w:val="none" w:sz="0" w:space="0" w:color="auto"/>
          </w:divBdr>
        </w:div>
        <w:div w:id="137233442">
          <w:marLeft w:val="0"/>
          <w:marRight w:val="0"/>
          <w:marTop w:val="0"/>
          <w:marBottom w:val="0"/>
          <w:divBdr>
            <w:top w:val="none" w:sz="0" w:space="0" w:color="auto"/>
            <w:left w:val="none" w:sz="0" w:space="0" w:color="auto"/>
            <w:bottom w:val="none" w:sz="0" w:space="0" w:color="auto"/>
            <w:right w:val="none" w:sz="0" w:space="0" w:color="auto"/>
          </w:divBdr>
        </w:div>
        <w:div w:id="594435297">
          <w:marLeft w:val="0"/>
          <w:marRight w:val="0"/>
          <w:marTop w:val="0"/>
          <w:marBottom w:val="0"/>
          <w:divBdr>
            <w:top w:val="none" w:sz="0" w:space="0" w:color="auto"/>
            <w:left w:val="none" w:sz="0" w:space="0" w:color="auto"/>
            <w:bottom w:val="none" w:sz="0" w:space="0" w:color="auto"/>
            <w:right w:val="none" w:sz="0" w:space="0" w:color="auto"/>
          </w:divBdr>
        </w:div>
        <w:div w:id="1314795129">
          <w:marLeft w:val="0"/>
          <w:marRight w:val="0"/>
          <w:marTop w:val="0"/>
          <w:marBottom w:val="0"/>
          <w:divBdr>
            <w:top w:val="none" w:sz="0" w:space="0" w:color="auto"/>
            <w:left w:val="none" w:sz="0" w:space="0" w:color="auto"/>
            <w:bottom w:val="none" w:sz="0" w:space="0" w:color="auto"/>
            <w:right w:val="none" w:sz="0" w:space="0" w:color="auto"/>
          </w:divBdr>
        </w:div>
        <w:div w:id="1576551409">
          <w:marLeft w:val="0"/>
          <w:marRight w:val="0"/>
          <w:marTop w:val="0"/>
          <w:marBottom w:val="0"/>
          <w:divBdr>
            <w:top w:val="none" w:sz="0" w:space="0" w:color="auto"/>
            <w:left w:val="none" w:sz="0" w:space="0" w:color="auto"/>
            <w:bottom w:val="none" w:sz="0" w:space="0" w:color="auto"/>
            <w:right w:val="none" w:sz="0" w:space="0" w:color="auto"/>
          </w:divBdr>
        </w:div>
        <w:div w:id="279922535">
          <w:marLeft w:val="0"/>
          <w:marRight w:val="0"/>
          <w:marTop w:val="0"/>
          <w:marBottom w:val="0"/>
          <w:divBdr>
            <w:top w:val="none" w:sz="0" w:space="0" w:color="auto"/>
            <w:left w:val="none" w:sz="0" w:space="0" w:color="auto"/>
            <w:bottom w:val="none" w:sz="0" w:space="0" w:color="auto"/>
            <w:right w:val="none" w:sz="0" w:space="0" w:color="auto"/>
          </w:divBdr>
        </w:div>
        <w:div w:id="1641418989">
          <w:marLeft w:val="0"/>
          <w:marRight w:val="0"/>
          <w:marTop w:val="0"/>
          <w:marBottom w:val="0"/>
          <w:divBdr>
            <w:top w:val="none" w:sz="0" w:space="0" w:color="auto"/>
            <w:left w:val="none" w:sz="0" w:space="0" w:color="auto"/>
            <w:bottom w:val="none" w:sz="0" w:space="0" w:color="auto"/>
            <w:right w:val="none" w:sz="0" w:space="0" w:color="auto"/>
          </w:divBdr>
        </w:div>
        <w:div w:id="1527593315">
          <w:marLeft w:val="0"/>
          <w:marRight w:val="0"/>
          <w:marTop w:val="0"/>
          <w:marBottom w:val="0"/>
          <w:divBdr>
            <w:top w:val="none" w:sz="0" w:space="0" w:color="auto"/>
            <w:left w:val="none" w:sz="0" w:space="0" w:color="auto"/>
            <w:bottom w:val="none" w:sz="0" w:space="0" w:color="auto"/>
            <w:right w:val="none" w:sz="0" w:space="0" w:color="auto"/>
          </w:divBdr>
        </w:div>
        <w:div w:id="925071441">
          <w:marLeft w:val="0"/>
          <w:marRight w:val="0"/>
          <w:marTop w:val="0"/>
          <w:marBottom w:val="0"/>
          <w:divBdr>
            <w:top w:val="none" w:sz="0" w:space="0" w:color="auto"/>
            <w:left w:val="none" w:sz="0" w:space="0" w:color="auto"/>
            <w:bottom w:val="none" w:sz="0" w:space="0" w:color="auto"/>
            <w:right w:val="none" w:sz="0" w:space="0" w:color="auto"/>
          </w:divBdr>
        </w:div>
        <w:div w:id="1837527224">
          <w:marLeft w:val="0"/>
          <w:marRight w:val="0"/>
          <w:marTop w:val="0"/>
          <w:marBottom w:val="0"/>
          <w:divBdr>
            <w:top w:val="none" w:sz="0" w:space="0" w:color="auto"/>
            <w:left w:val="none" w:sz="0" w:space="0" w:color="auto"/>
            <w:bottom w:val="none" w:sz="0" w:space="0" w:color="auto"/>
            <w:right w:val="none" w:sz="0" w:space="0" w:color="auto"/>
          </w:divBdr>
        </w:div>
        <w:div w:id="2100563913">
          <w:marLeft w:val="0"/>
          <w:marRight w:val="0"/>
          <w:marTop w:val="0"/>
          <w:marBottom w:val="0"/>
          <w:divBdr>
            <w:top w:val="none" w:sz="0" w:space="0" w:color="auto"/>
            <w:left w:val="none" w:sz="0" w:space="0" w:color="auto"/>
            <w:bottom w:val="none" w:sz="0" w:space="0" w:color="auto"/>
            <w:right w:val="none" w:sz="0" w:space="0" w:color="auto"/>
          </w:divBdr>
        </w:div>
        <w:div w:id="655304331">
          <w:marLeft w:val="0"/>
          <w:marRight w:val="0"/>
          <w:marTop w:val="0"/>
          <w:marBottom w:val="0"/>
          <w:divBdr>
            <w:top w:val="none" w:sz="0" w:space="0" w:color="auto"/>
            <w:left w:val="none" w:sz="0" w:space="0" w:color="auto"/>
            <w:bottom w:val="none" w:sz="0" w:space="0" w:color="auto"/>
            <w:right w:val="none" w:sz="0" w:space="0" w:color="auto"/>
          </w:divBdr>
        </w:div>
        <w:div w:id="667713372">
          <w:marLeft w:val="0"/>
          <w:marRight w:val="0"/>
          <w:marTop w:val="0"/>
          <w:marBottom w:val="0"/>
          <w:divBdr>
            <w:top w:val="none" w:sz="0" w:space="0" w:color="auto"/>
            <w:left w:val="none" w:sz="0" w:space="0" w:color="auto"/>
            <w:bottom w:val="none" w:sz="0" w:space="0" w:color="auto"/>
            <w:right w:val="none" w:sz="0" w:space="0" w:color="auto"/>
          </w:divBdr>
        </w:div>
        <w:div w:id="731005306">
          <w:marLeft w:val="0"/>
          <w:marRight w:val="0"/>
          <w:marTop w:val="0"/>
          <w:marBottom w:val="0"/>
          <w:divBdr>
            <w:top w:val="none" w:sz="0" w:space="0" w:color="auto"/>
            <w:left w:val="none" w:sz="0" w:space="0" w:color="auto"/>
            <w:bottom w:val="none" w:sz="0" w:space="0" w:color="auto"/>
            <w:right w:val="none" w:sz="0" w:space="0" w:color="auto"/>
          </w:divBdr>
        </w:div>
        <w:div w:id="304431624">
          <w:marLeft w:val="0"/>
          <w:marRight w:val="0"/>
          <w:marTop w:val="0"/>
          <w:marBottom w:val="0"/>
          <w:divBdr>
            <w:top w:val="none" w:sz="0" w:space="0" w:color="auto"/>
            <w:left w:val="none" w:sz="0" w:space="0" w:color="auto"/>
            <w:bottom w:val="none" w:sz="0" w:space="0" w:color="auto"/>
            <w:right w:val="none" w:sz="0" w:space="0" w:color="auto"/>
          </w:divBdr>
        </w:div>
        <w:div w:id="1316646189">
          <w:marLeft w:val="0"/>
          <w:marRight w:val="0"/>
          <w:marTop w:val="0"/>
          <w:marBottom w:val="0"/>
          <w:divBdr>
            <w:top w:val="none" w:sz="0" w:space="0" w:color="auto"/>
            <w:left w:val="none" w:sz="0" w:space="0" w:color="auto"/>
            <w:bottom w:val="none" w:sz="0" w:space="0" w:color="auto"/>
            <w:right w:val="none" w:sz="0" w:space="0" w:color="auto"/>
          </w:divBdr>
        </w:div>
        <w:div w:id="1900550419">
          <w:marLeft w:val="0"/>
          <w:marRight w:val="0"/>
          <w:marTop w:val="0"/>
          <w:marBottom w:val="0"/>
          <w:divBdr>
            <w:top w:val="none" w:sz="0" w:space="0" w:color="auto"/>
            <w:left w:val="none" w:sz="0" w:space="0" w:color="auto"/>
            <w:bottom w:val="none" w:sz="0" w:space="0" w:color="auto"/>
            <w:right w:val="none" w:sz="0" w:space="0" w:color="auto"/>
          </w:divBdr>
        </w:div>
        <w:div w:id="2055545518">
          <w:marLeft w:val="0"/>
          <w:marRight w:val="0"/>
          <w:marTop w:val="0"/>
          <w:marBottom w:val="0"/>
          <w:divBdr>
            <w:top w:val="none" w:sz="0" w:space="0" w:color="auto"/>
            <w:left w:val="none" w:sz="0" w:space="0" w:color="auto"/>
            <w:bottom w:val="none" w:sz="0" w:space="0" w:color="auto"/>
            <w:right w:val="none" w:sz="0" w:space="0" w:color="auto"/>
          </w:divBdr>
        </w:div>
        <w:div w:id="2097556562">
          <w:marLeft w:val="0"/>
          <w:marRight w:val="0"/>
          <w:marTop w:val="0"/>
          <w:marBottom w:val="0"/>
          <w:divBdr>
            <w:top w:val="none" w:sz="0" w:space="0" w:color="auto"/>
            <w:left w:val="none" w:sz="0" w:space="0" w:color="auto"/>
            <w:bottom w:val="none" w:sz="0" w:space="0" w:color="auto"/>
            <w:right w:val="none" w:sz="0" w:space="0" w:color="auto"/>
          </w:divBdr>
        </w:div>
        <w:div w:id="1513952386">
          <w:marLeft w:val="0"/>
          <w:marRight w:val="0"/>
          <w:marTop w:val="0"/>
          <w:marBottom w:val="0"/>
          <w:divBdr>
            <w:top w:val="none" w:sz="0" w:space="0" w:color="auto"/>
            <w:left w:val="none" w:sz="0" w:space="0" w:color="auto"/>
            <w:bottom w:val="none" w:sz="0" w:space="0" w:color="auto"/>
            <w:right w:val="none" w:sz="0" w:space="0" w:color="auto"/>
          </w:divBdr>
        </w:div>
        <w:div w:id="1004239071">
          <w:marLeft w:val="0"/>
          <w:marRight w:val="0"/>
          <w:marTop w:val="0"/>
          <w:marBottom w:val="0"/>
          <w:divBdr>
            <w:top w:val="none" w:sz="0" w:space="0" w:color="auto"/>
            <w:left w:val="none" w:sz="0" w:space="0" w:color="auto"/>
            <w:bottom w:val="none" w:sz="0" w:space="0" w:color="auto"/>
            <w:right w:val="none" w:sz="0" w:space="0" w:color="auto"/>
          </w:divBdr>
        </w:div>
        <w:div w:id="728192962">
          <w:marLeft w:val="0"/>
          <w:marRight w:val="0"/>
          <w:marTop w:val="0"/>
          <w:marBottom w:val="0"/>
          <w:divBdr>
            <w:top w:val="none" w:sz="0" w:space="0" w:color="auto"/>
            <w:left w:val="none" w:sz="0" w:space="0" w:color="auto"/>
            <w:bottom w:val="none" w:sz="0" w:space="0" w:color="auto"/>
            <w:right w:val="none" w:sz="0" w:space="0" w:color="auto"/>
          </w:divBdr>
        </w:div>
        <w:div w:id="1221014606">
          <w:marLeft w:val="0"/>
          <w:marRight w:val="0"/>
          <w:marTop w:val="0"/>
          <w:marBottom w:val="0"/>
          <w:divBdr>
            <w:top w:val="none" w:sz="0" w:space="0" w:color="auto"/>
            <w:left w:val="none" w:sz="0" w:space="0" w:color="auto"/>
            <w:bottom w:val="none" w:sz="0" w:space="0" w:color="auto"/>
            <w:right w:val="none" w:sz="0" w:space="0" w:color="auto"/>
          </w:divBdr>
        </w:div>
        <w:div w:id="557671161">
          <w:marLeft w:val="0"/>
          <w:marRight w:val="0"/>
          <w:marTop w:val="0"/>
          <w:marBottom w:val="0"/>
          <w:divBdr>
            <w:top w:val="none" w:sz="0" w:space="0" w:color="auto"/>
            <w:left w:val="none" w:sz="0" w:space="0" w:color="auto"/>
            <w:bottom w:val="none" w:sz="0" w:space="0" w:color="auto"/>
            <w:right w:val="none" w:sz="0" w:space="0" w:color="auto"/>
          </w:divBdr>
        </w:div>
        <w:div w:id="123929784">
          <w:marLeft w:val="0"/>
          <w:marRight w:val="0"/>
          <w:marTop w:val="0"/>
          <w:marBottom w:val="0"/>
          <w:divBdr>
            <w:top w:val="none" w:sz="0" w:space="0" w:color="auto"/>
            <w:left w:val="none" w:sz="0" w:space="0" w:color="auto"/>
            <w:bottom w:val="none" w:sz="0" w:space="0" w:color="auto"/>
            <w:right w:val="none" w:sz="0" w:space="0" w:color="auto"/>
          </w:divBdr>
        </w:div>
        <w:div w:id="177741045">
          <w:marLeft w:val="0"/>
          <w:marRight w:val="0"/>
          <w:marTop w:val="0"/>
          <w:marBottom w:val="0"/>
          <w:divBdr>
            <w:top w:val="none" w:sz="0" w:space="0" w:color="auto"/>
            <w:left w:val="none" w:sz="0" w:space="0" w:color="auto"/>
            <w:bottom w:val="none" w:sz="0" w:space="0" w:color="auto"/>
            <w:right w:val="none" w:sz="0" w:space="0" w:color="auto"/>
          </w:divBdr>
        </w:div>
        <w:div w:id="89158284">
          <w:marLeft w:val="0"/>
          <w:marRight w:val="0"/>
          <w:marTop w:val="0"/>
          <w:marBottom w:val="0"/>
          <w:divBdr>
            <w:top w:val="none" w:sz="0" w:space="0" w:color="auto"/>
            <w:left w:val="none" w:sz="0" w:space="0" w:color="auto"/>
            <w:bottom w:val="none" w:sz="0" w:space="0" w:color="auto"/>
            <w:right w:val="none" w:sz="0" w:space="0" w:color="auto"/>
          </w:divBdr>
        </w:div>
        <w:div w:id="104152130">
          <w:marLeft w:val="0"/>
          <w:marRight w:val="0"/>
          <w:marTop w:val="0"/>
          <w:marBottom w:val="0"/>
          <w:divBdr>
            <w:top w:val="none" w:sz="0" w:space="0" w:color="auto"/>
            <w:left w:val="none" w:sz="0" w:space="0" w:color="auto"/>
            <w:bottom w:val="none" w:sz="0" w:space="0" w:color="auto"/>
            <w:right w:val="none" w:sz="0" w:space="0" w:color="auto"/>
          </w:divBdr>
        </w:div>
        <w:div w:id="1159342523">
          <w:marLeft w:val="0"/>
          <w:marRight w:val="0"/>
          <w:marTop w:val="0"/>
          <w:marBottom w:val="0"/>
          <w:divBdr>
            <w:top w:val="none" w:sz="0" w:space="0" w:color="auto"/>
            <w:left w:val="none" w:sz="0" w:space="0" w:color="auto"/>
            <w:bottom w:val="none" w:sz="0" w:space="0" w:color="auto"/>
            <w:right w:val="none" w:sz="0" w:space="0" w:color="auto"/>
          </w:divBdr>
        </w:div>
        <w:div w:id="249970953">
          <w:marLeft w:val="0"/>
          <w:marRight w:val="0"/>
          <w:marTop w:val="0"/>
          <w:marBottom w:val="0"/>
          <w:divBdr>
            <w:top w:val="none" w:sz="0" w:space="0" w:color="auto"/>
            <w:left w:val="none" w:sz="0" w:space="0" w:color="auto"/>
            <w:bottom w:val="none" w:sz="0" w:space="0" w:color="auto"/>
            <w:right w:val="none" w:sz="0" w:space="0" w:color="auto"/>
          </w:divBdr>
        </w:div>
        <w:div w:id="237445481">
          <w:marLeft w:val="0"/>
          <w:marRight w:val="0"/>
          <w:marTop w:val="0"/>
          <w:marBottom w:val="0"/>
          <w:divBdr>
            <w:top w:val="none" w:sz="0" w:space="0" w:color="auto"/>
            <w:left w:val="none" w:sz="0" w:space="0" w:color="auto"/>
            <w:bottom w:val="none" w:sz="0" w:space="0" w:color="auto"/>
            <w:right w:val="none" w:sz="0" w:space="0" w:color="auto"/>
          </w:divBdr>
        </w:div>
        <w:div w:id="1529445728">
          <w:marLeft w:val="0"/>
          <w:marRight w:val="0"/>
          <w:marTop w:val="0"/>
          <w:marBottom w:val="0"/>
          <w:divBdr>
            <w:top w:val="none" w:sz="0" w:space="0" w:color="auto"/>
            <w:left w:val="none" w:sz="0" w:space="0" w:color="auto"/>
            <w:bottom w:val="none" w:sz="0" w:space="0" w:color="auto"/>
            <w:right w:val="none" w:sz="0" w:space="0" w:color="auto"/>
          </w:divBdr>
        </w:div>
        <w:div w:id="29310175">
          <w:marLeft w:val="0"/>
          <w:marRight w:val="0"/>
          <w:marTop w:val="0"/>
          <w:marBottom w:val="0"/>
          <w:divBdr>
            <w:top w:val="none" w:sz="0" w:space="0" w:color="auto"/>
            <w:left w:val="none" w:sz="0" w:space="0" w:color="auto"/>
            <w:bottom w:val="none" w:sz="0" w:space="0" w:color="auto"/>
            <w:right w:val="none" w:sz="0" w:space="0" w:color="auto"/>
          </w:divBdr>
        </w:div>
        <w:div w:id="1132164622">
          <w:marLeft w:val="0"/>
          <w:marRight w:val="0"/>
          <w:marTop w:val="0"/>
          <w:marBottom w:val="0"/>
          <w:divBdr>
            <w:top w:val="none" w:sz="0" w:space="0" w:color="auto"/>
            <w:left w:val="none" w:sz="0" w:space="0" w:color="auto"/>
            <w:bottom w:val="none" w:sz="0" w:space="0" w:color="auto"/>
            <w:right w:val="none" w:sz="0" w:space="0" w:color="auto"/>
          </w:divBdr>
        </w:div>
        <w:div w:id="310065589">
          <w:marLeft w:val="0"/>
          <w:marRight w:val="0"/>
          <w:marTop w:val="0"/>
          <w:marBottom w:val="0"/>
          <w:divBdr>
            <w:top w:val="none" w:sz="0" w:space="0" w:color="auto"/>
            <w:left w:val="none" w:sz="0" w:space="0" w:color="auto"/>
            <w:bottom w:val="none" w:sz="0" w:space="0" w:color="auto"/>
            <w:right w:val="none" w:sz="0" w:space="0" w:color="auto"/>
          </w:divBdr>
        </w:div>
        <w:div w:id="1886721053">
          <w:marLeft w:val="0"/>
          <w:marRight w:val="0"/>
          <w:marTop w:val="0"/>
          <w:marBottom w:val="0"/>
          <w:divBdr>
            <w:top w:val="none" w:sz="0" w:space="0" w:color="auto"/>
            <w:left w:val="none" w:sz="0" w:space="0" w:color="auto"/>
            <w:bottom w:val="none" w:sz="0" w:space="0" w:color="auto"/>
            <w:right w:val="none" w:sz="0" w:space="0" w:color="auto"/>
          </w:divBdr>
        </w:div>
        <w:div w:id="670065979">
          <w:marLeft w:val="0"/>
          <w:marRight w:val="0"/>
          <w:marTop w:val="0"/>
          <w:marBottom w:val="0"/>
          <w:divBdr>
            <w:top w:val="none" w:sz="0" w:space="0" w:color="auto"/>
            <w:left w:val="none" w:sz="0" w:space="0" w:color="auto"/>
            <w:bottom w:val="none" w:sz="0" w:space="0" w:color="auto"/>
            <w:right w:val="none" w:sz="0" w:space="0" w:color="auto"/>
          </w:divBdr>
        </w:div>
        <w:div w:id="531497302">
          <w:marLeft w:val="0"/>
          <w:marRight w:val="0"/>
          <w:marTop w:val="0"/>
          <w:marBottom w:val="0"/>
          <w:divBdr>
            <w:top w:val="none" w:sz="0" w:space="0" w:color="auto"/>
            <w:left w:val="none" w:sz="0" w:space="0" w:color="auto"/>
            <w:bottom w:val="none" w:sz="0" w:space="0" w:color="auto"/>
            <w:right w:val="none" w:sz="0" w:space="0" w:color="auto"/>
          </w:divBdr>
        </w:div>
        <w:div w:id="1215700138">
          <w:marLeft w:val="0"/>
          <w:marRight w:val="0"/>
          <w:marTop w:val="0"/>
          <w:marBottom w:val="0"/>
          <w:divBdr>
            <w:top w:val="none" w:sz="0" w:space="0" w:color="auto"/>
            <w:left w:val="none" w:sz="0" w:space="0" w:color="auto"/>
            <w:bottom w:val="none" w:sz="0" w:space="0" w:color="auto"/>
            <w:right w:val="none" w:sz="0" w:space="0" w:color="auto"/>
          </w:divBdr>
        </w:div>
        <w:div w:id="1063526880">
          <w:marLeft w:val="0"/>
          <w:marRight w:val="0"/>
          <w:marTop w:val="0"/>
          <w:marBottom w:val="0"/>
          <w:divBdr>
            <w:top w:val="none" w:sz="0" w:space="0" w:color="auto"/>
            <w:left w:val="none" w:sz="0" w:space="0" w:color="auto"/>
            <w:bottom w:val="none" w:sz="0" w:space="0" w:color="auto"/>
            <w:right w:val="none" w:sz="0" w:space="0" w:color="auto"/>
          </w:divBdr>
        </w:div>
        <w:div w:id="854073901">
          <w:marLeft w:val="0"/>
          <w:marRight w:val="0"/>
          <w:marTop w:val="0"/>
          <w:marBottom w:val="0"/>
          <w:divBdr>
            <w:top w:val="none" w:sz="0" w:space="0" w:color="auto"/>
            <w:left w:val="none" w:sz="0" w:space="0" w:color="auto"/>
            <w:bottom w:val="none" w:sz="0" w:space="0" w:color="auto"/>
            <w:right w:val="none" w:sz="0" w:space="0" w:color="auto"/>
          </w:divBdr>
        </w:div>
        <w:div w:id="945619425">
          <w:marLeft w:val="0"/>
          <w:marRight w:val="0"/>
          <w:marTop w:val="0"/>
          <w:marBottom w:val="0"/>
          <w:divBdr>
            <w:top w:val="none" w:sz="0" w:space="0" w:color="auto"/>
            <w:left w:val="none" w:sz="0" w:space="0" w:color="auto"/>
            <w:bottom w:val="none" w:sz="0" w:space="0" w:color="auto"/>
            <w:right w:val="none" w:sz="0" w:space="0" w:color="auto"/>
          </w:divBdr>
        </w:div>
        <w:div w:id="705986115">
          <w:marLeft w:val="0"/>
          <w:marRight w:val="0"/>
          <w:marTop w:val="0"/>
          <w:marBottom w:val="0"/>
          <w:divBdr>
            <w:top w:val="none" w:sz="0" w:space="0" w:color="auto"/>
            <w:left w:val="none" w:sz="0" w:space="0" w:color="auto"/>
            <w:bottom w:val="none" w:sz="0" w:space="0" w:color="auto"/>
            <w:right w:val="none" w:sz="0" w:space="0" w:color="auto"/>
          </w:divBdr>
        </w:div>
        <w:div w:id="50472137">
          <w:marLeft w:val="0"/>
          <w:marRight w:val="0"/>
          <w:marTop w:val="0"/>
          <w:marBottom w:val="0"/>
          <w:divBdr>
            <w:top w:val="none" w:sz="0" w:space="0" w:color="auto"/>
            <w:left w:val="none" w:sz="0" w:space="0" w:color="auto"/>
            <w:bottom w:val="none" w:sz="0" w:space="0" w:color="auto"/>
            <w:right w:val="none" w:sz="0" w:space="0" w:color="auto"/>
          </w:divBdr>
        </w:div>
        <w:div w:id="1332568496">
          <w:marLeft w:val="0"/>
          <w:marRight w:val="0"/>
          <w:marTop w:val="0"/>
          <w:marBottom w:val="0"/>
          <w:divBdr>
            <w:top w:val="none" w:sz="0" w:space="0" w:color="auto"/>
            <w:left w:val="none" w:sz="0" w:space="0" w:color="auto"/>
            <w:bottom w:val="none" w:sz="0" w:space="0" w:color="auto"/>
            <w:right w:val="none" w:sz="0" w:space="0" w:color="auto"/>
          </w:divBdr>
        </w:div>
        <w:div w:id="1335835494">
          <w:marLeft w:val="0"/>
          <w:marRight w:val="0"/>
          <w:marTop w:val="0"/>
          <w:marBottom w:val="0"/>
          <w:divBdr>
            <w:top w:val="none" w:sz="0" w:space="0" w:color="auto"/>
            <w:left w:val="none" w:sz="0" w:space="0" w:color="auto"/>
            <w:bottom w:val="none" w:sz="0" w:space="0" w:color="auto"/>
            <w:right w:val="none" w:sz="0" w:space="0" w:color="auto"/>
          </w:divBdr>
        </w:div>
        <w:div w:id="1194805894">
          <w:marLeft w:val="0"/>
          <w:marRight w:val="0"/>
          <w:marTop w:val="0"/>
          <w:marBottom w:val="0"/>
          <w:divBdr>
            <w:top w:val="none" w:sz="0" w:space="0" w:color="auto"/>
            <w:left w:val="none" w:sz="0" w:space="0" w:color="auto"/>
            <w:bottom w:val="none" w:sz="0" w:space="0" w:color="auto"/>
            <w:right w:val="none" w:sz="0" w:space="0" w:color="auto"/>
          </w:divBdr>
        </w:div>
        <w:div w:id="336614699">
          <w:marLeft w:val="0"/>
          <w:marRight w:val="0"/>
          <w:marTop w:val="0"/>
          <w:marBottom w:val="0"/>
          <w:divBdr>
            <w:top w:val="none" w:sz="0" w:space="0" w:color="auto"/>
            <w:left w:val="none" w:sz="0" w:space="0" w:color="auto"/>
            <w:bottom w:val="none" w:sz="0" w:space="0" w:color="auto"/>
            <w:right w:val="none" w:sz="0" w:space="0" w:color="auto"/>
          </w:divBdr>
        </w:div>
        <w:div w:id="2136018224">
          <w:marLeft w:val="0"/>
          <w:marRight w:val="0"/>
          <w:marTop w:val="0"/>
          <w:marBottom w:val="0"/>
          <w:divBdr>
            <w:top w:val="none" w:sz="0" w:space="0" w:color="auto"/>
            <w:left w:val="none" w:sz="0" w:space="0" w:color="auto"/>
            <w:bottom w:val="none" w:sz="0" w:space="0" w:color="auto"/>
            <w:right w:val="none" w:sz="0" w:space="0" w:color="auto"/>
          </w:divBdr>
        </w:div>
        <w:div w:id="140587393">
          <w:marLeft w:val="0"/>
          <w:marRight w:val="0"/>
          <w:marTop w:val="0"/>
          <w:marBottom w:val="0"/>
          <w:divBdr>
            <w:top w:val="none" w:sz="0" w:space="0" w:color="auto"/>
            <w:left w:val="none" w:sz="0" w:space="0" w:color="auto"/>
            <w:bottom w:val="none" w:sz="0" w:space="0" w:color="auto"/>
            <w:right w:val="none" w:sz="0" w:space="0" w:color="auto"/>
          </w:divBdr>
        </w:div>
        <w:div w:id="1151943260">
          <w:marLeft w:val="0"/>
          <w:marRight w:val="0"/>
          <w:marTop w:val="0"/>
          <w:marBottom w:val="0"/>
          <w:divBdr>
            <w:top w:val="none" w:sz="0" w:space="0" w:color="auto"/>
            <w:left w:val="none" w:sz="0" w:space="0" w:color="auto"/>
            <w:bottom w:val="none" w:sz="0" w:space="0" w:color="auto"/>
            <w:right w:val="none" w:sz="0" w:space="0" w:color="auto"/>
          </w:divBdr>
        </w:div>
        <w:div w:id="1442265316">
          <w:marLeft w:val="0"/>
          <w:marRight w:val="0"/>
          <w:marTop w:val="0"/>
          <w:marBottom w:val="0"/>
          <w:divBdr>
            <w:top w:val="none" w:sz="0" w:space="0" w:color="auto"/>
            <w:left w:val="none" w:sz="0" w:space="0" w:color="auto"/>
            <w:bottom w:val="none" w:sz="0" w:space="0" w:color="auto"/>
            <w:right w:val="none" w:sz="0" w:space="0" w:color="auto"/>
          </w:divBdr>
        </w:div>
        <w:div w:id="669407698">
          <w:marLeft w:val="0"/>
          <w:marRight w:val="0"/>
          <w:marTop w:val="0"/>
          <w:marBottom w:val="0"/>
          <w:divBdr>
            <w:top w:val="none" w:sz="0" w:space="0" w:color="auto"/>
            <w:left w:val="none" w:sz="0" w:space="0" w:color="auto"/>
            <w:bottom w:val="none" w:sz="0" w:space="0" w:color="auto"/>
            <w:right w:val="none" w:sz="0" w:space="0" w:color="auto"/>
          </w:divBdr>
        </w:div>
        <w:div w:id="1696077178">
          <w:marLeft w:val="0"/>
          <w:marRight w:val="0"/>
          <w:marTop w:val="0"/>
          <w:marBottom w:val="0"/>
          <w:divBdr>
            <w:top w:val="none" w:sz="0" w:space="0" w:color="auto"/>
            <w:left w:val="none" w:sz="0" w:space="0" w:color="auto"/>
            <w:bottom w:val="none" w:sz="0" w:space="0" w:color="auto"/>
            <w:right w:val="none" w:sz="0" w:space="0" w:color="auto"/>
          </w:divBdr>
        </w:div>
        <w:div w:id="1721131657">
          <w:marLeft w:val="0"/>
          <w:marRight w:val="0"/>
          <w:marTop w:val="0"/>
          <w:marBottom w:val="0"/>
          <w:divBdr>
            <w:top w:val="none" w:sz="0" w:space="0" w:color="auto"/>
            <w:left w:val="none" w:sz="0" w:space="0" w:color="auto"/>
            <w:bottom w:val="none" w:sz="0" w:space="0" w:color="auto"/>
            <w:right w:val="none" w:sz="0" w:space="0" w:color="auto"/>
          </w:divBdr>
        </w:div>
        <w:div w:id="1498568889">
          <w:marLeft w:val="0"/>
          <w:marRight w:val="0"/>
          <w:marTop w:val="0"/>
          <w:marBottom w:val="0"/>
          <w:divBdr>
            <w:top w:val="none" w:sz="0" w:space="0" w:color="auto"/>
            <w:left w:val="none" w:sz="0" w:space="0" w:color="auto"/>
            <w:bottom w:val="none" w:sz="0" w:space="0" w:color="auto"/>
            <w:right w:val="none" w:sz="0" w:space="0" w:color="auto"/>
          </w:divBdr>
        </w:div>
        <w:div w:id="1512061698">
          <w:marLeft w:val="0"/>
          <w:marRight w:val="0"/>
          <w:marTop w:val="0"/>
          <w:marBottom w:val="0"/>
          <w:divBdr>
            <w:top w:val="none" w:sz="0" w:space="0" w:color="auto"/>
            <w:left w:val="none" w:sz="0" w:space="0" w:color="auto"/>
            <w:bottom w:val="none" w:sz="0" w:space="0" w:color="auto"/>
            <w:right w:val="none" w:sz="0" w:space="0" w:color="auto"/>
          </w:divBdr>
        </w:div>
        <w:div w:id="1156531947">
          <w:marLeft w:val="0"/>
          <w:marRight w:val="0"/>
          <w:marTop w:val="0"/>
          <w:marBottom w:val="0"/>
          <w:divBdr>
            <w:top w:val="none" w:sz="0" w:space="0" w:color="auto"/>
            <w:left w:val="none" w:sz="0" w:space="0" w:color="auto"/>
            <w:bottom w:val="none" w:sz="0" w:space="0" w:color="auto"/>
            <w:right w:val="none" w:sz="0" w:space="0" w:color="auto"/>
          </w:divBdr>
        </w:div>
        <w:div w:id="889611726">
          <w:marLeft w:val="0"/>
          <w:marRight w:val="0"/>
          <w:marTop w:val="0"/>
          <w:marBottom w:val="0"/>
          <w:divBdr>
            <w:top w:val="none" w:sz="0" w:space="0" w:color="auto"/>
            <w:left w:val="none" w:sz="0" w:space="0" w:color="auto"/>
            <w:bottom w:val="none" w:sz="0" w:space="0" w:color="auto"/>
            <w:right w:val="none" w:sz="0" w:space="0" w:color="auto"/>
          </w:divBdr>
        </w:div>
        <w:div w:id="1180697445">
          <w:marLeft w:val="0"/>
          <w:marRight w:val="0"/>
          <w:marTop w:val="0"/>
          <w:marBottom w:val="0"/>
          <w:divBdr>
            <w:top w:val="none" w:sz="0" w:space="0" w:color="auto"/>
            <w:left w:val="none" w:sz="0" w:space="0" w:color="auto"/>
            <w:bottom w:val="none" w:sz="0" w:space="0" w:color="auto"/>
            <w:right w:val="none" w:sz="0" w:space="0" w:color="auto"/>
          </w:divBdr>
        </w:div>
        <w:div w:id="1246646519">
          <w:marLeft w:val="0"/>
          <w:marRight w:val="0"/>
          <w:marTop w:val="0"/>
          <w:marBottom w:val="0"/>
          <w:divBdr>
            <w:top w:val="none" w:sz="0" w:space="0" w:color="auto"/>
            <w:left w:val="none" w:sz="0" w:space="0" w:color="auto"/>
            <w:bottom w:val="none" w:sz="0" w:space="0" w:color="auto"/>
            <w:right w:val="none" w:sz="0" w:space="0" w:color="auto"/>
          </w:divBdr>
        </w:div>
        <w:div w:id="1184831556">
          <w:marLeft w:val="0"/>
          <w:marRight w:val="0"/>
          <w:marTop w:val="0"/>
          <w:marBottom w:val="0"/>
          <w:divBdr>
            <w:top w:val="none" w:sz="0" w:space="0" w:color="auto"/>
            <w:left w:val="none" w:sz="0" w:space="0" w:color="auto"/>
            <w:bottom w:val="none" w:sz="0" w:space="0" w:color="auto"/>
            <w:right w:val="none" w:sz="0" w:space="0" w:color="auto"/>
          </w:divBdr>
        </w:div>
        <w:div w:id="2010018632">
          <w:marLeft w:val="0"/>
          <w:marRight w:val="0"/>
          <w:marTop w:val="0"/>
          <w:marBottom w:val="0"/>
          <w:divBdr>
            <w:top w:val="none" w:sz="0" w:space="0" w:color="auto"/>
            <w:left w:val="none" w:sz="0" w:space="0" w:color="auto"/>
            <w:bottom w:val="none" w:sz="0" w:space="0" w:color="auto"/>
            <w:right w:val="none" w:sz="0" w:space="0" w:color="auto"/>
          </w:divBdr>
        </w:div>
        <w:div w:id="1304962509">
          <w:marLeft w:val="0"/>
          <w:marRight w:val="0"/>
          <w:marTop w:val="0"/>
          <w:marBottom w:val="0"/>
          <w:divBdr>
            <w:top w:val="none" w:sz="0" w:space="0" w:color="auto"/>
            <w:left w:val="none" w:sz="0" w:space="0" w:color="auto"/>
            <w:bottom w:val="none" w:sz="0" w:space="0" w:color="auto"/>
            <w:right w:val="none" w:sz="0" w:space="0" w:color="auto"/>
          </w:divBdr>
        </w:div>
        <w:div w:id="862865343">
          <w:marLeft w:val="0"/>
          <w:marRight w:val="0"/>
          <w:marTop w:val="0"/>
          <w:marBottom w:val="0"/>
          <w:divBdr>
            <w:top w:val="none" w:sz="0" w:space="0" w:color="auto"/>
            <w:left w:val="none" w:sz="0" w:space="0" w:color="auto"/>
            <w:bottom w:val="none" w:sz="0" w:space="0" w:color="auto"/>
            <w:right w:val="none" w:sz="0" w:space="0" w:color="auto"/>
          </w:divBdr>
        </w:div>
        <w:div w:id="2120028165">
          <w:marLeft w:val="0"/>
          <w:marRight w:val="0"/>
          <w:marTop w:val="0"/>
          <w:marBottom w:val="0"/>
          <w:divBdr>
            <w:top w:val="none" w:sz="0" w:space="0" w:color="auto"/>
            <w:left w:val="none" w:sz="0" w:space="0" w:color="auto"/>
            <w:bottom w:val="none" w:sz="0" w:space="0" w:color="auto"/>
            <w:right w:val="none" w:sz="0" w:space="0" w:color="auto"/>
          </w:divBdr>
        </w:div>
        <w:div w:id="347680928">
          <w:marLeft w:val="0"/>
          <w:marRight w:val="0"/>
          <w:marTop w:val="0"/>
          <w:marBottom w:val="0"/>
          <w:divBdr>
            <w:top w:val="none" w:sz="0" w:space="0" w:color="auto"/>
            <w:left w:val="none" w:sz="0" w:space="0" w:color="auto"/>
            <w:bottom w:val="none" w:sz="0" w:space="0" w:color="auto"/>
            <w:right w:val="none" w:sz="0" w:space="0" w:color="auto"/>
          </w:divBdr>
        </w:div>
        <w:div w:id="2030910785">
          <w:marLeft w:val="0"/>
          <w:marRight w:val="0"/>
          <w:marTop w:val="0"/>
          <w:marBottom w:val="0"/>
          <w:divBdr>
            <w:top w:val="none" w:sz="0" w:space="0" w:color="auto"/>
            <w:left w:val="none" w:sz="0" w:space="0" w:color="auto"/>
            <w:bottom w:val="none" w:sz="0" w:space="0" w:color="auto"/>
            <w:right w:val="none" w:sz="0" w:space="0" w:color="auto"/>
          </w:divBdr>
        </w:div>
        <w:div w:id="1995984147">
          <w:marLeft w:val="0"/>
          <w:marRight w:val="0"/>
          <w:marTop w:val="0"/>
          <w:marBottom w:val="0"/>
          <w:divBdr>
            <w:top w:val="none" w:sz="0" w:space="0" w:color="auto"/>
            <w:left w:val="none" w:sz="0" w:space="0" w:color="auto"/>
            <w:bottom w:val="none" w:sz="0" w:space="0" w:color="auto"/>
            <w:right w:val="none" w:sz="0" w:space="0" w:color="auto"/>
          </w:divBdr>
        </w:div>
        <w:div w:id="3213187">
          <w:marLeft w:val="0"/>
          <w:marRight w:val="0"/>
          <w:marTop w:val="0"/>
          <w:marBottom w:val="0"/>
          <w:divBdr>
            <w:top w:val="none" w:sz="0" w:space="0" w:color="auto"/>
            <w:left w:val="none" w:sz="0" w:space="0" w:color="auto"/>
            <w:bottom w:val="none" w:sz="0" w:space="0" w:color="auto"/>
            <w:right w:val="none" w:sz="0" w:space="0" w:color="auto"/>
          </w:divBdr>
        </w:div>
        <w:div w:id="1141657495">
          <w:marLeft w:val="0"/>
          <w:marRight w:val="0"/>
          <w:marTop w:val="0"/>
          <w:marBottom w:val="0"/>
          <w:divBdr>
            <w:top w:val="none" w:sz="0" w:space="0" w:color="auto"/>
            <w:left w:val="none" w:sz="0" w:space="0" w:color="auto"/>
            <w:bottom w:val="none" w:sz="0" w:space="0" w:color="auto"/>
            <w:right w:val="none" w:sz="0" w:space="0" w:color="auto"/>
          </w:divBdr>
        </w:div>
        <w:div w:id="1691487537">
          <w:marLeft w:val="0"/>
          <w:marRight w:val="0"/>
          <w:marTop w:val="0"/>
          <w:marBottom w:val="0"/>
          <w:divBdr>
            <w:top w:val="none" w:sz="0" w:space="0" w:color="auto"/>
            <w:left w:val="none" w:sz="0" w:space="0" w:color="auto"/>
            <w:bottom w:val="none" w:sz="0" w:space="0" w:color="auto"/>
            <w:right w:val="none" w:sz="0" w:space="0" w:color="auto"/>
          </w:divBdr>
        </w:div>
        <w:div w:id="207881957">
          <w:marLeft w:val="0"/>
          <w:marRight w:val="0"/>
          <w:marTop w:val="0"/>
          <w:marBottom w:val="0"/>
          <w:divBdr>
            <w:top w:val="none" w:sz="0" w:space="0" w:color="auto"/>
            <w:left w:val="none" w:sz="0" w:space="0" w:color="auto"/>
            <w:bottom w:val="none" w:sz="0" w:space="0" w:color="auto"/>
            <w:right w:val="none" w:sz="0" w:space="0" w:color="auto"/>
          </w:divBdr>
        </w:div>
        <w:div w:id="54862828">
          <w:marLeft w:val="0"/>
          <w:marRight w:val="0"/>
          <w:marTop w:val="0"/>
          <w:marBottom w:val="0"/>
          <w:divBdr>
            <w:top w:val="none" w:sz="0" w:space="0" w:color="auto"/>
            <w:left w:val="none" w:sz="0" w:space="0" w:color="auto"/>
            <w:bottom w:val="none" w:sz="0" w:space="0" w:color="auto"/>
            <w:right w:val="none" w:sz="0" w:space="0" w:color="auto"/>
          </w:divBdr>
        </w:div>
        <w:div w:id="953100850">
          <w:marLeft w:val="0"/>
          <w:marRight w:val="0"/>
          <w:marTop w:val="0"/>
          <w:marBottom w:val="0"/>
          <w:divBdr>
            <w:top w:val="none" w:sz="0" w:space="0" w:color="auto"/>
            <w:left w:val="none" w:sz="0" w:space="0" w:color="auto"/>
            <w:bottom w:val="none" w:sz="0" w:space="0" w:color="auto"/>
            <w:right w:val="none" w:sz="0" w:space="0" w:color="auto"/>
          </w:divBdr>
        </w:div>
        <w:div w:id="1148327618">
          <w:marLeft w:val="0"/>
          <w:marRight w:val="0"/>
          <w:marTop w:val="0"/>
          <w:marBottom w:val="0"/>
          <w:divBdr>
            <w:top w:val="none" w:sz="0" w:space="0" w:color="auto"/>
            <w:left w:val="none" w:sz="0" w:space="0" w:color="auto"/>
            <w:bottom w:val="none" w:sz="0" w:space="0" w:color="auto"/>
            <w:right w:val="none" w:sz="0" w:space="0" w:color="auto"/>
          </w:divBdr>
        </w:div>
        <w:div w:id="763578574">
          <w:marLeft w:val="0"/>
          <w:marRight w:val="0"/>
          <w:marTop w:val="0"/>
          <w:marBottom w:val="0"/>
          <w:divBdr>
            <w:top w:val="none" w:sz="0" w:space="0" w:color="auto"/>
            <w:left w:val="none" w:sz="0" w:space="0" w:color="auto"/>
            <w:bottom w:val="none" w:sz="0" w:space="0" w:color="auto"/>
            <w:right w:val="none" w:sz="0" w:space="0" w:color="auto"/>
          </w:divBdr>
        </w:div>
        <w:div w:id="652373883">
          <w:marLeft w:val="0"/>
          <w:marRight w:val="0"/>
          <w:marTop w:val="0"/>
          <w:marBottom w:val="0"/>
          <w:divBdr>
            <w:top w:val="none" w:sz="0" w:space="0" w:color="auto"/>
            <w:left w:val="none" w:sz="0" w:space="0" w:color="auto"/>
            <w:bottom w:val="none" w:sz="0" w:space="0" w:color="auto"/>
            <w:right w:val="none" w:sz="0" w:space="0" w:color="auto"/>
          </w:divBdr>
        </w:div>
        <w:div w:id="1958222123">
          <w:marLeft w:val="0"/>
          <w:marRight w:val="0"/>
          <w:marTop w:val="0"/>
          <w:marBottom w:val="0"/>
          <w:divBdr>
            <w:top w:val="none" w:sz="0" w:space="0" w:color="auto"/>
            <w:left w:val="none" w:sz="0" w:space="0" w:color="auto"/>
            <w:bottom w:val="none" w:sz="0" w:space="0" w:color="auto"/>
            <w:right w:val="none" w:sz="0" w:space="0" w:color="auto"/>
          </w:divBdr>
        </w:div>
        <w:div w:id="513419218">
          <w:marLeft w:val="0"/>
          <w:marRight w:val="0"/>
          <w:marTop w:val="0"/>
          <w:marBottom w:val="0"/>
          <w:divBdr>
            <w:top w:val="none" w:sz="0" w:space="0" w:color="auto"/>
            <w:left w:val="none" w:sz="0" w:space="0" w:color="auto"/>
            <w:bottom w:val="none" w:sz="0" w:space="0" w:color="auto"/>
            <w:right w:val="none" w:sz="0" w:space="0" w:color="auto"/>
          </w:divBdr>
        </w:div>
        <w:div w:id="1141268929">
          <w:marLeft w:val="0"/>
          <w:marRight w:val="0"/>
          <w:marTop w:val="0"/>
          <w:marBottom w:val="0"/>
          <w:divBdr>
            <w:top w:val="none" w:sz="0" w:space="0" w:color="auto"/>
            <w:left w:val="none" w:sz="0" w:space="0" w:color="auto"/>
            <w:bottom w:val="none" w:sz="0" w:space="0" w:color="auto"/>
            <w:right w:val="none" w:sz="0" w:space="0" w:color="auto"/>
          </w:divBdr>
        </w:div>
        <w:div w:id="1006176510">
          <w:marLeft w:val="0"/>
          <w:marRight w:val="0"/>
          <w:marTop w:val="0"/>
          <w:marBottom w:val="0"/>
          <w:divBdr>
            <w:top w:val="none" w:sz="0" w:space="0" w:color="auto"/>
            <w:left w:val="none" w:sz="0" w:space="0" w:color="auto"/>
            <w:bottom w:val="none" w:sz="0" w:space="0" w:color="auto"/>
            <w:right w:val="none" w:sz="0" w:space="0" w:color="auto"/>
          </w:divBdr>
        </w:div>
        <w:div w:id="1946306388">
          <w:marLeft w:val="0"/>
          <w:marRight w:val="0"/>
          <w:marTop w:val="0"/>
          <w:marBottom w:val="0"/>
          <w:divBdr>
            <w:top w:val="none" w:sz="0" w:space="0" w:color="auto"/>
            <w:left w:val="none" w:sz="0" w:space="0" w:color="auto"/>
            <w:bottom w:val="none" w:sz="0" w:space="0" w:color="auto"/>
            <w:right w:val="none" w:sz="0" w:space="0" w:color="auto"/>
          </w:divBdr>
        </w:div>
        <w:div w:id="95567915">
          <w:marLeft w:val="0"/>
          <w:marRight w:val="0"/>
          <w:marTop w:val="0"/>
          <w:marBottom w:val="0"/>
          <w:divBdr>
            <w:top w:val="none" w:sz="0" w:space="0" w:color="auto"/>
            <w:left w:val="none" w:sz="0" w:space="0" w:color="auto"/>
            <w:bottom w:val="none" w:sz="0" w:space="0" w:color="auto"/>
            <w:right w:val="none" w:sz="0" w:space="0" w:color="auto"/>
          </w:divBdr>
        </w:div>
        <w:div w:id="1245577937">
          <w:marLeft w:val="0"/>
          <w:marRight w:val="0"/>
          <w:marTop w:val="0"/>
          <w:marBottom w:val="0"/>
          <w:divBdr>
            <w:top w:val="none" w:sz="0" w:space="0" w:color="auto"/>
            <w:left w:val="none" w:sz="0" w:space="0" w:color="auto"/>
            <w:bottom w:val="none" w:sz="0" w:space="0" w:color="auto"/>
            <w:right w:val="none" w:sz="0" w:space="0" w:color="auto"/>
          </w:divBdr>
        </w:div>
        <w:div w:id="664557369">
          <w:marLeft w:val="0"/>
          <w:marRight w:val="0"/>
          <w:marTop w:val="0"/>
          <w:marBottom w:val="0"/>
          <w:divBdr>
            <w:top w:val="none" w:sz="0" w:space="0" w:color="auto"/>
            <w:left w:val="none" w:sz="0" w:space="0" w:color="auto"/>
            <w:bottom w:val="none" w:sz="0" w:space="0" w:color="auto"/>
            <w:right w:val="none" w:sz="0" w:space="0" w:color="auto"/>
          </w:divBdr>
        </w:div>
        <w:div w:id="1131174610">
          <w:marLeft w:val="0"/>
          <w:marRight w:val="0"/>
          <w:marTop w:val="0"/>
          <w:marBottom w:val="0"/>
          <w:divBdr>
            <w:top w:val="none" w:sz="0" w:space="0" w:color="auto"/>
            <w:left w:val="none" w:sz="0" w:space="0" w:color="auto"/>
            <w:bottom w:val="none" w:sz="0" w:space="0" w:color="auto"/>
            <w:right w:val="none" w:sz="0" w:space="0" w:color="auto"/>
          </w:divBdr>
        </w:div>
        <w:div w:id="1498229533">
          <w:marLeft w:val="0"/>
          <w:marRight w:val="0"/>
          <w:marTop w:val="0"/>
          <w:marBottom w:val="0"/>
          <w:divBdr>
            <w:top w:val="none" w:sz="0" w:space="0" w:color="auto"/>
            <w:left w:val="none" w:sz="0" w:space="0" w:color="auto"/>
            <w:bottom w:val="none" w:sz="0" w:space="0" w:color="auto"/>
            <w:right w:val="none" w:sz="0" w:space="0" w:color="auto"/>
          </w:divBdr>
        </w:div>
        <w:div w:id="275257578">
          <w:marLeft w:val="0"/>
          <w:marRight w:val="0"/>
          <w:marTop w:val="0"/>
          <w:marBottom w:val="0"/>
          <w:divBdr>
            <w:top w:val="none" w:sz="0" w:space="0" w:color="auto"/>
            <w:left w:val="none" w:sz="0" w:space="0" w:color="auto"/>
            <w:bottom w:val="none" w:sz="0" w:space="0" w:color="auto"/>
            <w:right w:val="none" w:sz="0" w:space="0" w:color="auto"/>
          </w:divBdr>
        </w:div>
        <w:div w:id="1524055891">
          <w:marLeft w:val="0"/>
          <w:marRight w:val="0"/>
          <w:marTop w:val="0"/>
          <w:marBottom w:val="0"/>
          <w:divBdr>
            <w:top w:val="none" w:sz="0" w:space="0" w:color="auto"/>
            <w:left w:val="none" w:sz="0" w:space="0" w:color="auto"/>
            <w:bottom w:val="none" w:sz="0" w:space="0" w:color="auto"/>
            <w:right w:val="none" w:sz="0" w:space="0" w:color="auto"/>
          </w:divBdr>
        </w:div>
        <w:div w:id="1990283438">
          <w:marLeft w:val="0"/>
          <w:marRight w:val="0"/>
          <w:marTop w:val="0"/>
          <w:marBottom w:val="0"/>
          <w:divBdr>
            <w:top w:val="none" w:sz="0" w:space="0" w:color="auto"/>
            <w:left w:val="none" w:sz="0" w:space="0" w:color="auto"/>
            <w:bottom w:val="none" w:sz="0" w:space="0" w:color="auto"/>
            <w:right w:val="none" w:sz="0" w:space="0" w:color="auto"/>
          </w:divBdr>
        </w:div>
        <w:div w:id="906301254">
          <w:marLeft w:val="0"/>
          <w:marRight w:val="0"/>
          <w:marTop w:val="0"/>
          <w:marBottom w:val="0"/>
          <w:divBdr>
            <w:top w:val="none" w:sz="0" w:space="0" w:color="auto"/>
            <w:left w:val="none" w:sz="0" w:space="0" w:color="auto"/>
            <w:bottom w:val="none" w:sz="0" w:space="0" w:color="auto"/>
            <w:right w:val="none" w:sz="0" w:space="0" w:color="auto"/>
          </w:divBdr>
        </w:div>
        <w:div w:id="2710102">
          <w:marLeft w:val="0"/>
          <w:marRight w:val="0"/>
          <w:marTop w:val="0"/>
          <w:marBottom w:val="0"/>
          <w:divBdr>
            <w:top w:val="none" w:sz="0" w:space="0" w:color="auto"/>
            <w:left w:val="none" w:sz="0" w:space="0" w:color="auto"/>
            <w:bottom w:val="none" w:sz="0" w:space="0" w:color="auto"/>
            <w:right w:val="none" w:sz="0" w:space="0" w:color="auto"/>
          </w:divBdr>
        </w:div>
        <w:div w:id="1041858183">
          <w:marLeft w:val="0"/>
          <w:marRight w:val="0"/>
          <w:marTop w:val="0"/>
          <w:marBottom w:val="0"/>
          <w:divBdr>
            <w:top w:val="none" w:sz="0" w:space="0" w:color="auto"/>
            <w:left w:val="none" w:sz="0" w:space="0" w:color="auto"/>
            <w:bottom w:val="none" w:sz="0" w:space="0" w:color="auto"/>
            <w:right w:val="none" w:sz="0" w:space="0" w:color="auto"/>
          </w:divBdr>
        </w:div>
        <w:div w:id="718548915">
          <w:marLeft w:val="0"/>
          <w:marRight w:val="0"/>
          <w:marTop w:val="0"/>
          <w:marBottom w:val="0"/>
          <w:divBdr>
            <w:top w:val="none" w:sz="0" w:space="0" w:color="auto"/>
            <w:left w:val="none" w:sz="0" w:space="0" w:color="auto"/>
            <w:bottom w:val="none" w:sz="0" w:space="0" w:color="auto"/>
            <w:right w:val="none" w:sz="0" w:space="0" w:color="auto"/>
          </w:divBdr>
        </w:div>
        <w:div w:id="47344753">
          <w:marLeft w:val="0"/>
          <w:marRight w:val="0"/>
          <w:marTop w:val="0"/>
          <w:marBottom w:val="0"/>
          <w:divBdr>
            <w:top w:val="none" w:sz="0" w:space="0" w:color="auto"/>
            <w:left w:val="none" w:sz="0" w:space="0" w:color="auto"/>
            <w:bottom w:val="none" w:sz="0" w:space="0" w:color="auto"/>
            <w:right w:val="none" w:sz="0" w:space="0" w:color="auto"/>
          </w:divBdr>
        </w:div>
        <w:div w:id="1204827281">
          <w:marLeft w:val="0"/>
          <w:marRight w:val="0"/>
          <w:marTop w:val="0"/>
          <w:marBottom w:val="0"/>
          <w:divBdr>
            <w:top w:val="none" w:sz="0" w:space="0" w:color="auto"/>
            <w:left w:val="none" w:sz="0" w:space="0" w:color="auto"/>
            <w:bottom w:val="none" w:sz="0" w:space="0" w:color="auto"/>
            <w:right w:val="none" w:sz="0" w:space="0" w:color="auto"/>
          </w:divBdr>
        </w:div>
        <w:div w:id="658921001">
          <w:marLeft w:val="0"/>
          <w:marRight w:val="0"/>
          <w:marTop w:val="0"/>
          <w:marBottom w:val="0"/>
          <w:divBdr>
            <w:top w:val="none" w:sz="0" w:space="0" w:color="auto"/>
            <w:left w:val="none" w:sz="0" w:space="0" w:color="auto"/>
            <w:bottom w:val="none" w:sz="0" w:space="0" w:color="auto"/>
            <w:right w:val="none" w:sz="0" w:space="0" w:color="auto"/>
          </w:divBdr>
        </w:div>
        <w:div w:id="125973356">
          <w:marLeft w:val="0"/>
          <w:marRight w:val="0"/>
          <w:marTop w:val="0"/>
          <w:marBottom w:val="0"/>
          <w:divBdr>
            <w:top w:val="none" w:sz="0" w:space="0" w:color="auto"/>
            <w:left w:val="none" w:sz="0" w:space="0" w:color="auto"/>
            <w:bottom w:val="none" w:sz="0" w:space="0" w:color="auto"/>
            <w:right w:val="none" w:sz="0" w:space="0" w:color="auto"/>
          </w:divBdr>
        </w:div>
        <w:div w:id="1482767053">
          <w:marLeft w:val="0"/>
          <w:marRight w:val="0"/>
          <w:marTop w:val="0"/>
          <w:marBottom w:val="0"/>
          <w:divBdr>
            <w:top w:val="none" w:sz="0" w:space="0" w:color="auto"/>
            <w:left w:val="none" w:sz="0" w:space="0" w:color="auto"/>
            <w:bottom w:val="none" w:sz="0" w:space="0" w:color="auto"/>
            <w:right w:val="none" w:sz="0" w:space="0" w:color="auto"/>
          </w:divBdr>
        </w:div>
        <w:div w:id="1836871592">
          <w:marLeft w:val="0"/>
          <w:marRight w:val="0"/>
          <w:marTop w:val="0"/>
          <w:marBottom w:val="0"/>
          <w:divBdr>
            <w:top w:val="none" w:sz="0" w:space="0" w:color="auto"/>
            <w:left w:val="none" w:sz="0" w:space="0" w:color="auto"/>
            <w:bottom w:val="none" w:sz="0" w:space="0" w:color="auto"/>
            <w:right w:val="none" w:sz="0" w:space="0" w:color="auto"/>
          </w:divBdr>
        </w:div>
        <w:div w:id="727609360">
          <w:marLeft w:val="0"/>
          <w:marRight w:val="0"/>
          <w:marTop w:val="0"/>
          <w:marBottom w:val="0"/>
          <w:divBdr>
            <w:top w:val="none" w:sz="0" w:space="0" w:color="auto"/>
            <w:left w:val="none" w:sz="0" w:space="0" w:color="auto"/>
            <w:bottom w:val="none" w:sz="0" w:space="0" w:color="auto"/>
            <w:right w:val="none" w:sz="0" w:space="0" w:color="auto"/>
          </w:divBdr>
        </w:div>
        <w:div w:id="983965625">
          <w:marLeft w:val="0"/>
          <w:marRight w:val="0"/>
          <w:marTop w:val="0"/>
          <w:marBottom w:val="0"/>
          <w:divBdr>
            <w:top w:val="none" w:sz="0" w:space="0" w:color="auto"/>
            <w:left w:val="none" w:sz="0" w:space="0" w:color="auto"/>
            <w:bottom w:val="none" w:sz="0" w:space="0" w:color="auto"/>
            <w:right w:val="none" w:sz="0" w:space="0" w:color="auto"/>
          </w:divBdr>
        </w:div>
        <w:div w:id="417990375">
          <w:marLeft w:val="0"/>
          <w:marRight w:val="0"/>
          <w:marTop w:val="0"/>
          <w:marBottom w:val="0"/>
          <w:divBdr>
            <w:top w:val="none" w:sz="0" w:space="0" w:color="auto"/>
            <w:left w:val="none" w:sz="0" w:space="0" w:color="auto"/>
            <w:bottom w:val="none" w:sz="0" w:space="0" w:color="auto"/>
            <w:right w:val="none" w:sz="0" w:space="0" w:color="auto"/>
          </w:divBdr>
        </w:div>
        <w:div w:id="1629749283">
          <w:marLeft w:val="0"/>
          <w:marRight w:val="0"/>
          <w:marTop w:val="0"/>
          <w:marBottom w:val="0"/>
          <w:divBdr>
            <w:top w:val="none" w:sz="0" w:space="0" w:color="auto"/>
            <w:left w:val="none" w:sz="0" w:space="0" w:color="auto"/>
            <w:bottom w:val="none" w:sz="0" w:space="0" w:color="auto"/>
            <w:right w:val="none" w:sz="0" w:space="0" w:color="auto"/>
          </w:divBdr>
        </w:div>
        <w:div w:id="964235855">
          <w:marLeft w:val="0"/>
          <w:marRight w:val="0"/>
          <w:marTop w:val="0"/>
          <w:marBottom w:val="0"/>
          <w:divBdr>
            <w:top w:val="none" w:sz="0" w:space="0" w:color="auto"/>
            <w:left w:val="none" w:sz="0" w:space="0" w:color="auto"/>
            <w:bottom w:val="none" w:sz="0" w:space="0" w:color="auto"/>
            <w:right w:val="none" w:sz="0" w:space="0" w:color="auto"/>
          </w:divBdr>
        </w:div>
        <w:div w:id="2132702965">
          <w:marLeft w:val="0"/>
          <w:marRight w:val="0"/>
          <w:marTop w:val="0"/>
          <w:marBottom w:val="0"/>
          <w:divBdr>
            <w:top w:val="none" w:sz="0" w:space="0" w:color="auto"/>
            <w:left w:val="none" w:sz="0" w:space="0" w:color="auto"/>
            <w:bottom w:val="none" w:sz="0" w:space="0" w:color="auto"/>
            <w:right w:val="none" w:sz="0" w:space="0" w:color="auto"/>
          </w:divBdr>
        </w:div>
        <w:div w:id="851333066">
          <w:marLeft w:val="0"/>
          <w:marRight w:val="0"/>
          <w:marTop w:val="0"/>
          <w:marBottom w:val="0"/>
          <w:divBdr>
            <w:top w:val="none" w:sz="0" w:space="0" w:color="auto"/>
            <w:left w:val="none" w:sz="0" w:space="0" w:color="auto"/>
            <w:bottom w:val="none" w:sz="0" w:space="0" w:color="auto"/>
            <w:right w:val="none" w:sz="0" w:space="0" w:color="auto"/>
          </w:divBdr>
        </w:div>
        <w:div w:id="217517707">
          <w:marLeft w:val="0"/>
          <w:marRight w:val="0"/>
          <w:marTop w:val="0"/>
          <w:marBottom w:val="0"/>
          <w:divBdr>
            <w:top w:val="none" w:sz="0" w:space="0" w:color="auto"/>
            <w:left w:val="none" w:sz="0" w:space="0" w:color="auto"/>
            <w:bottom w:val="none" w:sz="0" w:space="0" w:color="auto"/>
            <w:right w:val="none" w:sz="0" w:space="0" w:color="auto"/>
          </w:divBdr>
        </w:div>
        <w:div w:id="1981183211">
          <w:marLeft w:val="0"/>
          <w:marRight w:val="0"/>
          <w:marTop w:val="0"/>
          <w:marBottom w:val="0"/>
          <w:divBdr>
            <w:top w:val="none" w:sz="0" w:space="0" w:color="auto"/>
            <w:left w:val="none" w:sz="0" w:space="0" w:color="auto"/>
            <w:bottom w:val="none" w:sz="0" w:space="0" w:color="auto"/>
            <w:right w:val="none" w:sz="0" w:space="0" w:color="auto"/>
          </w:divBdr>
        </w:div>
        <w:div w:id="47386810">
          <w:marLeft w:val="0"/>
          <w:marRight w:val="0"/>
          <w:marTop w:val="0"/>
          <w:marBottom w:val="0"/>
          <w:divBdr>
            <w:top w:val="none" w:sz="0" w:space="0" w:color="auto"/>
            <w:left w:val="none" w:sz="0" w:space="0" w:color="auto"/>
            <w:bottom w:val="none" w:sz="0" w:space="0" w:color="auto"/>
            <w:right w:val="none" w:sz="0" w:space="0" w:color="auto"/>
          </w:divBdr>
        </w:div>
        <w:div w:id="783579489">
          <w:marLeft w:val="0"/>
          <w:marRight w:val="0"/>
          <w:marTop w:val="0"/>
          <w:marBottom w:val="0"/>
          <w:divBdr>
            <w:top w:val="none" w:sz="0" w:space="0" w:color="auto"/>
            <w:left w:val="none" w:sz="0" w:space="0" w:color="auto"/>
            <w:bottom w:val="none" w:sz="0" w:space="0" w:color="auto"/>
            <w:right w:val="none" w:sz="0" w:space="0" w:color="auto"/>
          </w:divBdr>
        </w:div>
        <w:div w:id="684526263">
          <w:marLeft w:val="0"/>
          <w:marRight w:val="0"/>
          <w:marTop w:val="0"/>
          <w:marBottom w:val="0"/>
          <w:divBdr>
            <w:top w:val="none" w:sz="0" w:space="0" w:color="auto"/>
            <w:left w:val="none" w:sz="0" w:space="0" w:color="auto"/>
            <w:bottom w:val="none" w:sz="0" w:space="0" w:color="auto"/>
            <w:right w:val="none" w:sz="0" w:space="0" w:color="auto"/>
          </w:divBdr>
        </w:div>
        <w:div w:id="415253428">
          <w:marLeft w:val="0"/>
          <w:marRight w:val="0"/>
          <w:marTop w:val="0"/>
          <w:marBottom w:val="0"/>
          <w:divBdr>
            <w:top w:val="none" w:sz="0" w:space="0" w:color="auto"/>
            <w:left w:val="none" w:sz="0" w:space="0" w:color="auto"/>
            <w:bottom w:val="none" w:sz="0" w:space="0" w:color="auto"/>
            <w:right w:val="none" w:sz="0" w:space="0" w:color="auto"/>
          </w:divBdr>
        </w:div>
        <w:div w:id="1598899918">
          <w:marLeft w:val="0"/>
          <w:marRight w:val="0"/>
          <w:marTop w:val="0"/>
          <w:marBottom w:val="0"/>
          <w:divBdr>
            <w:top w:val="none" w:sz="0" w:space="0" w:color="auto"/>
            <w:left w:val="none" w:sz="0" w:space="0" w:color="auto"/>
            <w:bottom w:val="none" w:sz="0" w:space="0" w:color="auto"/>
            <w:right w:val="none" w:sz="0" w:space="0" w:color="auto"/>
          </w:divBdr>
        </w:div>
        <w:div w:id="2062292014">
          <w:marLeft w:val="0"/>
          <w:marRight w:val="0"/>
          <w:marTop w:val="0"/>
          <w:marBottom w:val="0"/>
          <w:divBdr>
            <w:top w:val="none" w:sz="0" w:space="0" w:color="auto"/>
            <w:left w:val="none" w:sz="0" w:space="0" w:color="auto"/>
            <w:bottom w:val="none" w:sz="0" w:space="0" w:color="auto"/>
            <w:right w:val="none" w:sz="0" w:space="0" w:color="auto"/>
          </w:divBdr>
        </w:div>
        <w:div w:id="596643844">
          <w:marLeft w:val="0"/>
          <w:marRight w:val="0"/>
          <w:marTop w:val="0"/>
          <w:marBottom w:val="0"/>
          <w:divBdr>
            <w:top w:val="none" w:sz="0" w:space="0" w:color="auto"/>
            <w:left w:val="none" w:sz="0" w:space="0" w:color="auto"/>
            <w:bottom w:val="none" w:sz="0" w:space="0" w:color="auto"/>
            <w:right w:val="none" w:sz="0" w:space="0" w:color="auto"/>
          </w:divBdr>
        </w:div>
        <w:div w:id="1816485786">
          <w:marLeft w:val="0"/>
          <w:marRight w:val="0"/>
          <w:marTop w:val="0"/>
          <w:marBottom w:val="0"/>
          <w:divBdr>
            <w:top w:val="none" w:sz="0" w:space="0" w:color="auto"/>
            <w:left w:val="none" w:sz="0" w:space="0" w:color="auto"/>
            <w:bottom w:val="none" w:sz="0" w:space="0" w:color="auto"/>
            <w:right w:val="none" w:sz="0" w:space="0" w:color="auto"/>
          </w:divBdr>
        </w:div>
        <w:div w:id="1135751976">
          <w:marLeft w:val="0"/>
          <w:marRight w:val="0"/>
          <w:marTop w:val="0"/>
          <w:marBottom w:val="0"/>
          <w:divBdr>
            <w:top w:val="none" w:sz="0" w:space="0" w:color="auto"/>
            <w:left w:val="none" w:sz="0" w:space="0" w:color="auto"/>
            <w:bottom w:val="none" w:sz="0" w:space="0" w:color="auto"/>
            <w:right w:val="none" w:sz="0" w:space="0" w:color="auto"/>
          </w:divBdr>
        </w:div>
        <w:div w:id="519858208">
          <w:marLeft w:val="0"/>
          <w:marRight w:val="0"/>
          <w:marTop w:val="0"/>
          <w:marBottom w:val="0"/>
          <w:divBdr>
            <w:top w:val="none" w:sz="0" w:space="0" w:color="auto"/>
            <w:left w:val="none" w:sz="0" w:space="0" w:color="auto"/>
            <w:bottom w:val="none" w:sz="0" w:space="0" w:color="auto"/>
            <w:right w:val="none" w:sz="0" w:space="0" w:color="auto"/>
          </w:divBdr>
        </w:div>
        <w:div w:id="1070423658">
          <w:marLeft w:val="0"/>
          <w:marRight w:val="0"/>
          <w:marTop w:val="0"/>
          <w:marBottom w:val="0"/>
          <w:divBdr>
            <w:top w:val="none" w:sz="0" w:space="0" w:color="auto"/>
            <w:left w:val="none" w:sz="0" w:space="0" w:color="auto"/>
            <w:bottom w:val="none" w:sz="0" w:space="0" w:color="auto"/>
            <w:right w:val="none" w:sz="0" w:space="0" w:color="auto"/>
          </w:divBdr>
        </w:div>
        <w:div w:id="792601265">
          <w:marLeft w:val="0"/>
          <w:marRight w:val="0"/>
          <w:marTop w:val="0"/>
          <w:marBottom w:val="0"/>
          <w:divBdr>
            <w:top w:val="none" w:sz="0" w:space="0" w:color="auto"/>
            <w:left w:val="none" w:sz="0" w:space="0" w:color="auto"/>
            <w:bottom w:val="none" w:sz="0" w:space="0" w:color="auto"/>
            <w:right w:val="none" w:sz="0" w:space="0" w:color="auto"/>
          </w:divBdr>
        </w:div>
        <w:div w:id="93206367">
          <w:marLeft w:val="0"/>
          <w:marRight w:val="0"/>
          <w:marTop w:val="0"/>
          <w:marBottom w:val="0"/>
          <w:divBdr>
            <w:top w:val="none" w:sz="0" w:space="0" w:color="auto"/>
            <w:left w:val="none" w:sz="0" w:space="0" w:color="auto"/>
            <w:bottom w:val="none" w:sz="0" w:space="0" w:color="auto"/>
            <w:right w:val="none" w:sz="0" w:space="0" w:color="auto"/>
          </w:divBdr>
        </w:div>
        <w:div w:id="1317610416">
          <w:marLeft w:val="0"/>
          <w:marRight w:val="0"/>
          <w:marTop w:val="0"/>
          <w:marBottom w:val="0"/>
          <w:divBdr>
            <w:top w:val="none" w:sz="0" w:space="0" w:color="auto"/>
            <w:left w:val="none" w:sz="0" w:space="0" w:color="auto"/>
            <w:bottom w:val="none" w:sz="0" w:space="0" w:color="auto"/>
            <w:right w:val="none" w:sz="0" w:space="0" w:color="auto"/>
          </w:divBdr>
        </w:div>
        <w:div w:id="636187077">
          <w:marLeft w:val="0"/>
          <w:marRight w:val="0"/>
          <w:marTop w:val="0"/>
          <w:marBottom w:val="0"/>
          <w:divBdr>
            <w:top w:val="none" w:sz="0" w:space="0" w:color="auto"/>
            <w:left w:val="none" w:sz="0" w:space="0" w:color="auto"/>
            <w:bottom w:val="none" w:sz="0" w:space="0" w:color="auto"/>
            <w:right w:val="none" w:sz="0" w:space="0" w:color="auto"/>
          </w:divBdr>
        </w:div>
        <w:div w:id="831684058">
          <w:marLeft w:val="0"/>
          <w:marRight w:val="0"/>
          <w:marTop w:val="0"/>
          <w:marBottom w:val="0"/>
          <w:divBdr>
            <w:top w:val="none" w:sz="0" w:space="0" w:color="auto"/>
            <w:left w:val="none" w:sz="0" w:space="0" w:color="auto"/>
            <w:bottom w:val="none" w:sz="0" w:space="0" w:color="auto"/>
            <w:right w:val="none" w:sz="0" w:space="0" w:color="auto"/>
          </w:divBdr>
        </w:div>
        <w:div w:id="1135027668">
          <w:marLeft w:val="0"/>
          <w:marRight w:val="0"/>
          <w:marTop w:val="0"/>
          <w:marBottom w:val="0"/>
          <w:divBdr>
            <w:top w:val="none" w:sz="0" w:space="0" w:color="auto"/>
            <w:left w:val="none" w:sz="0" w:space="0" w:color="auto"/>
            <w:bottom w:val="none" w:sz="0" w:space="0" w:color="auto"/>
            <w:right w:val="none" w:sz="0" w:space="0" w:color="auto"/>
          </w:divBdr>
        </w:div>
        <w:div w:id="1430077956">
          <w:marLeft w:val="0"/>
          <w:marRight w:val="0"/>
          <w:marTop w:val="0"/>
          <w:marBottom w:val="0"/>
          <w:divBdr>
            <w:top w:val="none" w:sz="0" w:space="0" w:color="auto"/>
            <w:left w:val="none" w:sz="0" w:space="0" w:color="auto"/>
            <w:bottom w:val="none" w:sz="0" w:space="0" w:color="auto"/>
            <w:right w:val="none" w:sz="0" w:space="0" w:color="auto"/>
          </w:divBdr>
        </w:div>
        <w:div w:id="525365133">
          <w:marLeft w:val="0"/>
          <w:marRight w:val="0"/>
          <w:marTop w:val="0"/>
          <w:marBottom w:val="0"/>
          <w:divBdr>
            <w:top w:val="none" w:sz="0" w:space="0" w:color="auto"/>
            <w:left w:val="none" w:sz="0" w:space="0" w:color="auto"/>
            <w:bottom w:val="none" w:sz="0" w:space="0" w:color="auto"/>
            <w:right w:val="none" w:sz="0" w:space="0" w:color="auto"/>
          </w:divBdr>
        </w:div>
      </w:divsChild>
    </w:div>
    <w:div w:id="1282802322">
      <w:bodyDiv w:val="1"/>
      <w:marLeft w:val="0"/>
      <w:marRight w:val="0"/>
      <w:marTop w:val="0"/>
      <w:marBottom w:val="0"/>
      <w:divBdr>
        <w:top w:val="none" w:sz="0" w:space="0" w:color="auto"/>
        <w:left w:val="none" w:sz="0" w:space="0" w:color="auto"/>
        <w:bottom w:val="none" w:sz="0" w:space="0" w:color="auto"/>
        <w:right w:val="none" w:sz="0" w:space="0" w:color="auto"/>
      </w:divBdr>
    </w:div>
    <w:div w:id="1355233721">
      <w:bodyDiv w:val="1"/>
      <w:marLeft w:val="0"/>
      <w:marRight w:val="0"/>
      <w:marTop w:val="0"/>
      <w:marBottom w:val="0"/>
      <w:divBdr>
        <w:top w:val="none" w:sz="0" w:space="0" w:color="auto"/>
        <w:left w:val="none" w:sz="0" w:space="0" w:color="auto"/>
        <w:bottom w:val="none" w:sz="0" w:space="0" w:color="auto"/>
        <w:right w:val="none" w:sz="0" w:space="0" w:color="auto"/>
      </w:divBdr>
      <w:divsChild>
        <w:div w:id="920062372">
          <w:marLeft w:val="0"/>
          <w:marRight w:val="0"/>
          <w:marTop w:val="0"/>
          <w:marBottom w:val="0"/>
          <w:divBdr>
            <w:top w:val="none" w:sz="0" w:space="0" w:color="auto"/>
            <w:left w:val="none" w:sz="0" w:space="0" w:color="auto"/>
            <w:bottom w:val="none" w:sz="0" w:space="0" w:color="auto"/>
            <w:right w:val="none" w:sz="0" w:space="0" w:color="auto"/>
          </w:divBdr>
        </w:div>
      </w:divsChild>
    </w:div>
    <w:div w:id="1362824760">
      <w:bodyDiv w:val="1"/>
      <w:marLeft w:val="0"/>
      <w:marRight w:val="0"/>
      <w:marTop w:val="0"/>
      <w:marBottom w:val="0"/>
      <w:divBdr>
        <w:top w:val="none" w:sz="0" w:space="0" w:color="auto"/>
        <w:left w:val="none" w:sz="0" w:space="0" w:color="auto"/>
        <w:bottom w:val="none" w:sz="0" w:space="0" w:color="auto"/>
        <w:right w:val="none" w:sz="0" w:space="0" w:color="auto"/>
      </w:divBdr>
    </w:div>
    <w:div w:id="1391617682">
      <w:bodyDiv w:val="1"/>
      <w:marLeft w:val="0"/>
      <w:marRight w:val="0"/>
      <w:marTop w:val="0"/>
      <w:marBottom w:val="0"/>
      <w:divBdr>
        <w:top w:val="none" w:sz="0" w:space="0" w:color="auto"/>
        <w:left w:val="none" w:sz="0" w:space="0" w:color="auto"/>
        <w:bottom w:val="none" w:sz="0" w:space="0" w:color="auto"/>
        <w:right w:val="none" w:sz="0" w:space="0" w:color="auto"/>
      </w:divBdr>
      <w:divsChild>
        <w:div w:id="493181096">
          <w:marLeft w:val="0"/>
          <w:marRight w:val="0"/>
          <w:marTop w:val="0"/>
          <w:marBottom w:val="0"/>
          <w:divBdr>
            <w:top w:val="none" w:sz="0" w:space="0" w:color="auto"/>
            <w:left w:val="none" w:sz="0" w:space="0" w:color="auto"/>
            <w:bottom w:val="none" w:sz="0" w:space="0" w:color="auto"/>
            <w:right w:val="none" w:sz="0" w:space="0" w:color="auto"/>
          </w:divBdr>
        </w:div>
        <w:div w:id="1372001517">
          <w:marLeft w:val="0"/>
          <w:marRight w:val="0"/>
          <w:marTop w:val="0"/>
          <w:marBottom w:val="0"/>
          <w:divBdr>
            <w:top w:val="none" w:sz="0" w:space="0" w:color="auto"/>
            <w:left w:val="none" w:sz="0" w:space="0" w:color="auto"/>
            <w:bottom w:val="none" w:sz="0" w:space="0" w:color="auto"/>
            <w:right w:val="none" w:sz="0" w:space="0" w:color="auto"/>
          </w:divBdr>
        </w:div>
        <w:div w:id="1321344152">
          <w:marLeft w:val="0"/>
          <w:marRight w:val="0"/>
          <w:marTop w:val="0"/>
          <w:marBottom w:val="0"/>
          <w:divBdr>
            <w:top w:val="none" w:sz="0" w:space="0" w:color="auto"/>
            <w:left w:val="none" w:sz="0" w:space="0" w:color="auto"/>
            <w:bottom w:val="none" w:sz="0" w:space="0" w:color="auto"/>
            <w:right w:val="none" w:sz="0" w:space="0" w:color="auto"/>
          </w:divBdr>
        </w:div>
        <w:div w:id="355690699">
          <w:marLeft w:val="0"/>
          <w:marRight w:val="0"/>
          <w:marTop w:val="0"/>
          <w:marBottom w:val="0"/>
          <w:divBdr>
            <w:top w:val="none" w:sz="0" w:space="0" w:color="auto"/>
            <w:left w:val="none" w:sz="0" w:space="0" w:color="auto"/>
            <w:bottom w:val="none" w:sz="0" w:space="0" w:color="auto"/>
            <w:right w:val="none" w:sz="0" w:space="0" w:color="auto"/>
          </w:divBdr>
        </w:div>
        <w:div w:id="1371879238">
          <w:marLeft w:val="0"/>
          <w:marRight w:val="0"/>
          <w:marTop w:val="0"/>
          <w:marBottom w:val="0"/>
          <w:divBdr>
            <w:top w:val="none" w:sz="0" w:space="0" w:color="auto"/>
            <w:left w:val="none" w:sz="0" w:space="0" w:color="auto"/>
            <w:bottom w:val="none" w:sz="0" w:space="0" w:color="auto"/>
            <w:right w:val="none" w:sz="0" w:space="0" w:color="auto"/>
          </w:divBdr>
        </w:div>
        <w:div w:id="170023665">
          <w:marLeft w:val="0"/>
          <w:marRight w:val="0"/>
          <w:marTop w:val="0"/>
          <w:marBottom w:val="0"/>
          <w:divBdr>
            <w:top w:val="none" w:sz="0" w:space="0" w:color="auto"/>
            <w:left w:val="none" w:sz="0" w:space="0" w:color="auto"/>
            <w:bottom w:val="none" w:sz="0" w:space="0" w:color="auto"/>
            <w:right w:val="none" w:sz="0" w:space="0" w:color="auto"/>
          </w:divBdr>
        </w:div>
        <w:div w:id="1737239950">
          <w:marLeft w:val="0"/>
          <w:marRight w:val="0"/>
          <w:marTop w:val="0"/>
          <w:marBottom w:val="0"/>
          <w:divBdr>
            <w:top w:val="none" w:sz="0" w:space="0" w:color="auto"/>
            <w:left w:val="none" w:sz="0" w:space="0" w:color="auto"/>
            <w:bottom w:val="none" w:sz="0" w:space="0" w:color="auto"/>
            <w:right w:val="none" w:sz="0" w:space="0" w:color="auto"/>
          </w:divBdr>
        </w:div>
        <w:div w:id="1214541784">
          <w:marLeft w:val="0"/>
          <w:marRight w:val="0"/>
          <w:marTop w:val="0"/>
          <w:marBottom w:val="0"/>
          <w:divBdr>
            <w:top w:val="none" w:sz="0" w:space="0" w:color="auto"/>
            <w:left w:val="none" w:sz="0" w:space="0" w:color="auto"/>
            <w:bottom w:val="none" w:sz="0" w:space="0" w:color="auto"/>
            <w:right w:val="none" w:sz="0" w:space="0" w:color="auto"/>
          </w:divBdr>
        </w:div>
        <w:div w:id="1803497236">
          <w:marLeft w:val="0"/>
          <w:marRight w:val="0"/>
          <w:marTop w:val="0"/>
          <w:marBottom w:val="0"/>
          <w:divBdr>
            <w:top w:val="none" w:sz="0" w:space="0" w:color="auto"/>
            <w:left w:val="none" w:sz="0" w:space="0" w:color="auto"/>
            <w:bottom w:val="none" w:sz="0" w:space="0" w:color="auto"/>
            <w:right w:val="none" w:sz="0" w:space="0" w:color="auto"/>
          </w:divBdr>
        </w:div>
        <w:div w:id="728530630">
          <w:marLeft w:val="0"/>
          <w:marRight w:val="0"/>
          <w:marTop w:val="0"/>
          <w:marBottom w:val="0"/>
          <w:divBdr>
            <w:top w:val="none" w:sz="0" w:space="0" w:color="auto"/>
            <w:left w:val="none" w:sz="0" w:space="0" w:color="auto"/>
            <w:bottom w:val="none" w:sz="0" w:space="0" w:color="auto"/>
            <w:right w:val="none" w:sz="0" w:space="0" w:color="auto"/>
          </w:divBdr>
        </w:div>
        <w:div w:id="381099145">
          <w:marLeft w:val="0"/>
          <w:marRight w:val="0"/>
          <w:marTop w:val="0"/>
          <w:marBottom w:val="0"/>
          <w:divBdr>
            <w:top w:val="none" w:sz="0" w:space="0" w:color="auto"/>
            <w:left w:val="none" w:sz="0" w:space="0" w:color="auto"/>
            <w:bottom w:val="none" w:sz="0" w:space="0" w:color="auto"/>
            <w:right w:val="none" w:sz="0" w:space="0" w:color="auto"/>
          </w:divBdr>
        </w:div>
        <w:div w:id="1095781253">
          <w:marLeft w:val="0"/>
          <w:marRight w:val="0"/>
          <w:marTop w:val="0"/>
          <w:marBottom w:val="0"/>
          <w:divBdr>
            <w:top w:val="none" w:sz="0" w:space="0" w:color="auto"/>
            <w:left w:val="none" w:sz="0" w:space="0" w:color="auto"/>
            <w:bottom w:val="none" w:sz="0" w:space="0" w:color="auto"/>
            <w:right w:val="none" w:sz="0" w:space="0" w:color="auto"/>
          </w:divBdr>
        </w:div>
        <w:div w:id="1517573419">
          <w:marLeft w:val="0"/>
          <w:marRight w:val="0"/>
          <w:marTop w:val="0"/>
          <w:marBottom w:val="0"/>
          <w:divBdr>
            <w:top w:val="none" w:sz="0" w:space="0" w:color="auto"/>
            <w:left w:val="none" w:sz="0" w:space="0" w:color="auto"/>
            <w:bottom w:val="none" w:sz="0" w:space="0" w:color="auto"/>
            <w:right w:val="none" w:sz="0" w:space="0" w:color="auto"/>
          </w:divBdr>
        </w:div>
        <w:div w:id="1628198513">
          <w:marLeft w:val="0"/>
          <w:marRight w:val="0"/>
          <w:marTop w:val="0"/>
          <w:marBottom w:val="0"/>
          <w:divBdr>
            <w:top w:val="none" w:sz="0" w:space="0" w:color="auto"/>
            <w:left w:val="none" w:sz="0" w:space="0" w:color="auto"/>
            <w:bottom w:val="none" w:sz="0" w:space="0" w:color="auto"/>
            <w:right w:val="none" w:sz="0" w:space="0" w:color="auto"/>
          </w:divBdr>
        </w:div>
        <w:div w:id="1630354005">
          <w:marLeft w:val="0"/>
          <w:marRight w:val="0"/>
          <w:marTop w:val="0"/>
          <w:marBottom w:val="0"/>
          <w:divBdr>
            <w:top w:val="none" w:sz="0" w:space="0" w:color="auto"/>
            <w:left w:val="none" w:sz="0" w:space="0" w:color="auto"/>
            <w:bottom w:val="none" w:sz="0" w:space="0" w:color="auto"/>
            <w:right w:val="none" w:sz="0" w:space="0" w:color="auto"/>
          </w:divBdr>
        </w:div>
        <w:div w:id="1427918731">
          <w:marLeft w:val="0"/>
          <w:marRight w:val="0"/>
          <w:marTop w:val="0"/>
          <w:marBottom w:val="0"/>
          <w:divBdr>
            <w:top w:val="none" w:sz="0" w:space="0" w:color="auto"/>
            <w:left w:val="none" w:sz="0" w:space="0" w:color="auto"/>
            <w:bottom w:val="none" w:sz="0" w:space="0" w:color="auto"/>
            <w:right w:val="none" w:sz="0" w:space="0" w:color="auto"/>
          </w:divBdr>
        </w:div>
        <w:div w:id="607808390">
          <w:marLeft w:val="0"/>
          <w:marRight w:val="0"/>
          <w:marTop w:val="0"/>
          <w:marBottom w:val="0"/>
          <w:divBdr>
            <w:top w:val="none" w:sz="0" w:space="0" w:color="auto"/>
            <w:left w:val="none" w:sz="0" w:space="0" w:color="auto"/>
            <w:bottom w:val="none" w:sz="0" w:space="0" w:color="auto"/>
            <w:right w:val="none" w:sz="0" w:space="0" w:color="auto"/>
          </w:divBdr>
        </w:div>
        <w:div w:id="277298477">
          <w:marLeft w:val="0"/>
          <w:marRight w:val="0"/>
          <w:marTop w:val="0"/>
          <w:marBottom w:val="0"/>
          <w:divBdr>
            <w:top w:val="none" w:sz="0" w:space="0" w:color="auto"/>
            <w:left w:val="none" w:sz="0" w:space="0" w:color="auto"/>
            <w:bottom w:val="none" w:sz="0" w:space="0" w:color="auto"/>
            <w:right w:val="none" w:sz="0" w:space="0" w:color="auto"/>
          </w:divBdr>
        </w:div>
        <w:div w:id="1860466853">
          <w:marLeft w:val="0"/>
          <w:marRight w:val="0"/>
          <w:marTop w:val="0"/>
          <w:marBottom w:val="0"/>
          <w:divBdr>
            <w:top w:val="none" w:sz="0" w:space="0" w:color="auto"/>
            <w:left w:val="none" w:sz="0" w:space="0" w:color="auto"/>
            <w:bottom w:val="none" w:sz="0" w:space="0" w:color="auto"/>
            <w:right w:val="none" w:sz="0" w:space="0" w:color="auto"/>
          </w:divBdr>
        </w:div>
        <w:div w:id="1908687691">
          <w:marLeft w:val="0"/>
          <w:marRight w:val="0"/>
          <w:marTop w:val="0"/>
          <w:marBottom w:val="0"/>
          <w:divBdr>
            <w:top w:val="none" w:sz="0" w:space="0" w:color="auto"/>
            <w:left w:val="none" w:sz="0" w:space="0" w:color="auto"/>
            <w:bottom w:val="none" w:sz="0" w:space="0" w:color="auto"/>
            <w:right w:val="none" w:sz="0" w:space="0" w:color="auto"/>
          </w:divBdr>
        </w:div>
        <w:div w:id="790708121">
          <w:marLeft w:val="0"/>
          <w:marRight w:val="0"/>
          <w:marTop w:val="0"/>
          <w:marBottom w:val="0"/>
          <w:divBdr>
            <w:top w:val="none" w:sz="0" w:space="0" w:color="auto"/>
            <w:left w:val="none" w:sz="0" w:space="0" w:color="auto"/>
            <w:bottom w:val="none" w:sz="0" w:space="0" w:color="auto"/>
            <w:right w:val="none" w:sz="0" w:space="0" w:color="auto"/>
          </w:divBdr>
        </w:div>
        <w:div w:id="1587491291">
          <w:marLeft w:val="0"/>
          <w:marRight w:val="0"/>
          <w:marTop w:val="0"/>
          <w:marBottom w:val="0"/>
          <w:divBdr>
            <w:top w:val="none" w:sz="0" w:space="0" w:color="auto"/>
            <w:left w:val="none" w:sz="0" w:space="0" w:color="auto"/>
            <w:bottom w:val="none" w:sz="0" w:space="0" w:color="auto"/>
            <w:right w:val="none" w:sz="0" w:space="0" w:color="auto"/>
          </w:divBdr>
        </w:div>
        <w:div w:id="706879964">
          <w:marLeft w:val="0"/>
          <w:marRight w:val="0"/>
          <w:marTop w:val="0"/>
          <w:marBottom w:val="0"/>
          <w:divBdr>
            <w:top w:val="none" w:sz="0" w:space="0" w:color="auto"/>
            <w:left w:val="none" w:sz="0" w:space="0" w:color="auto"/>
            <w:bottom w:val="none" w:sz="0" w:space="0" w:color="auto"/>
            <w:right w:val="none" w:sz="0" w:space="0" w:color="auto"/>
          </w:divBdr>
        </w:div>
        <w:div w:id="111023946">
          <w:marLeft w:val="0"/>
          <w:marRight w:val="0"/>
          <w:marTop w:val="0"/>
          <w:marBottom w:val="0"/>
          <w:divBdr>
            <w:top w:val="none" w:sz="0" w:space="0" w:color="auto"/>
            <w:left w:val="none" w:sz="0" w:space="0" w:color="auto"/>
            <w:bottom w:val="none" w:sz="0" w:space="0" w:color="auto"/>
            <w:right w:val="none" w:sz="0" w:space="0" w:color="auto"/>
          </w:divBdr>
        </w:div>
        <w:div w:id="1974556105">
          <w:marLeft w:val="0"/>
          <w:marRight w:val="0"/>
          <w:marTop w:val="0"/>
          <w:marBottom w:val="0"/>
          <w:divBdr>
            <w:top w:val="none" w:sz="0" w:space="0" w:color="auto"/>
            <w:left w:val="none" w:sz="0" w:space="0" w:color="auto"/>
            <w:bottom w:val="none" w:sz="0" w:space="0" w:color="auto"/>
            <w:right w:val="none" w:sz="0" w:space="0" w:color="auto"/>
          </w:divBdr>
        </w:div>
        <w:div w:id="596331028">
          <w:marLeft w:val="0"/>
          <w:marRight w:val="0"/>
          <w:marTop w:val="0"/>
          <w:marBottom w:val="0"/>
          <w:divBdr>
            <w:top w:val="none" w:sz="0" w:space="0" w:color="auto"/>
            <w:left w:val="none" w:sz="0" w:space="0" w:color="auto"/>
            <w:bottom w:val="none" w:sz="0" w:space="0" w:color="auto"/>
            <w:right w:val="none" w:sz="0" w:space="0" w:color="auto"/>
          </w:divBdr>
        </w:div>
        <w:div w:id="150803423">
          <w:marLeft w:val="0"/>
          <w:marRight w:val="0"/>
          <w:marTop w:val="0"/>
          <w:marBottom w:val="0"/>
          <w:divBdr>
            <w:top w:val="none" w:sz="0" w:space="0" w:color="auto"/>
            <w:left w:val="none" w:sz="0" w:space="0" w:color="auto"/>
            <w:bottom w:val="none" w:sz="0" w:space="0" w:color="auto"/>
            <w:right w:val="none" w:sz="0" w:space="0" w:color="auto"/>
          </w:divBdr>
        </w:div>
        <w:div w:id="1497305217">
          <w:marLeft w:val="0"/>
          <w:marRight w:val="0"/>
          <w:marTop w:val="0"/>
          <w:marBottom w:val="0"/>
          <w:divBdr>
            <w:top w:val="none" w:sz="0" w:space="0" w:color="auto"/>
            <w:left w:val="none" w:sz="0" w:space="0" w:color="auto"/>
            <w:bottom w:val="none" w:sz="0" w:space="0" w:color="auto"/>
            <w:right w:val="none" w:sz="0" w:space="0" w:color="auto"/>
          </w:divBdr>
        </w:div>
        <w:div w:id="1038168293">
          <w:marLeft w:val="0"/>
          <w:marRight w:val="0"/>
          <w:marTop w:val="0"/>
          <w:marBottom w:val="0"/>
          <w:divBdr>
            <w:top w:val="none" w:sz="0" w:space="0" w:color="auto"/>
            <w:left w:val="none" w:sz="0" w:space="0" w:color="auto"/>
            <w:bottom w:val="none" w:sz="0" w:space="0" w:color="auto"/>
            <w:right w:val="none" w:sz="0" w:space="0" w:color="auto"/>
          </w:divBdr>
        </w:div>
        <w:div w:id="1365519722">
          <w:marLeft w:val="0"/>
          <w:marRight w:val="0"/>
          <w:marTop w:val="0"/>
          <w:marBottom w:val="0"/>
          <w:divBdr>
            <w:top w:val="none" w:sz="0" w:space="0" w:color="auto"/>
            <w:left w:val="none" w:sz="0" w:space="0" w:color="auto"/>
            <w:bottom w:val="none" w:sz="0" w:space="0" w:color="auto"/>
            <w:right w:val="none" w:sz="0" w:space="0" w:color="auto"/>
          </w:divBdr>
        </w:div>
        <w:div w:id="1182939438">
          <w:marLeft w:val="0"/>
          <w:marRight w:val="0"/>
          <w:marTop w:val="0"/>
          <w:marBottom w:val="0"/>
          <w:divBdr>
            <w:top w:val="none" w:sz="0" w:space="0" w:color="auto"/>
            <w:left w:val="none" w:sz="0" w:space="0" w:color="auto"/>
            <w:bottom w:val="none" w:sz="0" w:space="0" w:color="auto"/>
            <w:right w:val="none" w:sz="0" w:space="0" w:color="auto"/>
          </w:divBdr>
        </w:div>
        <w:div w:id="947927824">
          <w:marLeft w:val="0"/>
          <w:marRight w:val="0"/>
          <w:marTop w:val="0"/>
          <w:marBottom w:val="0"/>
          <w:divBdr>
            <w:top w:val="none" w:sz="0" w:space="0" w:color="auto"/>
            <w:left w:val="none" w:sz="0" w:space="0" w:color="auto"/>
            <w:bottom w:val="none" w:sz="0" w:space="0" w:color="auto"/>
            <w:right w:val="none" w:sz="0" w:space="0" w:color="auto"/>
          </w:divBdr>
        </w:div>
        <w:div w:id="1997411111">
          <w:marLeft w:val="0"/>
          <w:marRight w:val="0"/>
          <w:marTop w:val="0"/>
          <w:marBottom w:val="0"/>
          <w:divBdr>
            <w:top w:val="none" w:sz="0" w:space="0" w:color="auto"/>
            <w:left w:val="none" w:sz="0" w:space="0" w:color="auto"/>
            <w:bottom w:val="none" w:sz="0" w:space="0" w:color="auto"/>
            <w:right w:val="none" w:sz="0" w:space="0" w:color="auto"/>
          </w:divBdr>
        </w:div>
        <w:div w:id="1310942137">
          <w:marLeft w:val="0"/>
          <w:marRight w:val="0"/>
          <w:marTop w:val="0"/>
          <w:marBottom w:val="0"/>
          <w:divBdr>
            <w:top w:val="none" w:sz="0" w:space="0" w:color="auto"/>
            <w:left w:val="none" w:sz="0" w:space="0" w:color="auto"/>
            <w:bottom w:val="none" w:sz="0" w:space="0" w:color="auto"/>
            <w:right w:val="none" w:sz="0" w:space="0" w:color="auto"/>
          </w:divBdr>
        </w:div>
        <w:div w:id="1763721867">
          <w:marLeft w:val="0"/>
          <w:marRight w:val="0"/>
          <w:marTop w:val="0"/>
          <w:marBottom w:val="0"/>
          <w:divBdr>
            <w:top w:val="none" w:sz="0" w:space="0" w:color="auto"/>
            <w:left w:val="none" w:sz="0" w:space="0" w:color="auto"/>
            <w:bottom w:val="none" w:sz="0" w:space="0" w:color="auto"/>
            <w:right w:val="none" w:sz="0" w:space="0" w:color="auto"/>
          </w:divBdr>
        </w:div>
        <w:div w:id="1728340852">
          <w:marLeft w:val="0"/>
          <w:marRight w:val="0"/>
          <w:marTop w:val="0"/>
          <w:marBottom w:val="0"/>
          <w:divBdr>
            <w:top w:val="none" w:sz="0" w:space="0" w:color="auto"/>
            <w:left w:val="none" w:sz="0" w:space="0" w:color="auto"/>
            <w:bottom w:val="none" w:sz="0" w:space="0" w:color="auto"/>
            <w:right w:val="none" w:sz="0" w:space="0" w:color="auto"/>
          </w:divBdr>
        </w:div>
        <w:div w:id="124155445">
          <w:marLeft w:val="0"/>
          <w:marRight w:val="0"/>
          <w:marTop w:val="0"/>
          <w:marBottom w:val="0"/>
          <w:divBdr>
            <w:top w:val="none" w:sz="0" w:space="0" w:color="auto"/>
            <w:left w:val="none" w:sz="0" w:space="0" w:color="auto"/>
            <w:bottom w:val="none" w:sz="0" w:space="0" w:color="auto"/>
            <w:right w:val="none" w:sz="0" w:space="0" w:color="auto"/>
          </w:divBdr>
        </w:div>
        <w:div w:id="166554634">
          <w:marLeft w:val="0"/>
          <w:marRight w:val="0"/>
          <w:marTop w:val="0"/>
          <w:marBottom w:val="0"/>
          <w:divBdr>
            <w:top w:val="none" w:sz="0" w:space="0" w:color="auto"/>
            <w:left w:val="none" w:sz="0" w:space="0" w:color="auto"/>
            <w:bottom w:val="none" w:sz="0" w:space="0" w:color="auto"/>
            <w:right w:val="none" w:sz="0" w:space="0" w:color="auto"/>
          </w:divBdr>
        </w:div>
        <w:div w:id="1664117599">
          <w:marLeft w:val="0"/>
          <w:marRight w:val="0"/>
          <w:marTop w:val="0"/>
          <w:marBottom w:val="0"/>
          <w:divBdr>
            <w:top w:val="none" w:sz="0" w:space="0" w:color="auto"/>
            <w:left w:val="none" w:sz="0" w:space="0" w:color="auto"/>
            <w:bottom w:val="none" w:sz="0" w:space="0" w:color="auto"/>
            <w:right w:val="none" w:sz="0" w:space="0" w:color="auto"/>
          </w:divBdr>
        </w:div>
        <w:div w:id="936258147">
          <w:marLeft w:val="0"/>
          <w:marRight w:val="0"/>
          <w:marTop w:val="0"/>
          <w:marBottom w:val="0"/>
          <w:divBdr>
            <w:top w:val="none" w:sz="0" w:space="0" w:color="auto"/>
            <w:left w:val="none" w:sz="0" w:space="0" w:color="auto"/>
            <w:bottom w:val="none" w:sz="0" w:space="0" w:color="auto"/>
            <w:right w:val="none" w:sz="0" w:space="0" w:color="auto"/>
          </w:divBdr>
        </w:div>
        <w:div w:id="993799843">
          <w:marLeft w:val="0"/>
          <w:marRight w:val="0"/>
          <w:marTop w:val="0"/>
          <w:marBottom w:val="0"/>
          <w:divBdr>
            <w:top w:val="none" w:sz="0" w:space="0" w:color="auto"/>
            <w:left w:val="none" w:sz="0" w:space="0" w:color="auto"/>
            <w:bottom w:val="none" w:sz="0" w:space="0" w:color="auto"/>
            <w:right w:val="none" w:sz="0" w:space="0" w:color="auto"/>
          </w:divBdr>
        </w:div>
        <w:div w:id="1043677584">
          <w:marLeft w:val="0"/>
          <w:marRight w:val="0"/>
          <w:marTop w:val="0"/>
          <w:marBottom w:val="0"/>
          <w:divBdr>
            <w:top w:val="none" w:sz="0" w:space="0" w:color="auto"/>
            <w:left w:val="none" w:sz="0" w:space="0" w:color="auto"/>
            <w:bottom w:val="none" w:sz="0" w:space="0" w:color="auto"/>
            <w:right w:val="none" w:sz="0" w:space="0" w:color="auto"/>
          </w:divBdr>
        </w:div>
        <w:div w:id="1121269776">
          <w:marLeft w:val="0"/>
          <w:marRight w:val="0"/>
          <w:marTop w:val="0"/>
          <w:marBottom w:val="0"/>
          <w:divBdr>
            <w:top w:val="none" w:sz="0" w:space="0" w:color="auto"/>
            <w:left w:val="none" w:sz="0" w:space="0" w:color="auto"/>
            <w:bottom w:val="none" w:sz="0" w:space="0" w:color="auto"/>
            <w:right w:val="none" w:sz="0" w:space="0" w:color="auto"/>
          </w:divBdr>
        </w:div>
        <w:div w:id="1274284566">
          <w:marLeft w:val="0"/>
          <w:marRight w:val="0"/>
          <w:marTop w:val="0"/>
          <w:marBottom w:val="0"/>
          <w:divBdr>
            <w:top w:val="none" w:sz="0" w:space="0" w:color="auto"/>
            <w:left w:val="none" w:sz="0" w:space="0" w:color="auto"/>
            <w:bottom w:val="none" w:sz="0" w:space="0" w:color="auto"/>
            <w:right w:val="none" w:sz="0" w:space="0" w:color="auto"/>
          </w:divBdr>
        </w:div>
        <w:div w:id="1970896390">
          <w:marLeft w:val="0"/>
          <w:marRight w:val="0"/>
          <w:marTop w:val="0"/>
          <w:marBottom w:val="0"/>
          <w:divBdr>
            <w:top w:val="none" w:sz="0" w:space="0" w:color="auto"/>
            <w:left w:val="none" w:sz="0" w:space="0" w:color="auto"/>
            <w:bottom w:val="none" w:sz="0" w:space="0" w:color="auto"/>
            <w:right w:val="none" w:sz="0" w:space="0" w:color="auto"/>
          </w:divBdr>
        </w:div>
        <w:div w:id="1577403160">
          <w:marLeft w:val="0"/>
          <w:marRight w:val="0"/>
          <w:marTop w:val="0"/>
          <w:marBottom w:val="0"/>
          <w:divBdr>
            <w:top w:val="none" w:sz="0" w:space="0" w:color="auto"/>
            <w:left w:val="none" w:sz="0" w:space="0" w:color="auto"/>
            <w:bottom w:val="none" w:sz="0" w:space="0" w:color="auto"/>
            <w:right w:val="none" w:sz="0" w:space="0" w:color="auto"/>
          </w:divBdr>
        </w:div>
        <w:div w:id="455375203">
          <w:marLeft w:val="0"/>
          <w:marRight w:val="0"/>
          <w:marTop w:val="0"/>
          <w:marBottom w:val="0"/>
          <w:divBdr>
            <w:top w:val="none" w:sz="0" w:space="0" w:color="auto"/>
            <w:left w:val="none" w:sz="0" w:space="0" w:color="auto"/>
            <w:bottom w:val="none" w:sz="0" w:space="0" w:color="auto"/>
            <w:right w:val="none" w:sz="0" w:space="0" w:color="auto"/>
          </w:divBdr>
        </w:div>
        <w:div w:id="1994795909">
          <w:marLeft w:val="0"/>
          <w:marRight w:val="0"/>
          <w:marTop w:val="0"/>
          <w:marBottom w:val="0"/>
          <w:divBdr>
            <w:top w:val="none" w:sz="0" w:space="0" w:color="auto"/>
            <w:left w:val="none" w:sz="0" w:space="0" w:color="auto"/>
            <w:bottom w:val="none" w:sz="0" w:space="0" w:color="auto"/>
            <w:right w:val="none" w:sz="0" w:space="0" w:color="auto"/>
          </w:divBdr>
        </w:div>
        <w:div w:id="893155689">
          <w:marLeft w:val="0"/>
          <w:marRight w:val="0"/>
          <w:marTop w:val="0"/>
          <w:marBottom w:val="0"/>
          <w:divBdr>
            <w:top w:val="none" w:sz="0" w:space="0" w:color="auto"/>
            <w:left w:val="none" w:sz="0" w:space="0" w:color="auto"/>
            <w:bottom w:val="none" w:sz="0" w:space="0" w:color="auto"/>
            <w:right w:val="none" w:sz="0" w:space="0" w:color="auto"/>
          </w:divBdr>
        </w:div>
        <w:div w:id="1609268740">
          <w:marLeft w:val="0"/>
          <w:marRight w:val="0"/>
          <w:marTop w:val="0"/>
          <w:marBottom w:val="0"/>
          <w:divBdr>
            <w:top w:val="none" w:sz="0" w:space="0" w:color="auto"/>
            <w:left w:val="none" w:sz="0" w:space="0" w:color="auto"/>
            <w:bottom w:val="none" w:sz="0" w:space="0" w:color="auto"/>
            <w:right w:val="none" w:sz="0" w:space="0" w:color="auto"/>
          </w:divBdr>
        </w:div>
        <w:div w:id="381713776">
          <w:marLeft w:val="0"/>
          <w:marRight w:val="0"/>
          <w:marTop w:val="0"/>
          <w:marBottom w:val="0"/>
          <w:divBdr>
            <w:top w:val="none" w:sz="0" w:space="0" w:color="auto"/>
            <w:left w:val="none" w:sz="0" w:space="0" w:color="auto"/>
            <w:bottom w:val="none" w:sz="0" w:space="0" w:color="auto"/>
            <w:right w:val="none" w:sz="0" w:space="0" w:color="auto"/>
          </w:divBdr>
        </w:div>
        <w:div w:id="1407993954">
          <w:marLeft w:val="0"/>
          <w:marRight w:val="0"/>
          <w:marTop w:val="0"/>
          <w:marBottom w:val="0"/>
          <w:divBdr>
            <w:top w:val="none" w:sz="0" w:space="0" w:color="auto"/>
            <w:left w:val="none" w:sz="0" w:space="0" w:color="auto"/>
            <w:bottom w:val="none" w:sz="0" w:space="0" w:color="auto"/>
            <w:right w:val="none" w:sz="0" w:space="0" w:color="auto"/>
          </w:divBdr>
        </w:div>
        <w:div w:id="1959488977">
          <w:marLeft w:val="0"/>
          <w:marRight w:val="0"/>
          <w:marTop w:val="0"/>
          <w:marBottom w:val="0"/>
          <w:divBdr>
            <w:top w:val="none" w:sz="0" w:space="0" w:color="auto"/>
            <w:left w:val="none" w:sz="0" w:space="0" w:color="auto"/>
            <w:bottom w:val="none" w:sz="0" w:space="0" w:color="auto"/>
            <w:right w:val="none" w:sz="0" w:space="0" w:color="auto"/>
          </w:divBdr>
        </w:div>
        <w:div w:id="21245801">
          <w:marLeft w:val="0"/>
          <w:marRight w:val="0"/>
          <w:marTop w:val="0"/>
          <w:marBottom w:val="0"/>
          <w:divBdr>
            <w:top w:val="none" w:sz="0" w:space="0" w:color="auto"/>
            <w:left w:val="none" w:sz="0" w:space="0" w:color="auto"/>
            <w:bottom w:val="none" w:sz="0" w:space="0" w:color="auto"/>
            <w:right w:val="none" w:sz="0" w:space="0" w:color="auto"/>
          </w:divBdr>
        </w:div>
        <w:div w:id="1533228796">
          <w:marLeft w:val="0"/>
          <w:marRight w:val="0"/>
          <w:marTop w:val="0"/>
          <w:marBottom w:val="0"/>
          <w:divBdr>
            <w:top w:val="none" w:sz="0" w:space="0" w:color="auto"/>
            <w:left w:val="none" w:sz="0" w:space="0" w:color="auto"/>
            <w:bottom w:val="none" w:sz="0" w:space="0" w:color="auto"/>
            <w:right w:val="none" w:sz="0" w:space="0" w:color="auto"/>
          </w:divBdr>
        </w:div>
        <w:div w:id="141117032">
          <w:marLeft w:val="0"/>
          <w:marRight w:val="0"/>
          <w:marTop w:val="0"/>
          <w:marBottom w:val="0"/>
          <w:divBdr>
            <w:top w:val="none" w:sz="0" w:space="0" w:color="auto"/>
            <w:left w:val="none" w:sz="0" w:space="0" w:color="auto"/>
            <w:bottom w:val="none" w:sz="0" w:space="0" w:color="auto"/>
            <w:right w:val="none" w:sz="0" w:space="0" w:color="auto"/>
          </w:divBdr>
        </w:div>
        <w:div w:id="519587026">
          <w:marLeft w:val="0"/>
          <w:marRight w:val="0"/>
          <w:marTop w:val="0"/>
          <w:marBottom w:val="0"/>
          <w:divBdr>
            <w:top w:val="none" w:sz="0" w:space="0" w:color="auto"/>
            <w:left w:val="none" w:sz="0" w:space="0" w:color="auto"/>
            <w:bottom w:val="none" w:sz="0" w:space="0" w:color="auto"/>
            <w:right w:val="none" w:sz="0" w:space="0" w:color="auto"/>
          </w:divBdr>
        </w:div>
        <w:div w:id="1147237930">
          <w:marLeft w:val="0"/>
          <w:marRight w:val="0"/>
          <w:marTop w:val="0"/>
          <w:marBottom w:val="0"/>
          <w:divBdr>
            <w:top w:val="none" w:sz="0" w:space="0" w:color="auto"/>
            <w:left w:val="none" w:sz="0" w:space="0" w:color="auto"/>
            <w:bottom w:val="none" w:sz="0" w:space="0" w:color="auto"/>
            <w:right w:val="none" w:sz="0" w:space="0" w:color="auto"/>
          </w:divBdr>
        </w:div>
        <w:div w:id="1273584651">
          <w:marLeft w:val="0"/>
          <w:marRight w:val="0"/>
          <w:marTop w:val="0"/>
          <w:marBottom w:val="0"/>
          <w:divBdr>
            <w:top w:val="none" w:sz="0" w:space="0" w:color="auto"/>
            <w:left w:val="none" w:sz="0" w:space="0" w:color="auto"/>
            <w:bottom w:val="none" w:sz="0" w:space="0" w:color="auto"/>
            <w:right w:val="none" w:sz="0" w:space="0" w:color="auto"/>
          </w:divBdr>
        </w:div>
        <w:div w:id="852644750">
          <w:marLeft w:val="0"/>
          <w:marRight w:val="0"/>
          <w:marTop w:val="0"/>
          <w:marBottom w:val="0"/>
          <w:divBdr>
            <w:top w:val="none" w:sz="0" w:space="0" w:color="auto"/>
            <w:left w:val="none" w:sz="0" w:space="0" w:color="auto"/>
            <w:bottom w:val="none" w:sz="0" w:space="0" w:color="auto"/>
            <w:right w:val="none" w:sz="0" w:space="0" w:color="auto"/>
          </w:divBdr>
        </w:div>
        <w:div w:id="2127193191">
          <w:marLeft w:val="0"/>
          <w:marRight w:val="0"/>
          <w:marTop w:val="0"/>
          <w:marBottom w:val="0"/>
          <w:divBdr>
            <w:top w:val="none" w:sz="0" w:space="0" w:color="auto"/>
            <w:left w:val="none" w:sz="0" w:space="0" w:color="auto"/>
            <w:bottom w:val="none" w:sz="0" w:space="0" w:color="auto"/>
            <w:right w:val="none" w:sz="0" w:space="0" w:color="auto"/>
          </w:divBdr>
        </w:div>
        <w:div w:id="1449004397">
          <w:marLeft w:val="0"/>
          <w:marRight w:val="0"/>
          <w:marTop w:val="0"/>
          <w:marBottom w:val="0"/>
          <w:divBdr>
            <w:top w:val="none" w:sz="0" w:space="0" w:color="auto"/>
            <w:left w:val="none" w:sz="0" w:space="0" w:color="auto"/>
            <w:bottom w:val="none" w:sz="0" w:space="0" w:color="auto"/>
            <w:right w:val="none" w:sz="0" w:space="0" w:color="auto"/>
          </w:divBdr>
        </w:div>
        <w:div w:id="355890791">
          <w:marLeft w:val="0"/>
          <w:marRight w:val="0"/>
          <w:marTop w:val="0"/>
          <w:marBottom w:val="0"/>
          <w:divBdr>
            <w:top w:val="none" w:sz="0" w:space="0" w:color="auto"/>
            <w:left w:val="none" w:sz="0" w:space="0" w:color="auto"/>
            <w:bottom w:val="none" w:sz="0" w:space="0" w:color="auto"/>
            <w:right w:val="none" w:sz="0" w:space="0" w:color="auto"/>
          </w:divBdr>
        </w:div>
        <w:div w:id="60567092">
          <w:marLeft w:val="0"/>
          <w:marRight w:val="0"/>
          <w:marTop w:val="0"/>
          <w:marBottom w:val="0"/>
          <w:divBdr>
            <w:top w:val="none" w:sz="0" w:space="0" w:color="auto"/>
            <w:left w:val="none" w:sz="0" w:space="0" w:color="auto"/>
            <w:bottom w:val="none" w:sz="0" w:space="0" w:color="auto"/>
            <w:right w:val="none" w:sz="0" w:space="0" w:color="auto"/>
          </w:divBdr>
        </w:div>
        <w:div w:id="572618902">
          <w:marLeft w:val="0"/>
          <w:marRight w:val="0"/>
          <w:marTop w:val="0"/>
          <w:marBottom w:val="0"/>
          <w:divBdr>
            <w:top w:val="none" w:sz="0" w:space="0" w:color="auto"/>
            <w:left w:val="none" w:sz="0" w:space="0" w:color="auto"/>
            <w:bottom w:val="none" w:sz="0" w:space="0" w:color="auto"/>
            <w:right w:val="none" w:sz="0" w:space="0" w:color="auto"/>
          </w:divBdr>
        </w:div>
        <w:div w:id="745955923">
          <w:marLeft w:val="0"/>
          <w:marRight w:val="0"/>
          <w:marTop w:val="0"/>
          <w:marBottom w:val="0"/>
          <w:divBdr>
            <w:top w:val="none" w:sz="0" w:space="0" w:color="auto"/>
            <w:left w:val="none" w:sz="0" w:space="0" w:color="auto"/>
            <w:bottom w:val="none" w:sz="0" w:space="0" w:color="auto"/>
            <w:right w:val="none" w:sz="0" w:space="0" w:color="auto"/>
          </w:divBdr>
        </w:div>
        <w:div w:id="824006937">
          <w:marLeft w:val="0"/>
          <w:marRight w:val="0"/>
          <w:marTop w:val="0"/>
          <w:marBottom w:val="0"/>
          <w:divBdr>
            <w:top w:val="none" w:sz="0" w:space="0" w:color="auto"/>
            <w:left w:val="none" w:sz="0" w:space="0" w:color="auto"/>
            <w:bottom w:val="none" w:sz="0" w:space="0" w:color="auto"/>
            <w:right w:val="none" w:sz="0" w:space="0" w:color="auto"/>
          </w:divBdr>
        </w:div>
        <w:div w:id="1160998227">
          <w:marLeft w:val="0"/>
          <w:marRight w:val="0"/>
          <w:marTop w:val="0"/>
          <w:marBottom w:val="0"/>
          <w:divBdr>
            <w:top w:val="none" w:sz="0" w:space="0" w:color="auto"/>
            <w:left w:val="none" w:sz="0" w:space="0" w:color="auto"/>
            <w:bottom w:val="none" w:sz="0" w:space="0" w:color="auto"/>
            <w:right w:val="none" w:sz="0" w:space="0" w:color="auto"/>
          </w:divBdr>
        </w:div>
        <w:div w:id="959410423">
          <w:marLeft w:val="0"/>
          <w:marRight w:val="0"/>
          <w:marTop w:val="0"/>
          <w:marBottom w:val="0"/>
          <w:divBdr>
            <w:top w:val="none" w:sz="0" w:space="0" w:color="auto"/>
            <w:left w:val="none" w:sz="0" w:space="0" w:color="auto"/>
            <w:bottom w:val="none" w:sz="0" w:space="0" w:color="auto"/>
            <w:right w:val="none" w:sz="0" w:space="0" w:color="auto"/>
          </w:divBdr>
        </w:div>
        <w:div w:id="1601254983">
          <w:marLeft w:val="0"/>
          <w:marRight w:val="0"/>
          <w:marTop w:val="0"/>
          <w:marBottom w:val="0"/>
          <w:divBdr>
            <w:top w:val="none" w:sz="0" w:space="0" w:color="auto"/>
            <w:left w:val="none" w:sz="0" w:space="0" w:color="auto"/>
            <w:bottom w:val="none" w:sz="0" w:space="0" w:color="auto"/>
            <w:right w:val="none" w:sz="0" w:space="0" w:color="auto"/>
          </w:divBdr>
        </w:div>
        <w:div w:id="1728337583">
          <w:marLeft w:val="0"/>
          <w:marRight w:val="0"/>
          <w:marTop w:val="0"/>
          <w:marBottom w:val="0"/>
          <w:divBdr>
            <w:top w:val="none" w:sz="0" w:space="0" w:color="auto"/>
            <w:left w:val="none" w:sz="0" w:space="0" w:color="auto"/>
            <w:bottom w:val="none" w:sz="0" w:space="0" w:color="auto"/>
            <w:right w:val="none" w:sz="0" w:space="0" w:color="auto"/>
          </w:divBdr>
        </w:div>
        <w:div w:id="482041882">
          <w:marLeft w:val="0"/>
          <w:marRight w:val="0"/>
          <w:marTop w:val="0"/>
          <w:marBottom w:val="0"/>
          <w:divBdr>
            <w:top w:val="none" w:sz="0" w:space="0" w:color="auto"/>
            <w:left w:val="none" w:sz="0" w:space="0" w:color="auto"/>
            <w:bottom w:val="none" w:sz="0" w:space="0" w:color="auto"/>
            <w:right w:val="none" w:sz="0" w:space="0" w:color="auto"/>
          </w:divBdr>
        </w:div>
        <w:div w:id="1604649816">
          <w:marLeft w:val="0"/>
          <w:marRight w:val="0"/>
          <w:marTop w:val="0"/>
          <w:marBottom w:val="0"/>
          <w:divBdr>
            <w:top w:val="none" w:sz="0" w:space="0" w:color="auto"/>
            <w:left w:val="none" w:sz="0" w:space="0" w:color="auto"/>
            <w:bottom w:val="none" w:sz="0" w:space="0" w:color="auto"/>
            <w:right w:val="none" w:sz="0" w:space="0" w:color="auto"/>
          </w:divBdr>
        </w:div>
        <w:div w:id="1035933976">
          <w:marLeft w:val="0"/>
          <w:marRight w:val="0"/>
          <w:marTop w:val="0"/>
          <w:marBottom w:val="0"/>
          <w:divBdr>
            <w:top w:val="none" w:sz="0" w:space="0" w:color="auto"/>
            <w:left w:val="none" w:sz="0" w:space="0" w:color="auto"/>
            <w:bottom w:val="none" w:sz="0" w:space="0" w:color="auto"/>
            <w:right w:val="none" w:sz="0" w:space="0" w:color="auto"/>
          </w:divBdr>
        </w:div>
        <w:div w:id="1006131027">
          <w:marLeft w:val="0"/>
          <w:marRight w:val="0"/>
          <w:marTop w:val="0"/>
          <w:marBottom w:val="0"/>
          <w:divBdr>
            <w:top w:val="none" w:sz="0" w:space="0" w:color="auto"/>
            <w:left w:val="none" w:sz="0" w:space="0" w:color="auto"/>
            <w:bottom w:val="none" w:sz="0" w:space="0" w:color="auto"/>
            <w:right w:val="none" w:sz="0" w:space="0" w:color="auto"/>
          </w:divBdr>
        </w:div>
        <w:div w:id="474758563">
          <w:marLeft w:val="0"/>
          <w:marRight w:val="0"/>
          <w:marTop w:val="0"/>
          <w:marBottom w:val="0"/>
          <w:divBdr>
            <w:top w:val="none" w:sz="0" w:space="0" w:color="auto"/>
            <w:left w:val="none" w:sz="0" w:space="0" w:color="auto"/>
            <w:bottom w:val="none" w:sz="0" w:space="0" w:color="auto"/>
            <w:right w:val="none" w:sz="0" w:space="0" w:color="auto"/>
          </w:divBdr>
        </w:div>
        <w:div w:id="992680364">
          <w:marLeft w:val="0"/>
          <w:marRight w:val="0"/>
          <w:marTop w:val="0"/>
          <w:marBottom w:val="0"/>
          <w:divBdr>
            <w:top w:val="none" w:sz="0" w:space="0" w:color="auto"/>
            <w:left w:val="none" w:sz="0" w:space="0" w:color="auto"/>
            <w:bottom w:val="none" w:sz="0" w:space="0" w:color="auto"/>
            <w:right w:val="none" w:sz="0" w:space="0" w:color="auto"/>
          </w:divBdr>
        </w:div>
        <w:div w:id="1982224966">
          <w:marLeft w:val="0"/>
          <w:marRight w:val="0"/>
          <w:marTop w:val="0"/>
          <w:marBottom w:val="0"/>
          <w:divBdr>
            <w:top w:val="none" w:sz="0" w:space="0" w:color="auto"/>
            <w:left w:val="none" w:sz="0" w:space="0" w:color="auto"/>
            <w:bottom w:val="none" w:sz="0" w:space="0" w:color="auto"/>
            <w:right w:val="none" w:sz="0" w:space="0" w:color="auto"/>
          </w:divBdr>
        </w:div>
        <w:div w:id="1396244743">
          <w:marLeft w:val="0"/>
          <w:marRight w:val="0"/>
          <w:marTop w:val="0"/>
          <w:marBottom w:val="0"/>
          <w:divBdr>
            <w:top w:val="none" w:sz="0" w:space="0" w:color="auto"/>
            <w:left w:val="none" w:sz="0" w:space="0" w:color="auto"/>
            <w:bottom w:val="none" w:sz="0" w:space="0" w:color="auto"/>
            <w:right w:val="none" w:sz="0" w:space="0" w:color="auto"/>
          </w:divBdr>
        </w:div>
        <w:div w:id="66610351">
          <w:marLeft w:val="0"/>
          <w:marRight w:val="0"/>
          <w:marTop w:val="0"/>
          <w:marBottom w:val="0"/>
          <w:divBdr>
            <w:top w:val="none" w:sz="0" w:space="0" w:color="auto"/>
            <w:left w:val="none" w:sz="0" w:space="0" w:color="auto"/>
            <w:bottom w:val="none" w:sz="0" w:space="0" w:color="auto"/>
            <w:right w:val="none" w:sz="0" w:space="0" w:color="auto"/>
          </w:divBdr>
        </w:div>
        <w:div w:id="1092051033">
          <w:marLeft w:val="0"/>
          <w:marRight w:val="0"/>
          <w:marTop w:val="0"/>
          <w:marBottom w:val="0"/>
          <w:divBdr>
            <w:top w:val="none" w:sz="0" w:space="0" w:color="auto"/>
            <w:left w:val="none" w:sz="0" w:space="0" w:color="auto"/>
            <w:bottom w:val="none" w:sz="0" w:space="0" w:color="auto"/>
            <w:right w:val="none" w:sz="0" w:space="0" w:color="auto"/>
          </w:divBdr>
        </w:div>
        <w:div w:id="1744988011">
          <w:marLeft w:val="0"/>
          <w:marRight w:val="0"/>
          <w:marTop w:val="0"/>
          <w:marBottom w:val="0"/>
          <w:divBdr>
            <w:top w:val="none" w:sz="0" w:space="0" w:color="auto"/>
            <w:left w:val="none" w:sz="0" w:space="0" w:color="auto"/>
            <w:bottom w:val="none" w:sz="0" w:space="0" w:color="auto"/>
            <w:right w:val="none" w:sz="0" w:space="0" w:color="auto"/>
          </w:divBdr>
        </w:div>
        <w:div w:id="504323196">
          <w:marLeft w:val="0"/>
          <w:marRight w:val="0"/>
          <w:marTop w:val="0"/>
          <w:marBottom w:val="0"/>
          <w:divBdr>
            <w:top w:val="none" w:sz="0" w:space="0" w:color="auto"/>
            <w:left w:val="none" w:sz="0" w:space="0" w:color="auto"/>
            <w:bottom w:val="none" w:sz="0" w:space="0" w:color="auto"/>
            <w:right w:val="none" w:sz="0" w:space="0" w:color="auto"/>
          </w:divBdr>
        </w:div>
        <w:div w:id="549850426">
          <w:marLeft w:val="0"/>
          <w:marRight w:val="0"/>
          <w:marTop w:val="0"/>
          <w:marBottom w:val="0"/>
          <w:divBdr>
            <w:top w:val="none" w:sz="0" w:space="0" w:color="auto"/>
            <w:left w:val="none" w:sz="0" w:space="0" w:color="auto"/>
            <w:bottom w:val="none" w:sz="0" w:space="0" w:color="auto"/>
            <w:right w:val="none" w:sz="0" w:space="0" w:color="auto"/>
          </w:divBdr>
        </w:div>
        <w:div w:id="1992517662">
          <w:marLeft w:val="0"/>
          <w:marRight w:val="0"/>
          <w:marTop w:val="0"/>
          <w:marBottom w:val="0"/>
          <w:divBdr>
            <w:top w:val="none" w:sz="0" w:space="0" w:color="auto"/>
            <w:left w:val="none" w:sz="0" w:space="0" w:color="auto"/>
            <w:bottom w:val="none" w:sz="0" w:space="0" w:color="auto"/>
            <w:right w:val="none" w:sz="0" w:space="0" w:color="auto"/>
          </w:divBdr>
        </w:div>
        <w:div w:id="1921214677">
          <w:marLeft w:val="0"/>
          <w:marRight w:val="0"/>
          <w:marTop w:val="0"/>
          <w:marBottom w:val="0"/>
          <w:divBdr>
            <w:top w:val="none" w:sz="0" w:space="0" w:color="auto"/>
            <w:left w:val="none" w:sz="0" w:space="0" w:color="auto"/>
            <w:bottom w:val="none" w:sz="0" w:space="0" w:color="auto"/>
            <w:right w:val="none" w:sz="0" w:space="0" w:color="auto"/>
          </w:divBdr>
        </w:div>
        <w:div w:id="1743525781">
          <w:marLeft w:val="0"/>
          <w:marRight w:val="0"/>
          <w:marTop w:val="0"/>
          <w:marBottom w:val="0"/>
          <w:divBdr>
            <w:top w:val="none" w:sz="0" w:space="0" w:color="auto"/>
            <w:left w:val="none" w:sz="0" w:space="0" w:color="auto"/>
            <w:bottom w:val="none" w:sz="0" w:space="0" w:color="auto"/>
            <w:right w:val="none" w:sz="0" w:space="0" w:color="auto"/>
          </w:divBdr>
        </w:div>
        <w:div w:id="882249002">
          <w:marLeft w:val="0"/>
          <w:marRight w:val="0"/>
          <w:marTop w:val="0"/>
          <w:marBottom w:val="0"/>
          <w:divBdr>
            <w:top w:val="none" w:sz="0" w:space="0" w:color="auto"/>
            <w:left w:val="none" w:sz="0" w:space="0" w:color="auto"/>
            <w:bottom w:val="none" w:sz="0" w:space="0" w:color="auto"/>
            <w:right w:val="none" w:sz="0" w:space="0" w:color="auto"/>
          </w:divBdr>
        </w:div>
        <w:div w:id="385106978">
          <w:marLeft w:val="0"/>
          <w:marRight w:val="0"/>
          <w:marTop w:val="0"/>
          <w:marBottom w:val="0"/>
          <w:divBdr>
            <w:top w:val="none" w:sz="0" w:space="0" w:color="auto"/>
            <w:left w:val="none" w:sz="0" w:space="0" w:color="auto"/>
            <w:bottom w:val="none" w:sz="0" w:space="0" w:color="auto"/>
            <w:right w:val="none" w:sz="0" w:space="0" w:color="auto"/>
          </w:divBdr>
        </w:div>
        <w:div w:id="1623606442">
          <w:marLeft w:val="0"/>
          <w:marRight w:val="0"/>
          <w:marTop w:val="0"/>
          <w:marBottom w:val="0"/>
          <w:divBdr>
            <w:top w:val="none" w:sz="0" w:space="0" w:color="auto"/>
            <w:left w:val="none" w:sz="0" w:space="0" w:color="auto"/>
            <w:bottom w:val="none" w:sz="0" w:space="0" w:color="auto"/>
            <w:right w:val="none" w:sz="0" w:space="0" w:color="auto"/>
          </w:divBdr>
        </w:div>
        <w:div w:id="926419790">
          <w:marLeft w:val="0"/>
          <w:marRight w:val="0"/>
          <w:marTop w:val="0"/>
          <w:marBottom w:val="0"/>
          <w:divBdr>
            <w:top w:val="none" w:sz="0" w:space="0" w:color="auto"/>
            <w:left w:val="none" w:sz="0" w:space="0" w:color="auto"/>
            <w:bottom w:val="none" w:sz="0" w:space="0" w:color="auto"/>
            <w:right w:val="none" w:sz="0" w:space="0" w:color="auto"/>
          </w:divBdr>
        </w:div>
        <w:div w:id="1253708261">
          <w:marLeft w:val="0"/>
          <w:marRight w:val="0"/>
          <w:marTop w:val="0"/>
          <w:marBottom w:val="0"/>
          <w:divBdr>
            <w:top w:val="none" w:sz="0" w:space="0" w:color="auto"/>
            <w:left w:val="none" w:sz="0" w:space="0" w:color="auto"/>
            <w:bottom w:val="none" w:sz="0" w:space="0" w:color="auto"/>
            <w:right w:val="none" w:sz="0" w:space="0" w:color="auto"/>
          </w:divBdr>
        </w:div>
        <w:div w:id="297683147">
          <w:marLeft w:val="0"/>
          <w:marRight w:val="0"/>
          <w:marTop w:val="0"/>
          <w:marBottom w:val="0"/>
          <w:divBdr>
            <w:top w:val="none" w:sz="0" w:space="0" w:color="auto"/>
            <w:left w:val="none" w:sz="0" w:space="0" w:color="auto"/>
            <w:bottom w:val="none" w:sz="0" w:space="0" w:color="auto"/>
            <w:right w:val="none" w:sz="0" w:space="0" w:color="auto"/>
          </w:divBdr>
        </w:div>
        <w:div w:id="576982363">
          <w:marLeft w:val="0"/>
          <w:marRight w:val="0"/>
          <w:marTop w:val="0"/>
          <w:marBottom w:val="0"/>
          <w:divBdr>
            <w:top w:val="none" w:sz="0" w:space="0" w:color="auto"/>
            <w:left w:val="none" w:sz="0" w:space="0" w:color="auto"/>
            <w:bottom w:val="none" w:sz="0" w:space="0" w:color="auto"/>
            <w:right w:val="none" w:sz="0" w:space="0" w:color="auto"/>
          </w:divBdr>
        </w:div>
        <w:div w:id="1589846127">
          <w:marLeft w:val="0"/>
          <w:marRight w:val="0"/>
          <w:marTop w:val="0"/>
          <w:marBottom w:val="0"/>
          <w:divBdr>
            <w:top w:val="none" w:sz="0" w:space="0" w:color="auto"/>
            <w:left w:val="none" w:sz="0" w:space="0" w:color="auto"/>
            <w:bottom w:val="none" w:sz="0" w:space="0" w:color="auto"/>
            <w:right w:val="none" w:sz="0" w:space="0" w:color="auto"/>
          </w:divBdr>
        </w:div>
        <w:div w:id="1571454364">
          <w:marLeft w:val="0"/>
          <w:marRight w:val="0"/>
          <w:marTop w:val="0"/>
          <w:marBottom w:val="0"/>
          <w:divBdr>
            <w:top w:val="none" w:sz="0" w:space="0" w:color="auto"/>
            <w:left w:val="none" w:sz="0" w:space="0" w:color="auto"/>
            <w:bottom w:val="none" w:sz="0" w:space="0" w:color="auto"/>
            <w:right w:val="none" w:sz="0" w:space="0" w:color="auto"/>
          </w:divBdr>
        </w:div>
        <w:div w:id="1823962473">
          <w:marLeft w:val="0"/>
          <w:marRight w:val="0"/>
          <w:marTop w:val="0"/>
          <w:marBottom w:val="0"/>
          <w:divBdr>
            <w:top w:val="none" w:sz="0" w:space="0" w:color="auto"/>
            <w:left w:val="none" w:sz="0" w:space="0" w:color="auto"/>
            <w:bottom w:val="none" w:sz="0" w:space="0" w:color="auto"/>
            <w:right w:val="none" w:sz="0" w:space="0" w:color="auto"/>
          </w:divBdr>
        </w:div>
        <w:div w:id="1790202305">
          <w:marLeft w:val="0"/>
          <w:marRight w:val="0"/>
          <w:marTop w:val="0"/>
          <w:marBottom w:val="0"/>
          <w:divBdr>
            <w:top w:val="none" w:sz="0" w:space="0" w:color="auto"/>
            <w:left w:val="none" w:sz="0" w:space="0" w:color="auto"/>
            <w:bottom w:val="none" w:sz="0" w:space="0" w:color="auto"/>
            <w:right w:val="none" w:sz="0" w:space="0" w:color="auto"/>
          </w:divBdr>
        </w:div>
        <w:div w:id="1742175645">
          <w:marLeft w:val="0"/>
          <w:marRight w:val="0"/>
          <w:marTop w:val="0"/>
          <w:marBottom w:val="0"/>
          <w:divBdr>
            <w:top w:val="none" w:sz="0" w:space="0" w:color="auto"/>
            <w:left w:val="none" w:sz="0" w:space="0" w:color="auto"/>
            <w:bottom w:val="none" w:sz="0" w:space="0" w:color="auto"/>
            <w:right w:val="none" w:sz="0" w:space="0" w:color="auto"/>
          </w:divBdr>
        </w:div>
        <w:div w:id="763919501">
          <w:marLeft w:val="0"/>
          <w:marRight w:val="0"/>
          <w:marTop w:val="0"/>
          <w:marBottom w:val="0"/>
          <w:divBdr>
            <w:top w:val="none" w:sz="0" w:space="0" w:color="auto"/>
            <w:left w:val="none" w:sz="0" w:space="0" w:color="auto"/>
            <w:bottom w:val="none" w:sz="0" w:space="0" w:color="auto"/>
            <w:right w:val="none" w:sz="0" w:space="0" w:color="auto"/>
          </w:divBdr>
        </w:div>
        <w:div w:id="1471367338">
          <w:marLeft w:val="0"/>
          <w:marRight w:val="0"/>
          <w:marTop w:val="0"/>
          <w:marBottom w:val="0"/>
          <w:divBdr>
            <w:top w:val="none" w:sz="0" w:space="0" w:color="auto"/>
            <w:left w:val="none" w:sz="0" w:space="0" w:color="auto"/>
            <w:bottom w:val="none" w:sz="0" w:space="0" w:color="auto"/>
            <w:right w:val="none" w:sz="0" w:space="0" w:color="auto"/>
          </w:divBdr>
        </w:div>
        <w:div w:id="969675258">
          <w:marLeft w:val="0"/>
          <w:marRight w:val="0"/>
          <w:marTop w:val="0"/>
          <w:marBottom w:val="0"/>
          <w:divBdr>
            <w:top w:val="none" w:sz="0" w:space="0" w:color="auto"/>
            <w:left w:val="none" w:sz="0" w:space="0" w:color="auto"/>
            <w:bottom w:val="none" w:sz="0" w:space="0" w:color="auto"/>
            <w:right w:val="none" w:sz="0" w:space="0" w:color="auto"/>
          </w:divBdr>
        </w:div>
        <w:div w:id="1105610085">
          <w:marLeft w:val="0"/>
          <w:marRight w:val="0"/>
          <w:marTop w:val="0"/>
          <w:marBottom w:val="0"/>
          <w:divBdr>
            <w:top w:val="none" w:sz="0" w:space="0" w:color="auto"/>
            <w:left w:val="none" w:sz="0" w:space="0" w:color="auto"/>
            <w:bottom w:val="none" w:sz="0" w:space="0" w:color="auto"/>
            <w:right w:val="none" w:sz="0" w:space="0" w:color="auto"/>
          </w:divBdr>
        </w:div>
        <w:div w:id="1070814115">
          <w:marLeft w:val="0"/>
          <w:marRight w:val="0"/>
          <w:marTop w:val="0"/>
          <w:marBottom w:val="0"/>
          <w:divBdr>
            <w:top w:val="none" w:sz="0" w:space="0" w:color="auto"/>
            <w:left w:val="none" w:sz="0" w:space="0" w:color="auto"/>
            <w:bottom w:val="none" w:sz="0" w:space="0" w:color="auto"/>
            <w:right w:val="none" w:sz="0" w:space="0" w:color="auto"/>
          </w:divBdr>
        </w:div>
        <w:div w:id="852458342">
          <w:marLeft w:val="0"/>
          <w:marRight w:val="0"/>
          <w:marTop w:val="0"/>
          <w:marBottom w:val="0"/>
          <w:divBdr>
            <w:top w:val="none" w:sz="0" w:space="0" w:color="auto"/>
            <w:left w:val="none" w:sz="0" w:space="0" w:color="auto"/>
            <w:bottom w:val="none" w:sz="0" w:space="0" w:color="auto"/>
            <w:right w:val="none" w:sz="0" w:space="0" w:color="auto"/>
          </w:divBdr>
        </w:div>
        <w:div w:id="351995892">
          <w:marLeft w:val="0"/>
          <w:marRight w:val="0"/>
          <w:marTop w:val="0"/>
          <w:marBottom w:val="0"/>
          <w:divBdr>
            <w:top w:val="none" w:sz="0" w:space="0" w:color="auto"/>
            <w:left w:val="none" w:sz="0" w:space="0" w:color="auto"/>
            <w:bottom w:val="none" w:sz="0" w:space="0" w:color="auto"/>
            <w:right w:val="none" w:sz="0" w:space="0" w:color="auto"/>
          </w:divBdr>
        </w:div>
        <w:div w:id="584800904">
          <w:marLeft w:val="0"/>
          <w:marRight w:val="0"/>
          <w:marTop w:val="0"/>
          <w:marBottom w:val="0"/>
          <w:divBdr>
            <w:top w:val="none" w:sz="0" w:space="0" w:color="auto"/>
            <w:left w:val="none" w:sz="0" w:space="0" w:color="auto"/>
            <w:bottom w:val="none" w:sz="0" w:space="0" w:color="auto"/>
            <w:right w:val="none" w:sz="0" w:space="0" w:color="auto"/>
          </w:divBdr>
        </w:div>
        <w:div w:id="744496051">
          <w:marLeft w:val="0"/>
          <w:marRight w:val="0"/>
          <w:marTop w:val="0"/>
          <w:marBottom w:val="0"/>
          <w:divBdr>
            <w:top w:val="none" w:sz="0" w:space="0" w:color="auto"/>
            <w:left w:val="none" w:sz="0" w:space="0" w:color="auto"/>
            <w:bottom w:val="none" w:sz="0" w:space="0" w:color="auto"/>
            <w:right w:val="none" w:sz="0" w:space="0" w:color="auto"/>
          </w:divBdr>
        </w:div>
        <w:div w:id="653921293">
          <w:marLeft w:val="0"/>
          <w:marRight w:val="0"/>
          <w:marTop w:val="0"/>
          <w:marBottom w:val="0"/>
          <w:divBdr>
            <w:top w:val="none" w:sz="0" w:space="0" w:color="auto"/>
            <w:left w:val="none" w:sz="0" w:space="0" w:color="auto"/>
            <w:bottom w:val="none" w:sz="0" w:space="0" w:color="auto"/>
            <w:right w:val="none" w:sz="0" w:space="0" w:color="auto"/>
          </w:divBdr>
        </w:div>
        <w:div w:id="1408840346">
          <w:marLeft w:val="0"/>
          <w:marRight w:val="0"/>
          <w:marTop w:val="0"/>
          <w:marBottom w:val="0"/>
          <w:divBdr>
            <w:top w:val="none" w:sz="0" w:space="0" w:color="auto"/>
            <w:left w:val="none" w:sz="0" w:space="0" w:color="auto"/>
            <w:bottom w:val="none" w:sz="0" w:space="0" w:color="auto"/>
            <w:right w:val="none" w:sz="0" w:space="0" w:color="auto"/>
          </w:divBdr>
        </w:div>
        <w:div w:id="1379667599">
          <w:marLeft w:val="0"/>
          <w:marRight w:val="0"/>
          <w:marTop w:val="0"/>
          <w:marBottom w:val="0"/>
          <w:divBdr>
            <w:top w:val="none" w:sz="0" w:space="0" w:color="auto"/>
            <w:left w:val="none" w:sz="0" w:space="0" w:color="auto"/>
            <w:bottom w:val="none" w:sz="0" w:space="0" w:color="auto"/>
            <w:right w:val="none" w:sz="0" w:space="0" w:color="auto"/>
          </w:divBdr>
        </w:div>
        <w:div w:id="500238912">
          <w:marLeft w:val="0"/>
          <w:marRight w:val="0"/>
          <w:marTop w:val="0"/>
          <w:marBottom w:val="0"/>
          <w:divBdr>
            <w:top w:val="none" w:sz="0" w:space="0" w:color="auto"/>
            <w:left w:val="none" w:sz="0" w:space="0" w:color="auto"/>
            <w:bottom w:val="none" w:sz="0" w:space="0" w:color="auto"/>
            <w:right w:val="none" w:sz="0" w:space="0" w:color="auto"/>
          </w:divBdr>
        </w:div>
        <w:div w:id="1447965657">
          <w:marLeft w:val="0"/>
          <w:marRight w:val="0"/>
          <w:marTop w:val="0"/>
          <w:marBottom w:val="0"/>
          <w:divBdr>
            <w:top w:val="none" w:sz="0" w:space="0" w:color="auto"/>
            <w:left w:val="none" w:sz="0" w:space="0" w:color="auto"/>
            <w:bottom w:val="none" w:sz="0" w:space="0" w:color="auto"/>
            <w:right w:val="none" w:sz="0" w:space="0" w:color="auto"/>
          </w:divBdr>
        </w:div>
        <w:div w:id="904529087">
          <w:marLeft w:val="0"/>
          <w:marRight w:val="0"/>
          <w:marTop w:val="0"/>
          <w:marBottom w:val="0"/>
          <w:divBdr>
            <w:top w:val="none" w:sz="0" w:space="0" w:color="auto"/>
            <w:left w:val="none" w:sz="0" w:space="0" w:color="auto"/>
            <w:bottom w:val="none" w:sz="0" w:space="0" w:color="auto"/>
            <w:right w:val="none" w:sz="0" w:space="0" w:color="auto"/>
          </w:divBdr>
        </w:div>
        <w:div w:id="645354199">
          <w:marLeft w:val="0"/>
          <w:marRight w:val="0"/>
          <w:marTop w:val="0"/>
          <w:marBottom w:val="0"/>
          <w:divBdr>
            <w:top w:val="none" w:sz="0" w:space="0" w:color="auto"/>
            <w:left w:val="none" w:sz="0" w:space="0" w:color="auto"/>
            <w:bottom w:val="none" w:sz="0" w:space="0" w:color="auto"/>
            <w:right w:val="none" w:sz="0" w:space="0" w:color="auto"/>
          </w:divBdr>
        </w:div>
        <w:div w:id="533806241">
          <w:marLeft w:val="0"/>
          <w:marRight w:val="0"/>
          <w:marTop w:val="0"/>
          <w:marBottom w:val="0"/>
          <w:divBdr>
            <w:top w:val="none" w:sz="0" w:space="0" w:color="auto"/>
            <w:left w:val="none" w:sz="0" w:space="0" w:color="auto"/>
            <w:bottom w:val="none" w:sz="0" w:space="0" w:color="auto"/>
            <w:right w:val="none" w:sz="0" w:space="0" w:color="auto"/>
          </w:divBdr>
        </w:div>
        <w:div w:id="136652032">
          <w:marLeft w:val="0"/>
          <w:marRight w:val="0"/>
          <w:marTop w:val="0"/>
          <w:marBottom w:val="0"/>
          <w:divBdr>
            <w:top w:val="none" w:sz="0" w:space="0" w:color="auto"/>
            <w:left w:val="none" w:sz="0" w:space="0" w:color="auto"/>
            <w:bottom w:val="none" w:sz="0" w:space="0" w:color="auto"/>
            <w:right w:val="none" w:sz="0" w:space="0" w:color="auto"/>
          </w:divBdr>
        </w:div>
        <w:div w:id="328288706">
          <w:marLeft w:val="0"/>
          <w:marRight w:val="0"/>
          <w:marTop w:val="0"/>
          <w:marBottom w:val="0"/>
          <w:divBdr>
            <w:top w:val="none" w:sz="0" w:space="0" w:color="auto"/>
            <w:left w:val="none" w:sz="0" w:space="0" w:color="auto"/>
            <w:bottom w:val="none" w:sz="0" w:space="0" w:color="auto"/>
            <w:right w:val="none" w:sz="0" w:space="0" w:color="auto"/>
          </w:divBdr>
        </w:div>
        <w:div w:id="903443895">
          <w:marLeft w:val="0"/>
          <w:marRight w:val="0"/>
          <w:marTop w:val="0"/>
          <w:marBottom w:val="0"/>
          <w:divBdr>
            <w:top w:val="none" w:sz="0" w:space="0" w:color="auto"/>
            <w:left w:val="none" w:sz="0" w:space="0" w:color="auto"/>
            <w:bottom w:val="none" w:sz="0" w:space="0" w:color="auto"/>
            <w:right w:val="none" w:sz="0" w:space="0" w:color="auto"/>
          </w:divBdr>
        </w:div>
        <w:div w:id="274824935">
          <w:marLeft w:val="0"/>
          <w:marRight w:val="0"/>
          <w:marTop w:val="0"/>
          <w:marBottom w:val="0"/>
          <w:divBdr>
            <w:top w:val="none" w:sz="0" w:space="0" w:color="auto"/>
            <w:left w:val="none" w:sz="0" w:space="0" w:color="auto"/>
            <w:bottom w:val="none" w:sz="0" w:space="0" w:color="auto"/>
            <w:right w:val="none" w:sz="0" w:space="0" w:color="auto"/>
          </w:divBdr>
        </w:div>
        <w:div w:id="617030451">
          <w:marLeft w:val="0"/>
          <w:marRight w:val="0"/>
          <w:marTop w:val="0"/>
          <w:marBottom w:val="0"/>
          <w:divBdr>
            <w:top w:val="none" w:sz="0" w:space="0" w:color="auto"/>
            <w:left w:val="none" w:sz="0" w:space="0" w:color="auto"/>
            <w:bottom w:val="none" w:sz="0" w:space="0" w:color="auto"/>
            <w:right w:val="none" w:sz="0" w:space="0" w:color="auto"/>
          </w:divBdr>
        </w:div>
        <w:div w:id="1542783491">
          <w:marLeft w:val="0"/>
          <w:marRight w:val="0"/>
          <w:marTop w:val="0"/>
          <w:marBottom w:val="0"/>
          <w:divBdr>
            <w:top w:val="none" w:sz="0" w:space="0" w:color="auto"/>
            <w:left w:val="none" w:sz="0" w:space="0" w:color="auto"/>
            <w:bottom w:val="none" w:sz="0" w:space="0" w:color="auto"/>
            <w:right w:val="none" w:sz="0" w:space="0" w:color="auto"/>
          </w:divBdr>
        </w:div>
        <w:div w:id="993530795">
          <w:marLeft w:val="0"/>
          <w:marRight w:val="0"/>
          <w:marTop w:val="0"/>
          <w:marBottom w:val="0"/>
          <w:divBdr>
            <w:top w:val="none" w:sz="0" w:space="0" w:color="auto"/>
            <w:left w:val="none" w:sz="0" w:space="0" w:color="auto"/>
            <w:bottom w:val="none" w:sz="0" w:space="0" w:color="auto"/>
            <w:right w:val="none" w:sz="0" w:space="0" w:color="auto"/>
          </w:divBdr>
        </w:div>
        <w:div w:id="672028813">
          <w:marLeft w:val="0"/>
          <w:marRight w:val="0"/>
          <w:marTop w:val="0"/>
          <w:marBottom w:val="0"/>
          <w:divBdr>
            <w:top w:val="none" w:sz="0" w:space="0" w:color="auto"/>
            <w:left w:val="none" w:sz="0" w:space="0" w:color="auto"/>
            <w:bottom w:val="none" w:sz="0" w:space="0" w:color="auto"/>
            <w:right w:val="none" w:sz="0" w:space="0" w:color="auto"/>
          </w:divBdr>
        </w:div>
        <w:div w:id="867648307">
          <w:marLeft w:val="0"/>
          <w:marRight w:val="0"/>
          <w:marTop w:val="0"/>
          <w:marBottom w:val="0"/>
          <w:divBdr>
            <w:top w:val="none" w:sz="0" w:space="0" w:color="auto"/>
            <w:left w:val="none" w:sz="0" w:space="0" w:color="auto"/>
            <w:bottom w:val="none" w:sz="0" w:space="0" w:color="auto"/>
            <w:right w:val="none" w:sz="0" w:space="0" w:color="auto"/>
          </w:divBdr>
        </w:div>
        <w:div w:id="256911034">
          <w:marLeft w:val="0"/>
          <w:marRight w:val="0"/>
          <w:marTop w:val="0"/>
          <w:marBottom w:val="0"/>
          <w:divBdr>
            <w:top w:val="none" w:sz="0" w:space="0" w:color="auto"/>
            <w:left w:val="none" w:sz="0" w:space="0" w:color="auto"/>
            <w:bottom w:val="none" w:sz="0" w:space="0" w:color="auto"/>
            <w:right w:val="none" w:sz="0" w:space="0" w:color="auto"/>
          </w:divBdr>
        </w:div>
        <w:div w:id="1361053012">
          <w:marLeft w:val="0"/>
          <w:marRight w:val="0"/>
          <w:marTop w:val="0"/>
          <w:marBottom w:val="0"/>
          <w:divBdr>
            <w:top w:val="none" w:sz="0" w:space="0" w:color="auto"/>
            <w:left w:val="none" w:sz="0" w:space="0" w:color="auto"/>
            <w:bottom w:val="none" w:sz="0" w:space="0" w:color="auto"/>
            <w:right w:val="none" w:sz="0" w:space="0" w:color="auto"/>
          </w:divBdr>
        </w:div>
        <w:div w:id="1635284036">
          <w:marLeft w:val="0"/>
          <w:marRight w:val="0"/>
          <w:marTop w:val="0"/>
          <w:marBottom w:val="0"/>
          <w:divBdr>
            <w:top w:val="none" w:sz="0" w:space="0" w:color="auto"/>
            <w:left w:val="none" w:sz="0" w:space="0" w:color="auto"/>
            <w:bottom w:val="none" w:sz="0" w:space="0" w:color="auto"/>
            <w:right w:val="none" w:sz="0" w:space="0" w:color="auto"/>
          </w:divBdr>
        </w:div>
        <w:div w:id="51467406">
          <w:marLeft w:val="0"/>
          <w:marRight w:val="0"/>
          <w:marTop w:val="0"/>
          <w:marBottom w:val="0"/>
          <w:divBdr>
            <w:top w:val="none" w:sz="0" w:space="0" w:color="auto"/>
            <w:left w:val="none" w:sz="0" w:space="0" w:color="auto"/>
            <w:bottom w:val="none" w:sz="0" w:space="0" w:color="auto"/>
            <w:right w:val="none" w:sz="0" w:space="0" w:color="auto"/>
          </w:divBdr>
        </w:div>
        <w:div w:id="1746218846">
          <w:marLeft w:val="0"/>
          <w:marRight w:val="0"/>
          <w:marTop w:val="0"/>
          <w:marBottom w:val="0"/>
          <w:divBdr>
            <w:top w:val="none" w:sz="0" w:space="0" w:color="auto"/>
            <w:left w:val="none" w:sz="0" w:space="0" w:color="auto"/>
            <w:bottom w:val="none" w:sz="0" w:space="0" w:color="auto"/>
            <w:right w:val="none" w:sz="0" w:space="0" w:color="auto"/>
          </w:divBdr>
        </w:div>
        <w:div w:id="1285035362">
          <w:marLeft w:val="0"/>
          <w:marRight w:val="0"/>
          <w:marTop w:val="0"/>
          <w:marBottom w:val="0"/>
          <w:divBdr>
            <w:top w:val="none" w:sz="0" w:space="0" w:color="auto"/>
            <w:left w:val="none" w:sz="0" w:space="0" w:color="auto"/>
            <w:bottom w:val="none" w:sz="0" w:space="0" w:color="auto"/>
            <w:right w:val="none" w:sz="0" w:space="0" w:color="auto"/>
          </w:divBdr>
        </w:div>
        <w:div w:id="1908413473">
          <w:marLeft w:val="0"/>
          <w:marRight w:val="0"/>
          <w:marTop w:val="0"/>
          <w:marBottom w:val="0"/>
          <w:divBdr>
            <w:top w:val="none" w:sz="0" w:space="0" w:color="auto"/>
            <w:left w:val="none" w:sz="0" w:space="0" w:color="auto"/>
            <w:bottom w:val="none" w:sz="0" w:space="0" w:color="auto"/>
            <w:right w:val="none" w:sz="0" w:space="0" w:color="auto"/>
          </w:divBdr>
        </w:div>
        <w:div w:id="1430197878">
          <w:marLeft w:val="0"/>
          <w:marRight w:val="0"/>
          <w:marTop w:val="0"/>
          <w:marBottom w:val="0"/>
          <w:divBdr>
            <w:top w:val="none" w:sz="0" w:space="0" w:color="auto"/>
            <w:left w:val="none" w:sz="0" w:space="0" w:color="auto"/>
            <w:bottom w:val="none" w:sz="0" w:space="0" w:color="auto"/>
            <w:right w:val="none" w:sz="0" w:space="0" w:color="auto"/>
          </w:divBdr>
        </w:div>
        <w:div w:id="1269463487">
          <w:marLeft w:val="0"/>
          <w:marRight w:val="0"/>
          <w:marTop w:val="0"/>
          <w:marBottom w:val="0"/>
          <w:divBdr>
            <w:top w:val="none" w:sz="0" w:space="0" w:color="auto"/>
            <w:left w:val="none" w:sz="0" w:space="0" w:color="auto"/>
            <w:bottom w:val="none" w:sz="0" w:space="0" w:color="auto"/>
            <w:right w:val="none" w:sz="0" w:space="0" w:color="auto"/>
          </w:divBdr>
        </w:div>
        <w:div w:id="1231191510">
          <w:marLeft w:val="0"/>
          <w:marRight w:val="0"/>
          <w:marTop w:val="0"/>
          <w:marBottom w:val="0"/>
          <w:divBdr>
            <w:top w:val="none" w:sz="0" w:space="0" w:color="auto"/>
            <w:left w:val="none" w:sz="0" w:space="0" w:color="auto"/>
            <w:bottom w:val="none" w:sz="0" w:space="0" w:color="auto"/>
            <w:right w:val="none" w:sz="0" w:space="0" w:color="auto"/>
          </w:divBdr>
        </w:div>
        <w:div w:id="510030267">
          <w:marLeft w:val="0"/>
          <w:marRight w:val="0"/>
          <w:marTop w:val="0"/>
          <w:marBottom w:val="0"/>
          <w:divBdr>
            <w:top w:val="none" w:sz="0" w:space="0" w:color="auto"/>
            <w:left w:val="none" w:sz="0" w:space="0" w:color="auto"/>
            <w:bottom w:val="none" w:sz="0" w:space="0" w:color="auto"/>
            <w:right w:val="none" w:sz="0" w:space="0" w:color="auto"/>
          </w:divBdr>
        </w:div>
        <w:div w:id="988628387">
          <w:marLeft w:val="0"/>
          <w:marRight w:val="0"/>
          <w:marTop w:val="0"/>
          <w:marBottom w:val="0"/>
          <w:divBdr>
            <w:top w:val="none" w:sz="0" w:space="0" w:color="auto"/>
            <w:left w:val="none" w:sz="0" w:space="0" w:color="auto"/>
            <w:bottom w:val="none" w:sz="0" w:space="0" w:color="auto"/>
            <w:right w:val="none" w:sz="0" w:space="0" w:color="auto"/>
          </w:divBdr>
        </w:div>
        <w:div w:id="484124227">
          <w:marLeft w:val="0"/>
          <w:marRight w:val="0"/>
          <w:marTop w:val="0"/>
          <w:marBottom w:val="0"/>
          <w:divBdr>
            <w:top w:val="none" w:sz="0" w:space="0" w:color="auto"/>
            <w:left w:val="none" w:sz="0" w:space="0" w:color="auto"/>
            <w:bottom w:val="none" w:sz="0" w:space="0" w:color="auto"/>
            <w:right w:val="none" w:sz="0" w:space="0" w:color="auto"/>
          </w:divBdr>
        </w:div>
        <w:div w:id="2054230890">
          <w:marLeft w:val="0"/>
          <w:marRight w:val="0"/>
          <w:marTop w:val="0"/>
          <w:marBottom w:val="0"/>
          <w:divBdr>
            <w:top w:val="none" w:sz="0" w:space="0" w:color="auto"/>
            <w:left w:val="none" w:sz="0" w:space="0" w:color="auto"/>
            <w:bottom w:val="none" w:sz="0" w:space="0" w:color="auto"/>
            <w:right w:val="none" w:sz="0" w:space="0" w:color="auto"/>
          </w:divBdr>
        </w:div>
        <w:div w:id="1576236863">
          <w:marLeft w:val="0"/>
          <w:marRight w:val="0"/>
          <w:marTop w:val="0"/>
          <w:marBottom w:val="0"/>
          <w:divBdr>
            <w:top w:val="none" w:sz="0" w:space="0" w:color="auto"/>
            <w:left w:val="none" w:sz="0" w:space="0" w:color="auto"/>
            <w:bottom w:val="none" w:sz="0" w:space="0" w:color="auto"/>
            <w:right w:val="none" w:sz="0" w:space="0" w:color="auto"/>
          </w:divBdr>
        </w:div>
        <w:div w:id="1773090792">
          <w:marLeft w:val="0"/>
          <w:marRight w:val="0"/>
          <w:marTop w:val="0"/>
          <w:marBottom w:val="0"/>
          <w:divBdr>
            <w:top w:val="none" w:sz="0" w:space="0" w:color="auto"/>
            <w:left w:val="none" w:sz="0" w:space="0" w:color="auto"/>
            <w:bottom w:val="none" w:sz="0" w:space="0" w:color="auto"/>
            <w:right w:val="none" w:sz="0" w:space="0" w:color="auto"/>
          </w:divBdr>
        </w:div>
        <w:div w:id="1246959106">
          <w:marLeft w:val="0"/>
          <w:marRight w:val="0"/>
          <w:marTop w:val="0"/>
          <w:marBottom w:val="0"/>
          <w:divBdr>
            <w:top w:val="none" w:sz="0" w:space="0" w:color="auto"/>
            <w:left w:val="none" w:sz="0" w:space="0" w:color="auto"/>
            <w:bottom w:val="none" w:sz="0" w:space="0" w:color="auto"/>
            <w:right w:val="none" w:sz="0" w:space="0" w:color="auto"/>
          </w:divBdr>
        </w:div>
        <w:div w:id="1405569799">
          <w:marLeft w:val="0"/>
          <w:marRight w:val="0"/>
          <w:marTop w:val="0"/>
          <w:marBottom w:val="0"/>
          <w:divBdr>
            <w:top w:val="none" w:sz="0" w:space="0" w:color="auto"/>
            <w:left w:val="none" w:sz="0" w:space="0" w:color="auto"/>
            <w:bottom w:val="none" w:sz="0" w:space="0" w:color="auto"/>
            <w:right w:val="none" w:sz="0" w:space="0" w:color="auto"/>
          </w:divBdr>
        </w:div>
        <w:div w:id="1665890223">
          <w:marLeft w:val="0"/>
          <w:marRight w:val="0"/>
          <w:marTop w:val="0"/>
          <w:marBottom w:val="0"/>
          <w:divBdr>
            <w:top w:val="none" w:sz="0" w:space="0" w:color="auto"/>
            <w:left w:val="none" w:sz="0" w:space="0" w:color="auto"/>
            <w:bottom w:val="none" w:sz="0" w:space="0" w:color="auto"/>
            <w:right w:val="none" w:sz="0" w:space="0" w:color="auto"/>
          </w:divBdr>
        </w:div>
        <w:div w:id="511073089">
          <w:marLeft w:val="0"/>
          <w:marRight w:val="0"/>
          <w:marTop w:val="0"/>
          <w:marBottom w:val="0"/>
          <w:divBdr>
            <w:top w:val="none" w:sz="0" w:space="0" w:color="auto"/>
            <w:left w:val="none" w:sz="0" w:space="0" w:color="auto"/>
            <w:bottom w:val="none" w:sz="0" w:space="0" w:color="auto"/>
            <w:right w:val="none" w:sz="0" w:space="0" w:color="auto"/>
          </w:divBdr>
        </w:div>
        <w:div w:id="1872954370">
          <w:marLeft w:val="0"/>
          <w:marRight w:val="0"/>
          <w:marTop w:val="0"/>
          <w:marBottom w:val="0"/>
          <w:divBdr>
            <w:top w:val="none" w:sz="0" w:space="0" w:color="auto"/>
            <w:left w:val="none" w:sz="0" w:space="0" w:color="auto"/>
            <w:bottom w:val="none" w:sz="0" w:space="0" w:color="auto"/>
            <w:right w:val="none" w:sz="0" w:space="0" w:color="auto"/>
          </w:divBdr>
        </w:div>
        <w:div w:id="1313482780">
          <w:marLeft w:val="0"/>
          <w:marRight w:val="0"/>
          <w:marTop w:val="0"/>
          <w:marBottom w:val="0"/>
          <w:divBdr>
            <w:top w:val="none" w:sz="0" w:space="0" w:color="auto"/>
            <w:left w:val="none" w:sz="0" w:space="0" w:color="auto"/>
            <w:bottom w:val="none" w:sz="0" w:space="0" w:color="auto"/>
            <w:right w:val="none" w:sz="0" w:space="0" w:color="auto"/>
          </w:divBdr>
        </w:div>
        <w:div w:id="1608075448">
          <w:marLeft w:val="0"/>
          <w:marRight w:val="0"/>
          <w:marTop w:val="0"/>
          <w:marBottom w:val="0"/>
          <w:divBdr>
            <w:top w:val="none" w:sz="0" w:space="0" w:color="auto"/>
            <w:left w:val="none" w:sz="0" w:space="0" w:color="auto"/>
            <w:bottom w:val="none" w:sz="0" w:space="0" w:color="auto"/>
            <w:right w:val="none" w:sz="0" w:space="0" w:color="auto"/>
          </w:divBdr>
        </w:div>
        <w:div w:id="1571884221">
          <w:marLeft w:val="0"/>
          <w:marRight w:val="0"/>
          <w:marTop w:val="0"/>
          <w:marBottom w:val="0"/>
          <w:divBdr>
            <w:top w:val="none" w:sz="0" w:space="0" w:color="auto"/>
            <w:left w:val="none" w:sz="0" w:space="0" w:color="auto"/>
            <w:bottom w:val="none" w:sz="0" w:space="0" w:color="auto"/>
            <w:right w:val="none" w:sz="0" w:space="0" w:color="auto"/>
          </w:divBdr>
        </w:div>
        <w:div w:id="1062362043">
          <w:marLeft w:val="0"/>
          <w:marRight w:val="0"/>
          <w:marTop w:val="0"/>
          <w:marBottom w:val="0"/>
          <w:divBdr>
            <w:top w:val="none" w:sz="0" w:space="0" w:color="auto"/>
            <w:left w:val="none" w:sz="0" w:space="0" w:color="auto"/>
            <w:bottom w:val="none" w:sz="0" w:space="0" w:color="auto"/>
            <w:right w:val="none" w:sz="0" w:space="0" w:color="auto"/>
          </w:divBdr>
        </w:div>
        <w:div w:id="1040209003">
          <w:marLeft w:val="0"/>
          <w:marRight w:val="0"/>
          <w:marTop w:val="0"/>
          <w:marBottom w:val="0"/>
          <w:divBdr>
            <w:top w:val="none" w:sz="0" w:space="0" w:color="auto"/>
            <w:left w:val="none" w:sz="0" w:space="0" w:color="auto"/>
            <w:bottom w:val="none" w:sz="0" w:space="0" w:color="auto"/>
            <w:right w:val="none" w:sz="0" w:space="0" w:color="auto"/>
          </w:divBdr>
        </w:div>
        <w:div w:id="464205883">
          <w:marLeft w:val="0"/>
          <w:marRight w:val="0"/>
          <w:marTop w:val="0"/>
          <w:marBottom w:val="0"/>
          <w:divBdr>
            <w:top w:val="none" w:sz="0" w:space="0" w:color="auto"/>
            <w:left w:val="none" w:sz="0" w:space="0" w:color="auto"/>
            <w:bottom w:val="none" w:sz="0" w:space="0" w:color="auto"/>
            <w:right w:val="none" w:sz="0" w:space="0" w:color="auto"/>
          </w:divBdr>
        </w:div>
        <w:div w:id="1241867537">
          <w:marLeft w:val="0"/>
          <w:marRight w:val="0"/>
          <w:marTop w:val="0"/>
          <w:marBottom w:val="0"/>
          <w:divBdr>
            <w:top w:val="none" w:sz="0" w:space="0" w:color="auto"/>
            <w:left w:val="none" w:sz="0" w:space="0" w:color="auto"/>
            <w:bottom w:val="none" w:sz="0" w:space="0" w:color="auto"/>
            <w:right w:val="none" w:sz="0" w:space="0" w:color="auto"/>
          </w:divBdr>
        </w:div>
        <w:div w:id="1446534758">
          <w:marLeft w:val="0"/>
          <w:marRight w:val="0"/>
          <w:marTop w:val="0"/>
          <w:marBottom w:val="0"/>
          <w:divBdr>
            <w:top w:val="none" w:sz="0" w:space="0" w:color="auto"/>
            <w:left w:val="none" w:sz="0" w:space="0" w:color="auto"/>
            <w:bottom w:val="none" w:sz="0" w:space="0" w:color="auto"/>
            <w:right w:val="none" w:sz="0" w:space="0" w:color="auto"/>
          </w:divBdr>
        </w:div>
        <w:div w:id="34157750">
          <w:marLeft w:val="0"/>
          <w:marRight w:val="0"/>
          <w:marTop w:val="0"/>
          <w:marBottom w:val="0"/>
          <w:divBdr>
            <w:top w:val="none" w:sz="0" w:space="0" w:color="auto"/>
            <w:left w:val="none" w:sz="0" w:space="0" w:color="auto"/>
            <w:bottom w:val="none" w:sz="0" w:space="0" w:color="auto"/>
            <w:right w:val="none" w:sz="0" w:space="0" w:color="auto"/>
          </w:divBdr>
        </w:div>
        <w:div w:id="826896809">
          <w:marLeft w:val="0"/>
          <w:marRight w:val="0"/>
          <w:marTop w:val="0"/>
          <w:marBottom w:val="0"/>
          <w:divBdr>
            <w:top w:val="none" w:sz="0" w:space="0" w:color="auto"/>
            <w:left w:val="none" w:sz="0" w:space="0" w:color="auto"/>
            <w:bottom w:val="none" w:sz="0" w:space="0" w:color="auto"/>
            <w:right w:val="none" w:sz="0" w:space="0" w:color="auto"/>
          </w:divBdr>
        </w:div>
        <w:div w:id="2000301285">
          <w:marLeft w:val="0"/>
          <w:marRight w:val="0"/>
          <w:marTop w:val="0"/>
          <w:marBottom w:val="0"/>
          <w:divBdr>
            <w:top w:val="none" w:sz="0" w:space="0" w:color="auto"/>
            <w:left w:val="none" w:sz="0" w:space="0" w:color="auto"/>
            <w:bottom w:val="none" w:sz="0" w:space="0" w:color="auto"/>
            <w:right w:val="none" w:sz="0" w:space="0" w:color="auto"/>
          </w:divBdr>
        </w:div>
        <w:div w:id="1660888127">
          <w:marLeft w:val="0"/>
          <w:marRight w:val="0"/>
          <w:marTop w:val="0"/>
          <w:marBottom w:val="0"/>
          <w:divBdr>
            <w:top w:val="none" w:sz="0" w:space="0" w:color="auto"/>
            <w:left w:val="none" w:sz="0" w:space="0" w:color="auto"/>
            <w:bottom w:val="none" w:sz="0" w:space="0" w:color="auto"/>
            <w:right w:val="none" w:sz="0" w:space="0" w:color="auto"/>
          </w:divBdr>
        </w:div>
        <w:div w:id="265505406">
          <w:marLeft w:val="0"/>
          <w:marRight w:val="0"/>
          <w:marTop w:val="0"/>
          <w:marBottom w:val="0"/>
          <w:divBdr>
            <w:top w:val="none" w:sz="0" w:space="0" w:color="auto"/>
            <w:left w:val="none" w:sz="0" w:space="0" w:color="auto"/>
            <w:bottom w:val="none" w:sz="0" w:space="0" w:color="auto"/>
            <w:right w:val="none" w:sz="0" w:space="0" w:color="auto"/>
          </w:divBdr>
        </w:div>
        <w:div w:id="1753819290">
          <w:marLeft w:val="0"/>
          <w:marRight w:val="0"/>
          <w:marTop w:val="0"/>
          <w:marBottom w:val="0"/>
          <w:divBdr>
            <w:top w:val="none" w:sz="0" w:space="0" w:color="auto"/>
            <w:left w:val="none" w:sz="0" w:space="0" w:color="auto"/>
            <w:bottom w:val="none" w:sz="0" w:space="0" w:color="auto"/>
            <w:right w:val="none" w:sz="0" w:space="0" w:color="auto"/>
          </w:divBdr>
        </w:div>
        <w:div w:id="928389907">
          <w:marLeft w:val="0"/>
          <w:marRight w:val="0"/>
          <w:marTop w:val="0"/>
          <w:marBottom w:val="0"/>
          <w:divBdr>
            <w:top w:val="none" w:sz="0" w:space="0" w:color="auto"/>
            <w:left w:val="none" w:sz="0" w:space="0" w:color="auto"/>
            <w:bottom w:val="none" w:sz="0" w:space="0" w:color="auto"/>
            <w:right w:val="none" w:sz="0" w:space="0" w:color="auto"/>
          </w:divBdr>
        </w:div>
        <w:div w:id="918252118">
          <w:marLeft w:val="0"/>
          <w:marRight w:val="0"/>
          <w:marTop w:val="0"/>
          <w:marBottom w:val="0"/>
          <w:divBdr>
            <w:top w:val="none" w:sz="0" w:space="0" w:color="auto"/>
            <w:left w:val="none" w:sz="0" w:space="0" w:color="auto"/>
            <w:bottom w:val="none" w:sz="0" w:space="0" w:color="auto"/>
            <w:right w:val="none" w:sz="0" w:space="0" w:color="auto"/>
          </w:divBdr>
        </w:div>
        <w:div w:id="520893521">
          <w:marLeft w:val="0"/>
          <w:marRight w:val="0"/>
          <w:marTop w:val="0"/>
          <w:marBottom w:val="0"/>
          <w:divBdr>
            <w:top w:val="none" w:sz="0" w:space="0" w:color="auto"/>
            <w:left w:val="none" w:sz="0" w:space="0" w:color="auto"/>
            <w:bottom w:val="none" w:sz="0" w:space="0" w:color="auto"/>
            <w:right w:val="none" w:sz="0" w:space="0" w:color="auto"/>
          </w:divBdr>
        </w:div>
        <w:div w:id="357051119">
          <w:marLeft w:val="0"/>
          <w:marRight w:val="0"/>
          <w:marTop w:val="0"/>
          <w:marBottom w:val="0"/>
          <w:divBdr>
            <w:top w:val="none" w:sz="0" w:space="0" w:color="auto"/>
            <w:left w:val="none" w:sz="0" w:space="0" w:color="auto"/>
            <w:bottom w:val="none" w:sz="0" w:space="0" w:color="auto"/>
            <w:right w:val="none" w:sz="0" w:space="0" w:color="auto"/>
          </w:divBdr>
        </w:div>
        <w:div w:id="365984581">
          <w:marLeft w:val="0"/>
          <w:marRight w:val="0"/>
          <w:marTop w:val="0"/>
          <w:marBottom w:val="0"/>
          <w:divBdr>
            <w:top w:val="none" w:sz="0" w:space="0" w:color="auto"/>
            <w:left w:val="none" w:sz="0" w:space="0" w:color="auto"/>
            <w:bottom w:val="none" w:sz="0" w:space="0" w:color="auto"/>
            <w:right w:val="none" w:sz="0" w:space="0" w:color="auto"/>
          </w:divBdr>
        </w:div>
        <w:div w:id="947928436">
          <w:marLeft w:val="0"/>
          <w:marRight w:val="0"/>
          <w:marTop w:val="0"/>
          <w:marBottom w:val="0"/>
          <w:divBdr>
            <w:top w:val="none" w:sz="0" w:space="0" w:color="auto"/>
            <w:left w:val="none" w:sz="0" w:space="0" w:color="auto"/>
            <w:bottom w:val="none" w:sz="0" w:space="0" w:color="auto"/>
            <w:right w:val="none" w:sz="0" w:space="0" w:color="auto"/>
          </w:divBdr>
        </w:div>
        <w:div w:id="672802041">
          <w:marLeft w:val="0"/>
          <w:marRight w:val="0"/>
          <w:marTop w:val="0"/>
          <w:marBottom w:val="0"/>
          <w:divBdr>
            <w:top w:val="none" w:sz="0" w:space="0" w:color="auto"/>
            <w:left w:val="none" w:sz="0" w:space="0" w:color="auto"/>
            <w:bottom w:val="none" w:sz="0" w:space="0" w:color="auto"/>
            <w:right w:val="none" w:sz="0" w:space="0" w:color="auto"/>
          </w:divBdr>
        </w:div>
        <w:div w:id="2103724867">
          <w:marLeft w:val="0"/>
          <w:marRight w:val="0"/>
          <w:marTop w:val="0"/>
          <w:marBottom w:val="0"/>
          <w:divBdr>
            <w:top w:val="none" w:sz="0" w:space="0" w:color="auto"/>
            <w:left w:val="none" w:sz="0" w:space="0" w:color="auto"/>
            <w:bottom w:val="none" w:sz="0" w:space="0" w:color="auto"/>
            <w:right w:val="none" w:sz="0" w:space="0" w:color="auto"/>
          </w:divBdr>
        </w:div>
        <w:div w:id="1753894506">
          <w:marLeft w:val="0"/>
          <w:marRight w:val="0"/>
          <w:marTop w:val="0"/>
          <w:marBottom w:val="0"/>
          <w:divBdr>
            <w:top w:val="none" w:sz="0" w:space="0" w:color="auto"/>
            <w:left w:val="none" w:sz="0" w:space="0" w:color="auto"/>
            <w:bottom w:val="none" w:sz="0" w:space="0" w:color="auto"/>
            <w:right w:val="none" w:sz="0" w:space="0" w:color="auto"/>
          </w:divBdr>
        </w:div>
        <w:div w:id="1305937512">
          <w:marLeft w:val="0"/>
          <w:marRight w:val="0"/>
          <w:marTop w:val="0"/>
          <w:marBottom w:val="0"/>
          <w:divBdr>
            <w:top w:val="none" w:sz="0" w:space="0" w:color="auto"/>
            <w:left w:val="none" w:sz="0" w:space="0" w:color="auto"/>
            <w:bottom w:val="none" w:sz="0" w:space="0" w:color="auto"/>
            <w:right w:val="none" w:sz="0" w:space="0" w:color="auto"/>
          </w:divBdr>
        </w:div>
        <w:div w:id="1333138781">
          <w:marLeft w:val="0"/>
          <w:marRight w:val="0"/>
          <w:marTop w:val="0"/>
          <w:marBottom w:val="0"/>
          <w:divBdr>
            <w:top w:val="none" w:sz="0" w:space="0" w:color="auto"/>
            <w:left w:val="none" w:sz="0" w:space="0" w:color="auto"/>
            <w:bottom w:val="none" w:sz="0" w:space="0" w:color="auto"/>
            <w:right w:val="none" w:sz="0" w:space="0" w:color="auto"/>
          </w:divBdr>
        </w:div>
        <w:div w:id="609703732">
          <w:marLeft w:val="0"/>
          <w:marRight w:val="0"/>
          <w:marTop w:val="0"/>
          <w:marBottom w:val="0"/>
          <w:divBdr>
            <w:top w:val="none" w:sz="0" w:space="0" w:color="auto"/>
            <w:left w:val="none" w:sz="0" w:space="0" w:color="auto"/>
            <w:bottom w:val="none" w:sz="0" w:space="0" w:color="auto"/>
            <w:right w:val="none" w:sz="0" w:space="0" w:color="auto"/>
          </w:divBdr>
        </w:div>
        <w:div w:id="449208566">
          <w:marLeft w:val="0"/>
          <w:marRight w:val="0"/>
          <w:marTop w:val="0"/>
          <w:marBottom w:val="0"/>
          <w:divBdr>
            <w:top w:val="none" w:sz="0" w:space="0" w:color="auto"/>
            <w:left w:val="none" w:sz="0" w:space="0" w:color="auto"/>
            <w:bottom w:val="none" w:sz="0" w:space="0" w:color="auto"/>
            <w:right w:val="none" w:sz="0" w:space="0" w:color="auto"/>
          </w:divBdr>
        </w:div>
        <w:div w:id="1359235123">
          <w:marLeft w:val="0"/>
          <w:marRight w:val="0"/>
          <w:marTop w:val="0"/>
          <w:marBottom w:val="0"/>
          <w:divBdr>
            <w:top w:val="none" w:sz="0" w:space="0" w:color="auto"/>
            <w:left w:val="none" w:sz="0" w:space="0" w:color="auto"/>
            <w:bottom w:val="none" w:sz="0" w:space="0" w:color="auto"/>
            <w:right w:val="none" w:sz="0" w:space="0" w:color="auto"/>
          </w:divBdr>
        </w:div>
        <w:div w:id="1984194507">
          <w:marLeft w:val="0"/>
          <w:marRight w:val="0"/>
          <w:marTop w:val="0"/>
          <w:marBottom w:val="0"/>
          <w:divBdr>
            <w:top w:val="none" w:sz="0" w:space="0" w:color="auto"/>
            <w:left w:val="none" w:sz="0" w:space="0" w:color="auto"/>
            <w:bottom w:val="none" w:sz="0" w:space="0" w:color="auto"/>
            <w:right w:val="none" w:sz="0" w:space="0" w:color="auto"/>
          </w:divBdr>
        </w:div>
        <w:div w:id="134491889">
          <w:marLeft w:val="0"/>
          <w:marRight w:val="0"/>
          <w:marTop w:val="0"/>
          <w:marBottom w:val="0"/>
          <w:divBdr>
            <w:top w:val="none" w:sz="0" w:space="0" w:color="auto"/>
            <w:left w:val="none" w:sz="0" w:space="0" w:color="auto"/>
            <w:bottom w:val="none" w:sz="0" w:space="0" w:color="auto"/>
            <w:right w:val="none" w:sz="0" w:space="0" w:color="auto"/>
          </w:divBdr>
        </w:div>
        <w:div w:id="1580097639">
          <w:marLeft w:val="0"/>
          <w:marRight w:val="0"/>
          <w:marTop w:val="0"/>
          <w:marBottom w:val="0"/>
          <w:divBdr>
            <w:top w:val="none" w:sz="0" w:space="0" w:color="auto"/>
            <w:left w:val="none" w:sz="0" w:space="0" w:color="auto"/>
            <w:bottom w:val="none" w:sz="0" w:space="0" w:color="auto"/>
            <w:right w:val="none" w:sz="0" w:space="0" w:color="auto"/>
          </w:divBdr>
        </w:div>
        <w:div w:id="1824082328">
          <w:marLeft w:val="0"/>
          <w:marRight w:val="0"/>
          <w:marTop w:val="0"/>
          <w:marBottom w:val="0"/>
          <w:divBdr>
            <w:top w:val="none" w:sz="0" w:space="0" w:color="auto"/>
            <w:left w:val="none" w:sz="0" w:space="0" w:color="auto"/>
            <w:bottom w:val="none" w:sz="0" w:space="0" w:color="auto"/>
            <w:right w:val="none" w:sz="0" w:space="0" w:color="auto"/>
          </w:divBdr>
        </w:div>
        <w:div w:id="1657876082">
          <w:marLeft w:val="0"/>
          <w:marRight w:val="0"/>
          <w:marTop w:val="0"/>
          <w:marBottom w:val="0"/>
          <w:divBdr>
            <w:top w:val="none" w:sz="0" w:space="0" w:color="auto"/>
            <w:left w:val="none" w:sz="0" w:space="0" w:color="auto"/>
            <w:bottom w:val="none" w:sz="0" w:space="0" w:color="auto"/>
            <w:right w:val="none" w:sz="0" w:space="0" w:color="auto"/>
          </w:divBdr>
        </w:div>
        <w:div w:id="1700857935">
          <w:marLeft w:val="0"/>
          <w:marRight w:val="0"/>
          <w:marTop w:val="0"/>
          <w:marBottom w:val="0"/>
          <w:divBdr>
            <w:top w:val="none" w:sz="0" w:space="0" w:color="auto"/>
            <w:left w:val="none" w:sz="0" w:space="0" w:color="auto"/>
            <w:bottom w:val="none" w:sz="0" w:space="0" w:color="auto"/>
            <w:right w:val="none" w:sz="0" w:space="0" w:color="auto"/>
          </w:divBdr>
        </w:div>
        <w:div w:id="1115832954">
          <w:marLeft w:val="0"/>
          <w:marRight w:val="0"/>
          <w:marTop w:val="0"/>
          <w:marBottom w:val="0"/>
          <w:divBdr>
            <w:top w:val="none" w:sz="0" w:space="0" w:color="auto"/>
            <w:left w:val="none" w:sz="0" w:space="0" w:color="auto"/>
            <w:bottom w:val="none" w:sz="0" w:space="0" w:color="auto"/>
            <w:right w:val="none" w:sz="0" w:space="0" w:color="auto"/>
          </w:divBdr>
        </w:div>
        <w:div w:id="1583490911">
          <w:marLeft w:val="0"/>
          <w:marRight w:val="0"/>
          <w:marTop w:val="0"/>
          <w:marBottom w:val="0"/>
          <w:divBdr>
            <w:top w:val="none" w:sz="0" w:space="0" w:color="auto"/>
            <w:left w:val="none" w:sz="0" w:space="0" w:color="auto"/>
            <w:bottom w:val="none" w:sz="0" w:space="0" w:color="auto"/>
            <w:right w:val="none" w:sz="0" w:space="0" w:color="auto"/>
          </w:divBdr>
        </w:div>
        <w:div w:id="2105610603">
          <w:marLeft w:val="0"/>
          <w:marRight w:val="0"/>
          <w:marTop w:val="0"/>
          <w:marBottom w:val="0"/>
          <w:divBdr>
            <w:top w:val="none" w:sz="0" w:space="0" w:color="auto"/>
            <w:left w:val="none" w:sz="0" w:space="0" w:color="auto"/>
            <w:bottom w:val="none" w:sz="0" w:space="0" w:color="auto"/>
            <w:right w:val="none" w:sz="0" w:space="0" w:color="auto"/>
          </w:divBdr>
        </w:div>
        <w:div w:id="1186864106">
          <w:marLeft w:val="0"/>
          <w:marRight w:val="0"/>
          <w:marTop w:val="0"/>
          <w:marBottom w:val="0"/>
          <w:divBdr>
            <w:top w:val="none" w:sz="0" w:space="0" w:color="auto"/>
            <w:left w:val="none" w:sz="0" w:space="0" w:color="auto"/>
            <w:bottom w:val="none" w:sz="0" w:space="0" w:color="auto"/>
            <w:right w:val="none" w:sz="0" w:space="0" w:color="auto"/>
          </w:divBdr>
        </w:div>
        <w:div w:id="1835491968">
          <w:marLeft w:val="0"/>
          <w:marRight w:val="0"/>
          <w:marTop w:val="0"/>
          <w:marBottom w:val="0"/>
          <w:divBdr>
            <w:top w:val="none" w:sz="0" w:space="0" w:color="auto"/>
            <w:left w:val="none" w:sz="0" w:space="0" w:color="auto"/>
            <w:bottom w:val="none" w:sz="0" w:space="0" w:color="auto"/>
            <w:right w:val="none" w:sz="0" w:space="0" w:color="auto"/>
          </w:divBdr>
        </w:div>
        <w:div w:id="1577931626">
          <w:marLeft w:val="0"/>
          <w:marRight w:val="0"/>
          <w:marTop w:val="0"/>
          <w:marBottom w:val="0"/>
          <w:divBdr>
            <w:top w:val="none" w:sz="0" w:space="0" w:color="auto"/>
            <w:left w:val="none" w:sz="0" w:space="0" w:color="auto"/>
            <w:bottom w:val="none" w:sz="0" w:space="0" w:color="auto"/>
            <w:right w:val="none" w:sz="0" w:space="0" w:color="auto"/>
          </w:divBdr>
        </w:div>
        <w:div w:id="703872530">
          <w:marLeft w:val="0"/>
          <w:marRight w:val="0"/>
          <w:marTop w:val="0"/>
          <w:marBottom w:val="0"/>
          <w:divBdr>
            <w:top w:val="none" w:sz="0" w:space="0" w:color="auto"/>
            <w:left w:val="none" w:sz="0" w:space="0" w:color="auto"/>
            <w:bottom w:val="none" w:sz="0" w:space="0" w:color="auto"/>
            <w:right w:val="none" w:sz="0" w:space="0" w:color="auto"/>
          </w:divBdr>
        </w:div>
        <w:div w:id="1705903876">
          <w:marLeft w:val="0"/>
          <w:marRight w:val="0"/>
          <w:marTop w:val="0"/>
          <w:marBottom w:val="0"/>
          <w:divBdr>
            <w:top w:val="none" w:sz="0" w:space="0" w:color="auto"/>
            <w:left w:val="none" w:sz="0" w:space="0" w:color="auto"/>
            <w:bottom w:val="none" w:sz="0" w:space="0" w:color="auto"/>
            <w:right w:val="none" w:sz="0" w:space="0" w:color="auto"/>
          </w:divBdr>
        </w:div>
        <w:div w:id="1058940227">
          <w:marLeft w:val="0"/>
          <w:marRight w:val="0"/>
          <w:marTop w:val="0"/>
          <w:marBottom w:val="0"/>
          <w:divBdr>
            <w:top w:val="none" w:sz="0" w:space="0" w:color="auto"/>
            <w:left w:val="none" w:sz="0" w:space="0" w:color="auto"/>
            <w:bottom w:val="none" w:sz="0" w:space="0" w:color="auto"/>
            <w:right w:val="none" w:sz="0" w:space="0" w:color="auto"/>
          </w:divBdr>
        </w:div>
        <w:div w:id="165021226">
          <w:marLeft w:val="0"/>
          <w:marRight w:val="0"/>
          <w:marTop w:val="0"/>
          <w:marBottom w:val="0"/>
          <w:divBdr>
            <w:top w:val="none" w:sz="0" w:space="0" w:color="auto"/>
            <w:left w:val="none" w:sz="0" w:space="0" w:color="auto"/>
            <w:bottom w:val="none" w:sz="0" w:space="0" w:color="auto"/>
            <w:right w:val="none" w:sz="0" w:space="0" w:color="auto"/>
          </w:divBdr>
        </w:div>
        <w:div w:id="208996896">
          <w:marLeft w:val="0"/>
          <w:marRight w:val="0"/>
          <w:marTop w:val="0"/>
          <w:marBottom w:val="0"/>
          <w:divBdr>
            <w:top w:val="none" w:sz="0" w:space="0" w:color="auto"/>
            <w:left w:val="none" w:sz="0" w:space="0" w:color="auto"/>
            <w:bottom w:val="none" w:sz="0" w:space="0" w:color="auto"/>
            <w:right w:val="none" w:sz="0" w:space="0" w:color="auto"/>
          </w:divBdr>
        </w:div>
        <w:div w:id="73400528">
          <w:marLeft w:val="0"/>
          <w:marRight w:val="0"/>
          <w:marTop w:val="0"/>
          <w:marBottom w:val="0"/>
          <w:divBdr>
            <w:top w:val="none" w:sz="0" w:space="0" w:color="auto"/>
            <w:left w:val="none" w:sz="0" w:space="0" w:color="auto"/>
            <w:bottom w:val="none" w:sz="0" w:space="0" w:color="auto"/>
            <w:right w:val="none" w:sz="0" w:space="0" w:color="auto"/>
          </w:divBdr>
        </w:div>
        <w:div w:id="871915922">
          <w:marLeft w:val="0"/>
          <w:marRight w:val="0"/>
          <w:marTop w:val="0"/>
          <w:marBottom w:val="0"/>
          <w:divBdr>
            <w:top w:val="none" w:sz="0" w:space="0" w:color="auto"/>
            <w:left w:val="none" w:sz="0" w:space="0" w:color="auto"/>
            <w:bottom w:val="none" w:sz="0" w:space="0" w:color="auto"/>
            <w:right w:val="none" w:sz="0" w:space="0" w:color="auto"/>
          </w:divBdr>
        </w:div>
        <w:div w:id="844898740">
          <w:marLeft w:val="0"/>
          <w:marRight w:val="0"/>
          <w:marTop w:val="0"/>
          <w:marBottom w:val="0"/>
          <w:divBdr>
            <w:top w:val="none" w:sz="0" w:space="0" w:color="auto"/>
            <w:left w:val="none" w:sz="0" w:space="0" w:color="auto"/>
            <w:bottom w:val="none" w:sz="0" w:space="0" w:color="auto"/>
            <w:right w:val="none" w:sz="0" w:space="0" w:color="auto"/>
          </w:divBdr>
        </w:div>
        <w:div w:id="99691849">
          <w:marLeft w:val="0"/>
          <w:marRight w:val="0"/>
          <w:marTop w:val="0"/>
          <w:marBottom w:val="0"/>
          <w:divBdr>
            <w:top w:val="none" w:sz="0" w:space="0" w:color="auto"/>
            <w:left w:val="none" w:sz="0" w:space="0" w:color="auto"/>
            <w:bottom w:val="none" w:sz="0" w:space="0" w:color="auto"/>
            <w:right w:val="none" w:sz="0" w:space="0" w:color="auto"/>
          </w:divBdr>
        </w:div>
        <w:div w:id="1904488643">
          <w:marLeft w:val="0"/>
          <w:marRight w:val="0"/>
          <w:marTop w:val="0"/>
          <w:marBottom w:val="0"/>
          <w:divBdr>
            <w:top w:val="none" w:sz="0" w:space="0" w:color="auto"/>
            <w:left w:val="none" w:sz="0" w:space="0" w:color="auto"/>
            <w:bottom w:val="none" w:sz="0" w:space="0" w:color="auto"/>
            <w:right w:val="none" w:sz="0" w:space="0" w:color="auto"/>
          </w:divBdr>
        </w:div>
        <w:div w:id="817772007">
          <w:marLeft w:val="0"/>
          <w:marRight w:val="0"/>
          <w:marTop w:val="0"/>
          <w:marBottom w:val="0"/>
          <w:divBdr>
            <w:top w:val="none" w:sz="0" w:space="0" w:color="auto"/>
            <w:left w:val="none" w:sz="0" w:space="0" w:color="auto"/>
            <w:bottom w:val="none" w:sz="0" w:space="0" w:color="auto"/>
            <w:right w:val="none" w:sz="0" w:space="0" w:color="auto"/>
          </w:divBdr>
        </w:div>
        <w:div w:id="1853257701">
          <w:marLeft w:val="0"/>
          <w:marRight w:val="0"/>
          <w:marTop w:val="0"/>
          <w:marBottom w:val="0"/>
          <w:divBdr>
            <w:top w:val="none" w:sz="0" w:space="0" w:color="auto"/>
            <w:left w:val="none" w:sz="0" w:space="0" w:color="auto"/>
            <w:bottom w:val="none" w:sz="0" w:space="0" w:color="auto"/>
            <w:right w:val="none" w:sz="0" w:space="0" w:color="auto"/>
          </w:divBdr>
        </w:div>
        <w:div w:id="739865382">
          <w:marLeft w:val="0"/>
          <w:marRight w:val="0"/>
          <w:marTop w:val="0"/>
          <w:marBottom w:val="0"/>
          <w:divBdr>
            <w:top w:val="none" w:sz="0" w:space="0" w:color="auto"/>
            <w:left w:val="none" w:sz="0" w:space="0" w:color="auto"/>
            <w:bottom w:val="none" w:sz="0" w:space="0" w:color="auto"/>
            <w:right w:val="none" w:sz="0" w:space="0" w:color="auto"/>
          </w:divBdr>
        </w:div>
        <w:div w:id="909387131">
          <w:marLeft w:val="0"/>
          <w:marRight w:val="0"/>
          <w:marTop w:val="0"/>
          <w:marBottom w:val="0"/>
          <w:divBdr>
            <w:top w:val="none" w:sz="0" w:space="0" w:color="auto"/>
            <w:left w:val="none" w:sz="0" w:space="0" w:color="auto"/>
            <w:bottom w:val="none" w:sz="0" w:space="0" w:color="auto"/>
            <w:right w:val="none" w:sz="0" w:space="0" w:color="auto"/>
          </w:divBdr>
        </w:div>
        <w:div w:id="1770852568">
          <w:marLeft w:val="0"/>
          <w:marRight w:val="0"/>
          <w:marTop w:val="0"/>
          <w:marBottom w:val="0"/>
          <w:divBdr>
            <w:top w:val="none" w:sz="0" w:space="0" w:color="auto"/>
            <w:left w:val="none" w:sz="0" w:space="0" w:color="auto"/>
            <w:bottom w:val="none" w:sz="0" w:space="0" w:color="auto"/>
            <w:right w:val="none" w:sz="0" w:space="0" w:color="auto"/>
          </w:divBdr>
        </w:div>
        <w:div w:id="1234050786">
          <w:marLeft w:val="0"/>
          <w:marRight w:val="0"/>
          <w:marTop w:val="0"/>
          <w:marBottom w:val="0"/>
          <w:divBdr>
            <w:top w:val="none" w:sz="0" w:space="0" w:color="auto"/>
            <w:left w:val="none" w:sz="0" w:space="0" w:color="auto"/>
            <w:bottom w:val="none" w:sz="0" w:space="0" w:color="auto"/>
            <w:right w:val="none" w:sz="0" w:space="0" w:color="auto"/>
          </w:divBdr>
        </w:div>
        <w:div w:id="1736854037">
          <w:marLeft w:val="0"/>
          <w:marRight w:val="0"/>
          <w:marTop w:val="0"/>
          <w:marBottom w:val="0"/>
          <w:divBdr>
            <w:top w:val="none" w:sz="0" w:space="0" w:color="auto"/>
            <w:left w:val="none" w:sz="0" w:space="0" w:color="auto"/>
            <w:bottom w:val="none" w:sz="0" w:space="0" w:color="auto"/>
            <w:right w:val="none" w:sz="0" w:space="0" w:color="auto"/>
          </w:divBdr>
        </w:div>
        <w:div w:id="613707895">
          <w:marLeft w:val="0"/>
          <w:marRight w:val="0"/>
          <w:marTop w:val="0"/>
          <w:marBottom w:val="0"/>
          <w:divBdr>
            <w:top w:val="none" w:sz="0" w:space="0" w:color="auto"/>
            <w:left w:val="none" w:sz="0" w:space="0" w:color="auto"/>
            <w:bottom w:val="none" w:sz="0" w:space="0" w:color="auto"/>
            <w:right w:val="none" w:sz="0" w:space="0" w:color="auto"/>
          </w:divBdr>
        </w:div>
        <w:div w:id="554513379">
          <w:marLeft w:val="0"/>
          <w:marRight w:val="0"/>
          <w:marTop w:val="0"/>
          <w:marBottom w:val="0"/>
          <w:divBdr>
            <w:top w:val="none" w:sz="0" w:space="0" w:color="auto"/>
            <w:left w:val="none" w:sz="0" w:space="0" w:color="auto"/>
            <w:bottom w:val="none" w:sz="0" w:space="0" w:color="auto"/>
            <w:right w:val="none" w:sz="0" w:space="0" w:color="auto"/>
          </w:divBdr>
        </w:div>
        <w:div w:id="399720884">
          <w:marLeft w:val="0"/>
          <w:marRight w:val="0"/>
          <w:marTop w:val="0"/>
          <w:marBottom w:val="0"/>
          <w:divBdr>
            <w:top w:val="none" w:sz="0" w:space="0" w:color="auto"/>
            <w:left w:val="none" w:sz="0" w:space="0" w:color="auto"/>
            <w:bottom w:val="none" w:sz="0" w:space="0" w:color="auto"/>
            <w:right w:val="none" w:sz="0" w:space="0" w:color="auto"/>
          </w:divBdr>
        </w:div>
        <w:div w:id="624653465">
          <w:marLeft w:val="0"/>
          <w:marRight w:val="0"/>
          <w:marTop w:val="0"/>
          <w:marBottom w:val="0"/>
          <w:divBdr>
            <w:top w:val="none" w:sz="0" w:space="0" w:color="auto"/>
            <w:left w:val="none" w:sz="0" w:space="0" w:color="auto"/>
            <w:bottom w:val="none" w:sz="0" w:space="0" w:color="auto"/>
            <w:right w:val="none" w:sz="0" w:space="0" w:color="auto"/>
          </w:divBdr>
        </w:div>
        <w:div w:id="1185904284">
          <w:marLeft w:val="0"/>
          <w:marRight w:val="0"/>
          <w:marTop w:val="0"/>
          <w:marBottom w:val="0"/>
          <w:divBdr>
            <w:top w:val="none" w:sz="0" w:space="0" w:color="auto"/>
            <w:left w:val="none" w:sz="0" w:space="0" w:color="auto"/>
            <w:bottom w:val="none" w:sz="0" w:space="0" w:color="auto"/>
            <w:right w:val="none" w:sz="0" w:space="0" w:color="auto"/>
          </w:divBdr>
        </w:div>
        <w:div w:id="1979064722">
          <w:marLeft w:val="0"/>
          <w:marRight w:val="0"/>
          <w:marTop w:val="0"/>
          <w:marBottom w:val="0"/>
          <w:divBdr>
            <w:top w:val="none" w:sz="0" w:space="0" w:color="auto"/>
            <w:left w:val="none" w:sz="0" w:space="0" w:color="auto"/>
            <w:bottom w:val="none" w:sz="0" w:space="0" w:color="auto"/>
            <w:right w:val="none" w:sz="0" w:space="0" w:color="auto"/>
          </w:divBdr>
        </w:div>
        <w:div w:id="1684817426">
          <w:marLeft w:val="0"/>
          <w:marRight w:val="0"/>
          <w:marTop w:val="0"/>
          <w:marBottom w:val="0"/>
          <w:divBdr>
            <w:top w:val="none" w:sz="0" w:space="0" w:color="auto"/>
            <w:left w:val="none" w:sz="0" w:space="0" w:color="auto"/>
            <w:bottom w:val="none" w:sz="0" w:space="0" w:color="auto"/>
            <w:right w:val="none" w:sz="0" w:space="0" w:color="auto"/>
          </w:divBdr>
        </w:div>
        <w:div w:id="719212749">
          <w:marLeft w:val="0"/>
          <w:marRight w:val="0"/>
          <w:marTop w:val="0"/>
          <w:marBottom w:val="0"/>
          <w:divBdr>
            <w:top w:val="none" w:sz="0" w:space="0" w:color="auto"/>
            <w:left w:val="none" w:sz="0" w:space="0" w:color="auto"/>
            <w:bottom w:val="none" w:sz="0" w:space="0" w:color="auto"/>
            <w:right w:val="none" w:sz="0" w:space="0" w:color="auto"/>
          </w:divBdr>
        </w:div>
        <w:div w:id="1495755482">
          <w:marLeft w:val="0"/>
          <w:marRight w:val="0"/>
          <w:marTop w:val="0"/>
          <w:marBottom w:val="0"/>
          <w:divBdr>
            <w:top w:val="none" w:sz="0" w:space="0" w:color="auto"/>
            <w:left w:val="none" w:sz="0" w:space="0" w:color="auto"/>
            <w:bottom w:val="none" w:sz="0" w:space="0" w:color="auto"/>
            <w:right w:val="none" w:sz="0" w:space="0" w:color="auto"/>
          </w:divBdr>
        </w:div>
        <w:div w:id="1580291406">
          <w:marLeft w:val="0"/>
          <w:marRight w:val="0"/>
          <w:marTop w:val="0"/>
          <w:marBottom w:val="0"/>
          <w:divBdr>
            <w:top w:val="none" w:sz="0" w:space="0" w:color="auto"/>
            <w:left w:val="none" w:sz="0" w:space="0" w:color="auto"/>
            <w:bottom w:val="none" w:sz="0" w:space="0" w:color="auto"/>
            <w:right w:val="none" w:sz="0" w:space="0" w:color="auto"/>
          </w:divBdr>
        </w:div>
        <w:div w:id="745758849">
          <w:marLeft w:val="0"/>
          <w:marRight w:val="0"/>
          <w:marTop w:val="0"/>
          <w:marBottom w:val="0"/>
          <w:divBdr>
            <w:top w:val="none" w:sz="0" w:space="0" w:color="auto"/>
            <w:left w:val="none" w:sz="0" w:space="0" w:color="auto"/>
            <w:bottom w:val="none" w:sz="0" w:space="0" w:color="auto"/>
            <w:right w:val="none" w:sz="0" w:space="0" w:color="auto"/>
          </w:divBdr>
        </w:div>
        <w:div w:id="1505825840">
          <w:marLeft w:val="0"/>
          <w:marRight w:val="0"/>
          <w:marTop w:val="0"/>
          <w:marBottom w:val="0"/>
          <w:divBdr>
            <w:top w:val="none" w:sz="0" w:space="0" w:color="auto"/>
            <w:left w:val="none" w:sz="0" w:space="0" w:color="auto"/>
            <w:bottom w:val="none" w:sz="0" w:space="0" w:color="auto"/>
            <w:right w:val="none" w:sz="0" w:space="0" w:color="auto"/>
          </w:divBdr>
        </w:div>
        <w:div w:id="234896036">
          <w:marLeft w:val="0"/>
          <w:marRight w:val="0"/>
          <w:marTop w:val="0"/>
          <w:marBottom w:val="0"/>
          <w:divBdr>
            <w:top w:val="none" w:sz="0" w:space="0" w:color="auto"/>
            <w:left w:val="none" w:sz="0" w:space="0" w:color="auto"/>
            <w:bottom w:val="none" w:sz="0" w:space="0" w:color="auto"/>
            <w:right w:val="none" w:sz="0" w:space="0" w:color="auto"/>
          </w:divBdr>
        </w:div>
        <w:div w:id="1094203865">
          <w:marLeft w:val="0"/>
          <w:marRight w:val="0"/>
          <w:marTop w:val="0"/>
          <w:marBottom w:val="0"/>
          <w:divBdr>
            <w:top w:val="none" w:sz="0" w:space="0" w:color="auto"/>
            <w:left w:val="none" w:sz="0" w:space="0" w:color="auto"/>
            <w:bottom w:val="none" w:sz="0" w:space="0" w:color="auto"/>
            <w:right w:val="none" w:sz="0" w:space="0" w:color="auto"/>
          </w:divBdr>
        </w:div>
        <w:div w:id="1287275933">
          <w:marLeft w:val="0"/>
          <w:marRight w:val="0"/>
          <w:marTop w:val="0"/>
          <w:marBottom w:val="0"/>
          <w:divBdr>
            <w:top w:val="none" w:sz="0" w:space="0" w:color="auto"/>
            <w:left w:val="none" w:sz="0" w:space="0" w:color="auto"/>
            <w:bottom w:val="none" w:sz="0" w:space="0" w:color="auto"/>
            <w:right w:val="none" w:sz="0" w:space="0" w:color="auto"/>
          </w:divBdr>
        </w:div>
        <w:div w:id="1019090912">
          <w:marLeft w:val="0"/>
          <w:marRight w:val="0"/>
          <w:marTop w:val="0"/>
          <w:marBottom w:val="0"/>
          <w:divBdr>
            <w:top w:val="none" w:sz="0" w:space="0" w:color="auto"/>
            <w:left w:val="none" w:sz="0" w:space="0" w:color="auto"/>
            <w:bottom w:val="none" w:sz="0" w:space="0" w:color="auto"/>
            <w:right w:val="none" w:sz="0" w:space="0" w:color="auto"/>
          </w:divBdr>
        </w:div>
        <w:div w:id="167673813">
          <w:marLeft w:val="0"/>
          <w:marRight w:val="0"/>
          <w:marTop w:val="0"/>
          <w:marBottom w:val="0"/>
          <w:divBdr>
            <w:top w:val="none" w:sz="0" w:space="0" w:color="auto"/>
            <w:left w:val="none" w:sz="0" w:space="0" w:color="auto"/>
            <w:bottom w:val="none" w:sz="0" w:space="0" w:color="auto"/>
            <w:right w:val="none" w:sz="0" w:space="0" w:color="auto"/>
          </w:divBdr>
        </w:div>
        <w:div w:id="895287440">
          <w:marLeft w:val="0"/>
          <w:marRight w:val="0"/>
          <w:marTop w:val="0"/>
          <w:marBottom w:val="0"/>
          <w:divBdr>
            <w:top w:val="none" w:sz="0" w:space="0" w:color="auto"/>
            <w:left w:val="none" w:sz="0" w:space="0" w:color="auto"/>
            <w:bottom w:val="none" w:sz="0" w:space="0" w:color="auto"/>
            <w:right w:val="none" w:sz="0" w:space="0" w:color="auto"/>
          </w:divBdr>
        </w:div>
        <w:div w:id="440683087">
          <w:marLeft w:val="0"/>
          <w:marRight w:val="0"/>
          <w:marTop w:val="0"/>
          <w:marBottom w:val="0"/>
          <w:divBdr>
            <w:top w:val="none" w:sz="0" w:space="0" w:color="auto"/>
            <w:left w:val="none" w:sz="0" w:space="0" w:color="auto"/>
            <w:bottom w:val="none" w:sz="0" w:space="0" w:color="auto"/>
            <w:right w:val="none" w:sz="0" w:space="0" w:color="auto"/>
          </w:divBdr>
        </w:div>
        <w:div w:id="1420328120">
          <w:marLeft w:val="0"/>
          <w:marRight w:val="0"/>
          <w:marTop w:val="0"/>
          <w:marBottom w:val="0"/>
          <w:divBdr>
            <w:top w:val="none" w:sz="0" w:space="0" w:color="auto"/>
            <w:left w:val="none" w:sz="0" w:space="0" w:color="auto"/>
            <w:bottom w:val="none" w:sz="0" w:space="0" w:color="auto"/>
            <w:right w:val="none" w:sz="0" w:space="0" w:color="auto"/>
          </w:divBdr>
        </w:div>
        <w:div w:id="1570648963">
          <w:marLeft w:val="0"/>
          <w:marRight w:val="0"/>
          <w:marTop w:val="0"/>
          <w:marBottom w:val="0"/>
          <w:divBdr>
            <w:top w:val="none" w:sz="0" w:space="0" w:color="auto"/>
            <w:left w:val="none" w:sz="0" w:space="0" w:color="auto"/>
            <w:bottom w:val="none" w:sz="0" w:space="0" w:color="auto"/>
            <w:right w:val="none" w:sz="0" w:space="0" w:color="auto"/>
          </w:divBdr>
        </w:div>
        <w:div w:id="959847803">
          <w:marLeft w:val="0"/>
          <w:marRight w:val="0"/>
          <w:marTop w:val="0"/>
          <w:marBottom w:val="0"/>
          <w:divBdr>
            <w:top w:val="none" w:sz="0" w:space="0" w:color="auto"/>
            <w:left w:val="none" w:sz="0" w:space="0" w:color="auto"/>
            <w:bottom w:val="none" w:sz="0" w:space="0" w:color="auto"/>
            <w:right w:val="none" w:sz="0" w:space="0" w:color="auto"/>
          </w:divBdr>
        </w:div>
        <w:div w:id="458647239">
          <w:marLeft w:val="0"/>
          <w:marRight w:val="0"/>
          <w:marTop w:val="0"/>
          <w:marBottom w:val="0"/>
          <w:divBdr>
            <w:top w:val="none" w:sz="0" w:space="0" w:color="auto"/>
            <w:left w:val="none" w:sz="0" w:space="0" w:color="auto"/>
            <w:bottom w:val="none" w:sz="0" w:space="0" w:color="auto"/>
            <w:right w:val="none" w:sz="0" w:space="0" w:color="auto"/>
          </w:divBdr>
        </w:div>
        <w:div w:id="50348143">
          <w:marLeft w:val="0"/>
          <w:marRight w:val="0"/>
          <w:marTop w:val="0"/>
          <w:marBottom w:val="0"/>
          <w:divBdr>
            <w:top w:val="none" w:sz="0" w:space="0" w:color="auto"/>
            <w:left w:val="none" w:sz="0" w:space="0" w:color="auto"/>
            <w:bottom w:val="none" w:sz="0" w:space="0" w:color="auto"/>
            <w:right w:val="none" w:sz="0" w:space="0" w:color="auto"/>
          </w:divBdr>
        </w:div>
        <w:div w:id="46031234">
          <w:marLeft w:val="0"/>
          <w:marRight w:val="0"/>
          <w:marTop w:val="0"/>
          <w:marBottom w:val="0"/>
          <w:divBdr>
            <w:top w:val="none" w:sz="0" w:space="0" w:color="auto"/>
            <w:left w:val="none" w:sz="0" w:space="0" w:color="auto"/>
            <w:bottom w:val="none" w:sz="0" w:space="0" w:color="auto"/>
            <w:right w:val="none" w:sz="0" w:space="0" w:color="auto"/>
          </w:divBdr>
        </w:div>
        <w:div w:id="1516725837">
          <w:marLeft w:val="0"/>
          <w:marRight w:val="0"/>
          <w:marTop w:val="0"/>
          <w:marBottom w:val="0"/>
          <w:divBdr>
            <w:top w:val="none" w:sz="0" w:space="0" w:color="auto"/>
            <w:left w:val="none" w:sz="0" w:space="0" w:color="auto"/>
            <w:bottom w:val="none" w:sz="0" w:space="0" w:color="auto"/>
            <w:right w:val="none" w:sz="0" w:space="0" w:color="auto"/>
          </w:divBdr>
        </w:div>
        <w:div w:id="1084573562">
          <w:marLeft w:val="0"/>
          <w:marRight w:val="0"/>
          <w:marTop w:val="0"/>
          <w:marBottom w:val="0"/>
          <w:divBdr>
            <w:top w:val="none" w:sz="0" w:space="0" w:color="auto"/>
            <w:left w:val="none" w:sz="0" w:space="0" w:color="auto"/>
            <w:bottom w:val="none" w:sz="0" w:space="0" w:color="auto"/>
            <w:right w:val="none" w:sz="0" w:space="0" w:color="auto"/>
          </w:divBdr>
        </w:div>
        <w:div w:id="1048798242">
          <w:marLeft w:val="0"/>
          <w:marRight w:val="0"/>
          <w:marTop w:val="0"/>
          <w:marBottom w:val="0"/>
          <w:divBdr>
            <w:top w:val="none" w:sz="0" w:space="0" w:color="auto"/>
            <w:left w:val="none" w:sz="0" w:space="0" w:color="auto"/>
            <w:bottom w:val="none" w:sz="0" w:space="0" w:color="auto"/>
            <w:right w:val="none" w:sz="0" w:space="0" w:color="auto"/>
          </w:divBdr>
        </w:div>
        <w:div w:id="554312258">
          <w:marLeft w:val="0"/>
          <w:marRight w:val="0"/>
          <w:marTop w:val="0"/>
          <w:marBottom w:val="0"/>
          <w:divBdr>
            <w:top w:val="none" w:sz="0" w:space="0" w:color="auto"/>
            <w:left w:val="none" w:sz="0" w:space="0" w:color="auto"/>
            <w:bottom w:val="none" w:sz="0" w:space="0" w:color="auto"/>
            <w:right w:val="none" w:sz="0" w:space="0" w:color="auto"/>
          </w:divBdr>
        </w:div>
        <w:div w:id="1207108754">
          <w:marLeft w:val="0"/>
          <w:marRight w:val="0"/>
          <w:marTop w:val="0"/>
          <w:marBottom w:val="0"/>
          <w:divBdr>
            <w:top w:val="none" w:sz="0" w:space="0" w:color="auto"/>
            <w:left w:val="none" w:sz="0" w:space="0" w:color="auto"/>
            <w:bottom w:val="none" w:sz="0" w:space="0" w:color="auto"/>
            <w:right w:val="none" w:sz="0" w:space="0" w:color="auto"/>
          </w:divBdr>
        </w:div>
        <w:div w:id="1358585184">
          <w:marLeft w:val="0"/>
          <w:marRight w:val="0"/>
          <w:marTop w:val="0"/>
          <w:marBottom w:val="0"/>
          <w:divBdr>
            <w:top w:val="none" w:sz="0" w:space="0" w:color="auto"/>
            <w:left w:val="none" w:sz="0" w:space="0" w:color="auto"/>
            <w:bottom w:val="none" w:sz="0" w:space="0" w:color="auto"/>
            <w:right w:val="none" w:sz="0" w:space="0" w:color="auto"/>
          </w:divBdr>
        </w:div>
        <w:div w:id="1262878959">
          <w:marLeft w:val="0"/>
          <w:marRight w:val="0"/>
          <w:marTop w:val="0"/>
          <w:marBottom w:val="0"/>
          <w:divBdr>
            <w:top w:val="none" w:sz="0" w:space="0" w:color="auto"/>
            <w:left w:val="none" w:sz="0" w:space="0" w:color="auto"/>
            <w:bottom w:val="none" w:sz="0" w:space="0" w:color="auto"/>
            <w:right w:val="none" w:sz="0" w:space="0" w:color="auto"/>
          </w:divBdr>
        </w:div>
        <w:div w:id="1224221607">
          <w:marLeft w:val="0"/>
          <w:marRight w:val="0"/>
          <w:marTop w:val="0"/>
          <w:marBottom w:val="0"/>
          <w:divBdr>
            <w:top w:val="none" w:sz="0" w:space="0" w:color="auto"/>
            <w:left w:val="none" w:sz="0" w:space="0" w:color="auto"/>
            <w:bottom w:val="none" w:sz="0" w:space="0" w:color="auto"/>
            <w:right w:val="none" w:sz="0" w:space="0" w:color="auto"/>
          </w:divBdr>
        </w:div>
        <w:div w:id="1346664575">
          <w:marLeft w:val="0"/>
          <w:marRight w:val="0"/>
          <w:marTop w:val="0"/>
          <w:marBottom w:val="0"/>
          <w:divBdr>
            <w:top w:val="none" w:sz="0" w:space="0" w:color="auto"/>
            <w:left w:val="none" w:sz="0" w:space="0" w:color="auto"/>
            <w:bottom w:val="none" w:sz="0" w:space="0" w:color="auto"/>
            <w:right w:val="none" w:sz="0" w:space="0" w:color="auto"/>
          </w:divBdr>
        </w:div>
        <w:div w:id="1072506039">
          <w:marLeft w:val="0"/>
          <w:marRight w:val="0"/>
          <w:marTop w:val="0"/>
          <w:marBottom w:val="0"/>
          <w:divBdr>
            <w:top w:val="none" w:sz="0" w:space="0" w:color="auto"/>
            <w:left w:val="none" w:sz="0" w:space="0" w:color="auto"/>
            <w:bottom w:val="none" w:sz="0" w:space="0" w:color="auto"/>
            <w:right w:val="none" w:sz="0" w:space="0" w:color="auto"/>
          </w:divBdr>
        </w:div>
        <w:div w:id="414086639">
          <w:marLeft w:val="0"/>
          <w:marRight w:val="0"/>
          <w:marTop w:val="0"/>
          <w:marBottom w:val="0"/>
          <w:divBdr>
            <w:top w:val="none" w:sz="0" w:space="0" w:color="auto"/>
            <w:left w:val="none" w:sz="0" w:space="0" w:color="auto"/>
            <w:bottom w:val="none" w:sz="0" w:space="0" w:color="auto"/>
            <w:right w:val="none" w:sz="0" w:space="0" w:color="auto"/>
          </w:divBdr>
        </w:div>
        <w:div w:id="6911367">
          <w:marLeft w:val="0"/>
          <w:marRight w:val="0"/>
          <w:marTop w:val="0"/>
          <w:marBottom w:val="0"/>
          <w:divBdr>
            <w:top w:val="none" w:sz="0" w:space="0" w:color="auto"/>
            <w:left w:val="none" w:sz="0" w:space="0" w:color="auto"/>
            <w:bottom w:val="none" w:sz="0" w:space="0" w:color="auto"/>
            <w:right w:val="none" w:sz="0" w:space="0" w:color="auto"/>
          </w:divBdr>
        </w:div>
        <w:div w:id="1410076107">
          <w:marLeft w:val="0"/>
          <w:marRight w:val="0"/>
          <w:marTop w:val="0"/>
          <w:marBottom w:val="0"/>
          <w:divBdr>
            <w:top w:val="none" w:sz="0" w:space="0" w:color="auto"/>
            <w:left w:val="none" w:sz="0" w:space="0" w:color="auto"/>
            <w:bottom w:val="none" w:sz="0" w:space="0" w:color="auto"/>
            <w:right w:val="none" w:sz="0" w:space="0" w:color="auto"/>
          </w:divBdr>
        </w:div>
        <w:div w:id="763720848">
          <w:marLeft w:val="0"/>
          <w:marRight w:val="0"/>
          <w:marTop w:val="0"/>
          <w:marBottom w:val="0"/>
          <w:divBdr>
            <w:top w:val="none" w:sz="0" w:space="0" w:color="auto"/>
            <w:left w:val="none" w:sz="0" w:space="0" w:color="auto"/>
            <w:bottom w:val="none" w:sz="0" w:space="0" w:color="auto"/>
            <w:right w:val="none" w:sz="0" w:space="0" w:color="auto"/>
          </w:divBdr>
        </w:div>
        <w:div w:id="1785533633">
          <w:marLeft w:val="0"/>
          <w:marRight w:val="0"/>
          <w:marTop w:val="0"/>
          <w:marBottom w:val="0"/>
          <w:divBdr>
            <w:top w:val="none" w:sz="0" w:space="0" w:color="auto"/>
            <w:left w:val="none" w:sz="0" w:space="0" w:color="auto"/>
            <w:bottom w:val="none" w:sz="0" w:space="0" w:color="auto"/>
            <w:right w:val="none" w:sz="0" w:space="0" w:color="auto"/>
          </w:divBdr>
        </w:div>
        <w:div w:id="892348370">
          <w:marLeft w:val="0"/>
          <w:marRight w:val="0"/>
          <w:marTop w:val="0"/>
          <w:marBottom w:val="0"/>
          <w:divBdr>
            <w:top w:val="none" w:sz="0" w:space="0" w:color="auto"/>
            <w:left w:val="none" w:sz="0" w:space="0" w:color="auto"/>
            <w:bottom w:val="none" w:sz="0" w:space="0" w:color="auto"/>
            <w:right w:val="none" w:sz="0" w:space="0" w:color="auto"/>
          </w:divBdr>
        </w:div>
        <w:div w:id="1208563915">
          <w:marLeft w:val="0"/>
          <w:marRight w:val="0"/>
          <w:marTop w:val="0"/>
          <w:marBottom w:val="0"/>
          <w:divBdr>
            <w:top w:val="none" w:sz="0" w:space="0" w:color="auto"/>
            <w:left w:val="none" w:sz="0" w:space="0" w:color="auto"/>
            <w:bottom w:val="none" w:sz="0" w:space="0" w:color="auto"/>
            <w:right w:val="none" w:sz="0" w:space="0" w:color="auto"/>
          </w:divBdr>
        </w:div>
        <w:div w:id="1292128096">
          <w:marLeft w:val="0"/>
          <w:marRight w:val="0"/>
          <w:marTop w:val="0"/>
          <w:marBottom w:val="0"/>
          <w:divBdr>
            <w:top w:val="none" w:sz="0" w:space="0" w:color="auto"/>
            <w:left w:val="none" w:sz="0" w:space="0" w:color="auto"/>
            <w:bottom w:val="none" w:sz="0" w:space="0" w:color="auto"/>
            <w:right w:val="none" w:sz="0" w:space="0" w:color="auto"/>
          </w:divBdr>
        </w:div>
        <w:div w:id="624315226">
          <w:marLeft w:val="0"/>
          <w:marRight w:val="0"/>
          <w:marTop w:val="0"/>
          <w:marBottom w:val="0"/>
          <w:divBdr>
            <w:top w:val="none" w:sz="0" w:space="0" w:color="auto"/>
            <w:left w:val="none" w:sz="0" w:space="0" w:color="auto"/>
            <w:bottom w:val="none" w:sz="0" w:space="0" w:color="auto"/>
            <w:right w:val="none" w:sz="0" w:space="0" w:color="auto"/>
          </w:divBdr>
        </w:div>
        <w:div w:id="1270241450">
          <w:marLeft w:val="0"/>
          <w:marRight w:val="0"/>
          <w:marTop w:val="0"/>
          <w:marBottom w:val="0"/>
          <w:divBdr>
            <w:top w:val="none" w:sz="0" w:space="0" w:color="auto"/>
            <w:left w:val="none" w:sz="0" w:space="0" w:color="auto"/>
            <w:bottom w:val="none" w:sz="0" w:space="0" w:color="auto"/>
            <w:right w:val="none" w:sz="0" w:space="0" w:color="auto"/>
          </w:divBdr>
        </w:div>
        <w:div w:id="461265530">
          <w:marLeft w:val="0"/>
          <w:marRight w:val="0"/>
          <w:marTop w:val="0"/>
          <w:marBottom w:val="0"/>
          <w:divBdr>
            <w:top w:val="none" w:sz="0" w:space="0" w:color="auto"/>
            <w:left w:val="none" w:sz="0" w:space="0" w:color="auto"/>
            <w:bottom w:val="none" w:sz="0" w:space="0" w:color="auto"/>
            <w:right w:val="none" w:sz="0" w:space="0" w:color="auto"/>
          </w:divBdr>
        </w:div>
        <w:div w:id="398597507">
          <w:marLeft w:val="0"/>
          <w:marRight w:val="0"/>
          <w:marTop w:val="0"/>
          <w:marBottom w:val="0"/>
          <w:divBdr>
            <w:top w:val="none" w:sz="0" w:space="0" w:color="auto"/>
            <w:left w:val="none" w:sz="0" w:space="0" w:color="auto"/>
            <w:bottom w:val="none" w:sz="0" w:space="0" w:color="auto"/>
            <w:right w:val="none" w:sz="0" w:space="0" w:color="auto"/>
          </w:divBdr>
        </w:div>
        <w:div w:id="1143036252">
          <w:marLeft w:val="0"/>
          <w:marRight w:val="0"/>
          <w:marTop w:val="0"/>
          <w:marBottom w:val="0"/>
          <w:divBdr>
            <w:top w:val="none" w:sz="0" w:space="0" w:color="auto"/>
            <w:left w:val="none" w:sz="0" w:space="0" w:color="auto"/>
            <w:bottom w:val="none" w:sz="0" w:space="0" w:color="auto"/>
            <w:right w:val="none" w:sz="0" w:space="0" w:color="auto"/>
          </w:divBdr>
        </w:div>
        <w:div w:id="1031033293">
          <w:marLeft w:val="0"/>
          <w:marRight w:val="0"/>
          <w:marTop w:val="0"/>
          <w:marBottom w:val="0"/>
          <w:divBdr>
            <w:top w:val="none" w:sz="0" w:space="0" w:color="auto"/>
            <w:left w:val="none" w:sz="0" w:space="0" w:color="auto"/>
            <w:bottom w:val="none" w:sz="0" w:space="0" w:color="auto"/>
            <w:right w:val="none" w:sz="0" w:space="0" w:color="auto"/>
          </w:divBdr>
        </w:div>
        <w:div w:id="1234774070">
          <w:marLeft w:val="0"/>
          <w:marRight w:val="0"/>
          <w:marTop w:val="0"/>
          <w:marBottom w:val="0"/>
          <w:divBdr>
            <w:top w:val="none" w:sz="0" w:space="0" w:color="auto"/>
            <w:left w:val="none" w:sz="0" w:space="0" w:color="auto"/>
            <w:bottom w:val="none" w:sz="0" w:space="0" w:color="auto"/>
            <w:right w:val="none" w:sz="0" w:space="0" w:color="auto"/>
          </w:divBdr>
        </w:div>
        <w:div w:id="1019624709">
          <w:marLeft w:val="0"/>
          <w:marRight w:val="0"/>
          <w:marTop w:val="0"/>
          <w:marBottom w:val="0"/>
          <w:divBdr>
            <w:top w:val="none" w:sz="0" w:space="0" w:color="auto"/>
            <w:left w:val="none" w:sz="0" w:space="0" w:color="auto"/>
            <w:bottom w:val="none" w:sz="0" w:space="0" w:color="auto"/>
            <w:right w:val="none" w:sz="0" w:space="0" w:color="auto"/>
          </w:divBdr>
        </w:div>
        <w:div w:id="248276983">
          <w:marLeft w:val="0"/>
          <w:marRight w:val="0"/>
          <w:marTop w:val="0"/>
          <w:marBottom w:val="0"/>
          <w:divBdr>
            <w:top w:val="none" w:sz="0" w:space="0" w:color="auto"/>
            <w:left w:val="none" w:sz="0" w:space="0" w:color="auto"/>
            <w:bottom w:val="none" w:sz="0" w:space="0" w:color="auto"/>
            <w:right w:val="none" w:sz="0" w:space="0" w:color="auto"/>
          </w:divBdr>
        </w:div>
        <w:div w:id="323124575">
          <w:marLeft w:val="0"/>
          <w:marRight w:val="0"/>
          <w:marTop w:val="0"/>
          <w:marBottom w:val="0"/>
          <w:divBdr>
            <w:top w:val="none" w:sz="0" w:space="0" w:color="auto"/>
            <w:left w:val="none" w:sz="0" w:space="0" w:color="auto"/>
            <w:bottom w:val="none" w:sz="0" w:space="0" w:color="auto"/>
            <w:right w:val="none" w:sz="0" w:space="0" w:color="auto"/>
          </w:divBdr>
        </w:div>
        <w:div w:id="1516191592">
          <w:marLeft w:val="0"/>
          <w:marRight w:val="0"/>
          <w:marTop w:val="0"/>
          <w:marBottom w:val="0"/>
          <w:divBdr>
            <w:top w:val="none" w:sz="0" w:space="0" w:color="auto"/>
            <w:left w:val="none" w:sz="0" w:space="0" w:color="auto"/>
            <w:bottom w:val="none" w:sz="0" w:space="0" w:color="auto"/>
            <w:right w:val="none" w:sz="0" w:space="0" w:color="auto"/>
          </w:divBdr>
        </w:div>
        <w:div w:id="116722799">
          <w:marLeft w:val="0"/>
          <w:marRight w:val="0"/>
          <w:marTop w:val="0"/>
          <w:marBottom w:val="0"/>
          <w:divBdr>
            <w:top w:val="none" w:sz="0" w:space="0" w:color="auto"/>
            <w:left w:val="none" w:sz="0" w:space="0" w:color="auto"/>
            <w:bottom w:val="none" w:sz="0" w:space="0" w:color="auto"/>
            <w:right w:val="none" w:sz="0" w:space="0" w:color="auto"/>
          </w:divBdr>
        </w:div>
        <w:div w:id="304429678">
          <w:marLeft w:val="0"/>
          <w:marRight w:val="0"/>
          <w:marTop w:val="0"/>
          <w:marBottom w:val="0"/>
          <w:divBdr>
            <w:top w:val="none" w:sz="0" w:space="0" w:color="auto"/>
            <w:left w:val="none" w:sz="0" w:space="0" w:color="auto"/>
            <w:bottom w:val="none" w:sz="0" w:space="0" w:color="auto"/>
            <w:right w:val="none" w:sz="0" w:space="0" w:color="auto"/>
          </w:divBdr>
        </w:div>
        <w:div w:id="435835223">
          <w:marLeft w:val="0"/>
          <w:marRight w:val="0"/>
          <w:marTop w:val="0"/>
          <w:marBottom w:val="0"/>
          <w:divBdr>
            <w:top w:val="none" w:sz="0" w:space="0" w:color="auto"/>
            <w:left w:val="none" w:sz="0" w:space="0" w:color="auto"/>
            <w:bottom w:val="none" w:sz="0" w:space="0" w:color="auto"/>
            <w:right w:val="none" w:sz="0" w:space="0" w:color="auto"/>
          </w:divBdr>
        </w:div>
        <w:div w:id="574970195">
          <w:marLeft w:val="0"/>
          <w:marRight w:val="0"/>
          <w:marTop w:val="0"/>
          <w:marBottom w:val="0"/>
          <w:divBdr>
            <w:top w:val="none" w:sz="0" w:space="0" w:color="auto"/>
            <w:left w:val="none" w:sz="0" w:space="0" w:color="auto"/>
            <w:bottom w:val="none" w:sz="0" w:space="0" w:color="auto"/>
            <w:right w:val="none" w:sz="0" w:space="0" w:color="auto"/>
          </w:divBdr>
        </w:div>
        <w:div w:id="1926453950">
          <w:marLeft w:val="0"/>
          <w:marRight w:val="0"/>
          <w:marTop w:val="0"/>
          <w:marBottom w:val="0"/>
          <w:divBdr>
            <w:top w:val="none" w:sz="0" w:space="0" w:color="auto"/>
            <w:left w:val="none" w:sz="0" w:space="0" w:color="auto"/>
            <w:bottom w:val="none" w:sz="0" w:space="0" w:color="auto"/>
            <w:right w:val="none" w:sz="0" w:space="0" w:color="auto"/>
          </w:divBdr>
        </w:div>
        <w:div w:id="1299143946">
          <w:marLeft w:val="0"/>
          <w:marRight w:val="0"/>
          <w:marTop w:val="0"/>
          <w:marBottom w:val="0"/>
          <w:divBdr>
            <w:top w:val="none" w:sz="0" w:space="0" w:color="auto"/>
            <w:left w:val="none" w:sz="0" w:space="0" w:color="auto"/>
            <w:bottom w:val="none" w:sz="0" w:space="0" w:color="auto"/>
            <w:right w:val="none" w:sz="0" w:space="0" w:color="auto"/>
          </w:divBdr>
        </w:div>
        <w:div w:id="2057242117">
          <w:marLeft w:val="0"/>
          <w:marRight w:val="0"/>
          <w:marTop w:val="0"/>
          <w:marBottom w:val="0"/>
          <w:divBdr>
            <w:top w:val="none" w:sz="0" w:space="0" w:color="auto"/>
            <w:left w:val="none" w:sz="0" w:space="0" w:color="auto"/>
            <w:bottom w:val="none" w:sz="0" w:space="0" w:color="auto"/>
            <w:right w:val="none" w:sz="0" w:space="0" w:color="auto"/>
          </w:divBdr>
        </w:div>
        <w:div w:id="2106148567">
          <w:marLeft w:val="0"/>
          <w:marRight w:val="0"/>
          <w:marTop w:val="0"/>
          <w:marBottom w:val="0"/>
          <w:divBdr>
            <w:top w:val="none" w:sz="0" w:space="0" w:color="auto"/>
            <w:left w:val="none" w:sz="0" w:space="0" w:color="auto"/>
            <w:bottom w:val="none" w:sz="0" w:space="0" w:color="auto"/>
            <w:right w:val="none" w:sz="0" w:space="0" w:color="auto"/>
          </w:divBdr>
        </w:div>
        <w:div w:id="1138109498">
          <w:marLeft w:val="0"/>
          <w:marRight w:val="0"/>
          <w:marTop w:val="0"/>
          <w:marBottom w:val="0"/>
          <w:divBdr>
            <w:top w:val="none" w:sz="0" w:space="0" w:color="auto"/>
            <w:left w:val="none" w:sz="0" w:space="0" w:color="auto"/>
            <w:bottom w:val="none" w:sz="0" w:space="0" w:color="auto"/>
            <w:right w:val="none" w:sz="0" w:space="0" w:color="auto"/>
          </w:divBdr>
        </w:div>
        <w:div w:id="895241707">
          <w:marLeft w:val="0"/>
          <w:marRight w:val="0"/>
          <w:marTop w:val="0"/>
          <w:marBottom w:val="0"/>
          <w:divBdr>
            <w:top w:val="none" w:sz="0" w:space="0" w:color="auto"/>
            <w:left w:val="none" w:sz="0" w:space="0" w:color="auto"/>
            <w:bottom w:val="none" w:sz="0" w:space="0" w:color="auto"/>
            <w:right w:val="none" w:sz="0" w:space="0" w:color="auto"/>
          </w:divBdr>
        </w:div>
        <w:div w:id="1425345016">
          <w:marLeft w:val="0"/>
          <w:marRight w:val="0"/>
          <w:marTop w:val="0"/>
          <w:marBottom w:val="0"/>
          <w:divBdr>
            <w:top w:val="none" w:sz="0" w:space="0" w:color="auto"/>
            <w:left w:val="none" w:sz="0" w:space="0" w:color="auto"/>
            <w:bottom w:val="none" w:sz="0" w:space="0" w:color="auto"/>
            <w:right w:val="none" w:sz="0" w:space="0" w:color="auto"/>
          </w:divBdr>
        </w:div>
        <w:div w:id="1913925181">
          <w:marLeft w:val="0"/>
          <w:marRight w:val="0"/>
          <w:marTop w:val="0"/>
          <w:marBottom w:val="0"/>
          <w:divBdr>
            <w:top w:val="none" w:sz="0" w:space="0" w:color="auto"/>
            <w:left w:val="none" w:sz="0" w:space="0" w:color="auto"/>
            <w:bottom w:val="none" w:sz="0" w:space="0" w:color="auto"/>
            <w:right w:val="none" w:sz="0" w:space="0" w:color="auto"/>
          </w:divBdr>
        </w:div>
        <w:div w:id="1698658643">
          <w:marLeft w:val="0"/>
          <w:marRight w:val="0"/>
          <w:marTop w:val="0"/>
          <w:marBottom w:val="0"/>
          <w:divBdr>
            <w:top w:val="none" w:sz="0" w:space="0" w:color="auto"/>
            <w:left w:val="none" w:sz="0" w:space="0" w:color="auto"/>
            <w:bottom w:val="none" w:sz="0" w:space="0" w:color="auto"/>
            <w:right w:val="none" w:sz="0" w:space="0" w:color="auto"/>
          </w:divBdr>
        </w:div>
        <w:div w:id="511066561">
          <w:marLeft w:val="0"/>
          <w:marRight w:val="0"/>
          <w:marTop w:val="0"/>
          <w:marBottom w:val="0"/>
          <w:divBdr>
            <w:top w:val="none" w:sz="0" w:space="0" w:color="auto"/>
            <w:left w:val="none" w:sz="0" w:space="0" w:color="auto"/>
            <w:bottom w:val="none" w:sz="0" w:space="0" w:color="auto"/>
            <w:right w:val="none" w:sz="0" w:space="0" w:color="auto"/>
          </w:divBdr>
        </w:div>
        <w:div w:id="446437827">
          <w:marLeft w:val="0"/>
          <w:marRight w:val="0"/>
          <w:marTop w:val="0"/>
          <w:marBottom w:val="0"/>
          <w:divBdr>
            <w:top w:val="none" w:sz="0" w:space="0" w:color="auto"/>
            <w:left w:val="none" w:sz="0" w:space="0" w:color="auto"/>
            <w:bottom w:val="none" w:sz="0" w:space="0" w:color="auto"/>
            <w:right w:val="none" w:sz="0" w:space="0" w:color="auto"/>
          </w:divBdr>
        </w:div>
        <w:div w:id="1786118765">
          <w:marLeft w:val="0"/>
          <w:marRight w:val="0"/>
          <w:marTop w:val="0"/>
          <w:marBottom w:val="0"/>
          <w:divBdr>
            <w:top w:val="none" w:sz="0" w:space="0" w:color="auto"/>
            <w:left w:val="none" w:sz="0" w:space="0" w:color="auto"/>
            <w:bottom w:val="none" w:sz="0" w:space="0" w:color="auto"/>
            <w:right w:val="none" w:sz="0" w:space="0" w:color="auto"/>
          </w:divBdr>
        </w:div>
        <w:div w:id="513038764">
          <w:marLeft w:val="0"/>
          <w:marRight w:val="0"/>
          <w:marTop w:val="0"/>
          <w:marBottom w:val="0"/>
          <w:divBdr>
            <w:top w:val="none" w:sz="0" w:space="0" w:color="auto"/>
            <w:left w:val="none" w:sz="0" w:space="0" w:color="auto"/>
            <w:bottom w:val="none" w:sz="0" w:space="0" w:color="auto"/>
            <w:right w:val="none" w:sz="0" w:space="0" w:color="auto"/>
          </w:divBdr>
        </w:div>
        <w:div w:id="1002005220">
          <w:marLeft w:val="0"/>
          <w:marRight w:val="0"/>
          <w:marTop w:val="0"/>
          <w:marBottom w:val="0"/>
          <w:divBdr>
            <w:top w:val="none" w:sz="0" w:space="0" w:color="auto"/>
            <w:left w:val="none" w:sz="0" w:space="0" w:color="auto"/>
            <w:bottom w:val="none" w:sz="0" w:space="0" w:color="auto"/>
            <w:right w:val="none" w:sz="0" w:space="0" w:color="auto"/>
          </w:divBdr>
        </w:div>
        <w:div w:id="1973946444">
          <w:marLeft w:val="0"/>
          <w:marRight w:val="0"/>
          <w:marTop w:val="0"/>
          <w:marBottom w:val="0"/>
          <w:divBdr>
            <w:top w:val="none" w:sz="0" w:space="0" w:color="auto"/>
            <w:left w:val="none" w:sz="0" w:space="0" w:color="auto"/>
            <w:bottom w:val="none" w:sz="0" w:space="0" w:color="auto"/>
            <w:right w:val="none" w:sz="0" w:space="0" w:color="auto"/>
          </w:divBdr>
        </w:div>
        <w:div w:id="1461611223">
          <w:marLeft w:val="0"/>
          <w:marRight w:val="0"/>
          <w:marTop w:val="0"/>
          <w:marBottom w:val="0"/>
          <w:divBdr>
            <w:top w:val="none" w:sz="0" w:space="0" w:color="auto"/>
            <w:left w:val="none" w:sz="0" w:space="0" w:color="auto"/>
            <w:bottom w:val="none" w:sz="0" w:space="0" w:color="auto"/>
            <w:right w:val="none" w:sz="0" w:space="0" w:color="auto"/>
          </w:divBdr>
        </w:div>
        <w:div w:id="1379478213">
          <w:marLeft w:val="0"/>
          <w:marRight w:val="0"/>
          <w:marTop w:val="0"/>
          <w:marBottom w:val="0"/>
          <w:divBdr>
            <w:top w:val="none" w:sz="0" w:space="0" w:color="auto"/>
            <w:left w:val="none" w:sz="0" w:space="0" w:color="auto"/>
            <w:bottom w:val="none" w:sz="0" w:space="0" w:color="auto"/>
            <w:right w:val="none" w:sz="0" w:space="0" w:color="auto"/>
          </w:divBdr>
        </w:div>
        <w:div w:id="1609851724">
          <w:marLeft w:val="0"/>
          <w:marRight w:val="0"/>
          <w:marTop w:val="0"/>
          <w:marBottom w:val="0"/>
          <w:divBdr>
            <w:top w:val="none" w:sz="0" w:space="0" w:color="auto"/>
            <w:left w:val="none" w:sz="0" w:space="0" w:color="auto"/>
            <w:bottom w:val="none" w:sz="0" w:space="0" w:color="auto"/>
            <w:right w:val="none" w:sz="0" w:space="0" w:color="auto"/>
          </w:divBdr>
        </w:div>
        <w:div w:id="2134783670">
          <w:marLeft w:val="0"/>
          <w:marRight w:val="0"/>
          <w:marTop w:val="0"/>
          <w:marBottom w:val="0"/>
          <w:divBdr>
            <w:top w:val="none" w:sz="0" w:space="0" w:color="auto"/>
            <w:left w:val="none" w:sz="0" w:space="0" w:color="auto"/>
            <w:bottom w:val="none" w:sz="0" w:space="0" w:color="auto"/>
            <w:right w:val="none" w:sz="0" w:space="0" w:color="auto"/>
          </w:divBdr>
        </w:div>
        <w:div w:id="176307448">
          <w:marLeft w:val="0"/>
          <w:marRight w:val="0"/>
          <w:marTop w:val="0"/>
          <w:marBottom w:val="0"/>
          <w:divBdr>
            <w:top w:val="none" w:sz="0" w:space="0" w:color="auto"/>
            <w:left w:val="none" w:sz="0" w:space="0" w:color="auto"/>
            <w:bottom w:val="none" w:sz="0" w:space="0" w:color="auto"/>
            <w:right w:val="none" w:sz="0" w:space="0" w:color="auto"/>
          </w:divBdr>
        </w:div>
        <w:div w:id="343897900">
          <w:marLeft w:val="0"/>
          <w:marRight w:val="0"/>
          <w:marTop w:val="0"/>
          <w:marBottom w:val="0"/>
          <w:divBdr>
            <w:top w:val="none" w:sz="0" w:space="0" w:color="auto"/>
            <w:left w:val="none" w:sz="0" w:space="0" w:color="auto"/>
            <w:bottom w:val="none" w:sz="0" w:space="0" w:color="auto"/>
            <w:right w:val="none" w:sz="0" w:space="0" w:color="auto"/>
          </w:divBdr>
        </w:div>
        <w:div w:id="1839421990">
          <w:marLeft w:val="0"/>
          <w:marRight w:val="0"/>
          <w:marTop w:val="0"/>
          <w:marBottom w:val="0"/>
          <w:divBdr>
            <w:top w:val="none" w:sz="0" w:space="0" w:color="auto"/>
            <w:left w:val="none" w:sz="0" w:space="0" w:color="auto"/>
            <w:bottom w:val="none" w:sz="0" w:space="0" w:color="auto"/>
            <w:right w:val="none" w:sz="0" w:space="0" w:color="auto"/>
          </w:divBdr>
        </w:div>
        <w:div w:id="2035225495">
          <w:marLeft w:val="0"/>
          <w:marRight w:val="0"/>
          <w:marTop w:val="0"/>
          <w:marBottom w:val="0"/>
          <w:divBdr>
            <w:top w:val="none" w:sz="0" w:space="0" w:color="auto"/>
            <w:left w:val="none" w:sz="0" w:space="0" w:color="auto"/>
            <w:bottom w:val="none" w:sz="0" w:space="0" w:color="auto"/>
            <w:right w:val="none" w:sz="0" w:space="0" w:color="auto"/>
          </w:divBdr>
        </w:div>
        <w:div w:id="108668700">
          <w:marLeft w:val="0"/>
          <w:marRight w:val="0"/>
          <w:marTop w:val="0"/>
          <w:marBottom w:val="0"/>
          <w:divBdr>
            <w:top w:val="none" w:sz="0" w:space="0" w:color="auto"/>
            <w:left w:val="none" w:sz="0" w:space="0" w:color="auto"/>
            <w:bottom w:val="none" w:sz="0" w:space="0" w:color="auto"/>
            <w:right w:val="none" w:sz="0" w:space="0" w:color="auto"/>
          </w:divBdr>
        </w:div>
        <w:div w:id="1971089969">
          <w:marLeft w:val="0"/>
          <w:marRight w:val="0"/>
          <w:marTop w:val="0"/>
          <w:marBottom w:val="0"/>
          <w:divBdr>
            <w:top w:val="none" w:sz="0" w:space="0" w:color="auto"/>
            <w:left w:val="none" w:sz="0" w:space="0" w:color="auto"/>
            <w:bottom w:val="none" w:sz="0" w:space="0" w:color="auto"/>
            <w:right w:val="none" w:sz="0" w:space="0" w:color="auto"/>
          </w:divBdr>
        </w:div>
        <w:div w:id="2109226532">
          <w:marLeft w:val="0"/>
          <w:marRight w:val="0"/>
          <w:marTop w:val="0"/>
          <w:marBottom w:val="0"/>
          <w:divBdr>
            <w:top w:val="none" w:sz="0" w:space="0" w:color="auto"/>
            <w:left w:val="none" w:sz="0" w:space="0" w:color="auto"/>
            <w:bottom w:val="none" w:sz="0" w:space="0" w:color="auto"/>
            <w:right w:val="none" w:sz="0" w:space="0" w:color="auto"/>
          </w:divBdr>
        </w:div>
        <w:div w:id="310597912">
          <w:marLeft w:val="0"/>
          <w:marRight w:val="0"/>
          <w:marTop w:val="0"/>
          <w:marBottom w:val="0"/>
          <w:divBdr>
            <w:top w:val="none" w:sz="0" w:space="0" w:color="auto"/>
            <w:left w:val="none" w:sz="0" w:space="0" w:color="auto"/>
            <w:bottom w:val="none" w:sz="0" w:space="0" w:color="auto"/>
            <w:right w:val="none" w:sz="0" w:space="0" w:color="auto"/>
          </w:divBdr>
        </w:div>
        <w:div w:id="390007990">
          <w:marLeft w:val="0"/>
          <w:marRight w:val="0"/>
          <w:marTop w:val="0"/>
          <w:marBottom w:val="0"/>
          <w:divBdr>
            <w:top w:val="none" w:sz="0" w:space="0" w:color="auto"/>
            <w:left w:val="none" w:sz="0" w:space="0" w:color="auto"/>
            <w:bottom w:val="none" w:sz="0" w:space="0" w:color="auto"/>
            <w:right w:val="none" w:sz="0" w:space="0" w:color="auto"/>
          </w:divBdr>
        </w:div>
        <w:div w:id="462969951">
          <w:marLeft w:val="0"/>
          <w:marRight w:val="0"/>
          <w:marTop w:val="0"/>
          <w:marBottom w:val="0"/>
          <w:divBdr>
            <w:top w:val="none" w:sz="0" w:space="0" w:color="auto"/>
            <w:left w:val="none" w:sz="0" w:space="0" w:color="auto"/>
            <w:bottom w:val="none" w:sz="0" w:space="0" w:color="auto"/>
            <w:right w:val="none" w:sz="0" w:space="0" w:color="auto"/>
          </w:divBdr>
        </w:div>
        <w:div w:id="1200047272">
          <w:marLeft w:val="0"/>
          <w:marRight w:val="0"/>
          <w:marTop w:val="0"/>
          <w:marBottom w:val="0"/>
          <w:divBdr>
            <w:top w:val="none" w:sz="0" w:space="0" w:color="auto"/>
            <w:left w:val="none" w:sz="0" w:space="0" w:color="auto"/>
            <w:bottom w:val="none" w:sz="0" w:space="0" w:color="auto"/>
            <w:right w:val="none" w:sz="0" w:space="0" w:color="auto"/>
          </w:divBdr>
        </w:div>
        <w:div w:id="177276443">
          <w:marLeft w:val="0"/>
          <w:marRight w:val="0"/>
          <w:marTop w:val="0"/>
          <w:marBottom w:val="0"/>
          <w:divBdr>
            <w:top w:val="none" w:sz="0" w:space="0" w:color="auto"/>
            <w:left w:val="none" w:sz="0" w:space="0" w:color="auto"/>
            <w:bottom w:val="none" w:sz="0" w:space="0" w:color="auto"/>
            <w:right w:val="none" w:sz="0" w:space="0" w:color="auto"/>
          </w:divBdr>
        </w:div>
        <w:div w:id="1407799015">
          <w:marLeft w:val="0"/>
          <w:marRight w:val="0"/>
          <w:marTop w:val="0"/>
          <w:marBottom w:val="0"/>
          <w:divBdr>
            <w:top w:val="none" w:sz="0" w:space="0" w:color="auto"/>
            <w:left w:val="none" w:sz="0" w:space="0" w:color="auto"/>
            <w:bottom w:val="none" w:sz="0" w:space="0" w:color="auto"/>
            <w:right w:val="none" w:sz="0" w:space="0" w:color="auto"/>
          </w:divBdr>
        </w:div>
        <w:div w:id="406003494">
          <w:marLeft w:val="0"/>
          <w:marRight w:val="0"/>
          <w:marTop w:val="0"/>
          <w:marBottom w:val="0"/>
          <w:divBdr>
            <w:top w:val="none" w:sz="0" w:space="0" w:color="auto"/>
            <w:left w:val="none" w:sz="0" w:space="0" w:color="auto"/>
            <w:bottom w:val="none" w:sz="0" w:space="0" w:color="auto"/>
            <w:right w:val="none" w:sz="0" w:space="0" w:color="auto"/>
          </w:divBdr>
        </w:div>
        <w:div w:id="140929157">
          <w:marLeft w:val="0"/>
          <w:marRight w:val="0"/>
          <w:marTop w:val="0"/>
          <w:marBottom w:val="0"/>
          <w:divBdr>
            <w:top w:val="none" w:sz="0" w:space="0" w:color="auto"/>
            <w:left w:val="none" w:sz="0" w:space="0" w:color="auto"/>
            <w:bottom w:val="none" w:sz="0" w:space="0" w:color="auto"/>
            <w:right w:val="none" w:sz="0" w:space="0" w:color="auto"/>
          </w:divBdr>
        </w:div>
        <w:div w:id="1692955971">
          <w:marLeft w:val="0"/>
          <w:marRight w:val="0"/>
          <w:marTop w:val="0"/>
          <w:marBottom w:val="0"/>
          <w:divBdr>
            <w:top w:val="none" w:sz="0" w:space="0" w:color="auto"/>
            <w:left w:val="none" w:sz="0" w:space="0" w:color="auto"/>
            <w:bottom w:val="none" w:sz="0" w:space="0" w:color="auto"/>
            <w:right w:val="none" w:sz="0" w:space="0" w:color="auto"/>
          </w:divBdr>
        </w:div>
        <w:div w:id="784421076">
          <w:marLeft w:val="0"/>
          <w:marRight w:val="0"/>
          <w:marTop w:val="0"/>
          <w:marBottom w:val="0"/>
          <w:divBdr>
            <w:top w:val="none" w:sz="0" w:space="0" w:color="auto"/>
            <w:left w:val="none" w:sz="0" w:space="0" w:color="auto"/>
            <w:bottom w:val="none" w:sz="0" w:space="0" w:color="auto"/>
            <w:right w:val="none" w:sz="0" w:space="0" w:color="auto"/>
          </w:divBdr>
        </w:div>
        <w:div w:id="1958944233">
          <w:marLeft w:val="0"/>
          <w:marRight w:val="0"/>
          <w:marTop w:val="0"/>
          <w:marBottom w:val="0"/>
          <w:divBdr>
            <w:top w:val="none" w:sz="0" w:space="0" w:color="auto"/>
            <w:left w:val="none" w:sz="0" w:space="0" w:color="auto"/>
            <w:bottom w:val="none" w:sz="0" w:space="0" w:color="auto"/>
            <w:right w:val="none" w:sz="0" w:space="0" w:color="auto"/>
          </w:divBdr>
        </w:div>
        <w:div w:id="330833775">
          <w:marLeft w:val="0"/>
          <w:marRight w:val="0"/>
          <w:marTop w:val="0"/>
          <w:marBottom w:val="0"/>
          <w:divBdr>
            <w:top w:val="none" w:sz="0" w:space="0" w:color="auto"/>
            <w:left w:val="none" w:sz="0" w:space="0" w:color="auto"/>
            <w:bottom w:val="none" w:sz="0" w:space="0" w:color="auto"/>
            <w:right w:val="none" w:sz="0" w:space="0" w:color="auto"/>
          </w:divBdr>
        </w:div>
        <w:div w:id="11886767">
          <w:marLeft w:val="0"/>
          <w:marRight w:val="0"/>
          <w:marTop w:val="0"/>
          <w:marBottom w:val="0"/>
          <w:divBdr>
            <w:top w:val="none" w:sz="0" w:space="0" w:color="auto"/>
            <w:left w:val="none" w:sz="0" w:space="0" w:color="auto"/>
            <w:bottom w:val="none" w:sz="0" w:space="0" w:color="auto"/>
            <w:right w:val="none" w:sz="0" w:space="0" w:color="auto"/>
          </w:divBdr>
        </w:div>
        <w:div w:id="1171868961">
          <w:marLeft w:val="0"/>
          <w:marRight w:val="0"/>
          <w:marTop w:val="0"/>
          <w:marBottom w:val="0"/>
          <w:divBdr>
            <w:top w:val="none" w:sz="0" w:space="0" w:color="auto"/>
            <w:left w:val="none" w:sz="0" w:space="0" w:color="auto"/>
            <w:bottom w:val="none" w:sz="0" w:space="0" w:color="auto"/>
            <w:right w:val="none" w:sz="0" w:space="0" w:color="auto"/>
          </w:divBdr>
        </w:div>
        <w:div w:id="405999489">
          <w:marLeft w:val="0"/>
          <w:marRight w:val="0"/>
          <w:marTop w:val="0"/>
          <w:marBottom w:val="0"/>
          <w:divBdr>
            <w:top w:val="none" w:sz="0" w:space="0" w:color="auto"/>
            <w:left w:val="none" w:sz="0" w:space="0" w:color="auto"/>
            <w:bottom w:val="none" w:sz="0" w:space="0" w:color="auto"/>
            <w:right w:val="none" w:sz="0" w:space="0" w:color="auto"/>
          </w:divBdr>
        </w:div>
        <w:div w:id="1343626487">
          <w:marLeft w:val="0"/>
          <w:marRight w:val="0"/>
          <w:marTop w:val="0"/>
          <w:marBottom w:val="0"/>
          <w:divBdr>
            <w:top w:val="none" w:sz="0" w:space="0" w:color="auto"/>
            <w:left w:val="none" w:sz="0" w:space="0" w:color="auto"/>
            <w:bottom w:val="none" w:sz="0" w:space="0" w:color="auto"/>
            <w:right w:val="none" w:sz="0" w:space="0" w:color="auto"/>
          </w:divBdr>
        </w:div>
        <w:div w:id="1305508271">
          <w:marLeft w:val="0"/>
          <w:marRight w:val="0"/>
          <w:marTop w:val="0"/>
          <w:marBottom w:val="0"/>
          <w:divBdr>
            <w:top w:val="none" w:sz="0" w:space="0" w:color="auto"/>
            <w:left w:val="none" w:sz="0" w:space="0" w:color="auto"/>
            <w:bottom w:val="none" w:sz="0" w:space="0" w:color="auto"/>
            <w:right w:val="none" w:sz="0" w:space="0" w:color="auto"/>
          </w:divBdr>
        </w:div>
        <w:div w:id="1397898483">
          <w:marLeft w:val="0"/>
          <w:marRight w:val="0"/>
          <w:marTop w:val="0"/>
          <w:marBottom w:val="0"/>
          <w:divBdr>
            <w:top w:val="none" w:sz="0" w:space="0" w:color="auto"/>
            <w:left w:val="none" w:sz="0" w:space="0" w:color="auto"/>
            <w:bottom w:val="none" w:sz="0" w:space="0" w:color="auto"/>
            <w:right w:val="none" w:sz="0" w:space="0" w:color="auto"/>
          </w:divBdr>
        </w:div>
        <w:div w:id="1273052597">
          <w:marLeft w:val="0"/>
          <w:marRight w:val="0"/>
          <w:marTop w:val="0"/>
          <w:marBottom w:val="0"/>
          <w:divBdr>
            <w:top w:val="none" w:sz="0" w:space="0" w:color="auto"/>
            <w:left w:val="none" w:sz="0" w:space="0" w:color="auto"/>
            <w:bottom w:val="none" w:sz="0" w:space="0" w:color="auto"/>
            <w:right w:val="none" w:sz="0" w:space="0" w:color="auto"/>
          </w:divBdr>
        </w:div>
        <w:div w:id="1368991779">
          <w:marLeft w:val="0"/>
          <w:marRight w:val="0"/>
          <w:marTop w:val="0"/>
          <w:marBottom w:val="0"/>
          <w:divBdr>
            <w:top w:val="none" w:sz="0" w:space="0" w:color="auto"/>
            <w:left w:val="none" w:sz="0" w:space="0" w:color="auto"/>
            <w:bottom w:val="none" w:sz="0" w:space="0" w:color="auto"/>
            <w:right w:val="none" w:sz="0" w:space="0" w:color="auto"/>
          </w:divBdr>
        </w:div>
        <w:div w:id="1691563827">
          <w:marLeft w:val="0"/>
          <w:marRight w:val="0"/>
          <w:marTop w:val="0"/>
          <w:marBottom w:val="0"/>
          <w:divBdr>
            <w:top w:val="none" w:sz="0" w:space="0" w:color="auto"/>
            <w:left w:val="none" w:sz="0" w:space="0" w:color="auto"/>
            <w:bottom w:val="none" w:sz="0" w:space="0" w:color="auto"/>
            <w:right w:val="none" w:sz="0" w:space="0" w:color="auto"/>
          </w:divBdr>
        </w:div>
        <w:div w:id="929048885">
          <w:marLeft w:val="0"/>
          <w:marRight w:val="0"/>
          <w:marTop w:val="0"/>
          <w:marBottom w:val="0"/>
          <w:divBdr>
            <w:top w:val="none" w:sz="0" w:space="0" w:color="auto"/>
            <w:left w:val="none" w:sz="0" w:space="0" w:color="auto"/>
            <w:bottom w:val="none" w:sz="0" w:space="0" w:color="auto"/>
            <w:right w:val="none" w:sz="0" w:space="0" w:color="auto"/>
          </w:divBdr>
        </w:div>
        <w:div w:id="1985698009">
          <w:marLeft w:val="0"/>
          <w:marRight w:val="0"/>
          <w:marTop w:val="0"/>
          <w:marBottom w:val="0"/>
          <w:divBdr>
            <w:top w:val="none" w:sz="0" w:space="0" w:color="auto"/>
            <w:left w:val="none" w:sz="0" w:space="0" w:color="auto"/>
            <w:bottom w:val="none" w:sz="0" w:space="0" w:color="auto"/>
            <w:right w:val="none" w:sz="0" w:space="0" w:color="auto"/>
          </w:divBdr>
        </w:div>
        <w:div w:id="589391071">
          <w:marLeft w:val="0"/>
          <w:marRight w:val="0"/>
          <w:marTop w:val="0"/>
          <w:marBottom w:val="0"/>
          <w:divBdr>
            <w:top w:val="none" w:sz="0" w:space="0" w:color="auto"/>
            <w:left w:val="none" w:sz="0" w:space="0" w:color="auto"/>
            <w:bottom w:val="none" w:sz="0" w:space="0" w:color="auto"/>
            <w:right w:val="none" w:sz="0" w:space="0" w:color="auto"/>
          </w:divBdr>
        </w:div>
        <w:div w:id="1990479431">
          <w:marLeft w:val="0"/>
          <w:marRight w:val="0"/>
          <w:marTop w:val="0"/>
          <w:marBottom w:val="0"/>
          <w:divBdr>
            <w:top w:val="none" w:sz="0" w:space="0" w:color="auto"/>
            <w:left w:val="none" w:sz="0" w:space="0" w:color="auto"/>
            <w:bottom w:val="none" w:sz="0" w:space="0" w:color="auto"/>
            <w:right w:val="none" w:sz="0" w:space="0" w:color="auto"/>
          </w:divBdr>
        </w:div>
        <w:div w:id="206534097">
          <w:marLeft w:val="0"/>
          <w:marRight w:val="0"/>
          <w:marTop w:val="0"/>
          <w:marBottom w:val="0"/>
          <w:divBdr>
            <w:top w:val="none" w:sz="0" w:space="0" w:color="auto"/>
            <w:left w:val="none" w:sz="0" w:space="0" w:color="auto"/>
            <w:bottom w:val="none" w:sz="0" w:space="0" w:color="auto"/>
            <w:right w:val="none" w:sz="0" w:space="0" w:color="auto"/>
          </w:divBdr>
        </w:div>
        <w:div w:id="2076734932">
          <w:marLeft w:val="0"/>
          <w:marRight w:val="0"/>
          <w:marTop w:val="0"/>
          <w:marBottom w:val="0"/>
          <w:divBdr>
            <w:top w:val="none" w:sz="0" w:space="0" w:color="auto"/>
            <w:left w:val="none" w:sz="0" w:space="0" w:color="auto"/>
            <w:bottom w:val="none" w:sz="0" w:space="0" w:color="auto"/>
            <w:right w:val="none" w:sz="0" w:space="0" w:color="auto"/>
          </w:divBdr>
        </w:div>
        <w:div w:id="2043944419">
          <w:marLeft w:val="0"/>
          <w:marRight w:val="0"/>
          <w:marTop w:val="0"/>
          <w:marBottom w:val="0"/>
          <w:divBdr>
            <w:top w:val="none" w:sz="0" w:space="0" w:color="auto"/>
            <w:left w:val="none" w:sz="0" w:space="0" w:color="auto"/>
            <w:bottom w:val="none" w:sz="0" w:space="0" w:color="auto"/>
            <w:right w:val="none" w:sz="0" w:space="0" w:color="auto"/>
          </w:divBdr>
        </w:div>
        <w:div w:id="198782505">
          <w:marLeft w:val="0"/>
          <w:marRight w:val="0"/>
          <w:marTop w:val="0"/>
          <w:marBottom w:val="0"/>
          <w:divBdr>
            <w:top w:val="none" w:sz="0" w:space="0" w:color="auto"/>
            <w:left w:val="none" w:sz="0" w:space="0" w:color="auto"/>
            <w:bottom w:val="none" w:sz="0" w:space="0" w:color="auto"/>
            <w:right w:val="none" w:sz="0" w:space="0" w:color="auto"/>
          </w:divBdr>
        </w:div>
        <w:div w:id="1982037803">
          <w:marLeft w:val="0"/>
          <w:marRight w:val="0"/>
          <w:marTop w:val="0"/>
          <w:marBottom w:val="0"/>
          <w:divBdr>
            <w:top w:val="none" w:sz="0" w:space="0" w:color="auto"/>
            <w:left w:val="none" w:sz="0" w:space="0" w:color="auto"/>
            <w:bottom w:val="none" w:sz="0" w:space="0" w:color="auto"/>
            <w:right w:val="none" w:sz="0" w:space="0" w:color="auto"/>
          </w:divBdr>
        </w:div>
        <w:div w:id="1170802061">
          <w:marLeft w:val="0"/>
          <w:marRight w:val="0"/>
          <w:marTop w:val="0"/>
          <w:marBottom w:val="0"/>
          <w:divBdr>
            <w:top w:val="none" w:sz="0" w:space="0" w:color="auto"/>
            <w:left w:val="none" w:sz="0" w:space="0" w:color="auto"/>
            <w:bottom w:val="none" w:sz="0" w:space="0" w:color="auto"/>
            <w:right w:val="none" w:sz="0" w:space="0" w:color="auto"/>
          </w:divBdr>
        </w:div>
        <w:div w:id="2127233551">
          <w:marLeft w:val="0"/>
          <w:marRight w:val="0"/>
          <w:marTop w:val="0"/>
          <w:marBottom w:val="0"/>
          <w:divBdr>
            <w:top w:val="none" w:sz="0" w:space="0" w:color="auto"/>
            <w:left w:val="none" w:sz="0" w:space="0" w:color="auto"/>
            <w:bottom w:val="none" w:sz="0" w:space="0" w:color="auto"/>
            <w:right w:val="none" w:sz="0" w:space="0" w:color="auto"/>
          </w:divBdr>
        </w:div>
        <w:div w:id="1916233686">
          <w:marLeft w:val="0"/>
          <w:marRight w:val="0"/>
          <w:marTop w:val="0"/>
          <w:marBottom w:val="0"/>
          <w:divBdr>
            <w:top w:val="none" w:sz="0" w:space="0" w:color="auto"/>
            <w:left w:val="none" w:sz="0" w:space="0" w:color="auto"/>
            <w:bottom w:val="none" w:sz="0" w:space="0" w:color="auto"/>
            <w:right w:val="none" w:sz="0" w:space="0" w:color="auto"/>
          </w:divBdr>
        </w:div>
        <w:div w:id="571547502">
          <w:marLeft w:val="0"/>
          <w:marRight w:val="0"/>
          <w:marTop w:val="0"/>
          <w:marBottom w:val="0"/>
          <w:divBdr>
            <w:top w:val="none" w:sz="0" w:space="0" w:color="auto"/>
            <w:left w:val="none" w:sz="0" w:space="0" w:color="auto"/>
            <w:bottom w:val="none" w:sz="0" w:space="0" w:color="auto"/>
            <w:right w:val="none" w:sz="0" w:space="0" w:color="auto"/>
          </w:divBdr>
        </w:div>
        <w:div w:id="1276061002">
          <w:marLeft w:val="0"/>
          <w:marRight w:val="0"/>
          <w:marTop w:val="0"/>
          <w:marBottom w:val="0"/>
          <w:divBdr>
            <w:top w:val="none" w:sz="0" w:space="0" w:color="auto"/>
            <w:left w:val="none" w:sz="0" w:space="0" w:color="auto"/>
            <w:bottom w:val="none" w:sz="0" w:space="0" w:color="auto"/>
            <w:right w:val="none" w:sz="0" w:space="0" w:color="auto"/>
          </w:divBdr>
        </w:div>
        <w:div w:id="755328563">
          <w:marLeft w:val="0"/>
          <w:marRight w:val="0"/>
          <w:marTop w:val="0"/>
          <w:marBottom w:val="0"/>
          <w:divBdr>
            <w:top w:val="none" w:sz="0" w:space="0" w:color="auto"/>
            <w:left w:val="none" w:sz="0" w:space="0" w:color="auto"/>
            <w:bottom w:val="none" w:sz="0" w:space="0" w:color="auto"/>
            <w:right w:val="none" w:sz="0" w:space="0" w:color="auto"/>
          </w:divBdr>
        </w:div>
        <w:div w:id="1352026157">
          <w:marLeft w:val="0"/>
          <w:marRight w:val="0"/>
          <w:marTop w:val="0"/>
          <w:marBottom w:val="0"/>
          <w:divBdr>
            <w:top w:val="none" w:sz="0" w:space="0" w:color="auto"/>
            <w:left w:val="none" w:sz="0" w:space="0" w:color="auto"/>
            <w:bottom w:val="none" w:sz="0" w:space="0" w:color="auto"/>
            <w:right w:val="none" w:sz="0" w:space="0" w:color="auto"/>
          </w:divBdr>
        </w:div>
        <w:div w:id="48114887">
          <w:marLeft w:val="0"/>
          <w:marRight w:val="0"/>
          <w:marTop w:val="0"/>
          <w:marBottom w:val="0"/>
          <w:divBdr>
            <w:top w:val="none" w:sz="0" w:space="0" w:color="auto"/>
            <w:left w:val="none" w:sz="0" w:space="0" w:color="auto"/>
            <w:bottom w:val="none" w:sz="0" w:space="0" w:color="auto"/>
            <w:right w:val="none" w:sz="0" w:space="0" w:color="auto"/>
          </w:divBdr>
        </w:div>
        <w:div w:id="1465077247">
          <w:marLeft w:val="0"/>
          <w:marRight w:val="0"/>
          <w:marTop w:val="0"/>
          <w:marBottom w:val="0"/>
          <w:divBdr>
            <w:top w:val="none" w:sz="0" w:space="0" w:color="auto"/>
            <w:left w:val="none" w:sz="0" w:space="0" w:color="auto"/>
            <w:bottom w:val="none" w:sz="0" w:space="0" w:color="auto"/>
            <w:right w:val="none" w:sz="0" w:space="0" w:color="auto"/>
          </w:divBdr>
        </w:div>
        <w:div w:id="1528980802">
          <w:marLeft w:val="0"/>
          <w:marRight w:val="0"/>
          <w:marTop w:val="0"/>
          <w:marBottom w:val="0"/>
          <w:divBdr>
            <w:top w:val="none" w:sz="0" w:space="0" w:color="auto"/>
            <w:left w:val="none" w:sz="0" w:space="0" w:color="auto"/>
            <w:bottom w:val="none" w:sz="0" w:space="0" w:color="auto"/>
            <w:right w:val="none" w:sz="0" w:space="0" w:color="auto"/>
          </w:divBdr>
        </w:div>
        <w:div w:id="792483263">
          <w:marLeft w:val="0"/>
          <w:marRight w:val="0"/>
          <w:marTop w:val="0"/>
          <w:marBottom w:val="0"/>
          <w:divBdr>
            <w:top w:val="none" w:sz="0" w:space="0" w:color="auto"/>
            <w:left w:val="none" w:sz="0" w:space="0" w:color="auto"/>
            <w:bottom w:val="none" w:sz="0" w:space="0" w:color="auto"/>
            <w:right w:val="none" w:sz="0" w:space="0" w:color="auto"/>
          </w:divBdr>
        </w:div>
        <w:div w:id="608271759">
          <w:marLeft w:val="0"/>
          <w:marRight w:val="0"/>
          <w:marTop w:val="0"/>
          <w:marBottom w:val="0"/>
          <w:divBdr>
            <w:top w:val="none" w:sz="0" w:space="0" w:color="auto"/>
            <w:left w:val="none" w:sz="0" w:space="0" w:color="auto"/>
            <w:bottom w:val="none" w:sz="0" w:space="0" w:color="auto"/>
            <w:right w:val="none" w:sz="0" w:space="0" w:color="auto"/>
          </w:divBdr>
        </w:div>
        <w:div w:id="2013142155">
          <w:marLeft w:val="0"/>
          <w:marRight w:val="0"/>
          <w:marTop w:val="0"/>
          <w:marBottom w:val="0"/>
          <w:divBdr>
            <w:top w:val="none" w:sz="0" w:space="0" w:color="auto"/>
            <w:left w:val="none" w:sz="0" w:space="0" w:color="auto"/>
            <w:bottom w:val="none" w:sz="0" w:space="0" w:color="auto"/>
            <w:right w:val="none" w:sz="0" w:space="0" w:color="auto"/>
          </w:divBdr>
        </w:div>
        <w:div w:id="540476929">
          <w:marLeft w:val="0"/>
          <w:marRight w:val="0"/>
          <w:marTop w:val="0"/>
          <w:marBottom w:val="0"/>
          <w:divBdr>
            <w:top w:val="none" w:sz="0" w:space="0" w:color="auto"/>
            <w:left w:val="none" w:sz="0" w:space="0" w:color="auto"/>
            <w:bottom w:val="none" w:sz="0" w:space="0" w:color="auto"/>
            <w:right w:val="none" w:sz="0" w:space="0" w:color="auto"/>
          </w:divBdr>
        </w:div>
        <w:div w:id="1685665136">
          <w:marLeft w:val="0"/>
          <w:marRight w:val="0"/>
          <w:marTop w:val="0"/>
          <w:marBottom w:val="0"/>
          <w:divBdr>
            <w:top w:val="none" w:sz="0" w:space="0" w:color="auto"/>
            <w:left w:val="none" w:sz="0" w:space="0" w:color="auto"/>
            <w:bottom w:val="none" w:sz="0" w:space="0" w:color="auto"/>
            <w:right w:val="none" w:sz="0" w:space="0" w:color="auto"/>
          </w:divBdr>
        </w:div>
        <w:div w:id="286084510">
          <w:marLeft w:val="0"/>
          <w:marRight w:val="0"/>
          <w:marTop w:val="0"/>
          <w:marBottom w:val="0"/>
          <w:divBdr>
            <w:top w:val="none" w:sz="0" w:space="0" w:color="auto"/>
            <w:left w:val="none" w:sz="0" w:space="0" w:color="auto"/>
            <w:bottom w:val="none" w:sz="0" w:space="0" w:color="auto"/>
            <w:right w:val="none" w:sz="0" w:space="0" w:color="auto"/>
          </w:divBdr>
        </w:div>
        <w:div w:id="1440024776">
          <w:marLeft w:val="0"/>
          <w:marRight w:val="0"/>
          <w:marTop w:val="0"/>
          <w:marBottom w:val="0"/>
          <w:divBdr>
            <w:top w:val="none" w:sz="0" w:space="0" w:color="auto"/>
            <w:left w:val="none" w:sz="0" w:space="0" w:color="auto"/>
            <w:bottom w:val="none" w:sz="0" w:space="0" w:color="auto"/>
            <w:right w:val="none" w:sz="0" w:space="0" w:color="auto"/>
          </w:divBdr>
        </w:div>
        <w:div w:id="1669211365">
          <w:marLeft w:val="0"/>
          <w:marRight w:val="0"/>
          <w:marTop w:val="0"/>
          <w:marBottom w:val="0"/>
          <w:divBdr>
            <w:top w:val="none" w:sz="0" w:space="0" w:color="auto"/>
            <w:left w:val="none" w:sz="0" w:space="0" w:color="auto"/>
            <w:bottom w:val="none" w:sz="0" w:space="0" w:color="auto"/>
            <w:right w:val="none" w:sz="0" w:space="0" w:color="auto"/>
          </w:divBdr>
        </w:div>
        <w:div w:id="68502160">
          <w:marLeft w:val="0"/>
          <w:marRight w:val="0"/>
          <w:marTop w:val="0"/>
          <w:marBottom w:val="0"/>
          <w:divBdr>
            <w:top w:val="none" w:sz="0" w:space="0" w:color="auto"/>
            <w:left w:val="none" w:sz="0" w:space="0" w:color="auto"/>
            <w:bottom w:val="none" w:sz="0" w:space="0" w:color="auto"/>
            <w:right w:val="none" w:sz="0" w:space="0" w:color="auto"/>
          </w:divBdr>
        </w:div>
        <w:div w:id="909458544">
          <w:marLeft w:val="0"/>
          <w:marRight w:val="0"/>
          <w:marTop w:val="0"/>
          <w:marBottom w:val="0"/>
          <w:divBdr>
            <w:top w:val="none" w:sz="0" w:space="0" w:color="auto"/>
            <w:left w:val="none" w:sz="0" w:space="0" w:color="auto"/>
            <w:bottom w:val="none" w:sz="0" w:space="0" w:color="auto"/>
            <w:right w:val="none" w:sz="0" w:space="0" w:color="auto"/>
          </w:divBdr>
        </w:div>
        <w:div w:id="462698355">
          <w:marLeft w:val="0"/>
          <w:marRight w:val="0"/>
          <w:marTop w:val="0"/>
          <w:marBottom w:val="0"/>
          <w:divBdr>
            <w:top w:val="none" w:sz="0" w:space="0" w:color="auto"/>
            <w:left w:val="none" w:sz="0" w:space="0" w:color="auto"/>
            <w:bottom w:val="none" w:sz="0" w:space="0" w:color="auto"/>
            <w:right w:val="none" w:sz="0" w:space="0" w:color="auto"/>
          </w:divBdr>
        </w:div>
        <w:div w:id="1084187798">
          <w:marLeft w:val="0"/>
          <w:marRight w:val="0"/>
          <w:marTop w:val="0"/>
          <w:marBottom w:val="0"/>
          <w:divBdr>
            <w:top w:val="none" w:sz="0" w:space="0" w:color="auto"/>
            <w:left w:val="none" w:sz="0" w:space="0" w:color="auto"/>
            <w:bottom w:val="none" w:sz="0" w:space="0" w:color="auto"/>
            <w:right w:val="none" w:sz="0" w:space="0" w:color="auto"/>
          </w:divBdr>
        </w:div>
        <w:div w:id="2062096173">
          <w:marLeft w:val="0"/>
          <w:marRight w:val="0"/>
          <w:marTop w:val="0"/>
          <w:marBottom w:val="0"/>
          <w:divBdr>
            <w:top w:val="none" w:sz="0" w:space="0" w:color="auto"/>
            <w:left w:val="none" w:sz="0" w:space="0" w:color="auto"/>
            <w:bottom w:val="none" w:sz="0" w:space="0" w:color="auto"/>
            <w:right w:val="none" w:sz="0" w:space="0" w:color="auto"/>
          </w:divBdr>
        </w:div>
        <w:div w:id="867259214">
          <w:marLeft w:val="0"/>
          <w:marRight w:val="0"/>
          <w:marTop w:val="0"/>
          <w:marBottom w:val="0"/>
          <w:divBdr>
            <w:top w:val="none" w:sz="0" w:space="0" w:color="auto"/>
            <w:left w:val="none" w:sz="0" w:space="0" w:color="auto"/>
            <w:bottom w:val="none" w:sz="0" w:space="0" w:color="auto"/>
            <w:right w:val="none" w:sz="0" w:space="0" w:color="auto"/>
          </w:divBdr>
        </w:div>
        <w:div w:id="1813208840">
          <w:marLeft w:val="0"/>
          <w:marRight w:val="0"/>
          <w:marTop w:val="0"/>
          <w:marBottom w:val="0"/>
          <w:divBdr>
            <w:top w:val="none" w:sz="0" w:space="0" w:color="auto"/>
            <w:left w:val="none" w:sz="0" w:space="0" w:color="auto"/>
            <w:bottom w:val="none" w:sz="0" w:space="0" w:color="auto"/>
            <w:right w:val="none" w:sz="0" w:space="0" w:color="auto"/>
          </w:divBdr>
        </w:div>
        <w:div w:id="1488941909">
          <w:marLeft w:val="0"/>
          <w:marRight w:val="0"/>
          <w:marTop w:val="0"/>
          <w:marBottom w:val="0"/>
          <w:divBdr>
            <w:top w:val="none" w:sz="0" w:space="0" w:color="auto"/>
            <w:left w:val="none" w:sz="0" w:space="0" w:color="auto"/>
            <w:bottom w:val="none" w:sz="0" w:space="0" w:color="auto"/>
            <w:right w:val="none" w:sz="0" w:space="0" w:color="auto"/>
          </w:divBdr>
        </w:div>
        <w:div w:id="717437970">
          <w:marLeft w:val="0"/>
          <w:marRight w:val="0"/>
          <w:marTop w:val="0"/>
          <w:marBottom w:val="0"/>
          <w:divBdr>
            <w:top w:val="none" w:sz="0" w:space="0" w:color="auto"/>
            <w:left w:val="none" w:sz="0" w:space="0" w:color="auto"/>
            <w:bottom w:val="none" w:sz="0" w:space="0" w:color="auto"/>
            <w:right w:val="none" w:sz="0" w:space="0" w:color="auto"/>
          </w:divBdr>
        </w:div>
        <w:div w:id="336421973">
          <w:marLeft w:val="0"/>
          <w:marRight w:val="0"/>
          <w:marTop w:val="0"/>
          <w:marBottom w:val="0"/>
          <w:divBdr>
            <w:top w:val="none" w:sz="0" w:space="0" w:color="auto"/>
            <w:left w:val="none" w:sz="0" w:space="0" w:color="auto"/>
            <w:bottom w:val="none" w:sz="0" w:space="0" w:color="auto"/>
            <w:right w:val="none" w:sz="0" w:space="0" w:color="auto"/>
          </w:divBdr>
        </w:div>
        <w:div w:id="971403043">
          <w:marLeft w:val="0"/>
          <w:marRight w:val="0"/>
          <w:marTop w:val="0"/>
          <w:marBottom w:val="0"/>
          <w:divBdr>
            <w:top w:val="none" w:sz="0" w:space="0" w:color="auto"/>
            <w:left w:val="none" w:sz="0" w:space="0" w:color="auto"/>
            <w:bottom w:val="none" w:sz="0" w:space="0" w:color="auto"/>
            <w:right w:val="none" w:sz="0" w:space="0" w:color="auto"/>
          </w:divBdr>
        </w:div>
        <w:div w:id="1105030402">
          <w:marLeft w:val="0"/>
          <w:marRight w:val="0"/>
          <w:marTop w:val="0"/>
          <w:marBottom w:val="0"/>
          <w:divBdr>
            <w:top w:val="none" w:sz="0" w:space="0" w:color="auto"/>
            <w:left w:val="none" w:sz="0" w:space="0" w:color="auto"/>
            <w:bottom w:val="none" w:sz="0" w:space="0" w:color="auto"/>
            <w:right w:val="none" w:sz="0" w:space="0" w:color="auto"/>
          </w:divBdr>
        </w:div>
        <w:div w:id="88429998">
          <w:marLeft w:val="0"/>
          <w:marRight w:val="0"/>
          <w:marTop w:val="0"/>
          <w:marBottom w:val="0"/>
          <w:divBdr>
            <w:top w:val="none" w:sz="0" w:space="0" w:color="auto"/>
            <w:left w:val="none" w:sz="0" w:space="0" w:color="auto"/>
            <w:bottom w:val="none" w:sz="0" w:space="0" w:color="auto"/>
            <w:right w:val="none" w:sz="0" w:space="0" w:color="auto"/>
          </w:divBdr>
        </w:div>
        <w:div w:id="422146366">
          <w:marLeft w:val="0"/>
          <w:marRight w:val="0"/>
          <w:marTop w:val="0"/>
          <w:marBottom w:val="0"/>
          <w:divBdr>
            <w:top w:val="none" w:sz="0" w:space="0" w:color="auto"/>
            <w:left w:val="none" w:sz="0" w:space="0" w:color="auto"/>
            <w:bottom w:val="none" w:sz="0" w:space="0" w:color="auto"/>
            <w:right w:val="none" w:sz="0" w:space="0" w:color="auto"/>
          </w:divBdr>
        </w:div>
        <w:div w:id="284848291">
          <w:marLeft w:val="0"/>
          <w:marRight w:val="0"/>
          <w:marTop w:val="0"/>
          <w:marBottom w:val="0"/>
          <w:divBdr>
            <w:top w:val="none" w:sz="0" w:space="0" w:color="auto"/>
            <w:left w:val="none" w:sz="0" w:space="0" w:color="auto"/>
            <w:bottom w:val="none" w:sz="0" w:space="0" w:color="auto"/>
            <w:right w:val="none" w:sz="0" w:space="0" w:color="auto"/>
          </w:divBdr>
        </w:div>
        <w:div w:id="1202665683">
          <w:marLeft w:val="0"/>
          <w:marRight w:val="0"/>
          <w:marTop w:val="0"/>
          <w:marBottom w:val="0"/>
          <w:divBdr>
            <w:top w:val="none" w:sz="0" w:space="0" w:color="auto"/>
            <w:left w:val="none" w:sz="0" w:space="0" w:color="auto"/>
            <w:bottom w:val="none" w:sz="0" w:space="0" w:color="auto"/>
            <w:right w:val="none" w:sz="0" w:space="0" w:color="auto"/>
          </w:divBdr>
        </w:div>
        <w:div w:id="39984596">
          <w:marLeft w:val="0"/>
          <w:marRight w:val="0"/>
          <w:marTop w:val="0"/>
          <w:marBottom w:val="0"/>
          <w:divBdr>
            <w:top w:val="none" w:sz="0" w:space="0" w:color="auto"/>
            <w:left w:val="none" w:sz="0" w:space="0" w:color="auto"/>
            <w:bottom w:val="none" w:sz="0" w:space="0" w:color="auto"/>
            <w:right w:val="none" w:sz="0" w:space="0" w:color="auto"/>
          </w:divBdr>
        </w:div>
        <w:div w:id="1897012300">
          <w:marLeft w:val="0"/>
          <w:marRight w:val="0"/>
          <w:marTop w:val="0"/>
          <w:marBottom w:val="0"/>
          <w:divBdr>
            <w:top w:val="none" w:sz="0" w:space="0" w:color="auto"/>
            <w:left w:val="none" w:sz="0" w:space="0" w:color="auto"/>
            <w:bottom w:val="none" w:sz="0" w:space="0" w:color="auto"/>
            <w:right w:val="none" w:sz="0" w:space="0" w:color="auto"/>
          </w:divBdr>
        </w:div>
        <w:div w:id="269823017">
          <w:marLeft w:val="0"/>
          <w:marRight w:val="0"/>
          <w:marTop w:val="0"/>
          <w:marBottom w:val="0"/>
          <w:divBdr>
            <w:top w:val="none" w:sz="0" w:space="0" w:color="auto"/>
            <w:left w:val="none" w:sz="0" w:space="0" w:color="auto"/>
            <w:bottom w:val="none" w:sz="0" w:space="0" w:color="auto"/>
            <w:right w:val="none" w:sz="0" w:space="0" w:color="auto"/>
          </w:divBdr>
        </w:div>
        <w:div w:id="1037002509">
          <w:marLeft w:val="0"/>
          <w:marRight w:val="0"/>
          <w:marTop w:val="0"/>
          <w:marBottom w:val="0"/>
          <w:divBdr>
            <w:top w:val="none" w:sz="0" w:space="0" w:color="auto"/>
            <w:left w:val="none" w:sz="0" w:space="0" w:color="auto"/>
            <w:bottom w:val="none" w:sz="0" w:space="0" w:color="auto"/>
            <w:right w:val="none" w:sz="0" w:space="0" w:color="auto"/>
          </w:divBdr>
        </w:div>
        <w:div w:id="343560820">
          <w:marLeft w:val="0"/>
          <w:marRight w:val="0"/>
          <w:marTop w:val="0"/>
          <w:marBottom w:val="0"/>
          <w:divBdr>
            <w:top w:val="none" w:sz="0" w:space="0" w:color="auto"/>
            <w:left w:val="none" w:sz="0" w:space="0" w:color="auto"/>
            <w:bottom w:val="none" w:sz="0" w:space="0" w:color="auto"/>
            <w:right w:val="none" w:sz="0" w:space="0" w:color="auto"/>
          </w:divBdr>
        </w:div>
        <w:div w:id="1461918674">
          <w:marLeft w:val="0"/>
          <w:marRight w:val="0"/>
          <w:marTop w:val="0"/>
          <w:marBottom w:val="0"/>
          <w:divBdr>
            <w:top w:val="none" w:sz="0" w:space="0" w:color="auto"/>
            <w:left w:val="none" w:sz="0" w:space="0" w:color="auto"/>
            <w:bottom w:val="none" w:sz="0" w:space="0" w:color="auto"/>
            <w:right w:val="none" w:sz="0" w:space="0" w:color="auto"/>
          </w:divBdr>
        </w:div>
        <w:div w:id="1387870387">
          <w:marLeft w:val="0"/>
          <w:marRight w:val="0"/>
          <w:marTop w:val="0"/>
          <w:marBottom w:val="0"/>
          <w:divBdr>
            <w:top w:val="none" w:sz="0" w:space="0" w:color="auto"/>
            <w:left w:val="none" w:sz="0" w:space="0" w:color="auto"/>
            <w:bottom w:val="none" w:sz="0" w:space="0" w:color="auto"/>
            <w:right w:val="none" w:sz="0" w:space="0" w:color="auto"/>
          </w:divBdr>
        </w:div>
        <w:div w:id="1145124156">
          <w:marLeft w:val="0"/>
          <w:marRight w:val="0"/>
          <w:marTop w:val="0"/>
          <w:marBottom w:val="0"/>
          <w:divBdr>
            <w:top w:val="none" w:sz="0" w:space="0" w:color="auto"/>
            <w:left w:val="none" w:sz="0" w:space="0" w:color="auto"/>
            <w:bottom w:val="none" w:sz="0" w:space="0" w:color="auto"/>
            <w:right w:val="none" w:sz="0" w:space="0" w:color="auto"/>
          </w:divBdr>
        </w:div>
        <w:div w:id="1235362199">
          <w:marLeft w:val="0"/>
          <w:marRight w:val="0"/>
          <w:marTop w:val="0"/>
          <w:marBottom w:val="0"/>
          <w:divBdr>
            <w:top w:val="none" w:sz="0" w:space="0" w:color="auto"/>
            <w:left w:val="none" w:sz="0" w:space="0" w:color="auto"/>
            <w:bottom w:val="none" w:sz="0" w:space="0" w:color="auto"/>
            <w:right w:val="none" w:sz="0" w:space="0" w:color="auto"/>
          </w:divBdr>
        </w:div>
        <w:div w:id="1005521599">
          <w:marLeft w:val="0"/>
          <w:marRight w:val="0"/>
          <w:marTop w:val="0"/>
          <w:marBottom w:val="0"/>
          <w:divBdr>
            <w:top w:val="none" w:sz="0" w:space="0" w:color="auto"/>
            <w:left w:val="none" w:sz="0" w:space="0" w:color="auto"/>
            <w:bottom w:val="none" w:sz="0" w:space="0" w:color="auto"/>
            <w:right w:val="none" w:sz="0" w:space="0" w:color="auto"/>
          </w:divBdr>
        </w:div>
        <w:div w:id="1591159628">
          <w:marLeft w:val="0"/>
          <w:marRight w:val="0"/>
          <w:marTop w:val="0"/>
          <w:marBottom w:val="0"/>
          <w:divBdr>
            <w:top w:val="none" w:sz="0" w:space="0" w:color="auto"/>
            <w:left w:val="none" w:sz="0" w:space="0" w:color="auto"/>
            <w:bottom w:val="none" w:sz="0" w:space="0" w:color="auto"/>
            <w:right w:val="none" w:sz="0" w:space="0" w:color="auto"/>
          </w:divBdr>
        </w:div>
        <w:div w:id="413862317">
          <w:marLeft w:val="0"/>
          <w:marRight w:val="0"/>
          <w:marTop w:val="0"/>
          <w:marBottom w:val="0"/>
          <w:divBdr>
            <w:top w:val="none" w:sz="0" w:space="0" w:color="auto"/>
            <w:left w:val="none" w:sz="0" w:space="0" w:color="auto"/>
            <w:bottom w:val="none" w:sz="0" w:space="0" w:color="auto"/>
            <w:right w:val="none" w:sz="0" w:space="0" w:color="auto"/>
          </w:divBdr>
        </w:div>
        <w:div w:id="757559534">
          <w:marLeft w:val="0"/>
          <w:marRight w:val="0"/>
          <w:marTop w:val="0"/>
          <w:marBottom w:val="0"/>
          <w:divBdr>
            <w:top w:val="none" w:sz="0" w:space="0" w:color="auto"/>
            <w:left w:val="none" w:sz="0" w:space="0" w:color="auto"/>
            <w:bottom w:val="none" w:sz="0" w:space="0" w:color="auto"/>
            <w:right w:val="none" w:sz="0" w:space="0" w:color="auto"/>
          </w:divBdr>
        </w:div>
        <w:div w:id="226307182">
          <w:marLeft w:val="0"/>
          <w:marRight w:val="0"/>
          <w:marTop w:val="0"/>
          <w:marBottom w:val="0"/>
          <w:divBdr>
            <w:top w:val="none" w:sz="0" w:space="0" w:color="auto"/>
            <w:left w:val="none" w:sz="0" w:space="0" w:color="auto"/>
            <w:bottom w:val="none" w:sz="0" w:space="0" w:color="auto"/>
            <w:right w:val="none" w:sz="0" w:space="0" w:color="auto"/>
          </w:divBdr>
        </w:div>
        <w:div w:id="2080667347">
          <w:marLeft w:val="0"/>
          <w:marRight w:val="0"/>
          <w:marTop w:val="0"/>
          <w:marBottom w:val="0"/>
          <w:divBdr>
            <w:top w:val="none" w:sz="0" w:space="0" w:color="auto"/>
            <w:left w:val="none" w:sz="0" w:space="0" w:color="auto"/>
            <w:bottom w:val="none" w:sz="0" w:space="0" w:color="auto"/>
            <w:right w:val="none" w:sz="0" w:space="0" w:color="auto"/>
          </w:divBdr>
        </w:div>
        <w:div w:id="705521322">
          <w:marLeft w:val="0"/>
          <w:marRight w:val="0"/>
          <w:marTop w:val="0"/>
          <w:marBottom w:val="0"/>
          <w:divBdr>
            <w:top w:val="none" w:sz="0" w:space="0" w:color="auto"/>
            <w:left w:val="none" w:sz="0" w:space="0" w:color="auto"/>
            <w:bottom w:val="none" w:sz="0" w:space="0" w:color="auto"/>
            <w:right w:val="none" w:sz="0" w:space="0" w:color="auto"/>
          </w:divBdr>
        </w:div>
        <w:div w:id="959337073">
          <w:marLeft w:val="0"/>
          <w:marRight w:val="0"/>
          <w:marTop w:val="0"/>
          <w:marBottom w:val="0"/>
          <w:divBdr>
            <w:top w:val="none" w:sz="0" w:space="0" w:color="auto"/>
            <w:left w:val="none" w:sz="0" w:space="0" w:color="auto"/>
            <w:bottom w:val="none" w:sz="0" w:space="0" w:color="auto"/>
            <w:right w:val="none" w:sz="0" w:space="0" w:color="auto"/>
          </w:divBdr>
        </w:div>
        <w:div w:id="1814641645">
          <w:marLeft w:val="0"/>
          <w:marRight w:val="0"/>
          <w:marTop w:val="0"/>
          <w:marBottom w:val="0"/>
          <w:divBdr>
            <w:top w:val="none" w:sz="0" w:space="0" w:color="auto"/>
            <w:left w:val="none" w:sz="0" w:space="0" w:color="auto"/>
            <w:bottom w:val="none" w:sz="0" w:space="0" w:color="auto"/>
            <w:right w:val="none" w:sz="0" w:space="0" w:color="auto"/>
          </w:divBdr>
        </w:div>
        <w:div w:id="368795718">
          <w:marLeft w:val="0"/>
          <w:marRight w:val="0"/>
          <w:marTop w:val="0"/>
          <w:marBottom w:val="0"/>
          <w:divBdr>
            <w:top w:val="none" w:sz="0" w:space="0" w:color="auto"/>
            <w:left w:val="none" w:sz="0" w:space="0" w:color="auto"/>
            <w:bottom w:val="none" w:sz="0" w:space="0" w:color="auto"/>
            <w:right w:val="none" w:sz="0" w:space="0" w:color="auto"/>
          </w:divBdr>
        </w:div>
        <w:div w:id="2134246239">
          <w:marLeft w:val="0"/>
          <w:marRight w:val="0"/>
          <w:marTop w:val="0"/>
          <w:marBottom w:val="0"/>
          <w:divBdr>
            <w:top w:val="none" w:sz="0" w:space="0" w:color="auto"/>
            <w:left w:val="none" w:sz="0" w:space="0" w:color="auto"/>
            <w:bottom w:val="none" w:sz="0" w:space="0" w:color="auto"/>
            <w:right w:val="none" w:sz="0" w:space="0" w:color="auto"/>
          </w:divBdr>
        </w:div>
        <w:div w:id="1801265884">
          <w:marLeft w:val="0"/>
          <w:marRight w:val="0"/>
          <w:marTop w:val="0"/>
          <w:marBottom w:val="0"/>
          <w:divBdr>
            <w:top w:val="none" w:sz="0" w:space="0" w:color="auto"/>
            <w:left w:val="none" w:sz="0" w:space="0" w:color="auto"/>
            <w:bottom w:val="none" w:sz="0" w:space="0" w:color="auto"/>
            <w:right w:val="none" w:sz="0" w:space="0" w:color="auto"/>
          </w:divBdr>
        </w:div>
        <w:div w:id="1594968139">
          <w:marLeft w:val="0"/>
          <w:marRight w:val="0"/>
          <w:marTop w:val="0"/>
          <w:marBottom w:val="0"/>
          <w:divBdr>
            <w:top w:val="none" w:sz="0" w:space="0" w:color="auto"/>
            <w:left w:val="none" w:sz="0" w:space="0" w:color="auto"/>
            <w:bottom w:val="none" w:sz="0" w:space="0" w:color="auto"/>
            <w:right w:val="none" w:sz="0" w:space="0" w:color="auto"/>
          </w:divBdr>
        </w:div>
        <w:div w:id="361134307">
          <w:marLeft w:val="0"/>
          <w:marRight w:val="0"/>
          <w:marTop w:val="0"/>
          <w:marBottom w:val="0"/>
          <w:divBdr>
            <w:top w:val="none" w:sz="0" w:space="0" w:color="auto"/>
            <w:left w:val="none" w:sz="0" w:space="0" w:color="auto"/>
            <w:bottom w:val="none" w:sz="0" w:space="0" w:color="auto"/>
            <w:right w:val="none" w:sz="0" w:space="0" w:color="auto"/>
          </w:divBdr>
        </w:div>
        <w:div w:id="1090737285">
          <w:marLeft w:val="0"/>
          <w:marRight w:val="0"/>
          <w:marTop w:val="0"/>
          <w:marBottom w:val="0"/>
          <w:divBdr>
            <w:top w:val="none" w:sz="0" w:space="0" w:color="auto"/>
            <w:left w:val="none" w:sz="0" w:space="0" w:color="auto"/>
            <w:bottom w:val="none" w:sz="0" w:space="0" w:color="auto"/>
            <w:right w:val="none" w:sz="0" w:space="0" w:color="auto"/>
          </w:divBdr>
        </w:div>
        <w:div w:id="293025925">
          <w:marLeft w:val="0"/>
          <w:marRight w:val="0"/>
          <w:marTop w:val="0"/>
          <w:marBottom w:val="0"/>
          <w:divBdr>
            <w:top w:val="none" w:sz="0" w:space="0" w:color="auto"/>
            <w:left w:val="none" w:sz="0" w:space="0" w:color="auto"/>
            <w:bottom w:val="none" w:sz="0" w:space="0" w:color="auto"/>
            <w:right w:val="none" w:sz="0" w:space="0" w:color="auto"/>
          </w:divBdr>
        </w:div>
        <w:div w:id="1757899670">
          <w:marLeft w:val="0"/>
          <w:marRight w:val="0"/>
          <w:marTop w:val="0"/>
          <w:marBottom w:val="0"/>
          <w:divBdr>
            <w:top w:val="none" w:sz="0" w:space="0" w:color="auto"/>
            <w:left w:val="none" w:sz="0" w:space="0" w:color="auto"/>
            <w:bottom w:val="none" w:sz="0" w:space="0" w:color="auto"/>
            <w:right w:val="none" w:sz="0" w:space="0" w:color="auto"/>
          </w:divBdr>
        </w:div>
        <w:div w:id="2009480525">
          <w:marLeft w:val="0"/>
          <w:marRight w:val="0"/>
          <w:marTop w:val="0"/>
          <w:marBottom w:val="0"/>
          <w:divBdr>
            <w:top w:val="none" w:sz="0" w:space="0" w:color="auto"/>
            <w:left w:val="none" w:sz="0" w:space="0" w:color="auto"/>
            <w:bottom w:val="none" w:sz="0" w:space="0" w:color="auto"/>
            <w:right w:val="none" w:sz="0" w:space="0" w:color="auto"/>
          </w:divBdr>
        </w:div>
        <w:div w:id="1579823022">
          <w:marLeft w:val="0"/>
          <w:marRight w:val="0"/>
          <w:marTop w:val="0"/>
          <w:marBottom w:val="0"/>
          <w:divBdr>
            <w:top w:val="none" w:sz="0" w:space="0" w:color="auto"/>
            <w:left w:val="none" w:sz="0" w:space="0" w:color="auto"/>
            <w:bottom w:val="none" w:sz="0" w:space="0" w:color="auto"/>
            <w:right w:val="none" w:sz="0" w:space="0" w:color="auto"/>
          </w:divBdr>
        </w:div>
        <w:div w:id="907501389">
          <w:marLeft w:val="0"/>
          <w:marRight w:val="0"/>
          <w:marTop w:val="0"/>
          <w:marBottom w:val="0"/>
          <w:divBdr>
            <w:top w:val="none" w:sz="0" w:space="0" w:color="auto"/>
            <w:left w:val="none" w:sz="0" w:space="0" w:color="auto"/>
            <w:bottom w:val="none" w:sz="0" w:space="0" w:color="auto"/>
            <w:right w:val="none" w:sz="0" w:space="0" w:color="auto"/>
          </w:divBdr>
        </w:div>
        <w:div w:id="590819554">
          <w:marLeft w:val="0"/>
          <w:marRight w:val="0"/>
          <w:marTop w:val="0"/>
          <w:marBottom w:val="0"/>
          <w:divBdr>
            <w:top w:val="none" w:sz="0" w:space="0" w:color="auto"/>
            <w:left w:val="none" w:sz="0" w:space="0" w:color="auto"/>
            <w:bottom w:val="none" w:sz="0" w:space="0" w:color="auto"/>
            <w:right w:val="none" w:sz="0" w:space="0" w:color="auto"/>
          </w:divBdr>
        </w:div>
        <w:div w:id="1658025548">
          <w:marLeft w:val="0"/>
          <w:marRight w:val="0"/>
          <w:marTop w:val="0"/>
          <w:marBottom w:val="0"/>
          <w:divBdr>
            <w:top w:val="none" w:sz="0" w:space="0" w:color="auto"/>
            <w:left w:val="none" w:sz="0" w:space="0" w:color="auto"/>
            <w:bottom w:val="none" w:sz="0" w:space="0" w:color="auto"/>
            <w:right w:val="none" w:sz="0" w:space="0" w:color="auto"/>
          </w:divBdr>
        </w:div>
        <w:div w:id="2145780188">
          <w:marLeft w:val="0"/>
          <w:marRight w:val="0"/>
          <w:marTop w:val="0"/>
          <w:marBottom w:val="0"/>
          <w:divBdr>
            <w:top w:val="none" w:sz="0" w:space="0" w:color="auto"/>
            <w:left w:val="none" w:sz="0" w:space="0" w:color="auto"/>
            <w:bottom w:val="none" w:sz="0" w:space="0" w:color="auto"/>
            <w:right w:val="none" w:sz="0" w:space="0" w:color="auto"/>
          </w:divBdr>
        </w:div>
        <w:div w:id="1543057053">
          <w:marLeft w:val="0"/>
          <w:marRight w:val="0"/>
          <w:marTop w:val="0"/>
          <w:marBottom w:val="0"/>
          <w:divBdr>
            <w:top w:val="none" w:sz="0" w:space="0" w:color="auto"/>
            <w:left w:val="none" w:sz="0" w:space="0" w:color="auto"/>
            <w:bottom w:val="none" w:sz="0" w:space="0" w:color="auto"/>
            <w:right w:val="none" w:sz="0" w:space="0" w:color="auto"/>
          </w:divBdr>
        </w:div>
        <w:div w:id="1390687902">
          <w:marLeft w:val="0"/>
          <w:marRight w:val="0"/>
          <w:marTop w:val="0"/>
          <w:marBottom w:val="0"/>
          <w:divBdr>
            <w:top w:val="none" w:sz="0" w:space="0" w:color="auto"/>
            <w:left w:val="none" w:sz="0" w:space="0" w:color="auto"/>
            <w:bottom w:val="none" w:sz="0" w:space="0" w:color="auto"/>
            <w:right w:val="none" w:sz="0" w:space="0" w:color="auto"/>
          </w:divBdr>
        </w:div>
        <w:div w:id="1923907580">
          <w:marLeft w:val="0"/>
          <w:marRight w:val="0"/>
          <w:marTop w:val="0"/>
          <w:marBottom w:val="0"/>
          <w:divBdr>
            <w:top w:val="none" w:sz="0" w:space="0" w:color="auto"/>
            <w:left w:val="none" w:sz="0" w:space="0" w:color="auto"/>
            <w:bottom w:val="none" w:sz="0" w:space="0" w:color="auto"/>
            <w:right w:val="none" w:sz="0" w:space="0" w:color="auto"/>
          </w:divBdr>
        </w:div>
        <w:div w:id="180441084">
          <w:marLeft w:val="0"/>
          <w:marRight w:val="0"/>
          <w:marTop w:val="0"/>
          <w:marBottom w:val="0"/>
          <w:divBdr>
            <w:top w:val="none" w:sz="0" w:space="0" w:color="auto"/>
            <w:left w:val="none" w:sz="0" w:space="0" w:color="auto"/>
            <w:bottom w:val="none" w:sz="0" w:space="0" w:color="auto"/>
            <w:right w:val="none" w:sz="0" w:space="0" w:color="auto"/>
          </w:divBdr>
        </w:div>
        <w:div w:id="542060259">
          <w:marLeft w:val="0"/>
          <w:marRight w:val="0"/>
          <w:marTop w:val="0"/>
          <w:marBottom w:val="0"/>
          <w:divBdr>
            <w:top w:val="none" w:sz="0" w:space="0" w:color="auto"/>
            <w:left w:val="none" w:sz="0" w:space="0" w:color="auto"/>
            <w:bottom w:val="none" w:sz="0" w:space="0" w:color="auto"/>
            <w:right w:val="none" w:sz="0" w:space="0" w:color="auto"/>
          </w:divBdr>
        </w:div>
        <w:div w:id="1163542870">
          <w:marLeft w:val="0"/>
          <w:marRight w:val="0"/>
          <w:marTop w:val="0"/>
          <w:marBottom w:val="0"/>
          <w:divBdr>
            <w:top w:val="none" w:sz="0" w:space="0" w:color="auto"/>
            <w:left w:val="none" w:sz="0" w:space="0" w:color="auto"/>
            <w:bottom w:val="none" w:sz="0" w:space="0" w:color="auto"/>
            <w:right w:val="none" w:sz="0" w:space="0" w:color="auto"/>
          </w:divBdr>
        </w:div>
        <w:div w:id="329262366">
          <w:marLeft w:val="0"/>
          <w:marRight w:val="0"/>
          <w:marTop w:val="0"/>
          <w:marBottom w:val="0"/>
          <w:divBdr>
            <w:top w:val="none" w:sz="0" w:space="0" w:color="auto"/>
            <w:left w:val="none" w:sz="0" w:space="0" w:color="auto"/>
            <w:bottom w:val="none" w:sz="0" w:space="0" w:color="auto"/>
            <w:right w:val="none" w:sz="0" w:space="0" w:color="auto"/>
          </w:divBdr>
        </w:div>
        <w:div w:id="38675916">
          <w:marLeft w:val="0"/>
          <w:marRight w:val="0"/>
          <w:marTop w:val="0"/>
          <w:marBottom w:val="0"/>
          <w:divBdr>
            <w:top w:val="none" w:sz="0" w:space="0" w:color="auto"/>
            <w:left w:val="none" w:sz="0" w:space="0" w:color="auto"/>
            <w:bottom w:val="none" w:sz="0" w:space="0" w:color="auto"/>
            <w:right w:val="none" w:sz="0" w:space="0" w:color="auto"/>
          </w:divBdr>
        </w:div>
        <w:div w:id="124590703">
          <w:marLeft w:val="0"/>
          <w:marRight w:val="0"/>
          <w:marTop w:val="0"/>
          <w:marBottom w:val="0"/>
          <w:divBdr>
            <w:top w:val="none" w:sz="0" w:space="0" w:color="auto"/>
            <w:left w:val="none" w:sz="0" w:space="0" w:color="auto"/>
            <w:bottom w:val="none" w:sz="0" w:space="0" w:color="auto"/>
            <w:right w:val="none" w:sz="0" w:space="0" w:color="auto"/>
          </w:divBdr>
        </w:div>
        <w:div w:id="785394283">
          <w:marLeft w:val="0"/>
          <w:marRight w:val="0"/>
          <w:marTop w:val="0"/>
          <w:marBottom w:val="0"/>
          <w:divBdr>
            <w:top w:val="none" w:sz="0" w:space="0" w:color="auto"/>
            <w:left w:val="none" w:sz="0" w:space="0" w:color="auto"/>
            <w:bottom w:val="none" w:sz="0" w:space="0" w:color="auto"/>
            <w:right w:val="none" w:sz="0" w:space="0" w:color="auto"/>
          </w:divBdr>
        </w:div>
        <w:div w:id="1288665470">
          <w:marLeft w:val="0"/>
          <w:marRight w:val="0"/>
          <w:marTop w:val="0"/>
          <w:marBottom w:val="0"/>
          <w:divBdr>
            <w:top w:val="none" w:sz="0" w:space="0" w:color="auto"/>
            <w:left w:val="none" w:sz="0" w:space="0" w:color="auto"/>
            <w:bottom w:val="none" w:sz="0" w:space="0" w:color="auto"/>
            <w:right w:val="none" w:sz="0" w:space="0" w:color="auto"/>
          </w:divBdr>
        </w:div>
        <w:div w:id="2090691424">
          <w:marLeft w:val="0"/>
          <w:marRight w:val="0"/>
          <w:marTop w:val="0"/>
          <w:marBottom w:val="0"/>
          <w:divBdr>
            <w:top w:val="none" w:sz="0" w:space="0" w:color="auto"/>
            <w:left w:val="none" w:sz="0" w:space="0" w:color="auto"/>
            <w:bottom w:val="none" w:sz="0" w:space="0" w:color="auto"/>
            <w:right w:val="none" w:sz="0" w:space="0" w:color="auto"/>
          </w:divBdr>
        </w:div>
        <w:div w:id="1820686091">
          <w:marLeft w:val="0"/>
          <w:marRight w:val="0"/>
          <w:marTop w:val="0"/>
          <w:marBottom w:val="0"/>
          <w:divBdr>
            <w:top w:val="none" w:sz="0" w:space="0" w:color="auto"/>
            <w:left w:val="none" w:sz="0" w:space="0" w:color="auto"/>
            <w:bottom w:val="none" w:sz="0" w:space="0" w:color="auto"/>
            <w:right w:val="none" w:sz="0" w:space="0" w:color="auto"/>
          </w:divBdr>
        </w:div>
        <w:div w:id="2052071953">
          <w:marLeft w:val="0"/>
          <w:marRight w:val="0"/>
          <w:marTop w:val="0"/>
          <w:marBottom w:val="0"/>
          <w:divBdr>
            <w:top w:val="none" w:sz="0" w:space="0" w:color="auto"/>
            <w:left w:val="none" w:sz="0" w:space="0" w:color="auto"/>
            <w:bottom w:val="none" w:sz="0" w:space="0" w:color="auto"/>
            <w:right w:val="none" w:sz="0" w:space="0" w:color="auto"/>
          </w:divBdr>
        </w:div>
        <w:div w:id="141387600">
          <w:marLeft w:val="0"/>
          <w:marRight w:val="0"/>
          <w:marTop w:val="0"/>
          <w:marBottom w:val="0"/>
          <w:divBdr>
            <w:top w:val="none" w:sz="0" w:space="0" w:color="auto"/>
            <w:left w:val="none" w:sz="0" w:space="0" w:color="auto"/>
            <w:bottom w:val="none" w:sz="0" w:space="0" w:color="auto"/>
            <w:right w:val="none" w:sz="0" w:space="0" w:color="auto"/>
          </w:divBdr>
        </w:div>
        <w:div w:id="498691268">
          <w:marLeft w:val="0"/>
          <w:marRight w:val="0"/>
          <w:marTop w:val="0"/>
          <w:marBottom w:val="0"/>
          <w:divBdr>
            <w:top w:val="none" w:sz="0" w:space="0" w:color="auto"/>
            <w:left w:val="none" w:sz="0" w:space="0" w:color="auto"/>
            <w:bottom w:val="none" w:sz="0" w:space="0" w:color="auto"/>
            <w:right w:val="none" w:sz="0" w:space="0" w:color="auto"/>
          </w:divBdr>
        </w:div>
        <w:div w:id="868447173">
          <w:marLeft w:val="0"/>
          <w:marRight w:val="0"/>
          <w:marTop w:val="0"/>
          <w:marBottom w:val="0"/>
          <w:divBdr>
            <w:top w:val="none" w:sz="0" w:space="0" w:color="auto"/>
            <w:left w:val="none" w:sz="0" w:space="0" w:color="auto"/>
            <w:bottom w:val="none" w:sz="0" w:space="0" w:color="auto"/>
            <w:right w:val="none" w:sz="0" w:space="0" w:color="auto"/>
          </w:divBdr>
        </w:div>
        <w:div w:id="1692535644">
          <w:marLeft w:val="0"/>
          <w:marRight w:val="0"/>
          <w:marTop w:val="0"/>
          <w:marBottom w:val="0"/>
          <w:divBdr>
            <w:top w:val="none" w:sz="0" w:space="0" w:color="auto"/>
            <w:left w:val="none" w:sz="0" w:space="0" w:color="auto"/>
            <w:bottom w:val="none" w:sz="0" w:space="0" w:color="auto"/>
            <w:right w:val="none" w:sz="0" w:space="0" w:color="auto"/>
          </w:divBdr>
        </w:div>
        <w:div w:id="1273628111">
          <w:marLeft w:val="0"/>
          <w:marRight w:val="0"/>
          <w:marTop w:val="0"/>
          <w:marBottom w:val="0"/>
          <w:divBdr>
            <w:top w:val="none" w:sz="0" w:space="0" w:color="auto"/>
            <w:left w:val="none" w:sz="0" w:space="0" w:color="auto"/>
            <w:bottom w:val="none" w:sz="0" w:space="0" w:color="auto"/>
            <w:right w:val="none" w:sz="0" w:space="0" w:color="auto"/>
          </w:divBdr>
        </w:div>
        <w:div w:id="1907760436">
          <w:marLeft w:val="0"/>
          <w:marRight w:val="0"/>
          <w:marTop w:val="0"/>
          <w:marBottom w:val="0"/>
          <w:divBdr>
            <w:top w:val="none" w:sz="0" w:space="0" w:color="auto"/>
            <w:left w:val="none" w:sz="0" w:space="0" w:color="auto"/>
            <w:bottom w:val="none" w:sz="0" w:space="0" w:color="auto"/>
            <w:right w:val="none" w:sz="0" w:space="0" w:color="auto"/>
          </w:divBdr>
        </w:div>
        <w:div w:id="1670909827">
          <w:marLeft w:val="0"/>
          <w:marRight w:val="0"/>
          <w:marTop w:val="0"/>
          <w:marBottom w:val="0"/>
          <w:divBdr>
            <w:top w:val="none" w:sz="0" w:space="0" w:color="auto"/>
            <w:left w:val="none" w:sz="0" w:space="0" w:color="auto"/>
            <w:bottom w:val="none" w:sz="0" w:space="0" w:color="auto"/>
            <w:right w:val="none" w:sz="0" w:space="0" w:color="auto"/>
          </w:divBdr>
        </w:div>
        <w:div w:id="599029193">
          <w:marLeft w:val="0"/>
          <w:marRight w:val="0"/>
          <w:marTop w:val="0"/>
          <w:marBottom w:val="0"/>
          <w:divBdr>
            <w:top w:val="none" w:sz="0" w:space="0" w:color="auto"/>
            <w:left w:val="none" w:sz="0" w:space="0" w:color="auto"/>
            <w:bottom w:val="none" w:sz="0" w:space="0" w:color="auto"/>
            <w:right w:val="none" w:sz="0" w:space="0" w:color="auto"/>
          </w:divBdr>
        </w:div>
        <w:div w:id="1376805975">
          <w:marLeft w:val="0"/>
          <w:marRight w:val="0"/>
          <w:marTop w:val="0"/>
          <w:marBottom w:val="0"/>
          <w:divBdr>
            <w:top w:val="none" w:sz="0" w:space="0" w:color="auto"/>
            <w:left w:val="none" w:sz="0" w:space="0" w:color="auto"/>
            <w:bottom w:val="none" w:sz="0" w:space="0" w:color="auto"/>
            <w:right w:val="none" w:sz="0" w:space="0" w:color="auto"/>
          </w:divBdr>
        </w:div>
        <w:div w:id="43143658">
          <w:marLeft w:val="0"/>
          <w:marRight w:val="0"/>
          <w:marTop w:val="0"/>
          <w:marBottom w:val="0"/>
          <w:divBdr>
            <w:top w:val="none" w:sz="0" w:space="0" w:color="auto"/>
            <w:left w:val="none" w:sz="0" w:space="0" w:color="auto"/>
            <w:bottom w:val="none" w:sz="0" w:space="0" w:color="auto"/>
            <w:right w:val="none" w:sz="0" w:space="0" w:color="auto"/>
          </w:divBdr>
        </w:div>
        <w:div w:id="362441960">
          <w:marLeft w:val="0"/>
          <w:marRight w:val="0"/>
          <w:marTop w:val="0"/>
          <w:marBottom w:val="0"/>
          <w:divBdr>
            <w:top w:val="none" w:sz="0" w:space="0" w:color="auto"/>
            <w:left w:val="none" w:sz="0" w:space="0" w:color="auto"/>
            <w:bottom w:val="none" w:sz="0" w:space="0" w:color="auto"/>
            <w:right w:val="none" w:sz="0" w:space="0" w:color="auto"/>
          </w:divBdr>
        </w:div>
        <w:div w:id="962344957">
          <w:marLeft w:val="0"/>
          <w:marRight w:val="0"/>
          <w:marTop w:val="0"/>
          <w:marBottom w:val="0"/>
          <w:divBdr>
            <w:top w:val="none" w:sz="0" w:space="0" w:color="auto"/>
            <w:left w:val="none" w:sz="0" w:space="0" w:color="auto"/>
            <w:bottom w:val="none" w:sz="0" w:space="0" w:color="auto"/>
            <w:right w:val="none" w:sz="0" w:space="0" w:color="auto"/>
          </w:divBdr>
        </w:div>
        <w:div w:id="169376128">
          <w:marLeft w:val="0"/>
          <w:marRight w:val="0"/>
          <w:marTop w:val="0"/>
          <w:marBottom w:val="0"/>
          <w:divBdr>
            <w:top w:val="none" w:sz="0" w:space="0" w:color="auto"/>
            <w:left w:val="none" w:sz="0" w:space="0" w:color="auto"/>
            <w:bottom w:val="none" w:sz="0" w:space="0" w:color="auto"/>
            <w:right w:val="none" w:sz="0" w:space="0" w:color="auto"/>
          </w:divBdr>
        </w:div>
        <w:div w:id="1466696842">
          <w:marLeft w:val="0"/>
          <w:marRight w:val="0"/>
          <w:marTop w:val="0"/>
          <w:marBottom w:val="0"/>
          <w:divBdr>
            <w:top w:val="none" w:sz="0" w:space="0" w:color="auto"/>
            <w:left w:val="none" w:sz="0" w:space="0" w:color="auto"/>
            <w:bottom w:val="none" w:sz="0" w:space="0" w:color="auto"/>
            <w:right w:val="none" w:sz="0" w:space="0" w:color="auto"/>
          </w:divBdr>
        </w:div>
        <w:div w:id="652950107">
          <w:marLeft w:val="0"/>
          <w:marRight w:val="0"/>
          <w:marTop w:val="0"/>
          <w:marBottom w:val="0"/>
          <w:divBdr>
            <w:top w:val="none" w:sz="0" w:space="0" w:color="auto"/>
            <w:left w:val="none" w:sz="0" w:space="0" w:color="auto"/>
            <w:bottom w:val="none" w:sz="0" w:space="0" w:color="auto"/>
            <w:right w:val="none" w:sz="0" w:space="0" w:color="auto"/>
          </w:divBdr>
        </w:div>
        <w:div w:id="1340352623">
          <w:marLeft w:val="0"/>
          <w:marRight w:val="0"/>
          <w:marTop w:val="0"/>
          <w:marBottom w:val="0"/>
          <w:divBdr>
            <w:top w:val="none" w:sz="0" w:space="0" w:color="auto"/>
            <w:left w:val="none" w:sz="0" w:space="0" w:color="auto"/>
            <w:bottom w:val="none" w:sz="0" w:space="0" w:color="auto"/>
            <w:right w:val="none" w:sz="0" w:space="0" w:color="auto"/>
          </w:divBdr>
        </w:div>
        <w:div w:id="1327397209">
          <w:marLeft w:val="0"/>
          <w:marRight w:val="0"/>
          <w:marTop w:val="0"/>
          <w:marBottom w:val="0"/>
          <w:divBdr>
            <w:top w:val="none" w:sz="0" w:space="0" w:color="auto"/>
            <w:left w:val="none" w:sz="0" w:space="0" w:color="auto"/>
            <w:bottom w:val="none" w:sz="0" w:space="0" w:color="auto"/>
            <w:right w:val="none" w:sz="0" w:space="0" w:color="auto"/>
          </w:divBdr>
        </w:div>
        <w:div w:id="122385742">
          <w:marLeft w:val="0"/>
          <w:marRight w:val="0"/>
          <w:marTop w:val="0"/>
          <w:marBottom w:val="0"/>
          <w:divBdr>
            <w:top w:val="none" w:sz="0" w:space="0" w:color="auto"/>
            <w:left w:val="none" w:sz="0" w:space="0" w:color="auto"/>
            <w:bottom w:val="none" w:sz="0" w:space="0" w:color="auto"/>
            <w:right w:val="none" w:sz="0" w:space="0" w:color="auto"/>
          </w:divBdr>
        </w:div>
        <w:div w:id="1228221161">
          <w:marLeft w:val="0"/>
          <w:marRight w:val="0"/>
          <w:marTop w:val="0"/>
          <w:marBottom w:val="0"/>
          <w:divBdr>
            <w:top w:val="none" w:sz="0" w:space="0" w:color="auto"/>
            <w:left w:val="none" w:sz="0" w:space="0" w:color="auto"/>
            <w:bottom w:val="none" w:sz="0" w:space="0" w:color="auto"/>
            <w:right w:val="none" w:sz="0" w:space="0" w:color="auto"/>
          </w:divBdr>
        </w:div>
        <w:div w:id="1071611585">
          <w:marLeft w:val="0"/>
          <w:marRight w:val="0"/>
          <w:marTop w:val="0"/>
          <w:marBottom w:val="0"/>
          <w:divBdr>
            <w:top w:val="none" w:sz="0" w:space="0" w:color="auto"/>
            <w:left w:val="none" w:sz="0" w:space="0" w:color="auto"/>
            <w:bottom w:val="none" w:sz="0" w:space="0" w:color="auto"/>
            <w:right w:val="none" w:sz="0" w:space="0" w:color="auto"/>
          </w:divBdr>
        </w:div>
        <w:div w:id="1893350270">
          <w:marLeft w:val="0"/>
          <w:marRight w:val="0"/>
          <w:marTop w:val="0"/>
          <w:marBottom w:val="0"/>
          <w:divBdr>
            <w:top w:val="none" w:sz="0" w:space="0" w:color="auto"/>
            <w:left w:val="none" w:sz="0" w:space="0" w:color="auto"/>
            <w:bottom w:val="none" w:sz="0" w:space="0" w:color="auto"/>
            <w:right w:val="none" w:sz="0" w:space="0" w:color="auto"/>
          </w:divBdr>
        </w:div>
        <w:div w:id="1602493835">
          <w:marLeft w:val="0"/>
          <w:marRight w:val="0"/>
          <w:marTop w:val="0"/>
          <w:marBottom w:val="0"/>
          <w:divBdr>
            <w:top w:val="none" w:sz="0" w:space="0" w:color="auto"/>
            <w:left w:val="none" w:sz="0" w:space="0" w:color="auto"/>
            <w:bottom w:val="none" w:sz="0" w:space="0" w:color="auto"/>
            <w:right w:val="none" w:sz="0" w:space="0" w:color="auto"/>
          </w:divBdr>
        </w:div>
        <w:div w:id="20010371">
          <w:marLeft w:val="0"/>
          <w:marRight w:val="0"/>
          <w:marTop w:val="0"/>
          <w:marBottom w:val="0"/>
          <w:divBdr>
            <w:top w:val="none" w:sz="0" w:space="0" w:color="auto"/>
            <w:left w:val="none" w:sz="0" w:space="0" w:color="auto"/>
            <w:bottom w:val="none" w:sz="0" w:space="0" w:color="auto"/>
            <w:right w:val="none" w:sz="0" w:space="0" w:color="auto"/>
          </w:divBdr>
        </w:div>
        <w:div w:id="484781441">
          <w:marLeft w:val="0"/>
          <w:marRight w:val="0"/>
          <w:marTop w:val="0"/>
          <w:marBottom w:val="0"/>
          <w:divBdr>
            <w:top w:val="none" w:sz="0" w:space="0" w:color="auto"/>
            <w:left w:val="none" w:sz="0" w:space="0" w:color="auto"/>
            <w:bottom w:val="none" w:sz="0" w:space="0" w:color="auto"/>
            <w:right w:val="none" w:sz="0" w:space="0" w:color="auto"/>
          </w:divBdr>
        </w:div>
        <w:div w:id="815412878">
          <w:marLeft w:val="0"/>
          <w:marRight w:val="0"/>
          <w:marTop w:val="0"/>
          <w:marBottom w:val="0"/>
          <w:divBdr>
            <w:top w:val="none" w:sz="0" w:space="0" w:color="auto"/>
            <w:left w:val="none" w:sz="0" w:space="0" w:color="auto"/>
            <w:bottom w:val="none" w:sz="0" w:space="0" w:color="auto"/>
            <w:right w:val="none" w:sz="0" w:space="0" w:color="auto"/>
          </w:divBdr>
        </w:div>
        <w:div w:id="186219573">
          <w:marLeft w:val="0"/>
          <w:marRight w:val="0"/>
          <w:marTop w:val="0"/>
          <w:marBottom w:val="0"/>
          <w:divBdr>
            <w:top w:val="none" w:sz="0" w:space="0" w:color="auto"/>
            <w:left w:val="none" w:sz="0" w:space="0" w:color="auto"/>
            <w:bottom w:val="none" w:sz="0" w:space="0" w:color="auto"/>
            <w:right w:val="none" w:sz="0" w:space="0" w:color="auto"/>
          </w:divBdr>
        </w:div>
        <w:div w:id="854611761">
          <w:marLeft w:val="0"/>
          <w:marRight w:val="0"/>
          <w:marTop w:val="0"/>
          <w:marBottom w:val="0"/>
          <w:divBdr>
            <w:top w:val="none" w:sz="0" w:space="0" w:color="auto"/>
            <w:left w:val="none" w:sz="0" w:space="0" w:color="auto"/>
            <w:bottom w:val="none" w:sz="0" w:space="0" w:color="auto"/>
            <w:right w:val="none" w:sz="0" w:space="0" w:color="auto"/>
          </w:divBdr>
        </w:div>
        <w:div w:id="354115971">
          <w:marLeft w:val="0"/>
          <w:marRight w:val="0"/>
          <w:marTop w:val="0"/>
          <w:marBottom w:val="0"/>
          <w:divBdr>
            <w:top w:val="none" w:sz="0" w:space="0" w:color="auto"/>
            <w:left w:val="none" w:sz="0" w:space="0" w:color="auto"/>
            <w:bottom w:val="none" w:sz="0" w:space="0" w:color="auto"/>
            <w:right w:val="none" w:sz="0" w:space="0" w:color="auto"/>
          </w:divBdr>
        </w:div>
      </w:divsChild>
    </w:div>
    <w:div w:id="1393771371">
      <w:bodyDiv w:val="1"/>
      <w:marLeft w:val="0"/>
      <w:marRight w:val="0"/>
      <w:marTop w:val="0"/>
      <w:marBottom w:val="0"/>
      <w:divBdr>
        <w:top w:val="none" w:sz="0" w:space="0" w:color="auto"/>
        <w:left w:val="none" w:sz="0" w:space="0" w:color="auto"/>
        <w:bottom w:val="none" w:sz="0" w:space="0" w:color="auto"/>
        <w:right w:val="none" w:sz="0" w:space="0" w:color="auto"/>
      </w:divBdr>
    </w:div>
    <w:div w:id="1404909312">
      <w:bodyDiv w:val="1"/>
      <w:marLeft w:val="0"/>
      <w:marRight w:val="0"/>
      <w:marTop w:val="0"/>
      <w:marBottom w:val="0"/>
      <w:divBdr>
        <w:top w:val="none" w:sz="0" w:space="0" w:color="auto"/>
        <w:left w:val="none" w:sz="0" w:space="0" w:color="auto"/>
        <w:bottom w:val="none" w:sz="0" w:space="0" w:color="auto"/>
        <w:right w:val="none" w:sz="0" w:space="0" w:color="auto"/>
      </w:divBdr>
    </w:div>
    <w:div w:id="1529176552">
      <w:bodyDiv w:val="1"/>
      <w:marLeft w:val="0"/>
      <w:marRight w:val="0"/>
      <w:marTop w:val="0"/>
      <w:marBottom w:val="0"/>
      <w:divBdr>
        <w:top w:val="none" w:sz="0" w:space="0" w:color="auto"/>
        <w:left w:val="none" w:sz="0" w:space="0" w:color="auto"/>
        <w:bottom w:val="none" w:sz="0" w:space="0" w:color="auto"/>
        <w:right w:val="none" w:sz="0" w:space="0" w:color="auto"/>
      </w:divBdr>
      <w:divsChild>
        <w:div w:id="1378436807">
          <w:marLeft w:val="0"/>
          <w:marRight w:val="0"/>
          <w:marTop w:val="0"/>
          <w:marBottom w:val="0"/>
          <w:divBdr>
            <w:top w:val="none" w:sz="0" w:space="0" w:color="auto"/>
            <w:left w:val="none" w:sz="0" w:space="0" w:color="auto"/>
            <w:bottom w:val="none" w:sz="0" w:space="0" w:color="auto"/>
            <w:right w:val="none" w:sz="0" w:space="0" w:color="auto"/>
          </w:divBdr>
        </w:div>
        <w:div w:id="1820536559">
          <w:marLeft w:val="0"/>
          <w:marRight w:val="0"/>
          <w:marTop w:val="0"/>
          <w:marBottom w:val="0"/>
          <w:divBdr>
            <w:top w:val="none" w:sz="0" w:space="0" w:color="auto"/>
            <w:left w:val="none" w:sz="0" w:space="0" w:color="auto"/>
            <w:bottom w:val="none" w:sz="0" w:space="0" w:color="auto"/>
            <w:right w:val="none" w:sz="0" w:space="0" w:color="auto"/>
          </w:divBdr>
        </w:div>
      </w:divsChild>
    </w:div>
    <w:div w:id="1538395924">
      <w:bodyDiv w:val="1"/>
      <w:marLeft w:val="0"/>
      <w:marRight w:val="0"/>
      <w:marTop w:val="0"/>
      <w:marBottom w:val="0"/>
      <w:divBdr>
        <w:top w:val="none" w:sz="0" w:space="0" w:color="auto"/>
        <w:left w:val="none" w:sz="0" w:space="0" w:color="auto"/>
        <w:bottom w:val="none" w:sz="0" w:space="0" w:color="auto"/>
        <w:right w:val="none" w:sz="0" w:space="0" w:color="auto"/>
      </w:divBdr>
    </w:div>
    <w:div w:id="1653481779">
      <w:bodyDiv w:val="1"/>
      <w:marLeft w:val="0"/>
      <w:marRight w:val="0"/>
      <w:marTop w:val="0"/>
      <w:marBottom w:val="0"/>
      <w:divBdr>
        <w:top w:val="none" w:sz="0" w:space="0" w:color="auto"/>
        <w:left w:val="none" w:sz="0" w:space="0" w:color="auto"/>
        <w:bottom w:val="none" w:sz="0" w:space="0" w:color="auto"/>
        <w:right w:val="none" w:sz="0" w:space="0" w:color="auto"/>
      </w:divBdr>
      <w:divsChild>
        <w:div w:id="895507794">
          <w:marLeft w:val="0"/>
          <w:marRight w:val="0"/>
          <w:marTop w:val="0"/>
          <w:marBottom w:val="0"/>
          <w:divBdr>
            <w:top w:val="none" w:sz="0" w:space="0" w:color="auto"/>
            <w:left w:val="none" w:sz="0" w:space="0" w:color="auto"/>
            <w:bottom w:val="none" w:sz="0" w:space="0" w:color="auto"/>
            <w:right w:val="none" w:sz="0" w:space="0" w:color="auto"/>
          </w:divBdr>
        </w:div>
        <w:div w:id="719938925">
          <w:marLeft w:val="0"/>
          <w:marRight w:val="0"/>
          <w:marTop w:val="0"/>
          <w:marBottom w:val="0"/>
          <w:divBdr>
            <w:top w:val="none" w:sz="0" w:space="0" w:color="auto"/>
            <w:left w:val="none" w:sz="0" w:space="0" w:color="auto"/>
            <w:bottom w:val="none" w:sz="0" w:space="0" w:color="auto"/>
            <w:right w:val="none" w:sz="0" w:space="0" w:color="auto"/>
          </w:divBdr>
        </w:div>
        <w:div w:id="819811482">
          <w:marLeft w:val="0"/>
          <w:marRight w:val="0"/>
          <w:marTop w:val="0"/>
          <w:marBottom w:val="0"/>
          <w:divBdr>
            <w:top w:val="none" w:sz="0" w:space="0" w:color="auto"/>
            <w:left w:val="none" w:sz="0" w:space="0" w:color="auto"/>
            <w:bottom w:val="none" w:sz="0" w:space="0" w:color="auto"/>
            <w:right w:val="none" w:sz="0" w:space="0" w:color="auto"/>
          </w:divBdr>
        </w:div>
      </w:divsChild>
    </w:div>
    <w:div w:id="1658220427">
      <w:bodyDiv w:val="1"/>
      <w:marLeft w:val="0"/>
      <w:marRight w:val="0"/>
      <w:marTop w:val="0"/>
      <w:marBottom w:val="0"/>
      <w:divBdr>
        <w:top w:val="none" w:sz="0" w:space="0" w:color="auto"/>
        <w:left w:val="none" w:sz="0" w:space="0" w:color="auto"/>
        <w:bottom w:val="none" w:sz="0" w:space="0" w:color="auto"/>
        <w:right w:val="none" w:sz="0" w:space="0" w:color="auto"/>
      </w:divBdr>
      <w:divsChild>
        <w:div w:id="1909881848">
          <w:marLeft w:val="0"/>
          <w:marRight w:val="0"/>
          <w:marTop w:val="0"/>
          <w:marBottom w:val="0"/>
          <w:divBdr>
            <w:top w:val="none" w:sz="0" w:space="0" w:color="auto"/>
            <w:left w:val="none" w:sz="0" w:space="0" w:color="auto"/>
            <w:bottom w:val="none" w:sz="0" w:space="0" w:color="auto"/>
            <w:right w:val="none" w:sz="0" w:space="0" w:color="auto"/>
          </w:divBdr>
        </w:div>
        <w:div w:id="1976179506">
          <w:marLeft w:val="0"/>
          <w:marRight w:val="0"/>
          <w:marTop w:val="0"/>
          <w:marBottom w:val="0"/>
          <w:divBdr>
            <w:top w:val="none" w:sz="0" w:space="0" w:color="auto"/>
            <w:left w:val="none" w:sz="0" w:space="0" w:color="auto"/>
            <w:bottom w:val="none" w:sz="0" w:space="0" w:color="auto"/>
            <w:right w:val="none" w:sz="0" w:space="0" w:color="auto"/>
          </w:divBdr>
        </w:div>
      </w:divsChild>
    </w:div>
    <w:div w:id="1749687393">
      <w:bodyDiv w:val="1"/>
      <w:marLeft w:val="0"/>
      <w:marRight w:val="0"/>
      <w:marTop w:val="0"/>
      <w:marBottom w:val="0"/>
      <w:divBdr>
        <w:top w:val="none" w:sz="0" w:space="0" w:color="auto"/>
        <w:left w:val="none" w:sz="0" w:space="0" w:color="auto"/>
        <w:bottom w:val="none" w:sz="0" w:space="0" w:color="auto"/>
        <w:right w:val="none" w:sz="0" w:space="0" w:color="auto"/>
      </w:divBdr>
      <w:divsChild>
        <w:div w:id="563681013">
          <w:marLeft w:val="0"/>
          <w:marRight w:val="0"/>
          <w:marTop w:val="0"/>
          <w:marBottom w:val="0"/>
          <w:divBdr>
            <w:top w:val="none" w:sz="0" w:space="0" w:color="auto"/>
            <w:left w:val="none" w:sz="0" w:space="0" w:color="auto"/>
            <w:bottom w:val="none" w:sz="0" w:space="0" w:color="auto"/>
            <w:right w:val="none" w:sz="0" w:space="0" w:color="auto"/>
          </w:divBdr>
        </w:div>
        <w:div w:id="1443105947">
          <w:marLeft w:val="0"/>
          <w:marRight w:val="0"/>
          <w:marTop w:val="0"/>
          <w:marBottom w:val="0"/>
          <w:divBdr>
            <w:top w:val="none" w:sz="0" w:space="0" w:color="auto"/>
            <w:left w:val="none" w:sz="0" w:space="0" w:color="auto"/>
            <w:bottom w:val="none" w:sz="0" w:space="0" w:color="auto"/>
            <w:right w:val="none" w:sz="0" w:space="0" w:color="auto"/>
          </w:divBdr>
        </w:div>
      </w:divsChild>
    </w:div>
    <w:div w:id="1895047549">
      <w:bodyDiv w:val="1"/>
      <w:marLeft w:val="0"/>
      <w:marRight w:val="0"/>
      <w:marTop w:val="0"/>
      <w:marBottom w:val="0"/>
      <w:divBdr>
        <w:top w:val="none" w:sz="0" w:space="0" w:color="auto"/>
        <w:left w:val="none" w:sz="0" w:space="0" w:color="auto"/>
        <w:bottom w:val="none" w:sz="0" w:space="0" w:color="auto"/>
        <w:right w:val="none" w:sz="0" w:space="0" w:color="auto"/>
      </w:divBdr>
      <w:divsChild>
        <w:div w:id="952320567">
          <w:marLeft w:val="0"/>
          <w:marRight w:val="0"/>
          <w:marTop w:val="0"/>
          <w:marBottom w:val="0"/>
          <w:divBdr>
            <w:top w:val="none" w:sz="0" w:space="0" w:color="auto"/>
            <w:left w:val="none" w:sz="0" w:space="0" w:color="auto"/>
            <w:bottom w:val="none" w:sz="0" w:space="0" w:color="auto"/>
            <w:right w:val="none" w:sz="0" w:space="0" w:color="auto"/>
          </w:divBdr>
        </w:div>
        <w:div w:id="1812018029">
          <w:marLeft w:val="0"/>
          <w:marRight w:val="0"/>
          <w:marTop w:val="0"/>
          <w:marBottom w:val="0"/>
          <w:divBdr>
            <w:top w:val="none" w:sz="0" w:space="0" w:color="auto"/>
            <w:left w:val="none" w:sz="0" w:space="0" w:color="auto"/>
            <w:bottom w:val="none" w:sz="0" w:space="0" w:color="auto"/>
            <w:right w:val="none" w:sz="0" w:space="0" w:color="auto"/>
          </w:divBdr>
        </w:div>
        <w:div w:id="1127352187">
          <w:marLeft w:val="0"/>
          <w:marRight w:val="0"/>
          <w:marTop w:val="0"/>
          <w:marBottom w:val="0"/>
          <w:divBdr>
            <w:top w:val="none" w:sz="0" w:space="0" w:color="auto"/>
            <w:left w:val="none" w:sz="0" w:space="0" w:color="auto"/>
            <w:bottom w:val="none" w:sz="0" w:space="0" w:color="auto"/>
            <w:right w:val="none" w:sz="0" w:space="0" w:color="auto"/>
          </w:divBdr>
        </w:div>
      </w:divsChild>
    </w:div>
    <w:div w:id="1911384658">
      <w:bodyDiv w:val="1"/>
      <w:marLeft w:val="0"/>
      <w:marRight w:val="0"/>
      <w:marTop w:val="0"/>
      <w:marBottom w:val="0"/>
      <w:divBdr>
        <w:top w:val="none" w:sz="0" w:space="0" w:color="auto"/>
        <w:left w:val="none" w:sz="0" w:space="0" w:color="auto"/>
        <w:bottom w:val="none" w:sz="0" w:space="0" w:color="auto"/>
        <w:right w:val="none" w:sz="0" w:space="0" w:color="auto"/>
      </w:divBdr>
    </w:div>
    <w:div w:id="1924407517">
      <w:bodyDiv w:val="1"/>
      <w:marLeft w:val="0"/>
      <w:marRight w:val="0"/>
      <w:marTop w:val="0"/>
      <w:marBottom w:val="0"/>
      <w:divBdr>
        <w:top w:val="none" w:sz="0" w:space="0" w:color="auto"/>
        <w:left w:val="none" w:sz="0" w:space="0" w:color="auto"/>
        <w:bottom w:val="none" w:sz="0" w:space="0" w:color="auto"/>
        <w:right w:val="none" w:sz="0" w:space="0" w:color="auto"/>
      </w:divBdr>
      <w:divsChild>
        <w:div w:id="1511263424">
          <w:marLeft w:val="0"/>
          <w:marRight w:val="0"/>
          <w:marTop w:val="0"/>
          <w:marBottom w:val="0"/>
          <w:divBdr>
            <w:top w:val="none" w:sz="0" w:space="0" w:color="auto"/>
            <w:left w:val="none" w:sz="0" w:space="0" w:color="auto"/>
            <w:bottom w:val="none" w:sz="0" w:space="0" w:color="auto"/>
            <w:right w:val="none" w:sz="0" w:space="0" w:color="auto"/>
          </w:divBdr>
        </w:div>
        <w:div w:id="44304183">
          <w:marLeft w:val="0"/>
          <w:marRight w:val="0"/>
          <w:marTop w:val="0"/>
          <w:marBottom w:val="0"/>
          <w:divBdr>
            <w:top w:val="none" w:sz="0" w:space="0" w:color="auto"/>
            <w:left w:val="none" w:sz="0" w:space="0" w:color="auto"/>
            <w:bottom w:val="none" w:sz="0" w:space="0" w:color="auto"/>
            <w:right w:val="none" w:sz="0" w:space="0" w:color="auto"/>
          </w:divBdr>
        </w:div>
      </w:divsChild>
    </w:div>
    <w:div w:id="1925644326">
      <w:bodyDiv w:val="1"/>
      <w:marLeft w:val="0"/>
      <w:marRight w:val="0"/>
      <w:marTop w:val="0"/>
      <w:marBottom w:val="0"/>
      <w:divBdr>
        <w:top w:val="none" w:sz="0" w:space="0" w:color="auto"/>
        <w:left w:val="none" w:sz="0" w:space="0" w:color="auto"/>
        <w:bottom w:val="none" w:sz="0" w:space="0" w:color="auto"/>
        <w:right w:val="none" w:sz="0" w:space="0" w:color="auto"/>
      </w:divBdr>
      <w:divsChild>
        <w:div w:id="11802814">
          <w:marLeft w:val="0"/>
          <w:marRight w:val="0"/>
          <w:marTop w:val="0"/>
          <w:marBottom w:val="0"/>
          <w:divBdr>
            <w:top w:val="none" w:sz="0" w:space="0" w:color="auto"/>
            <w:left w:val="none" w:sz="0" w:space="0" w:color="auto"/>
            <w:bottom w:val="none" w:sz="0" w:space="0" w:color="auto"/>
            <w:right w:val="none" w:sz="0" w:space="0" w:color="auto"/>
          </w:divBdr>
        </w:div>
        <w:div w:id="1278416515">
          <w:marLeft w:val="0"/>
          <w:marRight w:val="0"/>
          <w:marTop w:val="0"/>
          <w:marBottom w:val="0"/>
          <w:divBdr>
            <w:top w:val="none" w:sz="0" w:space="0" w:color="auto"/>
            <w:left w:val="none" w:sz="0" w:space="0" w:color="auto"/>
            <w:bottom w:val="none" w:sz="0" w:space="0" w:color="auto"/>
            <w:right w:val="none" w:sz="0" w:space="0" w:color="auto"/>
          </w:divBdr>
        </w:div>
        <w:div w:id="758252303">
          <w:marLeft w:val="0"/>
          <w:marRight w:val="0"/>
          <w:marTop w:val="0"/>
          <w:marBottom w:val="0"/>
          <w:divBdr>
            <w:top w:val="none" w:sz="0" w:space="0" w:color="auto"/>
            <w:left w:val="none" w:sz="0" w:space="0" w:color="auto"/>
            <w:bottom w:val="none" w:sz="0" w:space="0" w:color="auto"/>
            <w:right w:val="none" w:sz="0" w:space="0" w:color="auto"/>
          </w:divBdr>
        </w:div>
        <w:div w:id="1811440199">
          <w:marLeft w:val="0"/>
          <w:marRight w:val="0"/>
          <w:marTop w:val="0"/>
          <w:marBottom w:val="0"/>
          <w:divBdr>
            <w:top w:val="none" w:sz="0" w:space="0" w:color="auto"/>
            <w:left w:val="none" w:sz="0" w:space="0" w:color="auto"/>
            <w:bottom w:val="none" w:sz="0" w:space="0" w:color="auto"/>
            <w:right w:val="none" w:sz="0" w:space="0" w:color="auto"/>
          </w:divBdr>
        </w:div>
        <w:div w:id="1942108664">
          <w:marLeft w:val="0"/>
          <w:marRight w:val="0"/>
          <w:marTop w:val="0"/>
          <w:marBottom w:val="0"/>
          <w:divBdr>
            <w:top w:val="none" w:sz="0" w:space="0" w:color="auto"/>
            <w:left w:val="none" w:sz="0" w:space="0" w:color="auto"/>
            <w:bottom w:val="none" w:sz="0" w:space="0" w:color="auto"/>
            <w:right w:val="none" w:sz="0" w:space="0" w:color="auto"/>
          </w:divBdr>
        </w:div>
        <w:div w:id="1811703815">
          <w:marLeft w:val="0"/>
          <w:marRight w:val="0"/>
          <w:marTop w:val="0"/>
          <w:marBottom w:val="0"/>
          <w:divBdr>
            <w:top w:val="none" w:sz="0" w:space="0" w:color="auto"/>
            <w:left w:val="none" w:sz="0" w:space="0" w:color="auto"/>
            <w:bottom w:val="none" w:sz="0" w:space="0" w:color="auto"/>
            <w:right w:val="none" w:sz="0" w:space="0" w:color="auto"/>
          </w:divBdr>
        </w:div>
        <w:div w:id="5911417">
          <w:marLeft w:val="0"/>
          <w:marRight w:val="0"/>
          <w:marTop w:val="0"/>
          <w:marBottom w:val="0"/>
          <w:divBdr>
            <w:top w:val="none" w:sz="0" w:space="0" w:color="auto"/>
            <w:left w:val="none" w:sz="0" w:space="0" w:color="auto"/>
            <w:bottom w:val="none" w:sz="0" w:space="0" w:color="auto"/>
            <w:right w:val="none" w:sz="0" w:space="0" w:color="auto"/>
          </w:divBdr>
        </w:div>
        <w:div w:id="880703163">
          <w:marLeft w:val="0"/>
          <w:marRight w:val="0"/>
          <w:marTop w:val="0"/>
          <w:marBottom w:val="0"/>
          <w:divBdr>
            <w:top w:val="none" w:sz="0" w:space="0" w:color="auto"/>
            <w:left w:val="none" w:sz="0" w:space="0" w:color="auto"/>
            <w:bottom w:val="none" w:sz="0" w:space="0" w:color="auto"/>
            <w:right w:val="none" w:sz="0" w:space="0" w:color="auto"/>
          </w:divBdr>
        </w:div>
        <w:div w:id="521479850">
          <w:marLeft w:val="0"/>
          <w:marRight w:val="0"/>
          <w:marTop w:val="0"/>
          <w:marBottom w:val="0"/>
          <w:divBdr>
            <w:top w:val="none" w:sz="0" w:space="0" w:color="auto"/>
            <w:left w:val="none" w:sz="0" w:space="0" w:color="auto"/>
            <w:bottom w:val="none" w:sz="0" w:space="0" w:color="auto"/>
            <w:right w:val="none" w:sz="0" w:space="0" w:color="auto"/>
          </w:divBdr>
        </w:div>
        <w:div w:id="1519805213">
          <w:marLeft w:val="0"/>
          <w:marRight w:val="0"/>
          <w:marTop w:val="0"/>
          <w:marBottom w:val="0"/>
          <w:divBdr>
            <w:top w:val="none" w:sz="0" w:space="0" w:color="auto"/>
            <w:left w:val="none" w:sz="0" w:space="0" w:color="auto"/>
            <w:bottom w:val="none" w:sz="0" w:space="0" w:color="auto"/>
            <w:right w:val="none" w:sz="0" w:space="0" w:color="auto"/>
          </w:divBdr>
        </w:div>
        <w:div w:id="1767338910">
          <w:marLeft w:val="0"/>
          <w:marRight w:val="0"/>
          <w:marTop w:val="0"/>
          <w:marBottom w:val="0"/>
          <w:divBdr>
            <w:top w:val="none" w:sz="0" w:space="0" w:color="auto"/>
            <w:left w:val="none" w:sz="0" w:space="0" w:color="auto"/>
            <w:bottom w:val="none" w:sz="0" w:space="0" w:color="auto"/>
            <w:right w:val="none" w:sz="0" w:space="0" w:color="auto"/>
          </w:divBdr>
        </w:div>
        <w:div w:id="543980502">
          <w:marLeft w:val="0"/>
          <w:marRight w:val="0"/>
          <w:marTop w:val="0"/>
          <w:marBottom w:val="0"/>
          <w:divBdr>
            <w:top w:val="none" w:sz="0" w:space="0" w:color="auto"/>
            <w:left w:val="none" w:sz="0" w:space="0" w:color="auto"/>
            <w:bottom w:val="none" w:sz="0" w:space="0" w:color="auto"/>
            <w:right w:val="none" w:sz="0" w:space="0" w:color="auto"/>
          </w:divBdr>
        </w:div>
        <w:div w:id="1699966354">
          <w:marLeft w:val="0"/>
          <w:marRight w:val="0"/>
          <w:marTop w:val="0"/>
          <w:marBottom w:val="0"/>
          <w:divBdr>
            <w:top w:val="none" w:sz="0" w:space="0" w:color="auto"/>
            <w:left w:val="none" w:sz="0" w:space="0" w:color="auto"/>
            <w:bottom w:val="none" w:sz="0" w:space="0" w:color="auto"/>
            <w:right w:val="none" w:sz="0" w:space="0" w:color="auto"/>
          </w:divBdr>
        </w:div>
        <w:div w:id="732317982">
          <w:marLeft w:val="0"/>
          <w:marRight w:val="0"/>
          <w:marTop w:val="0"/>
          <w:marBottom w:val="0"/>
          <w:divBdr>
            <w:top w:val="none" w:sz="0" w:space="0" w:color="auto"/>
            <w:left w:val="none" w:sz="0" w:space="0" w:color="auto"/>
            <w:bottom w:val="none" w:sz="0" w:space="0" w:color="auto"/>
            <w:right w:val="none" w:sz="0" w:space="0" w:color="auto"/>
          </w:divBdr>
        </w:div>
        <w:div w:id="687218189">
          <w:marLeft w:val="0"/>
          <w:marRight w:val="0"/>
          <w:marTop w:val="0"/>
          <w:marBottom w:val="0"/>
          <w:divBdr>
            <w:top w:val="none" w:sz="0" w:space="0" w:color="auto"/>
            <w:left w:val="none" w:sz="0" w:space="0" w:color="auto"/>
            <w:bottom w:val="none" w:sz="0" w:space="0" w:color="auto"/>
            <w:right w:val="none" w:sz="0" w:space="0" w:color="auto"/>
          </w:divBdr>
        </w:div>
        <w:div w:id="1735541370">
          <w:marLeft w:val="0"/>
          <w:marRight w:val="0"/>
          <w:marTop w:val="0"/>
          <w:marBottom w:val="0"/>
          <w:divBdr>
            <w:top w:val="none" w:sz="0" w:space="0" w:color="auto"/>
            <w:left w:val="none" w:sz="0" w:space="0" w:color="auto"/>
            <w:bottom w:val="none" w:sz="0" w:space="0" w:color="auto"/>
            <w:right w:val="none" w:sz="0" w:space="0" w:color="auto"/>
          </w:divBdr>
        </w:div>
        <w:div w:id="1549682953">
          <w:marLeft w:val="0"/>
          <w:marRight w:val="0"/>
          <w:marTop w:val="0"/>
          <w:marBottom w:val="0"/>
          <w:divBdr>
            <w:top w:val="none" w:sz="0" w:space="0" w:color="auto"/>
            <w:left w:val="none" w:sz="0" w:space="0" w:color="auto"/>
            <w:bottom w:val="none" w:sz="0" w:space="0" w:color="auto"/>
            <w:right w:val="none" w:sz="0" w:space="0" w:color="auto"/>
          </w:divBdr>
        </w:div>
        <w:div w:id="1936552324">
          <w:marLeft w:val="0"/>
          <w:marRight w:val="0"/>
          <w:marTop w:val="0"/>
          <w:marBottom w:val="0"/>
          <w:divBdr>
            <w:top w:val="none" w:sz="0" w:space="0" w:color="auto"/>
            <w:left w:val="none" w:sz="0" w:space="0" w:color="auto"/>
            <w:bottom w:val="none" w:sz="0" w:space="0" w:color="auto"/>
            <w:right w:val="none" w:sz="0" w:space="0" w:color="auto"/>
          </w:divBdr>
        </w:div>
        <w:div w:id="1821997376">
          <w:marLeft w:val="0"/>
          <w:marRight w:val="0"/>
          <w:marTop w:val="0"/>
          <w:marBottom w:val="0"/>
          <w:divBdr>
            <w:top w:val="none" w:sz="0" w:space="0" w:color="auto"/>
            <w:left w:val="none" w:sz="0" w:space="0" w:color="auto"/>
            <w:bottom w:val="none" w:sz="0" w:space="0" w:color="auto"/>
            <w:right w:val="none" w:sz="0" w:space="0" w:color="auto"/>
          </w:divBdr>
        </w:div>
        <w:div w:id="861279540">
          <w:marLeft w:val="0"/>
          <w:marRight w:val="0"/>
          <w:marTop w:val="0"/>
          <w:marBottom w:val="0"/>
          <w:divBdr>
            <w:top w:val="none" w:sz="0" w:space="0" w:color="auto"/>
            <w:left w:val="none" w:sz="0" w:space="0" w:color="auto"/>
            <w:bottom w:val="none" w:sz="0" w:space="0" w:color="auto"/>
            <w:right w:val="none" w:sz="0" w:space="0" w:color="auto"/>
          </w:divBdr>
        </w:div>
        <w:div w:id="184490032">
          <w:marLeft w:val="0"/>
          <w:marRight w:val="0"/>
          <w:marTop w:val="0"/>
          <w:marBottom w:val="0"/>
          <w:divBdr>
            <w:top w:val="none" w:sz="0" w:space="0" w:color="auto"/>
            <w:left w:val="none" w:sz="0" w:space="0" w:color="auto"/>
            <w:bottom w:val="none" w:sz="0" w:space="0" w:color="auto"/>
            <w:right w:val="none" w:sz="0" w:space="0" w:color="auto"/>
          </w:divBdr>
        </w:div>
        <w:div w:id="1909068785">
          <w:marLeft w:val="0"/>
          <w:marRight w:val="0"/>
          <w:marTop w:val="0"/>
          <w:marBottom w:val="0"/>
          <w:divBdr>
            <w:top w:val="none" w:sz="0" w:space="0" w:color="auto"/>
            <w:left w:val="none" w:sz="0" w:space="0" w:color="auto"/>
            <w:bottom w:val="none" w:sz="0" w:space="0" w:color="auto"/>
            <w:right w:val="none" w:sz="0" w:space="0" w:color="auto"/>
          </w:divBdr>
        </w:div>
        <w:div w:id="591278877">
          <w:marLeft w:val="0"/>
          <w:marRight w:val="0"/>
          <w:marTop w:val="0"/>
          <w:marBottom w:val="0"/>
          <w:divBdr>
            <w:top w:val="none" w:sz="0" w:space="0" w:color="auto"/>
            <w:left w:val="none" w:sz="0" w:space="0" w:color="auto"/>
            <w:bottom w:val="none" w:sz="0" w:space="0" w:color="auto"/>
            <w:right w:val="none" w:sz="0" w:space="0" w:color="auto"/>
          </w:divBdr>
        </w:div>
        <w:div w:id="1716276287">
          <w:marLeft w:val="0"/>
          <w:marRight w:val="0"/>
          <w:marTop w:val="0"/>
          <w:marBottom w:val="0"/>
          <w:divBdr>
            <w:top w:val="none" w:sz="0" w:space="0" w:color="auto"/>
            <w:left w:val="none" w:sz="0" w:space="0" w:color="auto"/>
            <w:bottom w:val="none" w:sz="0" w:space="0" w:color="auto"/>
            <w:right w:val="none" w:sz="0" w:space="0" w:color="auto"/>
          </w:divBdr>
        </w:div>
        <w:div w:id="555319084">
          <w:marLeft w:val="0"/>
          <w:marRight w:val="0"/>
          <w:marTop w:val="0"/>
          <w:marBottom w:val="0"/>
          <w:divBdr>
            <w:top w:val="none" w:sz="0" w:space="0" w:color="auto"/>
            <w:left w:val="none" w:sz="0" w:space="0" w:color="auto"/>
            <w:bottom w:val="none" w:sz="0" w:space="0" w:color="auto"/>
            <w:right w:val="none" w:sz="0" w:space="0" w:color="auto"/>
          </w:divBdr>
        </w:div>
        <w:div w:id="1462259915">
          <w:marLeft w:val="0"/>
          <w:marRight w:val="0"/>
          <w:marTop w:val="0"/>
          <w:marBottom w:val="0"/>
          <w:divBdr>
            <w:top w:val="none" w:sz="0" w:space="0" w:color="auto"/>
            <w:left w:val="none" w:sz="0" w:space="0" w:color="auto"/>
            <w:bottom w:val="none" w:sz="0" w:space="0" w:color="auto"/>
            <w:right w:val="none" w:sz="0" w:space="0" w:color="auto"/>
          </w:divBdr>
        </w:div>
        <w:div w:id="210843859">
          <w:marLeft w:val="0"/>
          <w:marRight w:val="0"/>
          <w:marTop w:val="0"/>
          <w:marBottom w:val="0"/>
          <w:divBdr>
            <w:top w:val="none" w:sz="0" w:space="0" w:color="auto"/>
            <w:left w:val="none" w:sz="0" w:space="0" w:color="auto"/>
            <w:bottom w:val="none" w:sz="0" w:space="0" w:color="auto"/>
            <w:right w:val="none" w:sz="0" w:space="0" w:color="auto"/>
          </w:divBdr>
        </w:div>
        <w:div w:id="7603966">
          <w:marLeft w:val="0"/>
          <w:marRight w:val="0"/>
          <w:marTop w:val="0"/>
          <w:marBottom w:val="0"/>
          <w:divBdr>
            <w:top w:val="none" w:sz="0" w:space="0" w:color="auto"/>
            <w:left w:val="none" w:sz="0" w:space="0" w:color="auto"/>
            <w:bottom w:val="none" w:sz="0" w:space="0" w:color="auto"/>
            <w:right w:val="none" w:sz="0" w:space="0" w:color="auto"/>
          </w:divBdr>
        </w:div>
        <w:div w:id="1364865728">
          <w:marLeft w:val="0"/>
          <w:marRight w:val="0"/>
          <w:marTop w:val="0"/>
          <w:marBottom w:val="0"/>
          <w:divBdr>
            <w:top w:val="none" w:sz="0" w:space="0" w:color="auto"/>
            <w:left w:val="none" w:sz="0" w:space="0" w:color="auto"/>
            <w:bottom w:val="none" w:sz="0" w:space="0" w:color="auto"/>
            <w:right w:val="none" w:sz="0" w:space="0" w:color="auto"/>
          </w:divBdr>
        </w:div>
        <w:div w:id="670664">
          <w:marLeft w:val="0"/>
          <w:marRight w:val="0"/>
          <w:marTop w:val="0"/>
          <w:marBottom w:val="0"/>
          <w:divBdr>
            <w:top w:val="none" w:sz="0" w:space="0" w:color="auto"/>
            <w:left w:val="none" w:sz="0" w:space="0" w:color="auto"/>
            <w:bottom w:val="none" w:sz="0" w:space="0" w:color="auto"/>
            <w:right w:val="none" w:sz="0" w:space="0" w:color="auto"/>
          </w:divBdr>
        </w:div>
        <w:div w:id="2106532203">
          <w:marLeft w:val="0"/>
          <w:marRight w:val="0"/>
          <w:marTop w:val="0"/>
          <w:marBottom w:val="0"/>
          <w:divBdr>
            <w:top w:val="none" w:sz="0" w:space="0" w:color="auto"/>
            <w:left w:val="none" w:sz="0" w:space="0" w:color="auto"/>
            <w:bottom w:val="none" w:sz="0" w:space="0" w:color="auto"/>
            <w:right w:val="none" w:sz="0" w:space="0" w:color="auto"/>
          </w:divBdr>
        </w:div>
        <w:div w:id="404036441">
          <w:marLeft w:val="0"/>
          <w:marRight w:val="0"/>
          <w:marTop w:val="0"/>
          <w:marBottom w:val="0"/>
          <w:divBdr>
            <w:top w:val="none" w:sz="0" w:space="0" w:color="auto"/>
            <w:left w:val="none" w:sz="0" w:space="0" w:color="auto"/>
            <w:bottom w:val="none" w:sz="0" w:space="0" w:color="auto"/>
            <w:right w:val="none" w:sz="0" w:space="0" w:color="auto"/>
          </w:divBdr>
        </w:div>
        <w:div w:id="584995071">
          <w:marLeft w:val="0"/>
          <w:marRight w:val="0"/>
          <w:marTop w:val="0"/>
          <w:marBottom w:val="0"/>
          <w:divBdr>
            <w:top w:val="none" w:sz="0" w:space="0" w:color="auto"/>
            <w:left w:val="none" w:sz="0" w:space="0" w:color="auto"/>
            <w:bottom w:val="none" w:sz="0" w:space="0" w:color="auto"/>
            <w:right w:val="none" w:sz="0" w:space="0" w:color="auto"/>
          </w:divBdr>
        </w:div>
        <w:div w:id="1758165069">
          <w:marLeft w:val="0"/>
          <w:marRight w:val="0"/>
          <w:marTop w:val="0"/>
          <w:marBottom w:val="0"/>
          <w:divBdr>
            <w:top w:val="none" w:sz="0" w:space="0" w:color="auto"/>
            <w:left w:val="none" w:sz="0" w:space="0" w:color="auto"/>
            <w:bottom w:val="none" w:sz="0" w:space="0" w:color="auto"/>
            <w:right w:val="none" w:sz="0" w:space="0" w:color="auto"/>
          </w:divBdr>
        </w:div>
        <w:div w:id="1609393157">
          <w:marLeft w:val="0"/>
          <w:marRight w:val="0"/>
          <w:marTop w:val="0"/>
          <w:marBottom w:val="0"/>
          <w:divBdr>
            <w:top w:val="none" w:sz="0" w:space="0" w:color="auto"/>
            <w:left w:val="none" w:sz="0" w:space="0" w:color="auto"/>
            <w:bottom w:val="none" w:sz="0" w:space="0" w:color="auto"/>
            <w:right w:val="none" w:sz="0" w:space="0" w:color="auto"/>
          </w:divBdr>
        </w:div>
        <w:div w:id="1031757619">
          <w:marLeft w:val="0"/>
          <w:marRight w:val="0"/>
          <w:marTop w:val="0"/>
          <w:marBottom w:val="0"/>
          <w:divBdr>
            <w:top w:val="none" w:sz="0" w:space="0" w:color="auto"/>
            <w:left w:val="none" w:sz="0" w:space="0" w:color="auto"/>
            <w:bottom w:val="none" w:sz="0" w:space="0" w:color="auto"/>
            <w:right w:val="none" w:sz="0" w:space="0" w:color="auto"/>
          </w:divBdr>
        </w:div>
        <w:div w:id="1458062542">
          <w:marLeft w:val="0"/>
          <w:marRight w:val="0"/>
          <w:marTop w:val="0"/>
          <w:marBottom w:val="0"/>
          <w:divBdr>
            <w:top w:val="none" w:sz="0" w:space="0" w:color="auto"/>
            <w:left w:val="none" w:sz="0" w:space="0" w:color="auto"/>
            <w:bottom w:val="none" w:sz="0" w:space="0" w:color="auto"/>
            <w:right w:val="none" w:sz="0" w:space="0" w:color="auto"/>
          </w:divBdr>
        </w:div>
        <w:div w:id="854998359">
          <w:marLeft w:val="0"/>
          <w:marRight w:val="0"/>
          <w:marTop w:val="0"/>
          <w:marBottom w:val="0"/>
          <w:divBdr>
            <w:top w:val="none" w:sz="0" w:space="0" w:color="auto"/>
            <w:left w:val="none" w:sz="0" w:space="0" w:color="auto"/>
            <w:bottom w:val="none" w:sz="0" w:space="0" w:color="auto"/>
            <w:right w:val="none" w:sz="0" w:space="0" w:color="auto"/>
          </w:divBdr>
        </w:div>
        <w:div w:id="1597982957">
          <w:marLeft w:val="0"/>
          <w:marRight w:val="0"/>
          <w:marTop w:val="0"/>
          <w:marBottom w:val="0"/>
          <w:divBdr>
            <w:top w:val="none" w:sz="0" w:space="0" w:color="auto"/>
            <w:left w:val="none" w:sz="0" w:space="0" w:color="auto"/>
            <w:bottom w:val="none" w:sz="0" w:space="0" w:color="auto"/>
            <w:right w:val="none" w:sz="0" w:space="0" w:color="auto"/>
          </w:divBdr>
        </w:div>
        <w:div w:id="1014765222">
          <w:marLeft w:val="0"/>
          <w:marRight w:val="0"/>
          <w:marTop w:val="0"/>
          <w:marBottom w:val="0"/>
          <w:divBdr>
            <w:top w:val="none" w:sz="0" w:space="0" w:color="auto"/>
            <w:left w:val="none" w:sz="0" w:space="0" w:color="auto"/>
            <w:bottom w:val="none" w:sz="0" w:space="0" w:color="auto"/>
            <w:right w:val="none" w:sz="0" w:space="0" w:color="auto"/>
          </w:divBdr>
        </w:div>
        <w:div w:id="2042707833">
          <w:marLeft w:val="0"/>
          <w:marRight w:val="0"/>
          <w:marTop w:val="0"/>
          <w:marBottom w:val="0"/>
          <w:divBdr>
            <w:top w:val="none" w:sz="0" w:space="0" w:color="auto"/>
            <w:left w:val="none" w:sz="0" w:space="0" w:color="auto"/>
            <w:bottom w:val="none" w:sz="0" w:space="0" w:color="auto"/>
            <w:right w:val="none" w:sz="0" w:space="0" w:color="auto"/>
          </w:divBdr>
        </w:div>
        <w:div w:id="477843081">
          <w:marLeft w:val="0"/>
          <w:marRight w:val="0"/>
          <w:marTop w:val="0"/>
          <w:marBottom w:val="0"/>
          <w:divBdr>
            <w:top w:val="none" w:sz="0" w:space="0" w:color="auto"/>
            <w:left w:val="none" w:sz="0" w:space="0" w:color="auto"/>
            <w:bottom w:val="none" w:sz="0" w:space="0" w:color="auto"/>
            <w:right w:val="none" w:sz="0" w:space="0" w:color="auto"/>
          </w:divBdr>
        </w:div>
        <w:div w:id="2072538985">
          <w:marLeft w:val="0"/>
          <w:marRight w:val="0"/>
          <w:marTop w:val="0"/>
          <w:marBottom w:val="0"/>
          <w:divBdr>
            <w:top w:val="none" w:sz="0" w:space="0" w:color="auto"/>
            <w:left w:val="none" w:sz="0" w:space="0" w:color="auto"/>
            <w:bottom w:val="none" w:sz="0" w:space="0" w:color="auto"/>
            <w:right w:val="none" w:sz="0" w:space="0" w:color="auto"/>
          </w:divBdr>
        </w:div>
        <w:div w:id="1007053520">
          <w:marLeft w:val="0"/>
          <w:marRight w:val="0"/>
          <w:marTop w:val="0"/>
          <w:marBottom w:val="0"/>
          <w:divBdr>
            <w:top w:val="none" w:sz="0" w:space="0" w:color="auto"/>
            <w:left w:val="none" w:sz="0" w:space="0" w:color="auto"/>
            <w:bottom w:val="none" w:sz="0" w:space="0" w:color="auto"/>
            <w:right w:val="none" w:sz="0" w:space="0" w:color="auto"/>
          </w:divBdr>
        </w:div>
        <w:div w:id="1436750360">
          <w:marLeft w:val="0"/>
          <w:marRight w:val="0"/>
          <w:marTop w:val="0"/>
          <w:marBottom w:val="0"/>
          <w:divBdr>
            <w:top w:val="none" w:sz="0" w:space="0" w:color="auto"/>
            <w:left w:val="none" w:sz="0" w:space="0" w:color="auto"/>
            <w:bottom w:val="none" w:sz="0" w:space="0" w:color="auto"/>
            <w:right w:val="none" w:sz="0" w:space="0" w:color="auto"/>
          </w:divBdr>
        </w:div>
        <w:div w:id="992879502">
          <w:marLeft w:val="0"/>
          <w:marRight w:val="0"/>
          <w:marTop w:val="0"/>
          <w:marBottom w:val="0"/>
          <w:divBdr>
            <w:top w:val="none" w:sz="0" w:space="0" w:color="auto"/>
            <w:left w:val="none" w:sz="0" w:space="0" w:color="auto"/>
            <w:bottom w:val="none" w:sz="0" w:space="0" w:color="auto"/>
            <w:right w:val="none" w:sz="0" w:space="0" w:color="auto"/>
          </w:divBdr>
        </w:div>
        <w:div w:id="396394143">
          <w:marLeft w:val="0"/>
          <w:marRight w:val="0"/>
          <w:marTop w:val="0"/>
          <w:marBottom w:val="0"/>
          <w:divBdr>
            <w:top w:val="none" w:sz="0" w:space="0" w:color="auto"/>
            <w:left w:val="none" w:sz="0" w:space="0" w:color="auto"/>
            <w:bottom w:val="none" w:sz="0" w:space="0" w:color="auto"/>
            <w:right w:val="none" w:sz="0" w:space="0" w:color="auto"/>
          </w:divBdr>
        </w:div>
        <w:div w:id="1513764274">
          <w:marLeft w:val="0"/>
          <w:marRight w:val="0"/>
          <w:marTop w:val="0"/>
          <w:marBottom w:val="0"/>
          <w:divBdr>
            <w:top w:val="none" w:sz="0" w:space="0" w:color="auto"/>
            <w:left w:val="none" w:sz="0" w:space="0" w:color="auto"/>
            <w:bottom w:val="none" w:sz="0" w:space="0" w:color="auto"/>
            <w:right w:val="none" w:sz="0" w:space="0" w:color="auto"/>
          </w:divBdr>
        </w:div>
        <w:div w:id="406391555">
          <w:marLeft w:val="0"/>
          <w:marRight w:val="0"/>
          <w:marTop w:val="0"/>
          <w:marBottom w:val="0"/>
          <w:divBdr>
            <w:top w:val="none" w:sz="0" w:space="0" w:color="auto"/>
            <w:left w:val="none" w:sz="0" w:space="0" w:color="auto"/>
            <w:bottom w:val="none" w:sz="0" w:space="0" w:color="auto"/>
            <w:right w:val="none" w:sz="0" w:space="0" w:color="auto"/>
          </w:divBdr>
        </w:div>
        <w:div w:id="220753326">
          <w:marLeft w:val="0"/>
          <w:marRight w:val="0"/>
          <w:marTop w:val="0"/>
          <w:marBottom w:val="0"/>
          <w:divBdr>
            <w:top w:val="none" w:sz="0" w:space="0" w:color="auto"/>
            <w:left w:val="none" w:sz="0" w:space="0" w:color="auto"/>
            <w:bottom w:val="none" w:sz="0" w:space="0" w:color="auto"/>
            <w:right w:val="none" w:sz="0" w:space="0" w:color="auto"/>
          </w:divBdr>
        </w:div>
        <w:div w:id="1108505198">
          <w:marLeft w:val="0"/>
          <w:marRight w:val="0"/>
          <w:marTop w:val="0"/>
          <w:marBottom w:val="0"/>
          <w:divBdr>
            <w:top w:val="none" w:sz="0" w:space="0" w:color="auto"/>
            <w:left w:val="none" w:sz="0" w:space="0" w:color="auto"/>
            <w:bottom w:val="none" w:sz="0" w:space="0" w:color="auto"/>
            <w:right w:val="none" w:sz="0" w:space="0" w:color="auto"/>
          </w:divBdr>
        </w:div>
        <w:div w:id="440536391">
          <w:marLeft w:val="0"/>
          <w:marRight w:val="0"/>
          <w:marTop w:val="0"/>
          <w:marBottom w:val="0"/>
          <w:divBdr>
            <w:top w:val="none" w:sz="0" w:space="0" w:color="auto"/>
            <w:left w:val="none" w:sz="0" w:space="0" w:color="auto"/>
            <w:bottom w:val="none" w:sz="0" w:space="0" w:color="auto"/>
            <w:right w:val="none" w:sz="0" w:space="0" w:color="auto"/>
          </w:divBdr>
        </w:div>
        <w:div w:id="1437359971">
          <w:marLeft w:val="0"/>
          <w:marRight w:val="0"/>
          <w:marTop w:val="0"/>
          <w:marBottom w:val="0"/>
          <w:divBdr>
            <w:top w:val="none" w:sz="0" w:space="0" w:color="auto"/>
            <w:left w:val="none" w:sz="0" w:space="0" w:color="auto"/>
            <w:bottom w:val="none" w:sz="0" w:space="0" w:color="auto"/>
            <w:right w:val="none" w:sz="0" w:space="0" w:color="auto"/>
          </w:divBdr>
        </w:div>
        <w:div w:id="1912154262">
          <w:marLeft w:val="0"/>
          <w:marRight w:val="0"/>
          <w:marTop w:val="0"/>
          <w:marBottom w:val="0"/>
          <w:divBdr>
            <w:top w:val="none" w:sz="0" w:space="0" w:color="auto"/>
            <w:left w:val="none" w:sz="0" w:space="0" w:color="auto"/>
            <w:bottom w:val="none" w:sz="0" w:space="0" w:color="auto"/>
            <w:right w:val="none" w:sz="0" w:space="0" w:color="auto"/>
          </w:divBdr>
        </w:div>
        <w:div w:id="186987641">
          <w:marLeft w:val="0"/>
          <w:marRight w:val="0"/>
          <w:marTop w:val="0"/>
          <w:marBottom w:val="0"/>
          <w:divBdr>
            <w:top w:val="none" w:sz="0" w:space="0" w:color="auto"/>
            <w:left w:val="none" w:sz="0" w:space="0" w:color="auto"/>
            <w:bottom w:val="none" w:sz="0" w:space="0" w:color="auto"/>
            <w:right w:val="none" w:sz="0" w:space="0" w:color="auto"/>
          </w:divBdr>
        </w:div>
        <w:div w:id="796290071">
          <w:marLeft w:val="0"/>
          <w:marRight w:val="0"/>
          <w:marTop w:val="0"/>
          <w:marBottom w:val="0"/>
          <w:divBdr>
            <w:top w:val="none" w:sz="0" w:space="0" w:color="auto"/>
            <w:left w:val="none" w:sz="0" w:space="0" w:color="auto"/>
            <w:bottom w:val="none" w:sz="0" w:space="0" w:color="auto"/>
            <w:right w:val="none" w:sz="0" w:space="0" w:color="auto"/>
          </w:divBdr>
        </w:div>
        <w:div w:id="1551726275">
          <w:marLeft w:val="0"/>
          <w:marRight w:val="0"/>
          <w:marTop w:val="0"/>
          <w:marBottom w:val="0"/>
          <w:divBdr>
            <w:top w:val="none" w:sz="0" w:space="0" w:color="auto"/>
            <w:left w:val="none" w:sz="0" w:space="0" w:color="auto"/>
            <w:bottom w:val="none" w:sz="0" w:space="0" w:color="auto"/>
            <w:right w:val="none" w:sz="0" w:space="0" w:color="auto"/>
          </w:divBdr>
        </w:div>
        <w:div w:id="1012682444">
          <w:marLeft w:val="0"/>
          <w:marRight w:val="0"/>
          <w:marTop w:val="0"/>
          <w:marBottom w:val="0"/>
          <w:divBdr>
            <w:top w:val="none" w:sz="0" w:space="0" w:color="auto"/>
            <w:left w:val="none" w:sz="0" w:space="0" w:color="auto"/>
            <w:bottom w:val="none" w:sz="0" w:space="0" w:color="auto"/>
            <w:right w:val="none" w:sz="0" w:space="0" w:color="auto"/>
          </w:divBdr>
        </w:div>
        <w:div w:id="185674311">
          <w:marLeft w:val="0"/>
          <w:marRight w:val="0"/>
          <w:marTop w:val="0"/>
          <w:marBottom w:val="0"/>
          <w:divBdr>
            <w:top w:val="none" w:sz="0" w:space="0" w:color="auto"/>
            <w:left w:val="none" w:sz="0" w:space="0" w:color="auto"/>
            <w:bottom w:val="none" w:sz="0" w:space="0" w:color="auto"/>
            <w:right w:val="none" w:sz="0" w:space="0" w:color="auto"/>
          </w:divBdr>
        </w:div>
        <w:div w:id="1769735992">
          <w:marLeft w:val="0"/>
          <w:marRight w:val="0"/>
          <w:marTop w:val="0"/>
          <w:marBottom w:val="0"/>
          <w:divBdr>
            <w:top w:val="none" w:sz="0" w:space="0" w:color="auto"/>
            <w:left w:val="none" w:sz="0" w:space="0" w:color="auto"/>
            <w:bottom w:val="none" w:sz="0" w:space="0" w:color="auto"/>
            <w:right w:val="none" w:sz="0" w:space="0" w:color="auto"/>
          </w:divBdr>
        </w:div>
        <w:div w:id="132453177">
          <w:marLeft w:val="0"/>
          <w:marRight w:val="0"/>
          <w:marTop w:val="0"/>
          <w:marBottom w:val="0"/>
          <w:divBdr>
            <w:top w:val="none" w:sz="0" w:space="0" w:color="auto"/>
            <w:left w:val="none" w:sz="0" w:space="0" w:color="auto"/>
            <w:bottom w:val="none" w:sz="0" w:space="0" w:color="auto"/>
            <w:right w:val="none" w:sz="0" w:space="0" w:color="auto"/>
          </w:divBdr>
        </w:div>
        <w:div w:id="127821862">
          <w:marLeft w:val="0"/>
          <w:marRight w:val="0"/>
          <w:marTop w:val="0"/>
          <w:marBottom w:val="0"/>
          <w:divBdr>
            <w:top w:val="none" w:sz="0" w:space="0" w:color="auto"/>
            <w:left w:val="none" w:sz="0" w:space="0" w:color="auto"/>
            <w:bottom w:val="none" w:sz="0" w:space="0" w:color="auto"/>
            <w:right w:val="none" w:sz="0" w:space="0" w:color="auto"/>
          </w:divBdr>
        </w:div>
        <w:div w:id="810905922">
          <w:marLeft w:val="0"/>
          <w:marRight w:val="0"/>
          <w:marTop w:val="0"/>
          <w:marBottom w:val="0"/>
          <w:divBdr>
            <w:top w:val="none" w:sz="0" w:space="0" w:color="auto"/>
            <w:left w:val="none" w:sz="0" w:space="0" w:color="auto"/>
            <w:bottom w:val="none" w:sz="0" w:space="0" w:color="auto"/>
            <w:right w:val="none" w:sz="0" w:space="0" w:color="auto"/>
          </w:divBdr>
        </w:div>
        <w:div w:id="509023379">
          <w:marLeft w:val="0"/>
          <w:marRight w:val="0"/>
          <w:marTop w:val="0"/>
          <w:marBottom w:val="0"/>
          <w:divBdr>
            <w:top w:val="none" w:sz="0" w:space="0" w:color="auto"/>
            <w:left w:val="none" w:sz="0" w:space="0" w:color="auto"/>
            <w:bottom w:val="none" w:sz="0" w:space="0" w:color="auto"/>
            <w:right w:val="none" w:sz="0" w:space="0" w:color="auto"/>
          </w:divBdr>
        </w:div>
        <w:div w:id="1606645746">
          <w:marLeft w:val="0"/>
          <w:marRight w:val="0"/>
          <w:marTop w:val="0"/>
          <w:marBottom w:val="0"/>
          <w:divBdr>
            <w:top w:val="none" w:sz="0" w:space="0" w:color="auto"/>
            <w:left w:val="none" w:sz="0" w:space="0" w:color="auto"/>
            <w:bottom w:val="none" w:sz="0" w:space="0" w:color="auto"/>
            <w:right w:val="none" w:sz="0" w:space="0" w:color="auto"/>
          </w:divBdr>
        </w:div>
        <w:div w:id="841435499">
          <w:marLeft w:val="0"/>
          <w:marRight w:val="0"/>
          <w:marTop w:val="0"/>
          <w:marBottom w:val="0"/>
          <w:divBdr>
            <w:top w:val="none" w:sz="0" w:space="0" w:color="auto"/>
            <w:left w:val="none" w:sz="0" w:space="0" w:color="auto"/>
            <w:bottom w:val="none" w:sz="0" w:space="0" w:color="auto"/>
            <w:right w:val="none" w:sz="0" w:space="0" w:color="auto"/>
          </w:divBdr>
        </w:div>
        <w:div w:id="613367903">
          <w:marLeft w:val="0"/>
          <w:marRight w:val="0"/>
          <w:marTop w:val="0"/>
          <w:marBottom w:val="0"/>
          <w:divBdr>
            <w:top w:val="none" w:sz="0" w:space="0" w:color="auto"/>
            <w:left w:val="none" w:sz="0" w:space="0" w:color="auto"/>
            <w:bottom w:val="none" w:sz="0" w:space="0" w:color="auto"/>
            <w:right w:val="none" w:sz="0" w:space="0" w:color="auto"/>
          </w:divBdr>
        </w:div>
        <w:div w:id="609777654">
          <w:marLeft w:val="0"/>
          <w:marRight w:val="0"/>
          <w:marTop w:val="0"/>
          <w:marBottom w:val="0"/>
          <w:divBdr>
            <w:top w:val="none" w:sz="0" w:space="0" w:color="auto"/>
            <w:left w:val="none" w:sz="0" w:space="0" w:color="auto"/>
            <w:bottom w:val="none" w:sz="0" w:space="0" w:color="auto"/>
            <w:right w:val="none" w:sz="0" w:space="0" w:color="auto"/>
          </w:divBdr>
        </w:div>
        <w:div w:id="964969093">
          <w:marLeft w:val="0"/>
          <w:marRight w:val="0"/>
          <w:marTop w:val="0"/>
          <w:marBottom w:val="0"/>
          <w:divBdr>
            <w:top w:val="none" w:sz="0" w:space="0" w:color="auto"/>
            <w:left w:val="none" w:sz="0" w:space="0" w:color="auto"/>
            <w:bottom w:val="none" w:sz="0" w:space="0" w:color="auto"/>
            <w:right w:val="none" w:sz="0" w:space="0" w:color="auto"/>
          </w:divBdr>
        </w:div>
        <w:div w:id="247229307">
          <w:marLeft w:val="0"/>
          <w:marRight w:val="0"/>
          <w:marTop w:val="0"/>
          <w:marBottom w:val="0"/>
          <w:divBdr>
            <w:top w:val="none" w:sz="0" w:space="0" w:color="auto"/>
            <w:left w:val="none" w:sz="0" w:space="0" w:color="auto"/>
            <w:bottom w:val="none" w:sz="0" w:space="0" w:color="auto"/>
            <w:right w:val="none" w:sz="0" w:space="0" w:color="auto"/>
          </w:divBdr>
        </w:div>
        <w:div w:id="1728534323">
          <w:marLeft w:val="0"/>
          <w:marRight w:val="0"/>
          <w:marTop w:val="0"/>
          <w:marBottom w:val="0"/>
          <w:divBdr>
            <w:top w:val="none" w:sz="0" w:space="0" w:color="auto"/>
            <w:left w:val="none" w:sz="0" w:space="0" w:color="auto"/>
            <w:bottom w:val="none" w:sz="0" w:space="0" w:color="auto"/>
            <w:right w:val="none" w:sz="0" w:space="0" w:color="auto"/>
          </w:divBdr>
        </w:div>
        <w:div w:id="1623341761">
          <w:marLeft w:val="0"/>
          <w:marRight w:val="0"/>
          <w:marTop w:val="0"/>
          <w:marBottom w:val="0"/>
          <w:divBdr>
            <w:top w:val="none" w:sz="0" w:space="0" w:color="auto"/>
            <w:left w:val="none" w:sz="0" w:space="0" w:color="auto"/>
            <w:bottom w:val="none" w:sz="0" w:space="0" w:color="auto"/>
            <w:right w:val="none" w:sz="0" w:space="0" w:color="auto"/>
          </w:divBdr>
        </w:div>
        <w:div w:id="537013610">
          <w:marLeft w:val="0"/>
          <w:marRight w:val="0"/>
          <w:marTop w:val="0"/>
          <w:marBottom w:val="0"/>
          <w:divBdr>
            <w:top w:val="none" w:sz="0" w:space="0" w:color="auto"/>
            <w:left w:val="none" w:sz="0" w:space="0" w:color="auto"/>
            <w:bottom w:val="none" w:sz="0" w:space="0" w:color="auto"/>
            <w:right w:val="none" w:sz="0" w:space="0" w:color="auto"/>
          </w:divBdr>
        </w:div>
        <w:div w:id="1356151083">
          <w:marLeft w:val="0"/>
          <w:marRight w:val="0"/>
          <w:marTop w:val="0"/>
          <w:marBottom w:val="0"/>
          <w:divBdr>
            <w:top w:val="none" w:sz="0" w:space="0" w:color="auto"/>
            <w:left w:val="none" w:sz="0" w:space="0" w:color="auto"/>
            <w:bottom w:val="none" w:sz="0" w:space="0" w:color="auto"/>
            <w:right w:val="none" w:sz="0" w:space="0" w:color="auto"/>
          </w:divBdr>
        </w:div>
        <w:div w:id="1091510844">
          <w:marLeft w:val="0"/>
          <w:marRight w:val="0"/>
          <w:marTop w:val="0"/>
          <w:marBottom w:val="0"/>
          <w:divBdr>
            <w:top w:val="none" w:sz="0" w:space="0" w:color="auto"/>
            <w:left w:val="none" w:sz="0" w:space="0" w:color="auto"/>
            <w:bottom w:val="none" w:sz="0" w:space="0" w:color="auto"/>
            <w:right w:val="none" w:sz="0" w:space="0" w:color="auto"/>
          </w:divBdr>
        </w:div>
        <w:div w:id="1956673597">
          <w:marLeft w:val="0"/>
          <w:marRight w:val="0"/>
          <w:marTop w:val="0"/>
          <w:marBottom w:val="0"/>
          <w:divBdr>
            <w:top w:val="none" w:sz="0" w:space="0" w:color="auto"/>
            <w:left w:val="none" w:sz="0" w:space="0" w:color="auto"/>
            <w:bottom w:val="none" w:sz="0" w:space="0" w:color="auto"/>
            <w:right w:val="none" w:sz="0" w:space="0" w:color="auto"/>
          </w:divBdr>
        </w:div>
        <w:div w:id="1831675994">
          <w:marLeft w:val="0"/>
          <w:marRight w:val="0"/>
          <w:marTop w:val="0"/>
          <w:marBottom w:val="0"/>
          <w:divBdr>
            <w:top w:val="none" w:sz="0" w:space="0" w:color="auto"/>
            <w:left w:val="none" w:sz="0" w:space="0" w:color="auto"/>
            <w:bottom w:val="none" w:sz="0" w:space="0" w:color="auto"/>
            <w:right w:val="none" w:sz="0" w:space="0" w:color="auto"/>
          </w:divBdr>
        </w:div>
        <w:div w:id="316425002">
          <w:marLeft w:val="0"/>
          <w:marRight w:val="0"/>
          <w:marTop w:val="0"/>
          <w:marBottom w:val="0"/>
          <w:divBdr>
            <w:top w:val="none" w:sz="0" w:space="0" w:color="auto"/>
            <w:left w:val="none" w:sz="0" w:space="0" w:color="auto"/>
            <w:bottom w:val="none" w:sz="0" w:space="0" w:color="auto"/>
            <w:right w:val="none" w:sz="0" w:space="0" w:color="auto"/>
          </w:divBdr>
        </w:div>
        <w:div w:id="837572304">
          <w:marLeft w:val="0"/>
          <w:marRight w:val="0"/>
          <w:marTop w:val="0"/>
          <w:marBottom w:val="0"/>
          <w:divBdr>
            <w:top w:val="none" w:sz="0" w:space="0" w:color="auto"/>
            <w:left w:val="none" w:sz="0" w:space="0" w:color="auto"/>
            <w:bottom w:val="none" w:sz="0" w:space="0" w:color="auto"/>
            <w:right w:val="none" w:sz="0" w:space="0" w:color="auto"/>
          </w:divBdr>
        </w:div>
        <w:div w:id="478351586">
          <w:marLeft w:val="0"/>
          <w:marRight w:val="0"/>
          <w:marTop w:val="0"/>
          <w:marBottom w:val="0"/>
          <w:divBdr>
            <w:top w:val="none" w:sz="0" w:space="0" w:color="auto"/>
            <w:left w:val="none" w:sz="0" w:space="0" w:color="auto"/>
            <w:bottom w:val="none" w:sz="0" w:space="0" w:color="auto"/>
            <w:right w:val="none" w:sz="0" w:space="0" w:color="auto"/>
          </w:divBdr>
        </w:div>
        <w:div w:id="849493418">
          <w:marLeft w:val="0"/>
          <w:marRight w:val="0"/>
          <w:marTop w:val="0"/>
          <w:marBottom w:val="0"/>
          <w:divBdr>
            <w:top w:val="none" w:sz="0" w:space="0" w:color="auto"/>
            <w:left w:val="none" w:sz="0" w:space="0" w:color="auto"/>
            <w:bottom w:val="none" w:sz="0" w:space="0" w:color="auto"/>
            <w:right w:val="none" w:sz="0" w:space="0" w:color="auto"/>
          </w:divBdr>
        </w:div>
        <w:div w:id="867722332">
          <w:marLeft w:val="0"/>
          <w:marRight w:val="0"/>
          <w:marTop w:val="0"/>
          <w:marBottom w:val="0"/>
          <w:divBdr>
            <w:top w:val="none" w:sz="0" w:space="0" w:color="auto"/>
            <w:left w:val="none" w:sz="0" w:space="0" w:color="auto"/>
            <w:bottom w:val="none" w:sz="0" w:space="0" w:color="auto"/>
            <w:right w:val="none" w:sz="0" w:space="0" w:color="auto"/>
          </w:divBdr>
        </w:div>
        <w:div w:id="1252003398">
          <w:marLeft w:val="0"/>
          <w:marRight w:val="0"/>
          <w:marTop w:val="0"/>
          <w:marBottom w:val="0"/>
          <w:divBdr>
            <w:top w:val="none" w:sz="0" w:space="0" w:color="auto"/>
            <w:left w:val="none" w:sz="0" w:space="0" w:color="auto"/>
            <w:bottom w:val="none" w:sz="0" w:space="0" w:color="auto"/>
            <w:right w:val="none" w:sz="0" w:space="0" w:color="auto"/>
          </w:divBdr>
        </w:div>
        <w:div w:id="376591658">
          <w:marLeft w:val="0"/>
          <w:marRight w:val="0"/>
          <w:marTop w:val="0"/>
          <w:marBottom w:val="0"/>
          <w:divBdr>
            <w:top w:val="none" w:sz="0" w:space="0" w:color="auto"/>
            <w:left w:val="none" w:sz="0" w:space="0" w:color="auto"/>
            <w:bottom w:val="none" w:sz="0" w:space="0" w:color="auto"/>
            <w:right w:val="none" w:sz="0" w:space="0" w:color="auto"/>
          </w:divBdr>
        </w:div>
        <w:div w:id="1306349411">
          <w:marLeft w:val="0"/>
          <w:marRight w:val="0"/>
          <w:marTop w:val="0"/>
          <w:marBottom w:val="0"/>
          <w:divBdr>
            <w:top w:val="none" w:sz="0" w:space="0" w:color="auto"/>
            <w:left w:val="none" w:sz="0" w:space="0" w:color="auto"/>
            <w:bottom w:val="none" w:sz="0" w:space="0" w:color="auto"/>
            <w:right w:val="none" w:sz="0" w:space="0" w:color="auto"/>
          </w:divBdr>
        </w:div>
        <w:div w:id="659386655">
          <w:marLeft w:val="0"/>
          <w:marRight w:val="0"/>
          <w:marTop w:val="0"/>
          <w:marBottom w:val="0"/>
          <w:divBdr>
            <w:top w:val="none" w:sz="0" w:space="0" w:color="auto"/>
            <w:left w:val="none" w:sz="0" w:space="0" w:color="auto"/>
            <w:bottom w:val="none" w:sz="0" w:space="0" w:color="auto"/>
            <w:right w:val="none" w:sz="0" w:space="0" w:color="auto"/>
          </w:divBdr>
        </w:div>
        <w:div w:id="1497647778">
          <w:marLeft w:val="0"/>
          <w:marRight w:val="0"/>
          <w:marTop w:val="0"/>
          <w:marBottom w:val="0"/>
          <w:divBdr>
            <w:top w:val="none" w:sz="0" w:space="0" w:color="auto"/>
            <w:left w:val="none" w:sz="0" w:space="0" w:color="auto"/>
            <w:bottom w:val="none" w:sz="0" w:space="0" w:color="auto"/>
            <w:right w:val="none" w:sz="0" w:space="0" w:color="auto"/>
          </w:divBdr>
        </w:div>
        <w:div w:id="935403381">
          <w:marLeft w:val="0"/>
          <w:marRight w:val="0"/>
          <w:marTop w:val="0"/>
          <w:marBottom w:val="0"/>
          <w:divBdr>
            <w:top w:val="none" w:sz="0" w:space="0" w:color="auto"/>
            <w:left w:val="none" w:sz="0" w:space="0" w:color="auto"/>
            <w:bottom w:val="none" w:sz="0" w:space="0" w:color="auto"/>
            <w:right w:val="none" w:sz="0" w:space="0" w:color="auto"/>
          </w:divBdr>
        </w:div>
        <w:div w:id="1569538029">
          <w:marLeft w:val="0"/>
          <w:marRight w:val="0"/>
          <w:marTop w:val="0"/>
          <w:marBottom w:val="0"/>
          <w:divBdr>
            <w:top w:val="none" w:sz="0" w:space="0" w:color="auto"/>
            <w:left w:val="none" w:sz="0" w:space="0" w:color="auto"/>
            <w:bottom w:val="none" w:sz="0" w:space="0" w:color="auto"/>
            <w:right w:val="none" w:sz="0" w:space="0" w:color="auto"/>
          </w:divBdr>
        </w:div>
        <w:div w:id="2034306718">
          <w:marLeft w:val="0"/>
          <w:marRight w:val="0"/>
          <w:marTop w:val="0"/>
          <w:marBottom w:val="0"/>
          <w:divBdr>
            <w:top w:val="none" w:sz="0" w:space="0" w:color="auto"/>
            <w:left w:val="none" w:sz="0" w:space="0" w:color="auto"/>
            <w:bottom w:val="none" w:sz="0" w:space="0" w:color="auto"/>
            <w:right w:val="none" w:sz="0" w:space="0" w:color="auto"/>
          </w:divBdr>
        </w:div>
        <w:div w:id="1524632436">
          <w:marLeft w:val="0"/>
          <w:marRight w:val="0"/>
          <w:marTop w:val="0"/>
          <w:marBottom w:val="0"/>
          <w:divBdr>
            <w:top w:val="none" w:sz="0" w:space="0" w:color="auto"/>
            <w:left w:val="none" w:sz="0" w:space="0" w:color="auto"/>
            <w:bottom w:val="none" w:sz="0" w:space="0" w:color="auto"/>
            <w:right w:val="none" w:sz="0" w:space="0" w:color="auto"/>
          </w:divBdr>
        </w:div>
        <w:div w:id="1840804030">
          <w:marLeft w:val="0"/>
          <w:marRight w:val="0"/>
          <w:marTop w:val="0"/>
          <w:marBottom w:val="0"/>
          <w:divBdr>
            <w:top w:val="none" w:sz="0" w:space="0" w:color="auto"/>
            <w:left w:val="none" w:sz="0" w:space="0" w:color="auto"/>
            <w:bottom w:val="none" w:sz="0" w:space="0" w:color="auto"/>
            <w:right w:val="none" w:sz="0" w:space="0" w:color="auto"/>
          </w:divBdr>
        </w:div>
        <w:div w:id="1169562485">
          <w:marLeft w:val="0"/>
          <w:marRight w:val="0"/>
          <w:marTop w:val="0"/>
          <w:marBottom w:val="0"/>
          <w:divBdr>
            <w:top w:val="none" w:sz="0" w:space="0" w:color="auto"/>
            <w:left w:val="none" w:sz="0" w:space="0" w:color="auto"/>
            <w:bottom w:val="none" w:sz="0" w:space="0" w:color="auto"/>
            <w:right w:val="none" w:sz="0" w:space="0" w:color="auto"/>
          </w:divBdr>
        </w:div>
        <w:div w:id="1801872941">
          <w:marLeft w:val="0"/>
          <w:marRight w:val="0"/>
          <w:marTop w:val="0"/>
          <w:marBottom w:val="0"/>
          <w:divBdr>
            <w:top w:val="none" w:sz="0" w:space="0" w:color="auto"/>
            <w:left w:val="none" w:sz="0" w:space="0" w:color="auto"/>
            <w:bottom w:val="none" w:sz="0" w:space="0" w:color="auto"/>
            <w:right w:val="none" w:sz="0" w:space="0" w:color="auto"/>
          </w:divBdr>
        </w:div>
        <w:div w:id="2013603783">
          <w:marLeft w:val="0"/>
          <w:marRight w:val="0"/>
          <w:marTop w:val="0"/>
          <w:marBottom w:val="0"/>
          <w:divBdr>
            <w:top w:val="none" w:sz="0" w:space="0" w:color="auto"/>
            <w:left w:val="none" w:sz="0" w:space="0" w:color="auto"/>
            <w:bottom w:val="none" w:sz="0" w:space="0" w:color="auto"/>
            <w:right w:val="none" w:sz="0" w:space="0" w:color="auto"/>
          </w:divBdr>
        </w:div>
        <w:div w:id="487132529">
          <w:marLeft w:val="0"/>
          <w:marRight w:val="0"/>
          <w:marTop w:val="0"/>
          <w:marBottom w:val="0"/>
          <w:divBdr>
            <w:top w:val="none" w:sz="0" w:space="0" w:color="auto"/>
            <w:left w:val="none" w:sz="0" w:space="0" w:color="auto"/>
            <w:bottom w:val="none" w:sz="0" w:space="0" w:color="auto"/>
            <w:right w:val="none" w:sz="0" w:space="0" w:color="auto"/>
          </w:divBdr>
        </w:div>
        <w:div w:id="943733738">
          <w:marLeft w:val="0"/>
          <w:marRight w:val="0"/>
          <w:marTop w:val="0"/>
          <w:marBottom w:val="0"/>
          <w:divBdr>
            <w:top w:val="none" w:sz="0" w:space="0" w:color="auto"/>
            <w:left w:val="none" w:sz="0" w:space="0" w:color="auto"/>
            <w:bottom w:val="none" w:sz="0" w:space="0" w:color="auto"/>
            <w:right w:val="none" w:sz="0" w:space="0" w:color="auto"/>
          </w:divBdr>
        </w:div>
        <w:div w:id="258175801">
          <w:marLeft w:val="0"/>
          <w:marRight w:val="0"/>
          <w:marTop w:val="0"/>
          <w:marBottom w:val="0"/>
          <w:divBdr>
            <w:top w:val="none" w:sz="0" w:space="0" w:color="auto"/>
            <w:left w:val="none" w:sz="0" w:space="0" w:color="auto"/>
            <w:bottom w:val="none" w:sz="0" w:space="0" w:color="auto"/>
            <w:right w:val="none" w:sz="0" w:space="0" w:color="auto"/>
          </w:divBdr>
        </w:div>
        <w:div w:id="2115900908">
          <w:marLeft w:val="0"/>
          <w:marRight w:val="0"/>
          <w:marTop w:val="0"/>
          <w:marBottom w:val="0"/>
          <w:divBdr>
            <w:top w:val="none" w:sz="0" w:space="0" w:color="auto"/>
            <w:left w:val="none" w:sz="0" w:space="0" w:color="auto"/>
            <w:bottom w:val="none" w:sz="0" w:space="0" w:color="auto"/>
            <w:right w:val="none" w:sz="0" w:space="0" w:color="auto"/>
          </w:divBdr>
        </w:div>
        <w:div w:id="343627844">
          <w:marLeft w:val="0"/>
          <w:marRight w:val="0"/>
          <w:marTop w:val="0"/>
          <w:marBottom w:val="0"/>
          <w:divBdr>
            <w:top w:val="none" w:sz="0" w:space="0" w:color="auto"/>
            <w:left w:val="none" w:sz="0" w:space="0" w:color="auto"/>
            <w:bottom w:val="none" w:sz="0" w:space="0" w:color="auto"/>
            <w:right w:val="none" w:sz="0" w:space="0" w:color="auto"/>
          </w:divBdr>
        </w:div>
        <w:div w:id="1162889993">
          <w:marLeft w:val="0"/>
          <w:marRight w:val="0"/>
          <w:marTop w:val="0"/>
          <w:marBottom w:val="0"/>
          <w:divBdr>
            <w:top w:val="none" w:sz="0" w:space="0" w:color="auto"/>
            <w:left w:val="none" w:sz="0" w:space="0" w:color="auto"/>
            <w:bottom w:val="none" w:sz="0" w:space="0" w:color="auto"/>
            <w:right w:val="none" w:sz="0" w:space="0" w:color="auto"/>
          </w:divBdr>
        </w:div>
        <w:div w:id="966860048">
          <w:marLeft w:val="0"/>
          <w:marRight w:val="0"/>
          <w:marTop w:val="0"/>
          <w:marBottom w:val="0"/>
          <w:divBdr>
            <w:top w:val="none" w:sz="0" w:space="0" w:color="auto"/>
            <w:left w:val="none" w:sz="0" w:space="0" w:color="auto"/>
            <w:bottom w:val="none" w:sz="0" w:space="0" w:color="auto"/>
            <w:right w:val="none" w:sz="0" w:space="0" w:color="auto"/>
          </w:divBdr>
        </w:div>
        <w:div w:id="2073040739">
          <w:marLeft w:val="0"/>
          <w:marRight w:val="0"/>
          <w:marTop w:val="0"/>
          <w:marBottom w:val="0"/>
          <w:divBdr>
            <w:top w:val="none" w:sz="0" w:space="0" w:color="auto"/>
            <w:left w:val="none" w:sz="0" w:space="0" w:color="auto"/>
            <w:bottom w:val="none" w:sz="0" w:space="0" w:color="auto"/>
            <w:right w:val="none" w:sz="0" w:space="0" w:color="auto"/>
          </w:divBdr>
        </w:div>
        <w:div w:id="1382245897">
          <w:marLeft w:val="0"/>
          <w:marRight w:val="0"/>
          <w:marTop w:val="0"/>
          <w:marBottom w:val="0"/>
          <w:divBdr>
            <w:top w:val="none" w:sz="0" w:space="0" w:color="auto"/>
            <w:left w:val="none" w:sz="0" w:space="0" w:color="auto"/>
            <w:bottom w:val="none" w:sz="0" w:space="0" w:color="auto"/>
            <w:right w:val="none" w:sz="0" w:space="0" w:color="auto"/>
          </w:divBdr>
        </w:div>
        <w:div w:id="411512522">
          <w:marLeft w:val="0"/>
          <w:marRight w:val="0"/>
          <w:marTop w:val="0"/>
          <w:marBottom w:val="0"/>
          <w:divBdr>
            <w:top w:val="none" w:sz="0" w:space="0" w:color="auto"/>
            <w:left w:val="none" w:sz="0" w:space="0" w:color="auto"/>
            <w:bottom w:val="none" w:sz="0" w:space="0" w:color="auto"/>
            <w:right w:val="none" w:sz="0" w:space="0" w:color="auto"/>
          </w:divBdr>
        </w:div>
        <w:div w:id="124465688">
          <w:marLeft w:val="0"/>
          <w:marRight w:val="0"/>
          <w:marTop w:val="0"/>
          <w:marBottom w:val="0"/>
          <w:divBdr>
            <w:top w:val="none" w:sz="0" w:space="0" w:color="auto"/>
            <w:left w:val="none" w:sz="0" w:space="0" w:color="auto"/>
            <w:bottom w:val="none" w:sz="0" w:space="0" w:color="auto"/>
            <w:right w:val="none" w:sz="0" w:space="0" w:color="auto"/>
          </w:divBdr>
        </w:div>
        <w:div w:id="1377655427">
          <w:marLeft w:val="0"/>
          <w:marRight w:val="0"/>
          <w:marTop w:val="0"/>
          <w:marBottom w:val="0"/>
          <w:divBdr>
            <w:top w:val="none" w:sz="0" w:space="0" w:color="auto"/>
            <w:left w:val="none" w:sz="0" w:space="0" w:color="auto"/>
            <w:bottom w:val="none" w:sz="0" w:space="0" w:color="auto"/>
            <w:right w:val="none" w:sz="0" w:space="0" w:color="auto"/>
          </w:divBdr>
        </w:div>
        <w:div w:id="1812095378">
          <w:marLeft w:val="0"/>
          <w:marRight w:val="0"/>
          <w:marTop w:val="0"/>
          <w:marBottom w:val="0"/>
          <w:divBdr>
            <w:top w:val="none" w:sz="0" w:space="0" w:color="auto"/>
            <w:left w:val="none" w:sz="0" w:space="0" w:color="auto"/>
            <w:bottom w:val="none" w:sz="0" w:space="0" w:color="auto"/>
            <w:right w:val="none" w:sz="0" w:space="0" w:color="auto"/>
          </w:divBdr>
        </w:div>
        <w:div w:id="1056591772">
          <w:marLeft w:val="0"/>
          <w:marRight w:val="0"/>
          <w:marTop w:val="0"/>
          <w:marBottom w:val="0"/>
          <w:divBdr>
            <w:top w:val="none" w:sz="0" w:space="0" w:color="auto"/>
            <w:left w:val="none" w:sz="0" w:space="0" w:color="auto"/>
            <w:bottom w:val="none" w:sz="0" w:space="0" w:color="auto"/>
            <w:right w:val="none" w:sz="0" w:space="0" w:color="auto"/>
          </w:divBdr>
        </w:div>
        <w:div w:id="642395051">
          <w:marLeft w:val="0"/>
          <w:marRight w:val="0"/>
          <w:marTop w:val="0"/>
          <w:marBottom w:val="0"/>
          <w:divBdr>
            <w:top w:val="none" w:sz="0" w:space="0" w:color="auto"/>
            <w:left w:val="none" w:sz="0" w:space="0" w:color="auto"/>
            <w:bottom w:val="none" w:sz="0" w:space="0" w:color="auto"/>
            <w:right w:val="none" w:sz="0" w:space="0" w:color="auto"/>
          </w:divBdr>
        </w:div>
        <w:div w:id="1235510046">
          <w:marLeft w:val="0"/>
          <w:marRight w:val="0"/>
          <w:marTop w:val="0"/>
          <w:marBottom w:val="0"/>
          <w:divBdr>
            <w:top w:val="none" w:sz="0" w:space="0" w:color="auto"/>
            <w:left w:val="none" w:sz="0" w:space="0" w:color="auto"/>
            <w:bottom w:val="none" w:sz="0" w:space="0" w:color="auto"/>
            <w:right w:val="none" w:sz="0" w:space="0" w:color="auto"/>
          </w:divBdr>
        </w:div>
        <w:div w:id="373501904">
          <w:marLeft w:val="0"/>
          <w:marRight w:val="0"/>
          <w:marTop w:val="0"/>
          <w:marBottom w:val="0"/>
          <w:divBdr>
            <w:top w:val="none" w:sz="0" w:space="0" w:color="auto"/>
            <w:left w:val="none" w:sz="0" w:space="0" w:color="auto"/>
            <w:bottom w:val="none" w:sz="0" w:space="0" w:color="auto"/>
            <w:right w:val="none" w:sz="0" w:space="0" w:color="auto"/>
          </w:divBdr>
        </w:div>
        <w:div w:id="1310595522">
          <w:marLeft w:val="0"/>
          <w:marRight w:val="0"/>
          <w:marTop w:val="0"/>
          <w:marBottom w:val="0"/>
          <w:divBdr>
            <w:top w:val="none" w:sz="0" w:space="0" w:color="auto"/>
            <w:left w:val="none" w:sz="0" w:space="0" w:color="auto"/>
            <w:bottom w:val="none" w:sz="0" w:space="0" w:color="auto"/>
            <w:right w:val="none" w:sz="0" w:space="0" w:color="auto"/>
          </w:divBdr>
        </w:div>
        <w:div w:id="1171457200">
          <w:marLeft w:val="0"/>
          <w:marRight w:val="0"/>
          <w:marTop w:val="0"/>
          <w:marBottom w:val="0"/>
          <w:divBdr>
            <w:top w:val="none" w:sz="0" w:space="0" w:color="auto"/>
            <w:left w:val="none" w:sz="0" w:space="0" w:color="auto"/>
            <w:bottom w:val="none" w:sz="0" w:space="0" w:color="auto"/>
            <w:right w:val="none" w:sz="0" w:space="0" w:color="auto"/>
          </w:divBdr>
        </w:div>
        <w:div w:id="1710183754">
          <w:marLeft w:val="0"/>
          <w:marRight w:val="0"/>
          <w:marTop w:val="0"/>
          <w:marBottom w:val="0"/>
          <w:divBdr>
            <w:top w:val="none" w:sz="0" w:space="0" w:color="auto"/>
            <w:left w:val="none" w:sz="0" w:space="0" w:color="auto"/>
            <w:bottom w:val="none" w:sz="0" w:space="0" w:color="auto"/>
            <w:right w:val="none" w:sz="0" w:space="0" w:color="auto"/>
          </w:divBdr>
        </w:div>
        <w:div w:id="434710556">
          <w:marLeft w:val="0"/>
          <w:marRight w:val="0"/>
          <w:marTop w:val="0"/>
          <w:marBottom w:val="0"/>
          <w:divBdr>
            <w:top w:val="none" w:sz="0" w:space="0" w:color="auto"/>
            <w:left w:val="none" w:sz="0" w:space="0" w:color="auto"/>
            <w:bottom w:val="none" w:sz="0" w:space="0" w:color="auto"/>
            <w:right w:val="none" w:sz="0" w:space="0" w:color="auto"/>
          </w:divBdr>
        </w:div>
        <w:div w:id="1031882845">
          <w:marLeft w:val="0"/>
          <w:marRight w:val="0"/>
          <w:marTop w:val="0"/>
          <w:marBottom w:val="0"/>
          <w:divBdr>
            <w:top w:val="none" w:sz="0" w:space="0" w:color="auto"/>
            <w:left w:val="none" w:sz="0" w:space="0" w:color="auto"/>
            <w:bottom w:val="none" w:sz="0" w:space="0" w:color="auto"/>
            <w:right w:val="none" w:sz="0" w:space="0" w:color="auto"/>
          </w:divBdr>
        </w:div>
        <w:div w:id="1156343467">
          <w:marLeft w:val="0"/>
          <w:marRight w:val="0"/>
          <w:marTop w:val="0"/>
          <w:marBottom w:val="0"/>
          <w:divBdr>
            <w:top w:val="none" w:sz="0" w:space="0" w:color="auto"/>
            <w:left w:val="none" w:sz="0" w:space="0" w:color="auto"/>
            <w:bottom w:val="none" w:sz="0" w:space="0" w:color="auto"/>
            <w:right w:val="none" w:sz="0" w:space="0" w:color="auto"/>
          </w:divBdr>
        </w:div>
        <w:div w:id="1324352082">
          <w:marLeft w:val="0"/>
          <w:marRight w:val="0"/>
          <w:marTop w:val="0"/>
          <w:marBottom w:val="0"/>
          <w:divBdr>
            <w:top w:val="none" w:sz="0" w:space="0" w:color="auto"/>
            <w:left w:val="none" w:sz="0" w:space="0" w:color="auto"/>
            <w:bottom w:val="none" w:sz="0" w:space="0" w:color="auto"/>
            <w:right w:val="none" w:sz="0" w:space="0" w:color="auto"/>
          </w:divBdr>
        </w:div>
        <w:div w:id="2098747306">
          <w:marLeft w:val="0"/>
          <w:marRight w:val="0"/>
          <w:marTop w:val="0"/>
          <w:marBottom w:val="0"/>
          <w:divBdr>
            <w:top w:val="none" w:sz="0" w:space="0" w:color="auto"/>
            <w:left w:val="none" w:sz="0" w:space="0" w:color="auto"/>
            <w:bottom w:val="none" w:sz="0" w:space="0" w:color="auto"/>
            <w:right w:val="none" w:sz="0" w:space="0" w:color="auto"/>
          </w:divBdr>
        </w:div>
        <w:div w:id="697004643">
          <w:marLeft w:val="0"/>
          <w:marRight w:val="0"/>
          <w:marTop w:val="0"/>
          <w:marBottom w:val="0"/>
          <w:divBdr>
            <w:top w:val="none" w:sz="0" w:space="0" w:color="auto"/>
            <w:left w:val="none" w:sz="0" w:space="0" w:color="auto"/>
            <w:bottom w:val="none" w:sz="0" w:space="0" w:color="auto"/>
            <w:right w:val="none" w:sz="0" w:space="0" w:color="auto"/>
          </w:divBdr>
        </w:div>
        <w:div w:id="1698656925">
          <w:marLeft w:val="0"/>
          <w:marRight w:val="0"/>
          <w:marTop w:val="0"/>
          <w:marBottom w:val="0"/>
          <w:divBdr>
            <w:top w:val="none" w:sz="0" w:space="0" w:color="auto"/>
            <w:left w:val="none" w:sz="0" w:space="0" w:color="auto"/>
            <w:bottom w:val="none" w:sz="0" w:space="0" w:color="auto"/>
            <w:right w:val="none" w:sz="0" w:space="0" w:color="auto"/>
          </w:divBdr>
        </w:div>
        <w:div w:id="245574542">
          <w:marLeft w:val="0"/>
          <w:marRight w:val="0"/>
          <w:marTop w:val="0"/>
          <w:marBottom w:val="0"/>
          <w:divBdr>
            <w:top w:val="none" w:sz="0" w:space="0" w:color="auto"/>
            <w:left w:val="none" w:sz="0" w:space="0" w:color="auto"/>
            <w:bottom w:val="none" w:sz="0" w:space="0" w:color="auto"/>
            <w:right w:val="none" w:sz="0" w:space="0" w:color="auto"/>
          </w:divBdr>
        </w:div>
        <w:div w:id="230163205">
          <w:marLeft w:val="0"/>
          <w:marRight w:val="0"/>
          <w:marTop w:val="0"/>
          <w:marBottom w:val="0"/>
          <w:divBdr>
            <w:top w:val="none" w:sz="0" w:space="0" w:color="auto"/>
            <w:left w:val="none" w:sz="0" w:space="0" w:color="auto"/>
            <w:bottom w:val="none" w:sz="0" w:space="0" w:color="auto"/>
            <w:right w:val="none" w:sz="0" w:space="0" w:color="auto"/>
          </w:divBdr>
        </w:div>
        <w:div w:id="1890342060">
          <w:marLeft w:val="0"/>
          <w:marRight w:val="0"/>
          <w:marTop w:val="0"/>
          <w:marBottom w:val="0"/>
          <w:divBdr>
            <w:top w:val="none" w:sz="0" w:space="0" w:color="auto"/>
            <w:left w:val="none" w:sz="0" w:space="0" w:color="auto"/>
            <w:bottom w:val="none" w:sz="0" w:space="0" w:color="auto"/>
            <w:right w:val="none" w:sz="0" w:space="0" w:color="auto"/>
          </w:divBdr>
        </w:div>
        <w:div w:id="2103606882">
          <w:marLeft w:val="0"/>
          <w:marRight w:val="0"/>
          <w:marTop w:val="0"/>
          <w:marBottom w:val="0"/>
          <w:divBdr>
            <w:top w:val="none" w:sz="0" w:space="0" w:color="auto"/>
            <w:left w:val="none" w:sz="0" w:space="0" w:color="auto"/>
            <w:bottom w:val="none" w:sz="0" w:space="0" w:color="auto"/>
            <w:right w:val="none" w:sz="0" w:space="0" w:color="auto"/>
          </w:divBdr>
        </w:div>
        <w:div w:id="471948717">
          <w:marLeft w:val="0"/>
          <w:marRight w:val="0"/>
          <w:marTop w:val="0"/>
          <w:marBottom w:val="0"/>
          <w:divBdr>
            <w:top w:val="none" w:sz="0" w:space="0" w:color="auto"/>
            <w:left w:val="none" w:sz="0" w:space="0" w:color="auto"/>
            <w:bottom w:val="none" w:sz="0" w:space="0" w:color="auto"/>
            <w:right w:val="none" w:sz="0" w:space="0" w:color="auto"/>
          </w:divBdr>
        </w:div>
        <w:div w:id="1351178729">
          <w:marLeft w:val="0"/>
          <w:marRight w:val="0"/>
          <w:marTop w:val="0"/>
          <w:marBottom w:val="0"/>
          <w:divBdr>
            <w:top w:val="none" w:sz="0" w:space="0" w:color="auto"/>
            <w:left w:val="none" w:sz="0" w:space="0" w:color="auto"/>
            <w:bottom w:val="none" w:sz="0" w:space="0" w:color="auto"/>
            <w:right w:val="none" w:sz="0" w:space="0" w:color="auto"/>
          </w:divBdr>
        </w:div>
        <w:div w:id="1841264811">
          <w:marLeft w:val="0"/>
          <w:marRight w:val="0"/>
          <w:marTop w:val="0"/>
          <w:marBottom w:val="0"/>
          <w:divBdr>
            <w:top w:val="none" w:sz="0" w:space="0" w:color="auto"/>
            <w:left w:val="none" w:sz="0" w:space="0" w:color="auto"/>
            <w:bottom w:val="none" w:sz="0" w:space="0" w:color="auto"/>
            <w:right w:val="none" w:sz="0" w:space="0" w:color="auto"/>
          </w:divBdr>
        </w:div>
        <w:div w:id="1481382399">
          <w:marLeft w:val="0"/>
          <w:marRight w:val="0"/>
          <w:marTop w:val="0"/>
          <w:marBottom w:val="0"/>
          <w:divBdr>
            <w:top w:val="none" w:sz="0" w:space="0" w:color="auto"/>
            <w:left w:val="none" w:sz="0" w:space="0" w:color="auto"/>
            <w:bottom w:val="none" w:sz="0" w:space="0" w:color="auto"/>
            <w:right w:val="none" w:sz="0" w:space="0" w:color="auto"/>
          </w:divBdr>
        </w:div>
        <w:div w:id="1734039618">
          <w:marLeft w:val="0"/>
          <w:marRight w:val="0"/>
          <w:marTop w:val="0"/>
          <w:marBottom w:val="0"/>
          <w:divBdr>
            <w:top w:val="none" w:sz="0" w:space="0" w:color="auto"/>
            <w:left w:val="none" w:sz="0" w:space="0" w:color="auto"/>
            <w:bottom w:val="none" w:sz="0" w:space="0" w:color="auto"/>
            <w:right w:val="none" w:sz="0" w:space="0" w:color="auto"/>
          </w:divBdr>
        </w:div>
        <w:div w:id="1978490726">
          <w:marLeft w:val="0"/>
          <w:marRight w:val="0"/>
          <w:marTop w:val="0"/>
          <w:marBottom w:val="0"/>
          <w:divBdr>
            <w:top w:val="none" w:sz="0" w:space="0" w:color="auto"/>
            <w:left w:val="none" w:sz="0" w:space="0" w:color="auto"/>
            <w:bottom w:val="none" w:sz="0" w:space="0" w:color="auto"/>
            <w:right w:val="none" w:sz="0" w:space="0" w:color="auto"/>
          </w:divBdr>
        </w:div>
        <w:div w:id="1647971613">
          <w:marLeft w:val="0"/>
          <w:marRight w:val="0"/>
          <w:marTop w:val="0"/>
          <w:marBottom w:val="0"/>
          <w:divBdr>
            <w:top w:val="none" w:sz="0" w:space="0" w:color="auto"/>
            <w:left w:val="none" w:sz="0" w:space="0" w:color="auto"/>
            <w:bottom w:val="none" w:sz="0" w:space="0" w:color="auto"/>
            <w:right w:val="none" w:sz="0" w:space="0" w:color="auto"/>
          </w:divBdr>
        </w:div>
        <w:div w:id="507795454">
          <w:marLeft w:val="0"/>
          <w:marRight w:val="0"/>
          <w:marTop w:val="0"/>
          <w:marBottom w:val="0"/>
          <w:divBdr>
            <w:top w:val="none" w:sz="0" w:space="0" w:color="auto"/>
            <w:left w:val="none" w:sz="0" w:space="0" w:color="auto"/>
            <w:bottom w:val="none" w:sz="0" w:space="0" w:color="auto"/>
            <w:right w:val="none" w:sz="0" w:space="0" w:color="auto"/>
          </w:divBdr>
        </w:div>
        <w:div w:id="1270773890">
          <w:marLeft w:val="0"/>
          <w:marRight w:val="0"/>
          <w:marTop w:val="0"/>
          <w:marBottom w:val="0"/>
          <w:divBdr>
            <w:top w:val="none" w:sz="0" w:space="0" w:color="auto"/>
            <w:left w:val="none" w:sz="0" w:space="0" w:color="auto"/>
            <w:bottom w:val="none" w:sz="0" w:space="0" w:color="auto"/>
            <w:right w:val="none" w:sz="0" w:space="0" w:color="auto"/>
          </w:divBdr>
        </w:div>
        <w:div w:id="1080904657">
          <w:marLeft w:val="0"/>
          <w:marRight w:val="0"/>
          <w:marTop w:val="0"/>
          <w:marBottom w:val="0"/>
          <w:divBdr>
            <w:top w:val="none" w:sz="0" w:space="0" w:color="auto"/>
            <w:left w:val="none" w:sz="0" w:space="0" w:color="auto"/>
            <w:bottom w:val="none" w:sz="0" w:space="0" w:color="auto"/>
            <w:right w:val="none" w:sz="0" w:space="0" w:color="auto"/>
          </w:divBdr>
        </w:div>
        <w:div w:id="523249682">
          <w:marLeft w:val="0"/>
          <w:marRight w:val="0"/>
          <w:marTop w:val="0"/>
          <w:marBottom w:val="0"/>
          <w:divBdr>
            <w:top w:val="none" w:sz="0" w:space="0" w:color="auto"/>
            <w:left w:val="none" w:sz="0" w:space="0" w:color="auto"/>
            <w:bottom w:val="none" w:sz="0" w:space="0" w:color="auto"/>
            <w:right w:val="none" w:sz="0" w:space="0" w:color="auto"/>
          </w:divBdr>
        </w:div>
        <w:div w:id="1301182919">
          <w:marLeft w:val="0"/>
          <w:marRight w:val="0"/>
          <w:marTop w:val="0"/>
          <w:marBottom w:val="0"/>
          <w:divBdr>
            <w:top w:val="none" w:sz="0" w:space="0" w:color="auto"/>
            <w:left w:val="none" w:sz="0" w:space="0" w:color="auto"/>
            <w:bottom w:val="none" w:sz="0" w:space="0" w:color="auto"/>
            <w:right w:val="none" w:sz="0" w:space="0" w:color="auto"/>
          </w:divBdr>
        </w:div>
        <w:div w:id="2135175961">
          <w:marLeft w:val="0"/>
          <w:marRight w:val="0"/>
          <w:marTop w:val="0"/>
          <w:marBottom w:val="0"/>
          <w:divBdr>
            <w:top w:val="none" w:sz="0" w:space="0" w:color="auto"/>
            <w:left w:val="none" w:sz="0" w:space="0" w:color="auto"/>
            <w:bottom w:val="none" w:sz="0" w:space="0" w:color="auto"/>
            <w:right w:val="none" w:sz="0" w:space="0" w:color="auto"/>
          </w:divBdr>
        </w:div>
        <w:div w:id="1722052726">
          <w:marLeft w:val="0"/>
          <w:marRight w:val="0"/>
          <w:marTop w:val="0"/>
          <w:marBottom w:val="0"/>
          <w:divBdr>
            <w:top w:val="none" w:sz="0" w:space="0" w:color="auto"/>
            <w:left w:val="none" w:sz="0" w:space="0" w:color="auto"/>
            <w:bottom w:val="none" w:sz="0" w:space="0" w:color="auto"/>
            <w:right w:val="none" w:sz="0" w:space="0" w:color="auto"/>
          </w:divBdr>
        </w:div>
        <w:div w:id="2127458616">
          <w:marLeft w:val="0"/>
          <w:marRight w:val="0"/>
          <w:marTop w:val="0"/>
          <w:marBottom w:val="0"/>
          <w:divBdr>
            <w:top w:val="none" w:sz="0" w:space="0" w:color="auto"/>
            <w:left w:val="none" w:sz="0" w:space="0" w:color="auto"/>
            <w:bottom w:val="none" w:sz="0" w:space="0" w:color="auto"/>
            <w:right w:val="none" w:sz="0" w:space="0" w:color="auto"/>
          </w:divBdr>
        </w:div>
        <w:div w:id="480467984">
          <w:marLeft w:val="0"/>
          <w:marRight w:val="0"/>
          <w:marTop w:val="0"/>
          <w:marBottom w:val="0"/>
          <w:divBdr>
            <w:top w:val="none" w:sz="0" w:space="0" w:color="auto"/>
            <w:left w:val="none" w:sz="0" w:space="0" w:color="auto"/>
            <w:bottom w:val="none" w:sz="0" w:space="0" w:color="auto"/>
            <w:right w:val="none" w:sz="0" w:space="0" w:color="auto"/>
          </w:divBdr>
        </w:div>
        <w:div w:id="2073575832">
          <w:marLeft w:val="0"/>
          <w:marRight w:val="0"/>
          <w:marTop w:val="0"/>
          <w:marBottom w:val="0"/>
          <w:divBdr>
            <w:top w:val="none" w:sz="0" w:space="0" w:color="auto"/>
            <w:left w:val="none" w:sz="0" w:space="0" w:color="auto"/>
            <w:bottom w:val="none" w:sz="0" w:space="0" w:color="auto"/>
            <w:right w:val="none" w:sz="0" w:space="0" w:color="auto"/>
          </w:divBdr>
        </w:div>
        <w:div w:id="42681228">
          <w:marLeft w:val="0"/>
          <w:marRight w:val="0"/>
          <w:marTop w:val="0"/>
          <w:marBottom w:val="0"/>
          <w:divBdr>
            <w:top w:val="none" w:sz="0" w:space="0" w:color="auto"/>
            <w:left w:val="none" w:sz="0" w:space="0" w:color="auto"/>
            <w:bottom w:val="none" w:sz="0" w:space="0" w:color="auto"/>
            <w:right w:val="none" w:sz="0" w:space="0" w:color="auto"/>
          </w:divBdr>
        </w:div>
        <w:div w:id="1865165054">
          <w:marLeft w:val="0"/>
          <w:marRight w:val="0"/>
          <w:marTop w:val="0"/>
          <w:marBottom w:val="0"/>
          <w:divBdr>
            <w:top w:val="none" w:sz="0" w:space="0" w:color="auto"/>
            <w:left w:val="none" w:sz="0" w:space="0" w:color="auto"/>
            <w:bottom w:val="none" w:sz="0" w:space="0" w:color="auto"/>
            <w:right w:val="none" w:sz="0" w:space="0" w:color="auto"/>
          </w:divBdr>
        </w:div>
        <w:div w:id="557784039">
          <w:marLeft w:val="0"/>
          <w:marRight w:val="0"/>
          <w:marTop w:val="0"/>
          <w:marBottom w:val="0"/>
          <w:divBdr>
            <w:top w:val="none" w:sz="0" w:space="0" w:color="auto"/>
            <w:left w:val="none" w:sz="0" w:space="0" w:color="auto"/>
            <w:bottom w:val="none" w:sz="0" w:space="0" w:color="auto"/>
            <w:right w:val="none" w:sz="0" w:space="0" w:color="auto"/>
          </w:divBdr>
        </w:div>
        <w:div w:id="240454267">
          <w:marLeft w:val="0"/>
          <w:marRight w:val="0"/>
          <w:marTop w:val="0"/>
          <w:marBottom w:val="0"/>
          <w:divBdr>
            <w:top w:val="none" w:sz="0" w:space="0" w:color="auto"/>
            <w:left w:val="none" w:sz="0" w:space="0" w:color="auto"/>
            <w:bottom w:val="none" w:sz="0" w:space="0" w:color="auto"/>
            <w:right w:val="none" w:sz="0" w:space="0" w:color="auto"/>
          </w:divBdr>
        </w:div>
        <w:div w:id="689919845">
          <w:marLeft w:val="0"/>
          <w:marRight w:val="0"/>
          <w:marTop w:val="0"/>
          <w:marBottom w:val="0"/>
          <w:divBdr>
            <w:top w:val="none" w:sz="0" w:space="0" w:color="auto"/>
            <w:left w:val="none" w:sz="0" w:space="0" w:color="auto"/>
            <w:bottom w:val="none" w:sz="0" w:space="0" w:color="auto"/>
            <w:right w:val="none" w:sz="0" w:space="0" w:color="auto"/>
          </w:divBdr>
        </w:div>
        <w:div w:id="1521313429">
          <w:marLeft w:val="0"/>
          <w:marRight w:val="0"/>
          <w:marTop w:val="0"/>
          <w:marBottom w:val="0"/>
          <w:divBdr>
            <w:top w:val="none" w:sz="0" w:space="0" w:color="auto"/>
            <w:left w:val="none" w:sz="0" w:space="0" w:color="auto"/>
            <w:bottom w:val="none" w:sz="0" w:space="0" w:color="auto"/>
            <w:right w:val="none" w:sz="0" w:space="0" w:color="auto"/>
          </w:divBdr>
        </w:div>
        <w:div w:id="2090345011">
          <w:marLeft w:val="0"/>
          <w:marRight w:val="0"/>
          <w:marTop w:val="0"/>
          <w:marBottom w:val="0"/>
          <w:divBdr>
            <w:top w:val="none" w:sz="0" w:space="0" w:color="auto"/>
            <w:left w:val="none" w:sz="0" w:space="0" w:color="auto"/>
            <w:bottom w:val="none" w:sz="0" w:space="0" w:color="auto"/>
            <w:right w:val="none" w:sz="0" w:space="0" w:color="auto"/>
          </w:divBdr>
        </w:div>
        <w:div w:id="220486721">
          <w:marLeft w:val="0"/>
          <w:marRight w:val="0"/>
          <w:marTop w:val="0"/>
          <w:marBottom w:val="0"/>
          <w:divBdr>
            <w:top w:val="none" w:sz="0" w:space="0" w:color="auto"/>
            <w:left w:val="none" w:sz="0" w:space="0" w:color="auto"/>
            <w:bottom w:val="none" w:sz="0" w:space="0" w:color="auto"/>
            <w:right w:val="none" w:sz="0" w:space="0" w:color="auto"/>
          </w:divBdr>
        </w:div>
        <w:div w:id="1056507980">
          <w:marLeft w:val="0"/>
          <w:marRight w:val="0"/>
          <w:marTop w:val="0"/>
          <w:marBottom w:val="0"/>
          <w:divBdr>
            <w:top w:val="none" w:sz="0" w:space="0" w:color="auto"/>
            <w:left w:val="none" w:sz="0" w:space="0" w:color="auto"/>
            <w:bottom w:val="none" w:sz="0" w:space="0" w:color="auto"/>
            <w:right w:val="none" w:sz="0" w:space="0" w:color="auto"/>
          </w:divBdr>
        </w:div>
        <w:div w:id="1312248019">
          <w:marLeft w:val="0"/>
          <w:marRight w:val="0"/>
          <w:marTop w:val="0"/>
          <w:marBottom w:val="0"/>
          <w:divBdr>
            <w:top w:val="none" w:sz="0" w:space="0" w:color="auto"/>
            <w:left w:val="none" w:sz="0" w:space="0" w:color="auto"/>
            <w:bottom w:val="none" w:sz="0" w:space="0" w:color="auto"/>
            <w:right w:val="none" w:sz="0" w:space="0" w:color="auto"/>
          </w:divBdr>
        </w:div>
        <w:div w:id="1314485544">
          <w:marLeft w:val="0"/>
          <w:marRight w:val="0"/>
          <w:marTop w:val="0"/>
          <w:marBottom w:val="0"/>
          <w:divBdr>
            <w:top w:val="none" w:sz="0" w:space="0" w:color="auto"/>
            <w:left w:val="none" w:sz="0" w:space="0" w:color="auto"/>
            <w:bottom w:val="none" w:sz="0" w:space="0" w:color="auto"/>
            <w:right w:val="none" w:sz="0" w:space="0" w:color="auto"/>
          </w:divBdr>
        </w:div>
        <w:div w:id="989750844">
          <w:marLeft w:val="0"/>
          <w:marRight w:val="0"/>
          <w:marTop w:val="0"/>
          <w:marBottom w:val="0"/>
          <w:divBdr>
            <w:top w:val="none" w:sz="0" w:space="0" w:color="auto"/>
            <w:left w:val="none" w:sz="0" w:space="0" w:color="auto"/>
            <w:bottom w:val="none" w:sz="0" w:space="0" w:color="auto"/>
            <w:right w:val="none" w:sz="0" w:space="0" w:color="auto"/>
          </w:divBdr>
        </w:div>
        <w:div w:id="934484287">
          <w:marLeft w:val="0"/>
          <w:marRight w:val="0"/>
          <w:marTop w:val="0"/>
          <w:marBottom w:val="0"/>
          <w:divBdr>
            <w:top w:val="none" w:sz="0" w:space="0" w:color="auto"/>
            <w:left w:val="none" w:sz="0" w:space="0" w:color="auto"/>
            <w:bottom w:val="none" w:sz="0" w:space="0" w:color="auto"/>
            <w:right w:val="none" w:sz="0" w:space="0" w:color="auto"/>
          </w:divBdr>
        </w:div>
        <w:div w:id="473378393">
          <w:marLeft w:val="0"/>
          <w:marRight w:val="0"/>
          <w:marTop w:val="0"/>
          <w:marBottom w:val="0"/>
          <w:divBdr>
            <w:top w:val="none" w:sz="0" w:space="0" w:color="auto"/>
            <w:left w:val="none" w:sz="0" w:space="0" w:color="auto"/>
            <w:bottom w:val="none" w:sz="0" w:space="0" w:color="auto"/>
            <w:right w:val="none" w:sz="0" w:space="0" w:color="auto"/>
          </w:divBdr>
        </w:div>
        <w:div w:id="408041276">
          <w:marLeft w:val="0"/>
          <w:marRight w:val="0"/>
          <w:marTop w:val="0"/>
          <w:marBottom w:val="0"/>
          <w:divBdr>
            <w:top w:val="none" w:sz="0" w:space="0" w:color="auto"/>
            <w:left w:val="none" w:sz="0" w:space="0" w:color="auto"/>
            <w:bottom w:val="none" w:sz="0" w:space="0" w:color="auto"/>
            <w:right w:val="none" w:sz="0" w:space="0" w:color="auto"/>
          </w:divBdr>
        </w:div>
        <w:div w:id="164591865">
          <w:marLeft w:val="0"/>
          <w:marRight w:val="0"/>
          <w:marTop w:val="0"/>
          <w:marBottom w:val="0"/>
          <w:divBdr>
            <w:top w:val="none" w:sz="0" w:space="0" w:color="auto"/>
            <w:left w:val="none" w:sz="0" w:space="0" w:color="auto"/>
            <w:bottom w:val="none" w:sz="0" w:space="0" w:color="auto"/>
            <w:right w:val="none" w:sz="0" w:space="0" w:color="auto"/>
          </w:divBdr>
        </w:div>
        <w:div w:id="160853816">
          <w:marLeft w:val="0"/>
          <w:marRight w:val="0"/>
          <w:marTop w:val="0"/>
          <w:marBottom w:val="0"/>
          <w:divBdr>
            <w:top w:val="none" w:sz="0" w:space="0" w:color="auto"/>
            <w:left w:val="none" w:sz="0" w:space="0" w:color="auto"/>
            <w:bottom w:val="none" w:sz="0" w:space="0" w:color="auto"/>
            <w:right w:val="none" w:sz="0" w:space="0" w:color="auto"/>
          </w:divBdr>
        </w:div>
        <w:div w:id="1645432757">
          <w:marLeft w:val="0"/>
          <w:marRight w:val="0"/>
          <w:marTop w:val="0"/>
          <w:marBottom w:val="0"/>
          <w:divBdr>
            <w:top w:val="none" w:sz="0" w:space="0" w:color="auto"/>
            <w:left w:val="none" w:sz="0" w:space="0" w:color="auto"/>
            <w:bottom w:val="none" w:sz="0" w:space="0" w:color="auto"/>
            <w:right w:val="none" w:sz="0" w:space="0" w:color="auto"/>
          </w:divBdr>
        </w:div>
        <w:div w:id="1606881178">
          <w:marLeft w:val="0"/>
          <w:marRight w:val="0"/>
          <w:marTop w:val="0"/>
          <w:marBottom w:val="0"/>
          <w:divBdr>
            <w:top w:val="none" w:sz="0" w:space="0" w:color="auto"/>
            <w:left w:val="none" w:sz="0" w:space="0" w:color="auto"/>
            <w:bottom w:val="none" w:sz="0" w:space="0" w:color="auto"/>
            <w:right w:val="none" w:sz="0" w:space="0" w:color="auto"/>
          </w:divBdr>
        </w:div>
        <w:div w:id="10960003">
          <w:marLeft w:val="0"/>
          <w:marRight w:val="0"/>
          <w:marTop w:val="0"/>
          <w:marBottom w:val="0"/>
          <w:divBdr>
            <w:top w:val="none" w:sz="0" w:space="0" w:color="auto"/>
            <w:left w:val="none" w:sz="0" w:space="0" w:color="auto"/>
            <w:bottom w:val="none" w:sz="0" w:space="0" w:color="auto"/>
            <w:right w:val="none" w:sz="0" w:space="0" w:color="auto"/>
          </w:divBdr>
        </w:div>
        <w:div w:id="227615595">
          <w:marLeft w:val="0"/>
          <w:marRight w:val="0"/>
          <w:marTop w:val="0"/>
          <w:marBottom w:val="0"/>
          <w:divBdr>
            <w:top w:val="none" w:sz="0" w:space="0" w:color="auto"/>
            <w:left w:val="none" w:sz="0" w:space="0" w:color="auto"/>
            <w:bottom w:val="none" w:sz="0" w:space="0" w:color="auto"/>
            <w:right w:val="none" w:sz="0" w:space="0" w:color="auto"/>
          </w:divBdr>
        </w:div>
        <w:div w:id="1281914078">
          <w:marLeft w:val="0"/>
          <w:marRight w:val="0"/>
          <w:marTop w:val="0"/>
          <w:marBottom w:val="0"/>
          <w:divBdr>
            <w:top w:val="none" w:sz="0" w:space="0" w:color="auto"/>
            <w:left w:val="none" w:sz="0" w:space="0" w:color="auto"/>
            <w:bottom w:val="none" w:sz="0" w:space="0" w:color="auto"/>
            <w:right w:val="none" w:sz="0" w:space="0" w:color="auto"/>
          </w:divBdr>
        </w:div>
      </w:divsChild>
    </w:div>
    <w:div w:id="1930191485">
      <w:bodyDiv w:val="1"/>
      <w:marLeft w:val="0"/>
      <w:marRight w:val="0"/>
      <w:marTop w:val="0"/>
      <w:marBottom w:val="0"/>
      <w:divBdr>
        <w:top w:val="none" w:sz="0" w:space="0" w:color="auto"/>
        <w:left w:val="none" w:sz="0" w:space="0" w:color="auto"/>
        <w:bottom w:val="none" w:sz="0" w:space="0" w:color="auto"/>
        <w:right w:val="none" w:sz="0" w:space="0" w:color="auto"/>
      </w:divBdr>
    </w:div>
    <w:div w:id="1987126285">
      <w:bodyDiv w:val="1"/>
      <w:marLeft w:val="0"/>
      <w:marRight w:val="0"/>
      <w:marTop w:val="0"/>
      <w:marBottom w:val="0"/>
      <w:divBdr>
        <w:top w:val="none" w:sz="0" w:space="0" w:color="auto"/>
        <w:left w:val="none" w:sz="0" w:space="0" w:color="auto"/>
        <w:bottom w:val="none" w:sz="0" w:space="0" w:color="auto"/>
        <w:right w:val="none" w:sz="0" w:space="0" w:color="auto"/>
      </w:divBdr>
      <w:divsChild>
        <w:div w:id="576552110">
          <w:marLeft w:val="0"/>
          <w:marRight w:val="0"/>
          <w:marTop w:val="0"/>
          <w:marBottom w:val="0"/>
          <w:divBdr>
            <w:top w:val="none" w:sz="0" w:space="0" w:color="auto"/>
            <w:left w:val="none" w:sz="0" w:space="0" w:color="auto"/>
            <w:bottom w:val="none" w:sz="0" w:space="0" w:color="auto"/>
            <w:right w:val="none" w:sz="0" w:space="0" w:color="auto"/>
          </w:divBdr>
        </w:div>
        <w:div w:id="1351566466">
          <w:marLeft w:val="0"/>
          <w:marRight w:val="0"/>
          <w:marTop w:val="0"/>
          <w:marBottom w:val="0"/>
          <w:divBdr>
            <w:top w:val="none" w:sz="0" w:space="0" w:color="auto"/>
            <w:left w:val="none" w:sz="0" w:space="0" w:color="auto"/>
            <w:bottom w:val="none" w:sz="0" w:space="0" w:color="auto"/>
            <w:right w:val="none" w:sz="0" w:space="0" w:color="auto"/>
          </w:divBdr>
        </w:div>
        <w:div w:id="1438670097">
          <w:marLeft w:val="0"/>
          <w:marRight w:val="0"/>
          <w:marTop w:val="0"/>
          <w:marBottom w:val="0"/>
          <w:divBdr>
            <w:top w:val="none" w:sz="0" w:space="0" w:color="auto"/>
            <w:left w:val="none" w:sz="0" w:space="0" w:color="auto"/>
            <w:bottom w:val="none" w:sz="0" w:space="0" w:color="auto"/>
            <w:right w:val="none" w:sz="0" w:space="0" w:color="auto"/>
          </w:divBdr>
        </w:div>
        <w:div w:id="65423243">
          <w:marLeft w:val="0"/>
          <w:marRight w:val="0"/>
          <w:marTop w:val="0"/>
          <w:marBottom w:val="0"/>
          <w:divBdr>
            <w:top w:val="none" w:sz="0" w:space="0" w:color="auto"/>
            <w:left w:val="none" w:sz="0" w:space="0" w:color="auto"/>
            <w:bottom w:val="none" w:sz="0" w:space="0" w:color="auto"/>
            <w:right w:val="none" w:sz="0" w:space="0" w:color="auto"/>
          </w:divBdr>
        </w:div>
        <w:div w:id="1161433362">
          <w:marLeft w:val="0"/>
          <w:marRight w:val="0"/>
          <w:marTop w:val="0"/>
          <w:marBottom w:val="0"/>
          <w:divBdr>
            <w:top w:val="none" w:sz="0" w:space="0" w:color="auto"/>
            <w:left w:val="none" w:sz="0" w:space="0" w:color="auto"/>
            <w:bottom w:val="none" w:sz="0" w:space="0" w:color="auto"/>
            <w:right w:val="none" w:sz="0" w:space="0" w:color="auto"/>
          </w:divBdr>
        </w:div>
        <w:div w:id="1593002939">
          <w:marLeft w:val="0"/>
          <w:marRight w:val="0"/>
          <w:marTop w:val="0"/>
          <w:marBottom w:val="0"/>
          <w:divBdr>
            <w:top w:val="none" w:sz="0" w:space="0" w:color="auto"/>
            <w:left w:val="none" w:sz="0" w:space="0" w:color="auto"/>
            <w:bottom w:val="none" w:sz="0" w:space="0" w:color="auto"/>
            <w:right w:val="none" w:sz="0" w:space="0" w:color="auto"/>
          </w:divBdr>
        </w:div>
        <w:div w:id="1560706709">
          <w:marLeft w:val="0"/>
          <w:marRight w:val="0"/>
          <w:marTop w:val="0"/>
          <w:marBottom w:val="0"/>
          <w:divBdr>
            <w:top w:val="none" w:sz="0" w:space="0" w:color="auto"/>
            <w:left w:val="none" w:sz="0" w:space="0" w:color="auto"/>
            <w:bottom w:val="none" w:sz="0" w:space="0" w:color="auto"/>
            <w:right w:val="none" w:sz="0" w:space="0" w:color="auto"/>
          </w:divBdr>
        </w:div>
        <w:div w:id="1495140880">
          <w:marLeft w:val="0"/>
          <w:marRight w:val="0"/>
          <w:marTop w:val="0"/>
          <w:marBottom w:val="0"/>
          <w:divBdr>
            <w:top w:val="none" w:sz="0" w:space="0" w:color="auto"/>
            <w:left w:val="none" w:sz="0" w:space="0" w:color="auto"/>
            <w:bottom w:val="none" w:sz="0" w:space="0" w:color="auto"/>
            <w:right w:val="none" w:sz="0" w:space="0" w:color="auto"/>
          </w:divBdr>
        </w:div>
        <w:div w:id="173735942">
          <w:marLeft w:val="0"/>
          <w:marRight w:val="0"/>
          <w:marTop w:val="0"/>
          <w:marBottom w:val="0"/>
          <w:divBdr>
            <w:top w:val="none" w:sz="0" w:space="0" w:color="auto"/>
            <w:left w:val="none" w:sz="0" w:space="0" w:color="auto"/>
            <w:bottom w:val="none" w:sz="0" w:space="0" w:color="auto"/>
            <w:right w:val="none" w:sz="0" w:space="0" w:color="auto"/>
          </w:divBdr>
        </w:div>
        <w:div w:id="2133742982">
          <w:marLeft w:val="0"/>
          <w:marRight w:val="0"/>
          <w:marTop w:val="0"/>
          <w:marBottom w:val="0"/>
          <w:divBdr>
            <w:top w:val="none" w:sz="0" w:space="0" w:color="auto"/>
            <w:left w:val="none" w:sz="0" w:space="0" w:color="auto"/>
            <w:bottom w:val="none" w:sz="0" w:space="0" w:color="auto"/>
            <w:right w:val="none" w:sz="0" w:space="0" w:color="auto"/>
          </w:divBdr>
        </w:div>
        <w:div w:id="346062067">
          <w:marLeft w:val="0"/>
          <w:marRight w:val="0"/>
          <w:marTop w:val="0"/>
          <w:marBottom w:val="0"/>
          <w:divBdr>
            <w:top w:val="none" w:sz="0" w:space="0" w:color="auto"/>
            <w:left w:val="none" w:sz="0" w:space="0" w:color="auto"/>
            <w:bottom w:val="none" w:sz="0" w:space="0" w:color="auto"/>
            <w:right w:val="none" w:sz="0" w:space="0" w:color="auto"/>
          </w:divBdr>
        </w:div>
        <w:div w:id="571281621">
          <w:marLeft w:val="0"/>
          <w:marRight w:val="0"/>
          <w:marTop w:val="0"/>
          <w:marBottom w:val="0"/>
          <w:divBdr>
            <w:top w:val="none" w:sz="0" w:space="0" w:color="auto"/>
            <w:left w:val="none" w:sz="0" w:space="0" w:color="auto"/>
            <w:bottom w:val="none" w:sz="0" w:space="0" w:color="auto"/>
            <w:right w:val="none" w:sz="0" w:space="0" w:color="auto"/>
          </w:divBdr>
        </w:div>
        <w:div w:id="1308365641">
          <w:marLeft w:val="0"/>
          <w:marRight w:val="0"/>
          <w:marTop w:val="0"/>
          <w:marBottom w:val="0"/>
          <w:divBdr>
            <w:top w:val="none" w:sz="0" w:space="0" w:color="auto"/>
            <w:left w:val="none" w:sz="0" w:space="0" w:color="auto"/>
            <w:bottom w:val="none" w:sz="0" w:space="0" w:color="auto"/>
            <w:right w:val="none" w:sz="0" w:space="0" w:color="auto"/>
          </w:divBdr>
        </w:div>
        <w:div w:id="1699697341">
          <w:marLeft w:val="0"/>
          <w:marRight w:val="0"/>
          <w:marTop w:val="0"/>
          <w:marBottom w:val="0"/>
          <w:divBdr>
            <w:top w:val="none" w:sz="0" w:space="0" w:color="auto"/>
            <w:left w:val="none" w:sz="0" w:space="0" w:color="auto"/>
            <w:bottom w:val="none" w:sz="0" w:space="0" w:color="auto"/>
            <w:right w:val="none" w:sz="0" w:space="0" w:color="auto"/>
          </w:divBdr>
        </w:div>
        <w:div w:id="988049295">
          <w:marLeft w:val="0"/>
          <w:marRight w:val="0"/>
          <w:marTop w:val="0"/>
          <w:marBottom w:val="0"/>
          <w:divBdr>
            <w:top w:val="none" w:sz="0" w:space="0" w:color="auto"/>
            <w:left w:val="none" w:sz="0" w:space="0" w:color="auto"/>
            <w:bottom w:val="none" w:sz="0" w:space="0" w:color="auto"/>
            <w:right w:val="none" w:sz="0" w:space="0" w:color="auto"/>
          </w:divBdr>
        </w:div>
        <w:div w:id="1680112380">
          <w:marLeft w:val="0"/>
          <w:marRight w:val="0"/>
          <w:marTop w:val="0"/>
          <w:marBottom w:val="0"/>
          <w:divBdr>
            <w:top w:val="none" w:sz="0" w:space="0" w:color="auto"/>
            <w:left w:val="none" w:sz="0" w:space="0" w:color="auto"/>
            <w:bottom w:val="none" w:sz="0" w:space="0" w:color="auto"/>
            <w:right w:val="none" w:sz="0" w:space="0" w:color="auto"/>
          </w:divBdr>
        </w:div>
        <w:div w:id="986131606">
          <w:marLeft w:val="0"/>
          <w:marRight w:val="0"/>
          <w:marTop w:val="0"/>
          <w:marBottom w:val="0"/>
          <w:divBdr>
            <w:top w:val="none" w:sz="0" w:space="0" w:color="auto"/>
            <w:left w:val="none" w:sz="0" w:space="0" w:color="auto"/>
            <w:bottom w:val="none" w:sz="0" w:space="0" w:color="auto"/>
            <w:right w:val="none" w:sz="0" w:space="0" w:color="auto"/>
          </w:divBdr>
        </w:div>
        <w:div w:id="138963958">
          <w:marLeft w:val="0"/>
          <w:marRight w:val="0"/>
          <w:marTop w:val="0"/>
          <w:marBottom w:val="0"/>
          <w:divBdr>
            <w:top w:val="none" w:sz="0" w:space="0" w:color="auto"/>
            <w:left w:val="none" w:sz="0" w:space="0" w:color="auto"/>
            <w:bottom w:val="none" w:sz="0" w:space="0" w:color="auto"/>
            <w:right w:val="none" w:sz="0" w:space="0" w:color="auto"/>
          </w:divBdr>
        </w:div>
        <w:div w:id="1749184766">
          <w:marLeft w:val="0"/>
          <w:marRight w:val="0"/>
          <w:marTop w:val="0"/>
          <w:marBottom w:val="0"/>
          <w:divBdr>
            <w:top w:val="none" w:sz="0" w:space="0" w:color="auto"/>
            <w:left w:val="none" w:sz="0" w:space="0" w:color="auto"/>
            <w:bottom w:val="none" w:sz="0" w:space="0" w:color="auto"/>
            <w:right w:val="none" w:sz="0" w:space="0" w:color="auto"/>
          </w:divBdr>
        </w:div>
        <w:div w:id="1907951395">
          <w:marLeft w:val="0"/>
          <w:marRight w:val="0"/>
          <w:marTop w:val="0"/>
          <w:marBottom w:val="0"/>
          <w:divBdr>
            <w:top w:val="none" w:sz="0" w:space="0" w:color="auto"/>
            <w:left w:val="none" w:sz="0" w:space="0" w:color="auto"/>
            <w:bottom w:val="none" w:sz="0" w:space="0" w:color="auto"/>
            <w:right w:val="none" w:sz="0" w:space="0" w:color="auto"/>
          </w:divBdr>
        </w:div>
        <w:div w:id="1321499509">
          <w:marLeft w:val="0"/>
          <w:marRight w:val="0"/>
          <w:marTop w:val="0"/>
          <w:marBottom w:val="0"/>
          <w:divBdr>
            <w:top w:val="none" w:sz="0" w:space="0" w:color="auto"/>
            <w:left w:val="none" w:sz="0" w:space="0" w:color="auto"/>
            <w:bottom w:val="none" w:sz="0" w:space="0" w:color="auto"/>
            <w:right w:val="none" w:sz="0" w:space="0" w:color="auto"/>
          </w:divBdr>
        </w:div>
        <w:div w:id="1690520273">
          <w:marLeft w:val="0"/>
          <w:marRight w:val="0"/>
          <w:marTop w:val="0"/>
          <w:marBottom w:val="0"/>
          <w:divBdr>
            <w:top w:val="none" w:sz="0" w:space="0" w:color="auto"/>
            <w:left w:val="none" w:sz="0" w:space="0" w:color="auto"/>
            <w:bottom w:val="none" w:sz="0" w:space="0" w:color="auto"/>
            <w:right w:val="none" w:sz="0" w:space="0" w:color="auto"/>
          </w:divBdr>
        </w:div>
        <w:div w:id="1278442677">
          <w:marLeft w:val="0"/>
          <w:marRight w:val="0"/>
          <w:marTop w:val="0"/>
          <w:marBottom w:val="0"/>
          <w:divBdr>
            <w:top w:val="none" w:sz="0" w:space="0" w:color="auto"/>
            <w:left w:val="none" w:sz="0" w:space="0" w:color="auto"/>
            <w:bottom w:val="none" w:sz="0" w:space="0" w:color="auto"/>
            <w:right w:val="none" w:sz="0" w:space="0" w:color="auto"/>
          </w:divBdr>
        </w:div>
        <w:div w:id="1303732065">
          <w:marLeft w:val="0"/>
          <w:marRight w:val="0"/>
          <w:marTop w:val="0"/>
          <w:marBottom w:val="0"/>
          <w:divBdr>
            <w:top w:val="none" w:sz="0" w:space="0" w:color="auto"/>
            <w:left w:val="none" w:sz="0" w:space="0" w:color="auto"/>
            <w:bottom w:val="none" w:sz="0" w:space="0" w:color="auto"/>
            <w:right w:val="none" w:sz="0" w:space="0" w:color="auto"/>
          </w:divBdr>
        </w:div>
        <w:div w:id="944655957">
          <w:marLeft w:val="0"/>
          <w:marRight w:val="0"/>
          <w:marTop w:val="0"/>
          <w:marBottom w:val="0"/>
          <w:divBdr>
            <w:top w:val="none" w:sz="0" w:space="0" w:color="auto"/>
            <w:left w:val="none" w:sz="0" w:space="0" w:color="auto"/>
            <w:bottom w:val="none" w:sz="0" w:space="0" w:color="auto"/>
            <w:right w:val="none" w:sz="0" w:space="0" w:color="auto"/>
          </w:divBdr>
        </w:div>
        <w:div w:id="526069305">
          <w:marLeft w:val="0"/>
          <w:marRight w:val="0"/>
          <w:marTop w:val="0"/>
          <w:marBottom w:val="0"/>
          <w:divBdr>
            <w:top w:val="none" w:sz="0" w:space="0" w:color="auto"/>
            <w:left w:val="none" w:sz="0" w:space="0" w:color="auto"/>
            <w:bottom w:val="none" w:sz="0" w:space="0" w:color="auto"/>
            <w:right w:val="none" w:sz="0" w:space="0" w:color="auto"/>
          </w:divBdr>
        </w:div>
        <w:div w:id="1151142703">
          <w:marLeft w:val="0"/>
          <w:marRight w:val="0"/>
          <w:marTop w:val="0"/>
          <w:marBottom w:val="0"/>
          <w:divBdr>
            <w:top w:val="none" w:sz="0" w:space="0" w:color="auto"/>
            <w:left w:val="none" w:sz="0" w:space="0" w:color="auto"/>
            <w:bottom w:val="none" w:sz="0" w:space="0" w:color="auto"/>
            <w:right w:val="none" w:sz="0" w:space="0" w:color="auto"/>
          </w:divBdr>
        </w:div>
        <w:div w:id="379092845">
          <w:marLeft w:val="0"/>
          <w:marRight w:val="0"/>
          <w:marTop w:val="0"/>
          <w:marBottom w:val="0"/>
          <w:divBdr>
            <w:top w:val="none" w:sz="0" w:space="0" w:color="auto"/>
            <w:left w:val="none" w:sz="0" w:space="0" w:color="auto"/>
            <w:bottom w:val="none" w:sz="0" w:space="0" w:color="auto"/>
            <w:right w:val="none" w:sz="0" w:space="0" w:color="auto"/>
          </w:divBdr>
        </w:div>
        <w:div w:id="676273170">
          <w:marLeft w:val="0"/>
          <w:marRight w:val="0"/>
          <w:marTop w:val="0"/>
          <w:marBottom w:val="0"/>
          <w:divBdr>
            <w:top w:val="none" w:sz="0" w:space="0" w:color="auto"/>
            <w:left w:val="none" w:sz="0" w:space="0" w:color="auto"/>
            <w:bottom w:val="none" w:sz="0" w:space="0" w:color="auto"/>
            <w:right w:val="none" w:sz="0" w:space="0" w:color="auto"/>
          </w:divBdr>
        </w:div>
        <w:div w:id="1817601289">
          <w:marLeft w:val="0"/>
          <w:marRight w:val="0"/>
          <w:marTop w:val="0"/>
          <w:marBottom w:val="0"/>
          <w:divBdr>
            <w:top w:val="none" w:sz="0" w:space="0" w:color="auto"/>
            <w:left w:val="none" w:sz="0" w:space="0" w:color="auto"/>
            <w:bottom w:val="none" w:sz="0" w:space="0" w:color="auto"/>
            <w:right w:val="none" w:sz="0" w:space="0" w:color="auto"/>
          </w:divBdr>
        </w:div>
        <w:div w:id="701398621">
          <w:marLeft w:val="0"/>
          <w:marRight w:val="0"/>
          <w:marTop w:val="0"/>
          <w:marBottom w:val="0"/>
          <w:divBdr>
            <w:top w:val="none" w:sz="0" w:space="0" w:color="auto"/>
            <w:left w:val="none" w:sz="0" w:space="0" w:color="auto"/>
            <w:bottom w:val="none" w:sz="0" w:space="0" w:color="auto"/>
            <w:right w:val="none" w:sz="0" w:space="0" w:color="auto"/>
          </w:divBdr>
        </w:div>
        <w:div w:id="1680541918">
          <w:marLeft w:val="0"/>
          <w:marRight w:val="0"/>
          <w:marTop w:val="0"/>
          <w:marBottom w:val="0"/>
          <w:divBdr>
            <w:top w:val="none" w:sz="0" w:space="0" w:color="auto"/>
            <w:left w:val="none" w:sz="0" w:space="0" w:color="auto"/>
            <w:bottom w:val="none" w:sz="0" w:space="0" w:color="auto"/>
            <w:right w:val="none" w:sz="0" w:space="0" w:color="auto"/>
          </w:divBdr>
        </w:div>
        <w:div w:id="787091834">
          <w:marLeft w:val="0"/>
          <w:marRight w:val="0"/>
          <w:marTop w:val="0"/>
          <w:marBottom w:val="0"/>
          <w:divBdr>
            <w:top w:val="none" w:sz="0" w:space="0" w:color="auto"/>
            <w:left w:val="none" w:sz="0" w:space="0" w:color="auto"/>
            <w:bottom w:val="none" w:sz="0" w:space="0" w:color="auto"/>
            <w:right w:val="none" w:sz="0" w:space="0" w:color="auto"/>
          </w:divBdr>
        </w:div>
        <w:div w:id="2129155807">
          <w:marLeft w:val="0"/>
          <w:marRight w:val="0"/>
          <w:marTop w:val="0"/>
          <w:marBottom w:val="0"/>
          <w:divBdr>
            <w:top w:val="none" w:sz="0" w:space="0" w:color="auto"/>
            <w:left w:val="none" w:sz="0" w:space="0" w:color="auto"/>
            <w:bottom w:val="none" w:sz="0" w:space="0" w:color="auto"/>
            <w:right w:val="none" w:sz="0" w:space="0" w:color="auto"/>
          </w:divBdr>
        </w:div>
        <w:div w:id="938635374">
          <w:marLeft w:val="0"/>
          <w:marRight w:val="0"/>
          <w:marTop w:val="0"/>
          <w:marBottom w:val="0"/>
          <w:divBdr>
            <w:top w:val="none" w:sz="0" w:space="0" w:color="auto"/>
            <w:left w:val="none" w:sz="0" w:space="0" w:color="auto"/>
            <w:bottom w:val="none" w:sz="0" w:space="0" w:color="auto"/>
            <w:right w:val="none" w:sz="0" w:space="0" w:color="auto"/>
          </w:divBdr>
        </w:div>
        <w:div w:id="1602950763">
          <w:marLeft w:val="0"/>
          <w:marRight w:val="0"/>
          <w:marTop w:val="0"/>
          <w:marBottom w:val="0"/>
          <w:divBdr>
            <w:top w:val="none" w:sz="0" w:space="0" w:color="auto"/>
            <w:left w:val="none" w:sz="0" w:space="0" w:color="auto"/>
            <w:bottom w:val="none" w:sz="0" w:space="0" w:color="auto"/>
            <w:right w:val="none" w:sz="0" w:space="0" w:color="auto"/>
          </w:divBdr>
        </w:div>
        <w:div w:id="246504032">
          <w:marLeft w:val="0"/>
          <w:marRight w:val="0"/>
          <w:marTop w:val="0"/>
          <w:marBottom w:val="0"/>
          <w:divBdr>
            <w:top w:val="none" w:sz="0" w:space="0" w:color="auto"/>
            <w:left w:val="none" w:sz="0" w:space="0" w:color="auto"/>
            <w:bottom w:val="none" w:sz="0" w:space="0" w:color="auto"/>
            <w:right w:val="none" w:sz="0" w:space="0" w:color="auto"/>
          </w:divBdr>
        </w:div>
        <w:div w:id="795686878">
          <w:marLeft w:val="0"/>
          <w:marRight w:val="0"/>
          <w:marTop w:val="0"/>
          <w:marBottom w:val="0"/>
          <w:divBdr>
            <w:top w:val="none" w:sz="0" w:space="0" w:color="auto"/>
            <w:left w:val="none" w:sz="0" w:space="0" w:color="auto"/>
            <w:bottom w:val="none" w:sz="0" w:space="0" w:color="auto"/>
            <w:right w:val="none" w:sz="0" w:space="0" w:color="auto"/>
          </w:divBdr>
        </w:div>
        <w:div w:id="1403143509">
          <w:marLeft w:val="0"/>
          <w:marRight w:val="0"/>
          <w:marTop w:val="0"/>
          <w:marBottom w:val="0"/>
          <w:divBdr>
            <w:top w:val="none" w:sz="0" w:space="0" w:color="auto"/>
            <w:left w:val="none" w:sz="0" w:space="0" w:color="auto"/>
            <w:bottom w:val="none" w:sz="0" w:space="0" w:color="auto"/>
            <w:right w:val="none" w:sz="0" w:space="0" w:color="auto"/>
          </w:divBdr>
        </w:div>
        <w:div w:id="1499468492">
          <w:marLeft w:val="0"/>
          <w:marRight w:val="0"/>
          <w:marTop w:val="0"/>
          <w:marBottom w:val="0"/>
          <w:divBdr>
            <w:top w:val="none" w:sz="0" w:space="0" w:color="auto"/>
            <w:left w:val="none" w:sz="0" w:space="0" w:color="auto"/>
            <w:bottom w:val="none" w:sz="0" w:space="0" w:color="auto"/>
            <w:right w:val="none" w:sz="0" w:space="0" w:color="auto"/>
          </w:divBdr>
        </w:div>
        <w:div w:id="782304414">
          <w:marLeft w:val="0"/>
          <w:marRight w:val="0"/>
          <w:marTop w:val="0"/>
          <w:marBottom w:val="0"/>
          <w:divBdr>
            <w:top w:val="none" w:sz="0" w:space="0" w:color="auto"/>
            <w:left w:val="none" w:sz="0" w:space="0" w:color="auto"/>
            <w:bottom w:val="none" w:sz="0" w:space="0" w:color="auto"/>
            <w:right w:val="none" w:sz="0" w:space="0" w:color="auto"/>
          </w:divBdr>
        </w:div>
        <w:div w:id="501438354">
          <w:marLeft w:val="0"/>
          <w:marRight w:val="0"/>
          <w:marTop w:val="0"/>
          <w:marBottom w:val="0"/>
          <w:divBdr>
            <w:top w:val="none" w:sz="0" w:space="0" w:color="auto"/>
            <w:left w:val="none" w:sz="0" w:space="0" w:color="auto"/>
            <w:bottom w:val="none" w:sz="0" w:space="0" w:color="auto"/>
            <w:right w:val="none" w:sz="0" w:space="0" w:color="auto"/>
          </w:divBdr>
        </w:div>
        <w:div w:id="585724556">
          <w:marLeft w:val="0"/>
          <w:marRight w:val="0"/>
          <w:marTop w:val="0"/>
          <w:marBottom w:val="0"/>
          <w:divBdr>
            <w:top w:val="none" w:sz="0" w:space="0" w:color="auto"/>
            <w:left w:val="none" w:sz="0" w:space="0" w:color="auto"/>
            <w:bottom w:val="none" w:sz="0" w:space="0" w:color="auto"/>
            <w:right w:val="none" w:sz="0" w:space="0" w:color="auto"/>
          </w:divBdr>
        </w:div>
        <w:div w:id="177282386">
          <w:marLeft w:val="0"/>
          <w:marRight w:val="0"/>
          <w:marTop w:val="0"/>
          <w:marBottom w:val="0"/>
          <w:divBdr>
            <w:top w:val="none" w:sz="0" w:space="0" w:color="auto"/>
            <w:left w:val="none" w:sz="0" w:space="0" w:color="auto"/>
            <w:bottom w:val="none" w:sz="0" w:space="0" w:color="auto"/>
            <w:right w:val="none" w:sz="0" w:space="0" w:color="auto"/>
          </w:divBdr>
        </w:div>
        <w:div w:id="1541094541">
          <w:marLeft w:val="0"/>
          <w:marRight w:val="0"/>
          <w:marTop w:val="0"/>
          <w:marBottom w:val="0"/>
          <w:divBdr>
            <w:top w:val="none" w:sz="0" w:space="0" w:color="auto"/>
            <w:left w:val="none" w:sz="0" w:space="0" w:color="auto"/>
            <w:bottom w:val="none" w:sz="0" w:space="0" w:color="auto"/>
            <w:right w:val="none" w:sz="0" w:space="0" w:color="auto"/>
          </w:divBdr>
        </w:div>
        <w:div w:id="170030663">
          <w:marLeft w:val="0"/>
          <w:marRight w:val="0"/>
          <w:marTop w:val="0"/>
          <w:marBottom w:val="0"/>
          <w:divBdr>
            <w:top w:val="none" w:sz="0" w:space="0" w:color="auto"/>
            <w:left w:val="none" w:sz="0" w:space="0" w:color="auto"/>
            <w:bottom w:val="none" w:sz="0" w:space="0" w:color="auto"/>
            <w:right w:val="none" w:sz="0" w:space="0" w:color="auto"/>
          </w:divBdr>
        </w:div>
        <w:div w:id="602960427">
          <w:marLeft w:val="0"/>
          <w:marRight w:val="0"/>
          <w:marTop w:val="0"/>
          <w:marBottom w:val="0"/>
          <w:divBdr>
            <w:top w:val="none" w:sz="0" w:space="0" w:color="auto"/>
            <w:left w:val="none" w:sz="0" w:space="0" w:color="auto"/>
            <w:bottom w:val="none" w:sz="0" w:space="0" w:color="auto"/>
            <w:right w:val="none" w:sz="0" w:space="0" w:color="auto"/>
          </w:divBdr>
        </w:div>
        <w:div w:id="318969366">
          <w:marLeft w:val="0"/>
          <w:marRight w:val="0"/>
          <w:marTop w:val="0"/>
          <w:marBottom w:val="0"/>
          <w:divBdr>
            <w:top w:val="none" w:sz="0" w:space="0" w:color="auto"/>
            <w:left w:val="none" w:sz="0" w:space="0" w:color="auto"/>
            <w:bottom w:val="none" w:sz="0" w:space="0" w:color="auto"/>
            <w:right w:val="none" w:sz="0" w:space="0" w:color="auto"/>
          </w:divBdr>
        </w:div>
        <w:div w:id="1797872163">
          <w:marLeft w:val="0"/>
          <w:marRight w:val="0"/>
          <w:marTop w:val="0"/>
          <w:marBottom w:val="0"/>
          <w:divBdr>
            <w:top w:val="none" w:sz="0" w:space="0" w:color="auto"/>
            <w:left w:val="none" w:sz="0" w:space="0" w:color="auto"/>
            <w:bottom w:val="none" w:sz="0" w:space="0" w:color="auto"/>
            <w:right w:val="none" w:sz="0" w:space="0" w:color="auto"/>
          </w:divBdr>
        </w:div>
        <w:div w:id="143399607">
          <w:marLeft w:val="0"/>
          <w:marRight w:val="0"/>
          <w:marTop w:val="0"/>
          <w:marBottom w:val="0"/>
          <w:divBdr>
            <w:top w:val="none" w:sz="0" w:space="0" w:color="auto"/>
            <w:left w:val="none" w:sz="0" w:space="0" w:color="auto"/>
            <w:bottom w:val="none" w:sz="0" w:space="0" w:color="auto"/>
            <w:right w:val="none" w:sz="0" w:space="0" w:color="auto"/>
          </w:divBdr>
        </w:div>
        <w:div w:id="2062746821">
          <w:marLeft w:val="0"/>
          <w:marRight w:val="0"/>
          <w:marTop w:val="0"/>
          <w:marBottom w:val="0"/>
          <w:divBdr>
            <w:top w:val="none" w:sz="0" w:space="0" w:color="auto"/>
            <w:left w:val="none" w:sz="0" w:space="0" w:color="auto"/>
            <w:bottom w:val="none" w:sz="0" w:space="0" w:color="auto"/>
            <w:right w:val="none" w:sz="0" w:space="0" w:color="auto"/>
          </w:divBdr>
        </w:div>
        <w:div w:id="2031369790">
          <w:marLeft w:val="0"/>
          <w:marRight w:val="0"/>
          <w:marTop w:val="0"/>
          <w:marBottom w:val="0"/>
          <w:divBdr>
            <w:top w:val="none" w:sz="0" w:space="0" w:color="auto"/>
            <w:left w:val="none" w:sz="0" w:space="0" w:color="auto"/>
            <w:bottom w:val="none" w:sz="0" w:space="0" w:color="auto"/>
            <w:right w:val="none" w:sz="0" w:space="0" w:color="auto"/>
          </w:divBdr>
        </w:div>
        <w:div w:id="1655837153">
          <w:marLeft w:val="0"/>
          <w:marRight w:val="0"/>
          <w:marTop w:val="0"/>
          <w:marBottom w:val="0"/>
          <w:divBdr>
            <w:top w:val="none" w:sz="0" w:space="0" w:color="auto"/>
            <w:left w:val="none" w:sz="0" w:space="0" w:color="auto"/>
            <w:bottom w:val="none" w:sz="0" w:space="0" w:color="auto"/>
            <w:right w:val="none" w:sz="0" w:space="0" w:color="auto"/>
          </w:divBdr>
        </w:div>
        <w:div w:id="1746997179">
          <w:marLeft w:val="0"/>
          <w:marRight w:val="0"/>
          <w:marTop w:val="0"/>
          <w:marBottom w:val="0"/>
          <w:divBdr>
            <w:top w:val="none" w:sz="0" w:space="0" w:color="auto"/>
            <w:left w:val="none" w:sz="0" w:space="0" w:color="auto"/>
            <w:bottom w:val="none" w:sz="0" w:space="0" w:color="auto"/>
            <w:right w:val="none" w:sz="0" w:space="0" w:color="auto"/>
          </w:divBdr>
        </w:div>
        <w:div w:id="223226154">
          <w:marLeft w:val="0"/>
          <w:marRight w:val="0"/>
          <w:marTop w:val="0"/>
          <w:marBottom w:val="0"/>
          <w:divBdr>
            <w:top w:val="none" w:sz="0" w:space="0" w:color="auto"/>
            <w:left w:val="none" w:sz="0" w:space="0" w:color="auto"/>
            <w:bottom w:val="none" w:sz="0" w:space="0" w:color="auto"/>
            <w:right w:val="none" w:sz="0" w:space="0" w:color="auto"/>
          </w:divBdr>
        </w:div>
        <w:div w:id="1044790850">
          <w:marLeft w:val="0"/>
          <w:marRight w:val="0"/>
          <w:marTop w:val="0"/>
          <w:marBottom w:val="0"/>
          <w:divBdr>
            <w:top w:val="none" w:sz="0" w:space="0" w:color="auto"/>
            <w:left w:val="none" w:sz="0" w:space="0" w:color="auto"/>
            <w:bottom w:val="none" w:sz="0" w:space="0" w:color="auto"/>
            <w:right w:val="none" w:sz="0" w:space="0" w:color="auto"/>
          </w:divBdr>
        </w:div>
        <w:div w:id="2122068467">
          <w:marLeft w:val="0"/>
          <w:marRight w:val="0"/>
          <w:marTop w:val="0"/>
          <w:marBottom w:val="0"/>
          <w:divBdr>
            <w:top w:val="none" w:sz="0" w:space="0" w:color="auto"/>
            <w:left w:val="none" w:sz="0" w:space="0" w:color="auto"/>
            <w:bottom w:val="none" w:sz="0" w:space="0" w:color="auto"/>
            <w:right w:val="none" w:sz="0" w:space="0" w:color="auto"/>
          </w:divBdr>
        </w:div>
        <w:div w:id="1196038917">
          <w:marLeft w:val="0"/>
          <w:marRight w:val="0"/>
          <w:marTop w:val="0"/>
          <w:marBottom w:val="0"/>
          <w:divBdr>
            <w:top w:val="none" w:sz="0" w:space="0" w:color="auto"/>
            <w:left w:val="none" w:sz="0" w:space="0" w:color="auto"/>
            <w:bottom w:val="none" w:sz="0" w:space="0" w:color="auto"/>
            <w:right w:val="none" w:sz="0" w:space="0" w:color="auto"/>
          </w:divBdr>
        </w:div>
        <w:div w:id="330455463">
          <w:marLeft w:val="0"/>
          <w:marRight w:val="0"/>
          <w:marTop w:val="0"/>
          <w:marBottom w:val="0"/>
          <w:divBdr>
            <w:top w:val="none" w:sz="0" w:space="0" w:color="auto"/>
            <w:left w:val="none" w:sz="0" w:space="0" w:color="auto"/>
            <w:bottom w:val="none" w:sz="0" w:space="0" w:color="auto"/>
            <w:right w:val="none" w:sz="0" w:space="0" w:color="auto"/>
          </w:divBdr>
        </w:div>
        <w:div w:id="282225146">
          <w:marLeft w:val="0"/>
          <w:marRight w:val="0"/>
          <w:marTop w:val="0"/>
          <w:marBottom w:val="0"/>
          <w:divBdr>
            <w:top w:val="none" w:sz="0" w:space="0" w:color="auto"/>
            <w:left w:val="none" w:sz="0" w:space="0" w:color="auto"/>
            <w:bottom w:val="none" w:sz="0" w:space="0" w:color="auto"/>
            <w:right w:val="none" w:sz="0" w:space="0" w:color="auto"/>
          </w:divBdr>
        </w:div>
        <w:div w:id="1057977173">
          <w:marLeft w:val="0"/>
          <w:marRight w:val="0"/>
          <w:marTop w:val="0"/>
          <w:marBottom w:val="0"/>
          <w:divBdr>
            <w:top w:val="none" w:sz="0" w:space="0" w:color="auto"/>
            <w:left w:val="none" w:sz="0" w:space="0" w:color="auto"/>
            <w:bottom w:val="none" w:sz="0" w:space="0" w:color="auto"/>
            <w:right w:val="none" w:sz="0" w:space="0" w:color="auto"/>
          </w:divBdr>
        </w:div>
        <w:div w:id="682823004">
          <w:marLeft w:val="0"/>
          <w:marRight w:val="0"/>
          <w:marTop w:val="0"/>
          <w:marBottom w:val="0"/>
          <w:divBdr>
            <w:top w:val="none" w:sz="0" w:space="0" w:color="auto"/>
            <w:left w:val="none" w:sz="0" w:space="0" w:color="auto"/>
            <w:bottom w:val="none" w:sz="0" w:space="0" w:color="auto"/>
            <w:right w:val="none" w:sz="0" w:space="0" w:color="auto"/>
          </w:divBdr>
        </w:div>
        <w:div w:id="77100277">
          <w:marLeft w:val="0"/>
          <w:marRight w:val="0"/>
          <w:marTop w:val="0"/>
          <w:marBottom w:val="0"/>
          <w:divBdr>
            <w:top w:val="none" w:sz="0" w:space="0" w:color="auto"/>
            <w:left w:val="none" w:sz="0" w:space="0" w:color="auto"/>
            <w:bottom w:val="none" w:sz="0" w:space="0" w:color="auto"/>
            <w:right w:val="none" w:sz="0" w:space="0" w:color="auto"/>
          </w:divBdr>
        </w:div>
        <w:div w:id="297344017">
          <w:marLeft w:val="0"/>
          <w:marRight w:val="0"/>
          <w:marTop w:val="0"/>
          <w:marBottom w:val="0"/>
          <w:divBdr>
            <w:top w:val="none" w:sz="0" w:space="0" w:color="auto"/>
            <w:left w:val="none" w:sz="0" w:space="0" w:color="auto"/>
            <w:bottom w:val="none" w:sz="0" w:space="0" w:color="auto"/>
            <w:right w:val="none" w:sz="0" w:space="0" w:color="auto"/>
          </w:divBdr>
        </w:div>
        <w:div w:id="1111128765">
          <w:marLeft w:val="0"/>
          <w:marRight w:val="0"/>
          <w:marTop w:val="0"/>
          <w:marBottom w:val="0"/>
          <w:divBdr>
            <w:top w:val="none" w:sz="0" w:space="0" w:color="auto"/>
            <w:left w:val="none" w:sz="0" w:space="0" w:color="auto"/>
            <w:bottom w:val="none" w:sz="0" w:space="0" w:color="auto"/>
            <w:right w:val="none" w:sz="0" w:space="0" w:color="auto"/>
          </w:divBdr>
        </w:div>
        <w:div w:id="1649434161">
          <w:marLeft w:val="0"/>
          <w:marRight w:val="0"/>
          <w:marTop w:val="0"/>
          <w:marBottom w:val="0"/>
          <w:divBdr>
            <w:top w:val="none" w:sz="0" w:space="0" w:color="auto"/>
            <w:left w:val="none" w:sz="0" w:space="0" w:color="auto"/>
            <w:bottom w:val="none" w:sz="0" w:space="0" w:color="auto"/>
            <w:right w:val="none" w:sz="0" w:space="0" w:color="auto"/>
          </w:divBdr>
        </w:div>
        <w:div w:id="827601797">
          <w:marLeft w:val="0"/>
          <w:marRight w:val="0"/>
          <w:marTop w:val="0"/>
          <w:marBottom w:val="0"/>
          <w:divBdr>
            <w:top w:val="none" w:sz="0" w:space="0" w:color="auto"/>
            <w:left w:val="none" w:sz="0" w:space="0" w:color="auto"/>
            <w:bottom w:val="none" w:sz="0" w:space="0" w:color="auto"/>
            <w:right w:val="none" w:sz="0" w:space="0" w:color="auto"/>
          </w:divBdr>
        </w:div>
        <w:div w:id="125852427">
          <w:marLeft w:val="0"/>
          <w:marRight w:val="0"/>
          <w:marTop w:val="0"/>
          <w:marBottom w:val="0"/>
          <w:divBdr>
            <w:top w:val="none" w:sz="0" w:space="0" w:color="auto"/>
            <w:left w:val="none" w:sz="0" w:space="0" w:color="auto"/>
            <w:bottom w:val="none" w:sz="0" w:space="0" w:color="auto"/>
            <w:right w:val="none" w:sz="0" w:space="0" w:color="auto"/>
          </w:divBdr>
        </w:div>
        <w:div w:id="1796677111">
          <w:marLeft w:val="0"/>
          <w:marRight w:val="0"/>
          <w:marTop w:val="0"/>
          <w:marBottom w:val="0"/>
          <w:divBdr>
            <w:top w:val="none" w:sz="0" w:space="0" w:color="auto"/>
            <w:left w:val="none" w:sz="0" w:space="0" w:color="auto"/>
            <w:bottom w:val="none" w:sz="0" w:space="0" w:color="auto"/>
            <w:right w:val="none" w:sz="0" w:space="0" w:color="auto"/>
          </w:divBdr>
        </w:div>
        <w:div w:id="308681003">
          <w:marLeft w:val="0"/>
          <w:marRight w:val="0"/>
          <w:marTop w:val="0"/>
          <w:marBottom w:val="0"/>
          <w:divBdr>
            <w:top w:val="none" w:sz="0" w:space="0" w:color="auto"/>
            <w:left w:val="none" w:sz="0" w:space="0" w:color="auto"/>
            <w:bottom w:val="none" w:sz="0" w:space="0" w:color="auto"/>
            <w:right w:val="none" w:sz="0" w:space="0" w:color="auto"/>
          </w:divBdr>
        </w:div>
        <w:div w:id="258487451">
          <w:marLeft w:val="0"/>
          <w:marRight w:val="0"/>
          <w:marTop w:val="0"/>
          <w:marBottom w:val="0"/>
          <w:divBdr>
            <w:top w:val="none" w:sz="0" w:space="0" w:color="auto"/>
            <w:left w:val="none" w:sz="0" w:space="0" w:color="auto"/>
            <w:bottom w:val="none" w:sz="0" w:space="0" w:color="auto"/>
            <w:right w:val="none" w:sz="0" w:space="0" w:color="auto"/>
          </w:divBdr>
        </w:div>
        <w:div w:id="1034578120">
          <w:marLeft w:val="0"/>
          <w:marRight w:val="0"/>
          <w:marTop w:val="0"/>
          <w:marBottom w:val="0"/>
          <w:divBdr>
            <w:top w:val="none" w:sz="0" w:space="0" w:color="auto"/>
            <w:left w:val="none" w:sz="0" w:space="0" w:color="auto"/>
            <w:bottom w:val="none" w:sz="0" w:space="0" w:color="auto"/>
            <w:right w:val="none" w:sz="0" w:space="0" w:color="auto"/>
          </w:divBdr>
        </w:div>
        <w:div w:id="1463035882">
          <w:marLeft w:val="0"/>
          <w:marRight w:val="0"/>
          <w:marTop w:val="0"/>
          <w:marBottom w:val="0"/>
          <w:divBdr>
            <w:top w:val="none" w:sz="0" w:space="0" w:color="auto"/>
            <w:left w:val="none" w:sz="0" w:space="0" w:color="auto"/>
            <w:bottom w:val="none" w:sz="0" w:space="0" w:color="auto"/>
            <w:right w:val="none" w:sz="0" w:space="0" w:color="auto"/>
          </w:divBdr>
        </w:div>
        <w:div w:id="1416824070">
          <w:marLeft w:val="0"/>
          <w:marRight w:val="0"/>
          <w:marTop w:val="0"/>
          <w:marBottom w:val="0"/>
          <w:divBdr>
            <w:top w:val="none" w:sz="0" w:space="0" w:color="auto"/>
            <w:left w:val="none" w:sz="0" w:space="0" w:color="auto"/>
            <w:bottom w:val="none" w:sz="0" w:space="0" w:color="auto"/>
            <w:right w:val="none" w:sz="0" w:space="0" w:color="auto"/>
          </w:divBdr>
        </w:div>
        <w:div w:id="1012338239">
          <w:marLeft w:val="0"/>
          <w:marRight w:val="0"/>
          <w:marTop w:val="0"/>
          <w:marBottom w:val="0"/>
          <w:divBdr>
            <w:top w:val="none" w:sz="0" w:space="0" w:color="auto"/>
            <w:left w:val="none" w:sz="0" w:space="0" w:color="auto"/>
            <w:bottom w:val="none" w:sz="0" w:space="0" w:color="auto"/>
            <w:right w:val="none" w:sz="0" w:space="0" w:color="auto"/>
          </w:divBdr>
        </w:div>
        <w:div w:id="92749355">
          <w:marLeft w:val="0"/>
          <w:marRight w:val="0"/>
          <w:marTop w:val="0"/>
          <w:marBottom w:val="0"/>
          <w:divBdr>
            <w:top w:val="none" w:sz="0" w:space="0" w:color="auto"/>
            <w:left w:val="none" w:sz="0" w:space="0" w:color="auto"/>
            <w:bottom w:val="none" w:sz="0" w:space="0" w:color="auto"/>
            <w:right w:val="none" w:sz="0" w:space="0" w:color="auto"/>
          </w:divBdr>
        </w:div>
        <w:div w:id="305941311">
          <w:marLeft w:val="0"/>
          <w:marRight w:val="0"/>
          <w:marTop w:val="0"/>
          <w:marBottom w:val="0"/>
          <w:divBdr>
            <w:top w:val="none" w:sz="0" w:space="0" w:color="auto"/>
            <w:left w:val="none" w:sz="0" w:space="0" w:color="auto"/>
            <w:bottom w:val="none" w:sz="0" w:space="0" w:color="auto"/>
            <w:right w:val="none" w:sz="0" w:space="0" w:color="auto"/>
          </w:divBdr>
        </w:div>
        <w:div w:id="1325932552">
          <w:marLeft w:val="0"/>
          <w:marRight w:val="0"/>
          <w:marTop w:val="0"/>
          <w:marBottom w:val="0"/>
          <w:divBdr>
            <w:top w:val="none" w:sz="0" w:space="0" w:color="auto"/>
            <w:left w:val="none" w:sz="0" w:space="0" w:color="auto"/>
            <w:bottom w:val="none" w:sz="0" w:space="0" w:color="auto"/>
            <w:right w:val="none" w:sz="0" w:space="0" w:color="auto"/>
          </w:divBdr>
        </w:div>
        <w:div w:id="1923027401">
          <w:marLeft w:val="0"/>
          <w:marRight w:val="0"/>
          <w:marTop w:val="0"/>
          <w:marBottom w:val="0"/>
          <w:divBdr>
            <w:top w:val="none" w:sz="0" w:space="0" w:color="auto"/>
            <w:left w:val="none" w:sz="0" w:space="0" w:color="auto"/>
            <w:bottom w:val="none" w:sz="0" w:space="0" w:color="auto"/>
            <w:right w:val="none" w:sz="0" w:space="0" w:color="auto"/>
          </w:divBdr>
        </w:div>
        <w:div w:id="1543328034">
          <w:marLeft w:val="0"/>
          <w:marRight w:val="0"/>
          <w:marTop w:val="0"/>
          <w:marBottom w:val="0"/>
          <w:divBdr>
            <w:top w:val="none" w:sz="0" w:space="0" w:color="auto"/>
            <w:left w:val="none" w:sz="0" w:space="0" w:color="auto"/>
            <w:bottom w:val="none" w:sz="0" w:space="0" w:color="auto"/>
            <w:right w:val="none" w:sz="0" w:space="0" w:color="auto"/>
          </w:divBdr>
        </w:div>
        <w:div w:id="388771163">
          <w:marLeft w:val="0"/>
          <w:marRight w:val="0"/>
          <w:marTop w:val="0"/>
          <w:marBottom w:val="0"/>
          <w:divBdr>
            <w:top w:val="none" w:sz="0" w:space="0" w:color="auto"/>
            <w:left w:val="none" w:sz="0" w:space="0" w:color="auto"/>
            <w:bottom w:val="none" w:sz="0" w:space="0" w:color="auto"/>
            <w:right w:val="none" w:sz="0" w:space="0" w:color="auto"/>
          </w:divBdr>
        </w:div>
        <w:div w:id="214393633">
          <w:marLeft w:val="0"/>
          <w:marRight w:val="0"/>
          <w:marTop w:val="0"/>
          <w:marBottom w:val="0"/>
          <w:divBdr>
            <w:top w:val="none" w:sz="0" w:space="0" w:color="auto"/>
            <w:left w:val="none" w:sz="0" w:space="0" w:color="auto"/>
            <w:bottom w:val="none" w:sz="0" w:space="0" w:color="auto"/>
            <w:right w:val="none" w:sz="0" w:space="0" w:color="auto"/>
          </w:divBdr>
        </w:div>
        <w:div w:id="363989805">
          <w:marLeft w:val="0"/>
          <w:marRight w:val="0"/>
          <w:marTop w:val="0"/>
          <w:marBottom w:val="0"/>
          <w:divBdr>
            <w:top w:val="none" w:sz="0" w:space="0" w:color="auto"/>
            <w:left w:val="none" w:sz="0" w:space="0" w:color="auto"/>
            <w:bottom w:val="none" w:sz="0" w:space="0" w:color="auto"/>
            <w:right w:val="none" w:sz="0" w:space="0" w:color="auto"/>
          </w:divBdr>
        </w:div>
        <w:div w:id="1523974457">
          <w:marLeft w:val="0"/>
          <w:marRight w:val="0"/>
          <w:marTop w:val="0"/>
          <w:marBottom w:val="0"/>
          <w:divBdr>
            <w:top w:val="none" w:sz="0" w:space="0" w:color="auto"/>
            <w:left w:val="none" w:sz="0" w:space="0" w:color="auto"/>
            <w:bottom w:val="none" w:sz="0" w:space="0" w:color="auto"/>
            <w:right w:val="none" w:sz="0" w:space="0" w:color="auto"/>
          </w:divBdr>
        </w:div>
        <w:div w:id="1738556589">
          <w:marLeft w:val="0"/>
          <w:marRight w:val="0"/>
          <w:marTop w:val="0"/>
          <w:marBottom w:val="0"/>
          <w:divBdr>
            <w:top w:val="none" w:sz="0" w:space="0" w:color="auto"/>
            <w:left w:val="none" w:sz="0" w:space="0" w:color="auto"/>
            <w:bottom w:val="none" w:sz="0" w:space="0" w:color="auto"/>
            <w:right w:val="none" w:sz="0" w:space="0" w:color="auto"/>
          </w:divBdr>
        </w:div>
        <w:div w:id="1194416511">
          <w:marLeft w:val="0"/>
          <w:marRight w:val="0"/>
          <w:marTop w:val="0"/>
          <w:marBottom w:val="0"/>
          <w:divBdr>
            <w:top w:val="none" w:sz="0" w:space="0" w:color="auto"/>
            <w:left w:val="none" w:sz="0" w:space="0" w:color="auto"/>
            <w:bottom w:val="none" w:sz="0" w:space="0" w:color="auto"/>
            <w:right w:val="none" w:sz="0" w:space="0" w:color="auto"/>
          </w:divBdr>
        </w:div>
        <w:div w:id="2107531618">
          <w:marLeft w:val="0"/>
          <w:marRight w:val="0"/>
          <w:marTop w:val="0"/>
          <w:marBottom w:val="0"/>
          <w:divBdr>
            <w:top w:val="none" w:sz="0" w:space="0" w:color="auto"/>
            <w:left w:val="none" w:sz="0" w:space="0" w:color="auto"/>
            <w:bottom w:val="none" w:sz="0" w:space="0" w:color="auto"/>
            <w:right w:val="none" w:sz="0" w:space="0" w:color="auto"/>
          </w:divBdr>
        </w:div>
        <w:div w:id="577373793">
          <w:marLeft w:val="0"/>
          <w:marRight w:val="0"/>
          <w:marTop w:val="0"/>
          <w:marBottom w:val="0"/>
          <w:divBdr>
            <w:top w:val="none" w:sz="0" w:space="0" w:color="auto"/>
            <w:left w:val="none" w:sz="0" w:space="0" w:color="auto"/>
            <w:bottom w:val="none" w:sz="0" w:space="0" w:color="auto"/>
            <w:right w:val="none" w:sz="0" w:space="0" w:color="auto"/>
          </w:divBdr>
        </w:div>
        <w:div w:id="1195536034">
          <w:marLeft w:val="0"/>
          <w:marRight w:val="0"/>
          <w:marTop w:val="0"/>
          <w:marBottom w:val="0"/>
          <w:divBdr>
            <w:top w:val="none" w:sz="0" w:space="0" w:color="auto"/>
            <w:left w:val="none" w:sz="0" w:space="0" w:color="auto"/>
            <w:bottom w:val="none" w:sz="0" w:space="0" w:color="auto"/>
            <w:right w:val="none" w:sz="0" w:space="0" w:color="auto"/>
          </w:divBdr>
        </w:div>
        <w:div w:id="1427574161">
          <w:marLeft w:val="0"/>
          <w:marRight w:val="0"/>
          <w:marTop w:val="0"/>
          <w:marBottom w:val="0"/>
          <w:divBdr>
            <w:top w:val="none" w:sz="0" w:space="0" w:color="auto"/>
            <w:left w:val="none" w:sz="0" w:space="0" w:color="auto"/>
            <w:bottom w:val="none" w:sz="0" w:space="0" w:color="auto"/>
            <w:right w:val="none" w:sz="0" w:space="0" w:color="auto"/>
          </w:divBdr>
        </w:div>
        <w:div w:id="2026322068">
          <w:marLeft w:val="0"/>
          <w:marRight w:val="0"/>
          <w:marTop w:val="0"/>
          <w:marBottom w:val="0"/>
          <w:divBdr>
            <w:top w:val="none" w:sz="0" w:space="0" w:color="auto"/>
            <w:left w:val="none" w:sz="0" w:space="0" w:color="auto"/>
            <w:bottom w:val="none" w:sz="0" w:space="0" w:color="auto"/>
            <w:right w:val="none" w:sz="0" w:space="0" w:color="auto"/>
          </w:divBdr>
        </w:div>
        <w:div w:id="743914273">
          <w:marLeft w:val="0"/>
          <w:marRight w:val="0"/>
          <w:marTop w:val="0"/>
          <w:marBottom w:val="0"/>
          <w:divBdr>
            <w:top w:val="none" w:sz="0" w:space="0" w:color="auto"/>
            <w:left w:val="none" w:sz="0" w:space="0" w:color="auto"/>
            <w:bottom w:val="none" w:sz="0" w:space="0" w:color="auto"/>
            <w:right w:val="none" w:sz="0" w:space="0" w:color="auto"/>
          </w:divBdr>
        </w:div>
        <w:div w:id="2071729775">
          <w:marLeft w:val="0"/>
          <w:marRight w:val="0"/>
          <w:marTop w:val="0"/>
          <w:marBottom w:val="0"/>
          <w:divBdr>
            <w:top w:val="none" w:sz="0" w:space="0" w:color="auto"/>
            <w:left w:val="none" w:sz="0" w:space="0" w:color="auto"/>
            <w:bottom w:val="none" w:sz="0" w:space="0" w:color="auto"/>
            <w:right w:val="none" w:sz="0" w:space="0" w:color="auto"/>
          </w:divBdr>
        </w:div>
        <w:div w:id="490684623">
          <w:marLeft w:val="0"/>
          <w:marRight w:val="0"/>
          <w:marTop w:val="0"/>
          <w:marBottom w:val="0"/>
          <w:divBdr>
            <w:top w:val="none" w:sz="0" w:space="0" w:color="auto"/>
            <w:left w:val="none" w:sz="0" w:space="0" w:color="auto"/>
            <w:bottom w:val="none" w:sz="0" w:space="0" w:color="auto"/>
            <w:right w:val="none" w:sz="0" w:space="0" w:color="auto"/>
          </w:divBdr>
        </w:div>
        <w:div w:id="1608927590">
          <w:marLeft w:val="0"/>
          <w:marRight w:val="0"/>
          <w:marTop w:val="0"/>
          <w:marBottom w:val="0"/>
          <w:divBdr>
            <w:top w:val="none" w:sz="0" w:space="0" w:color="auto"/>
            <w:left w:val="none" w:sz="0" w:space="0" w:color="auto"/>
            <w:bottom w:val="none" w:sz="0" w:space="0" w:color="auto"/>
            <w:right w:val="none" w:sz="0" w:space="0" w:color="auto"/>
          </w:divBdr>
        </w:div>
        <w:div w:id="1841968407">
          <w:marLeft w:val="0"/>
          <w:marRight w:val="0"/>
          <w:marTop w:val="0"/>
          <w:marBottom w:val="0"/>
          <w:divBdr>
            <w:top w:val="none" w:sz="0" w:space="0" w:color="auto"/>
            <w:left w:val="none" w:sz="0" w:space="0" w:color="auto"/>
            <w:bottom w:val="none" w:sz="0" w:space="0" w:color="auto"/>
            <w:right w:val="none" w:sz="0" w:space="0" w:color="auto"/>
          </w:divBdr>
        </w:div>
        <w:div w:id="1129124491">
          <w:marLeft w:val="0"/>
          <w:marRight w:val="0"/>
          <w:marTop w:val="0"/>
          <w:marBottom w:val="0"/>
          <w:divBdr>
            <w:top w:val="none" w:sz="0" w:space="0" w:color="auto"/>
            <w:left w:val="none" w:sz="0" w:space="0" w:color="auto"/>
            <w:bottom w:val="none" w:sz="0" w:space="0" w:color="auto"/>
            <w:right w:val="none" w:sz="0" w:space="0" w:color="auto"/>
          </w:divBdr>
        </w:div>
        <w:div w:id="1784573684">
          <w:marLeft w:val="0"/>
          <w:marRight w:val="0"/>
          <w:marTop w:val="0"/>
          <w:marBottom w:val="0"/>
          <w:divBdr>
            <w:top w:val="none" w:sz="0" w:space="0" w:color="auto"/>
            <w:left w:val="none" w:sz="0" w:space="0" w:color="auto"/>
            <w:bottom w:val="none" w:sz="0" w:space="0" w:color="auto"/>
            <w:right w:val="none" w:sz="0" w:space="0" w:color="auto"/>
          </w:divBdr>
        </w:div>
        <w:div w:id="495921642">
          <w:marLeft w:val="0"/>
          <w:marRight w:val="0"/>
          <w:marTop w:val="0"/>
          <w:marBottom w:val="0"/>
          <w:divBdr>
            <w:top w:val="none" w:sz="0" w:space="0" w:color="auto"/>
            <w:left w:val="none" w:sz="0" w:space="0" w:color="auto"/>
            <w:bottom w:val="none" w:sz="0" w:space="0" w:color="auto"/>
            <w:right w:val="none" w:sz="0" w:space="0" w:color="auto"/>
          </w:divBdr>
        </w:div>
        <w:div w:id="376439164">
          <w:marLeft w:val="0"/>
          <w:marRight w:val="0"/>
          <w:marTop w:val="0"/>
          <w:marBottom w:val="0"/>
          <w:divBdr>
            <w:top w:val="none" w:sz="0" w:space="0" w:color="auto"/>
            <w:left w:val="none" w:sz="0" w:space="0" w:color="auto"/>
            <w:bottom w:val="none" w:sz="0" w:space="0" w:color="auto"/>
            <w:right w:val="none" w:sz="0" w:space="0" w:color="auto"/>
          </w:divBdr>
        </w:div>
        <w:div w:id="1797025410">
          <w:marLeft w:val="0"/>
          <w:marRight w:val="0"/>
          <w:marTop w:val="0"/>
          <w:marBottom w:val="0"/>
          <w:divBdr>
            <w:top w:val="none" w:sz="0" w:space="0" w:color="auto"/>
            <w:left w:val="none" w:sz="0" w:space="0" w:color="auto"/>
            <w:bottom w:val="none" w:sz="0" w:space="0" w:color="auto"/>
            <w:right w:val="none" w:sz="0" w:space="0" w:color="auto"/>
          </w:divBdr>
        </w:div>
        <w:div w:id="135731492">
          <w:marLeft w:val="0"/>
          <w:marRight w:val="0"/>
          <w:marTop w:val="0"/>
          <w:marBottom w:val="0"/>
          <w:divBdr>
            <w:top w:val="none" w:sz="0" w:space="0" w:color="auto"/>
            <w:left w:val="none" w:sz="0" w:space="0" w:color="auto"/>
            <w:bottom w:val="none" w:sz="0" w:space="0" w:color="auto"/>
            <w:right w:val="none" w:sz="0" w:space="0" w:color="auto"/>
          </w:divBdr>
        </w:div>
        <w:div w:id="2033719642">
          <w:marLeft w:val="0"/>
          <w:marRight w:val="0"/>
          <w:marTop w:val="0"/>
          <w:marBottom w:val="0"/>
          <w:divBdr>
            <w:top w:val="none" w:sz="0" w:space="0" w:color="auto"/>
            <w:left w:val="none" w:sz="0" w:space="0" w:color="auto"/>
            <w:bottom w:val="none" w:sz="0" w:space="0" w:color="auto"/>
            <w:right w:val="none" w:sz="0" w:space="0" w:color="auto"/>
          </w:divBdr>
        </w:div>
        <w:div w:id="307782840">
          <w:marLeft w:val="0"/>
          <w:marRight w:val="0"/>
          <w:marTop w:val="0"/>
          <w:marBottom w:val="0"/>
          <w:divBdr>
            <w:top w:val="none" w:sz="0" w:space="0" w:color="auto"/>
            <w:left w:val="none" w:sz="0" w:space="0" w:color="auto"/>
            <w:bottom w:val="none" w:sz="0" w:space="0" w:color="auto"/>
            <w:right w:val="none" w:sz="0" w:space="0" w:color="auto"/>
          </w:divBdr>
        </w:div>
        <w:div w:id="455761555">
          <w:marLeft w:val="0"/>
          <w:marRight w:val="0"/>
          <w:marTop w:val="0"/>
          <w:marBottom w:val="0"/>
          <w:divBdr>
            <w:top w:val="none" w:sz="0" w:space="0" w:color="auto"/>
            <w:left w:val="none" w:sz="0" w:space="0" w:color="auto"/>
            <w:bottom w:val="none" w:sz="0" w:space="0" w:color="auto"/>
            <w:right w:val="none" w:sz="0" w:space="0" w:color="auto"/>
          </w:divBdr>
        </w:div>
        <w:div w:id="1082096978">
          <w:marLeft w:val="0"/>
          <w:marRight w:val="0"/>
          <w:marTop w:val="0"/>
          <w:marBottom w:val="0"/>
          <w:divBdr>
            <w:top w:val="none" w:sz="0" w:space="0" w:color="auto"/>
            <w:left w:val="none" w:sz="0" w:space="0" w:color="auto"/>
            <w:bottom w:val="none" w:sz="0" w:space="0" w:color="auto"/>
            <w:right w:val="none" w:sz="0" w:space="0" w:color="auto"/>
          </w:divBdr>
        </w:div>
        <w:div w:id="1653101998">
          <w:marLeft w:val="0"/>
          <w:marRight w:val="0"/>
          <w:marTop w:val="0"/>
          <w:marBottom w:val="0"/>
          <w:divBdr>
            <w:top w:val="none" w:sz="0" w:space="0" w:color="auto"/>
            <w:left w:val="none" w:sz="0" w:space="0" w:color="auto"/>
            <w:bottom w:val="none" w:sz="0" w:space="0" w:color="auto"/>
            <w:right w:val="none" w:sz="0" w:space="0" w:color="auto"/>
          </w:divBdr>
        </w:div>
        <w:div w:id="366414467">
          <w:marLeft w:val="0"/>
          <w:marRight w:val="0"/>
          <w:marTop w:val="0"/>
          <w:marBottom w:val="0"/>
          <w:divBdr>
            <w:top w:val="none" w:sz="0" w:space="0" w:color="auto"/>
            <w:left w:val="none" w:sz="0" w:space="0" w:color="auto"/>
            <w:bottom w:val="none" w:sz="0" w:space="0" w:color="auto"/>
            <w:right w:val="none" w:sz="0" w:space="0" w:color="auto"/>
          </w:divBdr>
        </w:div>
        <w:div w:id="1044603634">
          <w:marLeft w:val="0"/>
          <w:marRight w:val="0"/>
          <w:marTop w:val="0"/>
          <w:marBottom w:val="0"/>
          <w:divBdr>
            <w:top w:val="none" w:sz="0" w:space="0" w:color="auto"/>
            <w:left w:val="none" w:sz="0" w:space="0" w:color="auto"/>
            <w:bottom w:val="none" w:sz="0" w:space="0" w:color="auto"/>
            <w:right w:val="none" w:sz="0" w:space="0" w:color="auto"/>
          </w:divBdr>
        </w:div>
        <w:div w:id="373382641">
          <w:marLeft w:val="0"/>
          <w:marRight w:val="0"/>
          <w:marTop w:val="0"/>
          <w:marBottom w:val="0"/>
          <w:divBdr>
            <w:top w:val="none" w:sz="0" w:space="0" w:color="auto"/>
            <w:left w:val="none" w:sz="0" w:space="0" w:color="auto"/>
            <w:bottom w:val="none" w:sz="0" w:space="0" w:color="auto"/>
            <w:right w:val="none" w:sz="0" w:space="0" w:color="auto"/>
          </w:divBdr>
        </w:div>
        <w:div w:id="282729448">
          <w:marLeft w:val="0"/>
          <w:marRight w:val="0"/>
          <w:marTop w:val="0"/>
          <w:marBottom w:val="0"/>
          <w:divBdr>
            <w:top w:val="none" w:sz="0" w:space="0" w:color="auto"/>
            <w:left w:val="none" w:sz="0" w:space="0" w:color="auto"/>
            <w:bottom w:val="none" w:sz="0" w:space="0" w:color="auto"/>
            <w:right w:val="none" w:sz="0" w:space="0" w:color="auto"/>
          </w:divBdr>
        </w:div>
        <w:div w:id="421730542">
          <w:marLeft w:val="0"/>
          <w:marRight w:val="0"/>
          <w:marTop w:val="0"/>
          <w:marBottom w:val="0"/>
          <w:divBdr>
            <w:top w:val="none" w:sz="0" w:space="0" w:color="auto"/>
            <w:left w:val="none" w:sz="0" w:space="0" w:color="auto"/>
            <w:bottom w:val="none" w:sz="0" w:space="0" w:color="auto"/>
            <w:right w:val="none" w:sz="0" w:space="0" w:color="auto"/>
          </w:divBdr>
        </w:div>
        <w:div w:id="17122258">
          <w:marLeft w:val="0"/>
          <w:marRight w:val="0"/>
          <w:marTop w:val="0"/>
          <w:marBottom w:val="0"/>
          <w:divBdr>
            <w:top w:val="none" w:sz="0" w:space="0" w:color="auto"/>
            <w:left w:val="none" w:sz="0" w:space="0" w:color="auto"/>
            <w:bottom w:val="none" w:sz="0" w:space="0" w:color="auto"/>
            <w:right w:val="none" w:sz="0" w:space="0" w:color="auto"/>
          </w:divBdr>
        </w:div>
        <w:div w:id="1788113751">
          <w:marLeft w:val="0"/>
          <w:marRight w:val="0"/>
          <w:marTop w:val="0"/>
          <w:marBottom w:val="0"/>
          <w:divBdr>
            <w:top w:val="none" w:sz="0" w:space="0" w:color="auto"/>
            <w:left w:val="none" w:sz="0" w:space="0" w:color="auto"/>
            <w:bottom w:val="none" w:sz="0" w:space="0" w:color="auto"/>
            <w:right w:val="none" w:sz="0" w:space="0" w:color="auto"/>
          </w:divBdr>
        </w:div>
        <w:div w:id="1917935766">
          <w:marLeft w:val="0"/>
          <w:marRight w:val="0"/>
          <w:marTop w:val="0"/>
          <w:marBottom w:val="0"/>
          <w:divBdr>
            <w:top w:val="none" w:sz="0" w:space="0" w:color="auto"/>
            <w:left w:val="none" w:sz="0" w:space="0" w:color="auto"/>
            <w:bottom w:val="none" w:sz="0" w:space="0" w:color="auto"/>
            <w:right w:val="none" w:sz="0" w:space="0" w:color="auto"/>
          </w:divBdr>
        </w:div>
        <w:div w:id="1982733461">
          <w:marLeft w:val="0"/>
          <w:marRight w:val="0"/>
          <w:marTop w:val="0"/>
          <w:marBottom w:val="0"/>
          <w:divBdr>
            <w:top w:val="none" w:sz="0" w:space="0" w:color="auto"/>
            <w:left w:val="none" w:sz="0" w:space="0" w:color="auto"/>
            <w:bottom w:val="none" w:sz="0" w:space="0" w:color="auto"/>
            <w:right w:val="none" w:sz="0" w:space="0" w:color="auto"/>
          </w:divBdr>
        </w:div>
        <w:div w:id="584194787">
          <w:marLeft w:val="0"/>
          <w:marRight w:val="0"/>
          <w:marTop w:val="0"/>
          <w:marBottom w:val="0"/>
          <w:divBdr>
            <w:top w:val="none" w:sz="0" w:space="0" w:color="auto"/>
            <w:left w:val="none" w:sz="0" w:space="0" w:color="auto"/>
            <w:bottom w:val="none" w:sz="0" w:space="0" w:color="auto"/>
            <w:right w:val="none" w:sz="0" w:space="0" w:color="auto"/>
          </w:divBdr>
        </w:div>
        <w:div w:id="304701720">
          <w:marLeft w:val="0"/>
          <w:marRight w:val="0"/>
          <w:marTop w:val="0"/>
          <w:marBottom w:val="0"/>
          <w:divBdr>
            <w:top w:val="none" w:sz="0" w:space="0" w:color="auto"/>
            <w:left w:val="none" w:sz="0" w:space="0" w:color="auto"/>
            <w:bottom w:val="none" w:sz="0" w:space="0" w:color="auto"/>
            <w:right w:val="none" w:sz="0" w:space="0" w:color="auto"/>
          </w:divBdr>
        </w:div>
        <w:div w:id="1912615546">
          <w:marLeft w:val="0"/>
          <w:marRight w:val="0"/>
          <w:marTop w:val="0"/>
          <w:marBottom w:val="0"/>
          <w:divBdr>
            <w:top w:val="none" w:sz="0" w:space="0" w:color="auto"/>
            <w:left w:val="none" w:sz="0" w:space="0" w:color="auto"/>
            <w:bottom w:val="none" w:sz="0" w:space="0" w:color="auto"/>
            <w:right w:val="none" w:sz="0" w:space="0" w:color="auto"/>
          </w:divBdr>
        </w:div>
        <w:div w:id="147482835">
          <w:marLeft w:val="0"/>
          <w:marRight w:val="0"/>
          <w:marTop w:val="0"/>
          <w:marBottom w:val="0"/>
          <w:divBdr>
            <w:top w:val="none" w:sz="0" w:space="0" w:color="auto"/>
            <w:left w:val="none" w:sz="0" w:space="0" w:color="auto"/>
            <w:bottom w:val="none" w:sz="0" w:space="0" w:color="auto"/>
            <w:right w:val="none" w:sz="0" w:space="0" w:color="auto"/>
          </w:divBdr>
        </w:div>
        <w:div w:id="349137656">
          <w:marLeft w:val="0"/>
          <w:marRight w:val="0"/>
          <w:marTop w:val="0"/>
          <w:marBottom w:val="0"/>
          <w:divBdr>
            <w:top w:val="none" w:sz="0" w:space="0" w:color="auto"/>
            <w:left w:val="none" w:sz="0" w:space="0" w:color="auto"/>
            <w:bottom w:val="none" w:sz="0" w:space="0" w:color="auto"/>
            <w:right w:val="none" w:sz="0" w:space="0" w:color="auto"/>
          </w:divBdr>
        </w:div>
        <w:div w:id="1172645569">
          <w:marLeft w:val="0"/>
          <w:marRight w:val="0"/>
          <w:marTop w:val="0"/>
          <w:marBottom w:val="0"/>
          <w:divBdr>
            <w:top w:val="none" w:sz="0" w:space="0" w:color="auto"/>
            <w:left w:val="none" w:sz="0" w:space="0" w:color="auto"/>
            <w:bottom w:val="none" w:sz="0" w:space="0" w:color="auto"/>
            <w:right w:val="none" w:sz="0" w:space="0" w:color="auto"/>
          </w:divBdr>
        </w:div>
        <w:div w:id="987326304">
          <w:marLeft w:val="0"/>
          <w:marRight w:val="0"/>
          <w:marTop w:val="0"/>
          <w:marBottom w:val="0"/>
          <w:divBdr>
            <w:top w:val="none" w:sz="0" w:space="0" w:color="auto"/>
            <w:left w:val="none" w:sz="0" w:space="0" w:color="auto"/>
            <w:bottom w:val="none" w:sz="0" w:space="0" w:color="auto"/>
            <w:right w:val="none" w:sz="0" w:space="0" w:color="auto"/>
          </w:divBdr>
        </w:div>
        <w:div w:id="6519720">
          <w:marLeft w:val="0"/>
          <w:marRight w:val="0"/>
          <w:marTop w:val="0"/>
          <w:marBottom w:val="0"/>
          <w:divBdr>
            <w:top w:val="none" w:sz="0" w:space="0" w:color="auto"/>
            <w:left w:val="none" w:sz="0" w:space="0" w:color="auto"/>
            <w:bottom w:val="none" w:sz="0" w:space="0" w:color="auto"/>
            <w:right w:val="none" w:sz="0" w:space="0" w:color="auto"/>
          </w:divBdr>
        </w:div>
        <w:div w:id="449666624">
          <w:marLeft w:val="0"/>
          <w:marRight w:val="0"/>
          <w:marTop w:val="0"/>
          <w:marBottom w:val="0"/>
          <w:divBdr>
            <w:top w:val="none" w:sz="0" w:space="0" w:color="auto"/>
            <w:left w:val="none" w:sz="0" w:space="0" w:color="auto"/>
            <w:bottom w:val="none" w:sz="0" w:space="0" w:color="auto"/>
            <w:right w:val="none" w:sz="0" w:space="0" w:color="auto"/>
          </w:divBdr>
        </w:div>
        <w:div w:id="1436633576">
          <w:marLeft w:val="0"/>
          <w:marRight w:val="0"/>
          <w:marTop w:val="0"/>
          <w:marBottom w:val="0"/>
          <w:divBdr>
            <w:top w:val="none" w:sz="0" w:space="0" w:color="auto"/>
            <w:left w:val="none" w:sz="0" w:space="0" w:color="auto"/>
            <w:bottom w:val="none" w:sz="0" w:space="0" w:color="auto"/>
            <w:right w:val="none" w:sz="0" w:space="0" w:color="auto"/>
          </w:divBdr>
        </w:div>
        <w:div w:id="1540121586">
          <w:marLeft w:val="0"/>
          <w:marRight w:val="0"/>
          <w:marTop w:val="0"/>
          <w:marBottom w:val="0"/>
          <w:divBdr>
            <w:top w:val="none" w:sz="0" w:space="0" w:color="auto"/>
            <w:left w:val="none" w:sz="0" w:space="0" w:color="auto"/>
            <w:bottom w:val="none" w:sz="0" w:space="0" w:color="auto"/>
            <w:right w:val="none" w:sz="0" w:space="0" w:color="auto"/>
          </w:divBdr>
        </w:div>
        <w:div w:id="1762482386">
          <w:marLeft w:val="0"/>
          <w:marRight w:val="0"/>
          <w:marTop w:val="0"/>
          <w:marBottom w:val="0"/>
          <w:divBdr>
            <w:top w:val="none" w:sz="0" w:space="0" w:color="auto"/>
            <w:left w:val="none" w:sz="0" w:space="0" w:color="auto"/>
            <w:bottom w:val="none" w:sz="0" w:space="0" w:color="auto"/>
            <w:right w:val="none" w:sz="0" w:space="0" w:color="auto"/>
          </w:divBdr>
        </w:div>
        <w:div w:id="69861462">
          <w:marLeft w:val="0"/>
          <w:marRight w:val="0"/>
          <w:marTop w:val="0"/>
          <w:marBottom w:val="0"/>
          <w:divBdr>
            <w:top w:val="none" w:sz="0" w:space="0" w:color="auto"/>
            <w:left w:val="none" w:sz="0" w:space="0" w:color="auto"/>
            <w:bottom w:val="none" w:sz="0" w:space="0" w:color="auto"/>
            <w:right w:val="none" w:sz="0" w:space="0" w:color="auto"/>
          </w:divBdr>
        </w:div>
        <w:div w:id="1752267179">
          <w:marLeft w:val="0"/>
          <w:marRight w:val="0"/>
          <w:marTop w:val="0"/>
          <w:marBottom w:val="0"/>
          <w:divBdr>
            <w:top w:val="none" w:sz="0" w:space="0" w:color="auto"/>
            <w:left w:val="none" w:sz="0" w:space="0" w:color="auto"/>
            <w:bottom w:val="none" w:sz="0" w:space="0" w:color="auto"/>
            <w:right w:val="none" w:sz="0" w:space="0" w:color="auto"/>
          </w:divBdr>
        </w:div>
        <w:div w:id="1242905469">
          <w:marLeft w:val="0"/>
          <w:marRight w:val="0"/>
          <w:marTop w:val="0"/>
          <w:marBottom w:val="0"/>
          <w:divBdr>
            <w:top w:val="none" w:sz="0" w:space="0" w:color="auto"/>
            <w:left w:val="none" w:sz="0" w:space="0" w:color="auto"/>
            <w:bottom w:val="none" w:sz="0" w:space="0" w:color="auto"/>
            <w:right w:val="none" w:sz="0" w:space="0" w:color="auto"/>
          </w:divBdr>
        </w:div>
        <w:div w:id="1387215439">
          <w:marLeft w:val="0"/>
          <w:marRight w:val="0"/>
          <w:marTop w:val="0"/>
          <w:marBottom w:val="0"/>
          <w:divBdr>
            <w:top w:val="none" w:sz="0" w:space="0" w:color="auto"/>
            <w:left w:val="none" w:sz="0" w:space="0" w:color="auto"/>
            <w:bottom w:val="none" w:sz="0" w:space="0" w:color="auto"/>
            <w:right w:val="none" w:sz="0" w:space="0" w:color="auto"/>
          </w:divBdr>
        </w:div>
        <w:div w:id="61759882">
          <w:marLeft w:val="0"/>
          <w:marRight w:val="0"/>
          <w:marTop w:val="0"/>
          <w:marBottom w:val="0"/>
          <w:divBdr>
            <w:top w:val="none" w:sz="0" w:space="0" w:color="auto"/>
            <w:left w:val="none" w:sz="0" w:space="0" w:color="auto"/>
            <w:bottom w:val="none" w:sz="0" w:space="0" w:color="auto"/>
            <w:right w:val="none" w:sz="0" w:space="0" w:color="auto"/>
          </w:divBdr>
        </w:div>
        <w:div w:id="286203951">
          <w:marLeft w:val="0"/>
          <w:marRight w:val="0"/>
          <w:marTop w:val="0"/>
          <w:marBottom w:val="0"/>
          <w:divBdr>
            <w:top w:val="none" w:sz="0" w:space="0" w:color="auto"/>
            <w:left w:val="none" w:sz="0" w:space="0" w:color="auto"/>
            <w:bottom w:val="none" w:sz="0" w:space="0" w:color="auto"/>
            <w:right w:val="none" w:sz="0" w:space="0" w:color="auto"/>
          </w:divBdr>
        </w:div>
        <w:div w:id="1148398681">
          <w:marLeft w:val="0"/>
          <w:marRight w:val="0"/>
          <w:marTop w:val="0"/>
          <w:marBottom w:val="0"/>
          <w:divBdr>
            <w:top w:val="none" w:sz="0" w:space="0" w:color="auto"/>
            <w:left w:val="none" w:sz="0" w:space="0" w:color="auto"/>
            <w:bottom w:val="none" w:sz="0" w:space="0" w:color="auto"/>
            <w:right w:val="none" w:sz="0" w:space="0" w:color="auto"/>
          </w:divBdr>
        </w:div>
        <w:div w:id="1791168022">
          <w:marLeft w:val="0"/>
          <w:marRight w:val="0"/>
          <w:marTop w:val="0"/>
          <w:marBottom w:val="0"/>
          <w:divBdr>
            <w:top w:val="none" w:sz="0" w:space="0" w:color="auto"/>
            <w:left w:val="none" w:sz="0" w:space="0" w:color="auto"/>
            <w:bottom w:val="none" w:sz="0" w:space="0" w:color="auto"/>
            <w:right w:val="none" w:sz="0" w:space="0" w:color="auto"/>
          </w:divBdr>
        </w:div>
        <w:div w:id="1681152279">
          <w:marLeft w:val="0"/>
          <w:marRight w:val="0"/>
          <w:marTop w:val="0"/>
          <w:marBottom w:val="0"/>
          <w:divBdr>
            <w:top w:val="none" w:sz="0" w:space="0" w:color="auto"/>
            <w:left w:val="none" w:sz="0" w:space="0" w:color="auto"/>
            <w:bottom w:val="none" w:sz="0" w:space="0" w:color="auto"/>
            <w:right w:val="none" w:sz="0" w:space="0" w:color="auto"/>
          </w:divBdr>
        </w:div>
        <w:div w:id="2014919675">
          <w:marLeft w:val="0"/>
          <w:marRight w:val="0"/>
          <w:marTop w:val="0"/>
          <w:marBottom w:val="0"/>
          <w:divBdr>
            <w:top w:val="none" w:sz="0" w:space="0" w:color="auto"/>
            <w:left w:val="none" w:sz="0" w:space="0" w:color="auto"/>
            <w:bottom w:val="none" w:sz="0" w:space="0" w:color="auto"/>
            <w:right w:val="none" w:sz="0" w:space="0" w:color="auto"/>
          </w:divBdr>
        </w:div>
        <w:div w:id="875971886">
          <w:marLeft w:val="0"/>
          <w:marRight w:val="0"/>
          <w:marTop w:val="0"/>
          <w:marBottom w:val="0"/>
          <w:divBdr>
            <w:top w:val="none" w:sz="0" w:space="0" w:color="auto"/>
            <w:left w:val="none" w:sz="0" w:space="0" w:color="auto"/>
            <w:bottom w:val="none" w:sz="0" w:space="0" w:color="auto"/>
            <w:right w:val="none" w:sz="0" w:space="0" w:color="auto"/>
          </w:divBdr>
        </w:div>
        <w:div w:id="290064063">
          <w:marLeft w:val="0"/>
          <w:marRight w:val="0"/>
          <w:marTop w:val="0"/>
          <w:marBottom w:val="0"/>
          <w:divBdr>
            <w:top w:val="none" w:sz="0" w:space="0" w:color="auto"/>
            <w:left w:val="none" w:sz="0" w:space="0" w:color="auto"/>
            <w:bottom w:val="none" w:sz="0" w:space="0" w:color="auto"/>
            <w:right w:val="none" w:sz="0" w:space="0" w:color="auto"/>
          </w:divBdr>
        </w:div>
        <w:div w:id="1631323278">
          <w:marLeft w:val="0"/>
          <w:marRight w:val="0"/>
          <w:marTop w:val="0"/>
          <w:marBottom w:val="0"/>
          <w:divBdr>
            <w:top w:val="none" w:sz="0" w:space="0" w:color="auto"/>
            <w:left w:val="none" w:sz="0" w:space="0" w:color="auto"/>
            <w:bottom w:val="none" w:sz="0" w:space="0" w:color="auto"/>
            <w:right w:val="none" w:sz="0" w:space="0" w:color="auto"/>
          </w:divBdr>
        </w:div>
        <w:div w:id="1451436866">
          <w:marLeft w:val="0"/>
          <w:marRight w:val="0"/>
          <w:marTop w:val="0"/>
          <w:marBottom w:val="0"/>
          <w:divBdr>
            <w:top w:val="none" w:sz="0" w:space="0" w:color="auto"/>
            <w:left w:val="none" w:sz="0" w:space="0" w:color="auto"/>
            <w:bottom w:val="none" w:sz="0" w:space="0" w:color="auto"/>
            <w:right w:val="none" w:sz="0" w:space="0" w:color="auto"/>
          </w:divBdr>
        </w:div>
        <w:div w:id="605040848">
          <w:marLeft w:val="0"/>
          <w:marRight w:val="0"/>
          <w:marTop w:val="0"/>
          <w:marBottom w:val="0"/>
          <w:divBdr>
            <w:top w:val="none" w:sz="0" w:space="0" w:color="auto"/>
            <w:left w:val="none" w:sz="0" w:space="0" w:color="auto"/>
            <w:bottom w:val="none" w:sz="0" w:space="0" w:color="auto"/>
            <w:right w:val="none" w:sz="0" w:space="0" w:color="auto"/>
          </w:divBdr>
        </w:div>
        <w:div w:id="879322374">
          <w:marLeft w:val="0"/>
          <w:marRight w:val="0"/>
          <w:marTop w:val="0"/>
          <w:marBottom w:val="0"/>
          <w:divBdr>
            <w:top w:val="none" w:sz="0" w:space="0" w:color="auto"/>
            <w:left w:val="none" w:sz="0" w:space="0" w:color="auto"/>
            <w:bottom w:val="none" w:sz="0" w:space="0" w:color="auto"/>
            <w:right w:val="none" w:sz="0" w:space="0" w:color="auto"/>
          </w:divBdr>
        </w:div>
        <w:div w:id="966471355">
          <w:marLeft w:val="0"/>
          <w:marRight w:val="0"/>
          <w:marTop w:val="0"/>
          <w:marBottom w:val="0"/>
          <w:divBdr>
            <w:top w:val="none" w:sz="0" w:space="0" w:color="auto"/>
            <w:left w:val="none" w:sz="0" w:space="0" w:color="auto"/>
            <w:bottom w:val="none" w:sz="0" w:space="0" w:color="auto"/>
            <w:right w:val="none" w:sz="0" w:space="0" w:color="auto"/>
          </w:divBdr>
        </w:div>
        <w:div w:id="1489785294">
          <w:marLeft w:val="0"/>
          <w:marRight w:val="0"/>
          <w:marTop w:val="0"/>
          <w:marBottom w:val="0"/>
          <w:divBdr>
            <w:top w:val="none" w:sz="0" w:space="0" w:color="auto"/>
            <w:left w:val="none" w:sz="0" w:space="0" w:color="auto"/>
            <w:bottom w:val="none" w:sz="0" w:space="0" w:color="auto"/>
            <w:right w:val="none" w:sz="0" w:space="0" w:color="auto"/>
          </w:divBdr>
        </w:div>
        <w:div w:id="1882159457">
          <w:marLeft w:val="0"/>
          <w:marRight w:val="0"/>
          <w:marTop w:val="0"/>
          <w:marBottom w:val="0"/>
          <w:divBdr>
            <w:top w:val="none" w:sz="0" w:space="0" w:color="auto"/>
            <w:left w:val="none" w:sz="0" w:space="0" w:color="auto"/>
            <w:bottom w:val="none" w:sz="0" w:space="0" w:color="auto"/>
            <w:right w:val="none" w:sz="0" w:space="0" w:color="auto"/>
          </w:divBdr>
        </w:div>
        <w:div w:id="686755281">
          <w:marLeft w:val="0"/>
          <w:marRight w:val="0"/>
          <w:marTop w:val="0"/>
          <w:marBottom w:val="0"/>
          <w:divBdr>
            <w:top w:val="none" w:sz="0" w:space="0" w:color="auto"/>
            <w:left w:val="none" w:sz="0" w:space="0" w:color="auto"/>
            <w:bottom w:val="none" w:sz="0" w:space="0" w:color="auto"/>
            <w:right w:val="none" w:sz="0" w:space="0" w:color="auto"/>
          </w:divBdr>
        </w:div>
        <w:div w:id="530805772">
          <w:marLeft w:val="0"/>
          <w:marRight w:val="0"/>
          <w:marTop w:val="0"/>
          <w:marBottom w:val="0"/>
          <w:divBdr>
            <w:top w:val="none" w:sz="0" w:space="0" w:color="auto"/>
            <w:left w:val="none" w:sz="0" w:space="0" w:color="auto"/>
            <w:bottom w:val="none" w:sz="0" w:space="0" w:color="auto"/>
            <w:right w:val="none" w:sz="0" w:space="0" w:color="auto"/>
          </w:divBdr>
        </w:div>
        <w:div w:id="315889080">
          <w:marLeft w:val="0"/>
          <w:marRight w:val="0"/>
          <w:marTop w:val="0"/>
          <w:marBottom w:val="0"/>
          <w:divBdr>
            <w:top w:val="none" w:sz="0" w:space="0" w:color="auto"/>
            <w:left w:val="none" w:sz="0" w:space="0" w:color="auto"/>
            <w:bottom w:val="none" w:sz="0" w:space="0" w:color="auto"/>
            <w:right w:val="none" w:sz="0" w:space="0" w:color="auto"/>
          </w:divBdr>
        </w:div>
        <w:div w:id="1232734546">
          <w:marLeft w:val="0"/>
          <w:marRight w:val="0"/>
          <w:marTop w:val="0"/>
          <w:marBottom w:val="0"/>
          <w:divBdr>
            <w:top w:val="none" w:sz="0" w:space="0" w:color="auto"/>
            <w:left w:val="none" w:sz="0" w:space="0" w:color="auto"/>
            <w:bottom w:val="none" w:sz="0" w:space="0" w:color="auto"/>
            <w:right w:val="none" w:sz="0" w:space="0" w:color="auto"/>
          </w:divBdr>
        </w:div>
        <w:div w:id="515928233">
          <w:marLeft w:val="0"/>
          <w:marRight w:val="0"/>
          <w:marTop w:val="0"/>
          <w:marBottom w:val="0"/>
          <w:divBdr>
            <w:top w:val="none" w:sz="0" w:space="0" w:color="auto"/>
            <w:left w:val="none" w:sz="0" w:space="0" w:color="auto"/>
            <w:bottom w:val="none" w:sz="0" w:space="0" w:color="auto"/>
            <w:right w:val="none" w:sz="0" w:space="0" w:color="auto"/>
          </w:divBdr>
        </w:div>
        <w:div w:id="642855568">
          <w:marLeft w:val="0"/>
          <w:marRight w:val="0"/>
          <w:marTop w:val="0"/>
          <w:marBottom w:val="0"/>
          <w:divBdr>
            <w:top w:val="none" w:sz="0" w:space="0" w:color="auto"/>
            <w:left w:val="none" w:sz="0" w:space="0" w:color="auto"/>
            <w:bottom w:val="none" w:sz="0" w:space="0" w:color="auto"/>
            <w:right w:val="none" w:sz="0" w:space="0" w:color="auto"/>
          </w:divBdr>
        </w:div>
        <w:div w:id="1591770865">
          <w:marLeft w:val="0"/>
          <w:marRight w:val="0"/>
          <w:marTop w:val="0"/>
          <w:marBottom w:val="0"/>
          <w:divBdr>
            <w:top w:val="none" w:sz="0" w:space="0" w:color="auto"/>
            <w:left w:val="none" w:sz="0" w:space="0" w:color="auto"/>
            <w:bottom w:val="none" w:sz="0" w:space="0" w:color="auto"/>
            <w:right w:val="none" w:sz="0" w:space="0" w:color="auto"/>
          </w:divBdr>
        </w:div>
        <w:div w:id="44499358">
          <w:marLeft w:val="0"/>
          <w:marRight w:val="0"/>
          <w:marTop w:val="0"/>
          <w:marBottom w:val="0"/>
          <w:divBdr>
            <w:top w:val="none" w:sz="0" w:space="0" w:color="auto"/>
            <w:left w:val="none" w:sz="0" w:space="0" w:color="auto"/>
            <w:bottom w:val="none" w:sz="0" w:space="0" w:color="auto"/>
            <w:right w:val="none" w:sz="0" w:space="0" w:color="auto"/>
          </w:divBdr>
        </w:div>
        <w:div w:id="419563751">
          <w:marLeft w:val="0"/>
          <w:marRight w:val="0"/>
          <w:marTop w:val="0"/>
          <w:marBottom w:val="0"/>
          <w:divBdr>
            <w:top w:val="none" w:sz="0" w:space="0" w:color="auto"/>
            <w:left w:val="none" w:sz="0" w:space="0" w:color="auto"/>
            <w:bottom w:val="none" w:sz="0" w:space="0" w:color="auto"/>
            <w:right w:val="none" w:sz="0" w:space="0" w:color="auto"/>
          </w:divBdr>
        </w:div>
        <w:div w:id="441993566">
          <w:marLeft w:val="0"/>
          <w:marRight w:val="0"/>
          <w:marTop w:val="0"/>
          <w:marBottom w:val="0"/>
          <w:divBdr>
            <w:top w:val="none" w:sz="0" w:space="0" w:color="auto"/>
            <w:left w:val="none" w:sz="0" w:space="0" w:color="auto"/>
            <w:bottom w:val="none" w:sz="0" w:space="0" w:color="auto"/>
            <w:right w:val="none" w:sz="0" w:space="0" w:color="auto"/>
          </w:divBdr>
        </w:div>
        <w:div w:id="749499302">
          <w:marLeft w:val="0"/>
          <w:marRight w:val="0"/>
          <w:marTop w:val="0"/>
          <w:marBottom w:val="0"/>
          <w:divBdr>
            <w:top w:val="none" w:sz="0" w:space="0" w:color="auto"/>
            <w:left w:val="none" w:sz="0" w:space="0" w:color="auto"/>
            <w:bottom w:val="none" w:sz="0" w:space="0" w:color="auto"/>
            <w:right w:val="none" w:sz="0" w:space="0" w:color="auto"/>
          </w:divBdr>
        </w:div>
        <w:div w:id="1580947145">
          <w:marLeft w:val="0"/>
          <w:marRight w:val="0"/>
          <w:marTop w:val="0"/>
          <w:marBottom w:val="0"/>
          <w:divBdr>
            <w:top w:val="none" w:sz="0" w:space="0" w:color="auto"/>
            <w:left w:val="none" w:sz="0" w:space="0" w:color="auto"/>
            <w:bottom w:val="none" w:sz="0" w:space="0" w:color="auto"/>
            <w:right w:val="none" w:sz="0" w:space="0" w:color="auto"/>
          </w:divBdr>
        </w:div>
        <w:div w:id="97069963">
          <w:marLeft w:val="0"/>
          <w:marRight w:val="0"/>
          <w:marTop w:val="0"/>
          <w:marBottom w:val="0"/>
          <w:divBdr>
            <w:top w:val="none" w:sz="0" w:space="0" w:color="auto"/>
            <w:left w:val="none" w:sz="0" w:space="0" w:color="auto"/>
            <w:bottom w:val="none" w:sz="0" w:space="0" w:color="auto"/>
            <w:right w:val="none" w:sz="0" w:space="0" w:color="auto"/>
          </w:divBdr>
        </w:div>
        <w:div w:id="2106611897">
          <w:marLeft w:val="0"/>
          <w:marRight w:val="0"/>
          <w:marTop w:val="0"/>
          <w:marBottom w:val="0"/>
          <w:divBdr>
            <w:top w:val="none" w:sz="0" w:space="0" w:color="auto"/>
            <w:left w:val="none" w:sz="0" w:space="0" w:color="auto"/>
            <w:bottom w:val="none" w:sz="0" w:space="0" w:color="auto"/>
            <w:right w:val="none" w:sz="0" w:space="0" w:color="auto"/>
          </w:divBdr>
        </w:div>
        <w:div w:id="1581719664">
          <w:marLeft w:val="0"/>
          <w:marRight w:val="0"/>
          <w:marTop w:val="0"/>
          <w:marBottom w:val="0"/>
          <w:divBdr>
            <w:top w:val="none" w:sz="0" w:space="0" w:color="auto"/>
            <w:left w:val="none" w:sz="0" w:space="0" w:color="auto"/>
            <w:bottom w:val="none" w:sz="0" w:space="0" w:color="auto"/>
            <w:right w:val="none" w:sz="0" w:space="0" w:color="auto"/>
          </w:divBdr>
        </w:div>
        <w:div w:id="1994722960">
          <w:marLeft w:val="0"/>
          <w:marRight w:val="0"/>
          <w:marTop w:val="0"/>
          <w:marBottom w:val="0"/>
          <w:divBdr>
            <w:top w:val="none" w:sz="0" w:space="0" w:color="auto"/>
            <w:left w:val="none" w:sz="0" w:space="0" w:color="auto"/>
            <w:bottom w:val="none" w:sz="0" w:space="0" w:color="auto"/>
            <w:right w:val="none" w:sz="0" w:space="0" w:color="auto"/>
          </w:divBdr>
        </w:div>
        <w:div w:id="1235581957">
          <w:marLeft w:val="0"/>
          <w:marRight w:val="0"/>
          <w:marTop w:val="0"/>
          <w:marBottom w:val="0"/>
          <w:divBdr>
            <w:top w:val="none" w:sz="0" w:space="0" w:color="auto"/>
            <w:left w:val="none" w:sz="0" w:space="0" w:color="auto"/>
            <w:bottom w:val="none" w:sz="0" w:space="0" w:color="auto"/>
            <w:right w:val="none" w:sz="0" w:space="0" w:color="auto"/>
          </w:divBdr>
        </w:div>
        <w:div w:id="2138328991">
          <w:marLeft w:val="0"/>
          <w:marRight w:val="0"/>
          <w:marTop w:val="0"/>
          <w:marBottom w:val="0"/>
          <w:divBdr>
            <w:top w:val="none" w:sz="0" w:space="0" w:color="auto"/>
            <w:left w:val="none" w:sz="0" w:space="0" w:color="auto"/>
            <w:bottom w:val="none" w:sz="0" w:space="0" w:color="auto"/>
            <w:right w:val="none" w:sz="0" w:space="0" w:color="auto"/>
          </w:divBdr>
        </w:div>
        <w:div w:id="608899422">
          <w:marLeft w:val="0"/>
          <w:marRight w:val="0"/>
          <w:marTop w:val="0"/>
          <w:marBottom w:val="0"/>
          <w:divBdr>
            <w:top w:val="none" w:sz="0" w:space="0" w:color="auto"/>
            <w:left w:val="none" w:sz="0" w:space="0" w:color="auto"/>
            <w:bottom w:val="none" w:sz="0" w:space="0" w:color="auto"/>
            <w:right w:val="none" w:sz="0" w:space="0" w:color="auto"/>
          </w:divBdr>
        </w:div>
        <w:div w:id="1540438847">
          <w:marLeft w:val="0"/>
          <w:marRight w:val="0"/>
          <w:marTop w:val="0"/>
          <w:marBottom w:val="0"/>
          <w:divBdr>
            <w:top w:val="none" w:sz="0" w:space="0" w:color="auto"/>
            <w:left w:val="none" w:sz="0" w:space="0" w:color="auto"/>
            <w:bottom w:val="none" w:sz="0" w:space="0" w:color="auto"/>
            <w:right w:val="none" w:sz="0" w:space="0" w:color="auto"/>
          </w:divBdr>
        </w:div>
        <w:div w:id="155416993">
          <w:marLeft w:val="0"/>
          <w:marRight w:val="0"/>
          <w:marTop w:val="0"/>
          <w:marBottom w:val="0"/>
          <w:divBdr>
            <w:top w:val="none" w:sz="0" w:space="0" w:color="auto"/>
            <w:left w:val="none" w:sz="0" w:space="0" w:color="auto"/>
            <w:bottom w:val="none" w:sz="0" w:space="0" w:color="auto"/>
            <w:right w:val="none" w:sz="0" w:space="0" w:color="auto"/>
          </w:divBdr>
        </w:div>
        <w:div w:id="944582184">
          <w:marLeft w:val="0"/>
          <w:marRight w:val="0"/>
          <w:marTop w:val="0"/>
          <w:marBottom w:val="0"/>
          <w:divBdr>
            <w:top w:val="none" w:sz="0" w:space="0" w:color="auto"/>
            <w:left w:val="none" w:sz="0" w:space="0" w:color="auto"/>
            <w:bottom w:val="none" w:sz="0" w:space="0" w:color="auto"/>
            <w:right w:val="none" w:sz="0" w:space="0" w:color="auto"/>
          </w:divBdr>
        </w:div>
        <w:div w:id="1399405669">
          <w:marLeft w:val="0"/>
          <w:marRight w:val="0"/>
          <w:marTop w:val="0"/>
          <w:marBottom w:val="0"/>
          <w:divBdr>
            <w:top w:val="none" w:sz="0" w:space="0" w:color="auto"/>
            <w:left w:val="none" w:sz="0" w:space="0" w:color="auto"/>
            <w:bottom w:val="none" w:sz="0" w:space="0" w:color="auto"/>
            <w:right w:val="none" w:sz="0" w:space="0" w:color="auto"/>
          </w:divBdr>
        </w:div>
        <w:div w:id="2126848856">
          <w:marLeft w:val="0"/>
          <w:marRight w:val="0"/>
          <w:marTop w:val="0"/>
          <w:marBottom w:val="0"/>
          <w:divBdr>
            <w:top w:val="none" w:sz="0" w:space="0" w:color="auto"/>
            <w:left w:val="none" w:sz="0" w:space="0" w:color="auto"/>
            <w:bottom w:val="none" w:sz="0" w:space="0" w:color="auto"/>
            <w:right w:val="none" w:sz="0" w:space="0" w:color="auto"/>
          </w:divBdr>
        </w:div>
        <w:div w:id="1747922796">
          <w:marLeft w:val="0"/>
          <w:marRight w:val="0"/>
          <w:marTop w:val="0"/>
          <w:marBottom w:val="0"/>
          <w:divBdr>
            <w:top w:val="none" w:sz="0" w:space="0" w:color="auto"/>
            <w:left w:val="none" w:sz="0" w:space="0" w:color="auto"/>
            <w:bottom w:val="none" w:sz="0" w:space="0" w:color="auto"/>
            <w:right w:val="none" w:sz="0" w:space="0" w:color="auto"/>
          </w:divBdr>
        </w:div>
        <w:div w:id="1666780640">
          <w:marLeft w:val="0"/>
          <w:marRight w:val="0"/>
          <w:marTop w:val="0"/>
          <w:marBottom w:val="0"/>
          <w:divBdr>
            <w:top w:val="none" w:sz="0" w:space="0" w:color="auto"/>
            <w:left w:val="none" w:sz="0" w:space="0" w:color="auto"/>
            <w:bottom w:val="none" w:sz="0" w:space="0" w:color="auto"/>
            <w:right w:val="none" w:sz="0" w:space="0" w:color="auto"/>
          </w:divBdr>
        </w:div>
        <w:div w:id="1496531463">
          <w:marLeft w:val="0"/>
          <w:marRight w:val="0"/>
          <w:marTop w:val="0"/>
          <w:marBottom w:val="0"/>
          <w:divBdr>
            <w:top w:val="none" w:sz="0" w:space="0" w:color="auto"/>
            <w:left w:val="none" w:sz="0" w:space="0" w:color="auto"/>
            <w:bottom w:val="none" w:sz="0" w:space="0" w:color="auto"/>
            <w:right w:val="none" w:sz="0" w:space="0" w:color="auto"/>
          </w:divBdr>
        </w:div>
        <w:div w:id="681593810">
          <w:marLeft w:val="0"/>
          <w:marRight w:val="0"/>
          <w:marTop w:val="0"/>
          <w:marBottom w:val="0"/>
          <w:divBdr>
            <w:top w:val="none" w:sz="0" w:space="0" w:color="auto"/>
            <w:left w:val="none" w:sz="0" w:space="0" w:color="auto"/>
            <w:bottom w:val="none" w:sz="0" w:space="0" w:color="auto"/>
            <w:right w:val="none" w:sz="0" w:space="0" w:color="auto"/>
          </w:divBdr>
        </w:div>
        <w:div w:id="1203009203">
          <w:marLeft w:val="0"/>
          <w:marRight w:val="0"/>
          <w:marTop w:val="0"/>
          <w:marBottom w:val="0"/>
          <w:divBdr>
            <w:top w:val="none" w:sz="0" w:space="0" w:color="auto"/>
            <w:left w:val="none" w:sz="0" w:space="0" w:color="auto"/>
            <w:bottom w:val="none" w:sz="0" w:space="0" w:color="auto"/>
            <w:right w:val="none" w:sz="0" w:space="0" w:color="auto"/>
          </w:divBdr>
        </w:div>
        <w:div w:id="1406146155">
          <w:marLeft w:val="0"/>
          <w:marRight w:val="0"/>
          <w:marTop w:val="0"/>
          <w:marBottom w:val="0"/>
          <w:divBdr>
            <w:top w:val="none" w:sz="0" w:space="0" w:color="auto"/>
            <w:left w:val="none" w:sz="0" w:space="0" w:color="auto"/>
            <w:bottom w:val="none" w:sz="0" w:space="0" w:color="auto"/>
            <w:right w:val="none" w:sz="0" w:space="0" w:color="auto"/>
          </w:divBdr>
        </w:div>
        <w:div w:id="444623249">
          <w:marLeft w:val="0"/>
          <w:marRight w:val="0"/>
          <w:marTop w:val="0"/>
          <w:marBottom w:val="0"/>
          <w:divBdr>
            <w:top w:val="none" w:sz="0" w:space="0" w:color="auto"/>
            <w:left w:val="none" w:sz="0" w:space="0" w:color="auto"/>
            <w:bottom w:val="none" w:sz="0" w:space="0" w:color="auto"/>
            <w:right w:val="none" w:sz="0" w:space="0" w:color="auto"/>
          </w:divBdr>
        </w:div>
        <w:div w:id="271085633">
          <w:marLeft w:val="0"/>
          <w:marRight w:val="0"/>
          <w:marTop w:val="0"/>
          <w:marBottom w:val="0"/>
          <w:divBdr>
            <w:top w:val="none" w:sz="0" w:space="0" w:color="auto"/>
            <w:left w:val="none" w:sz="0" w:space="0" w:color="auto"/>
            <w:bottom w:val="none" w:sz="0" w:space="0" w:color="auto"/>
            <w:right w:val="none" w:sz="0" w:space="0" w:color="auto"/>
          </w:divBdr>
        </w:div>
        <w:div w:id="66460638">
          <w:marLeft w:val="0"/>
          <w:marRight w:val="0"/>
          <w:marTop w:val="0"/>
          <w:marBottom w:val="0"/>
          <w:divBdr>
            <w:top w:val="none" w:sz="0" w:space="0" w:color="auto"/>
            <w:left w:val="none" w:sz="0" w:space="0" w:color="auto"/>
            <w:bottom w:val="none" w:sz="0" w:space="0" w:color="auto"/>
            <w:right w:val="none" w:sz="0" w:space="0" w:color="auto"/>
          </w:divBdr>
        </w:div>
        <w:div w:id="317653985">
          <w:marLeft w:val="0"/>
          <w:marRight w:val="0"/>
          <w:marTop w:val="0"/>
          <w:marBottom w:val="0"/>
          <w:divBdr>
            <w:top w:val="none" w:sz="0" w:space="0" w:color="auto"/>
            <w:left w:val="none" w:sz="0" w:space="0" w:color="auto"/>
            <w:bottom w:val="none" w:sz="0" w:space="0" w:color="auto"/>
            <w:right w:val="none" w:sz="0" w:space="0" w:color="auto"/>
          </w:divBdr>
        </w:div>
        <w:div w:id="1280916764">
          <w:marLeft w:val="0"/>
          <w:marRight w:val="0"/>
          <w:marTop w:val="0"/>
          <w:marBottom w:val="0"/>
          <w:divBdr>
            <w:top w:val="none" w:sz="0" w:space="0" w:color="auto"/>
            <w:left w:val="none" w:sz="0" w:space="0" w:color="auto"/>
            <w:bottom w:val="none" w:sz="0" w:space="0" w:color="auto"/>
            <w:right w:val="none" w:sz="0" w:space="0" w:color="auto"/>
          </w:divBdr>
        </w:div>
        <w:div w:id="1930190869">
          <w:marLeft w:val="0"/>
          <w:marRight w:val="0"/>
          <w:marTop w:val="0"/>
          <w:marBottom w:val="0"/>
          <w:divBdr>
            <w:top w:val="none" w:sz="0" w:space="0" w:color="auto"/>
            <w:left w:val="none" w:sz="0" w:space="0" w:color="auto"/>
            <w:bottom w:val="none" w:sz="0" w:space="0" w:color="auto"/>
            <w:right w:val="none" w:sz="0" w:space="0" w:color="auto"/>
          </w:divBdr>
        </w:div>
        <w:div w:id="540090721">
          <w:marLeft w:val="0"/>
          <w:marRight w:val="0"/>
          <w:marTop w:val="0"/>
          <w:marBottom w:val="0"/>
          <w:divBdr>
            <w:top w:val="none" w:sz="0" w:space="0" w:color="auto"/>
            <w:left w:val="none" w:sz="0" w:space="0" w:color="auto"/>
            <w:bottom w:val="none" w:sz="0" w:space="0" w:color="auto"/>
            <w:right w:val="none" w:sz="0" w:space="0" w:color="auto"/>
          </w:divBdr>
        </w:div>
        <w:div w:id="371003110">
          <w:marLeft w:val="0"/>
          <w:marRight w:val="0"/>
          <w:marTop w:val="0"/>
          <w:marBottom w:val="0"/>
          <w:divBdr>
            <w:top w:val="none" w:sz="0" w:space="0" w:color="auto"/>
            <w:left w:val="none" w:sz="0" w:space="0" w:color="auto"/>
            <w:bottom w:val="none" w:sz="0" w:space="0" w:color="auto"/>
            <w:right w:val="none" w:sz="0" w:space="0" w:color="auto"/>
          </w:divBdr>
        </w:div>
        <w:div w:id="112794353">
          <w:marLeft w:val="0"/>
          <w:marRight w:val="0"/>
          <w:marTop w:val="0"/>
          <w:marBottom w:val="0"/>
          <w:divBdr>
            <w:top w:val="none" w:sz="0" w:space="0" w:color="auto"/>
            <w:left w:val="none" w:sz="0" w:space="0" w:color="auto"/>
            <w:bottom w:val="none" w:sz="0" w:space="0" w:color="auto"/>
            <w:right w:val="none" w:sz="0" w:space="0" w:color="auto"/>
          </w:divBdr>
        </w:div>
        <w:div w:id="255092869">
          <w:marLeft w:val="0"/>
          <w:marRight w:val="0"/>
          <w:marTop w:val="0"/>
          <w:marBottom w:val="0"/>
          <w:divBdr>
            <w:top w:val="none" w:sz="0" w:space="0" w:color="auto"/>
            <w:left w:val="none" w:sz="0" w:space="0" w:color="auto"/>
            <w:bottom w:val="none" w:sz="0" w:space="0" w:color="auto"/>
            <w:right w:val="none" w:sz="0" w:space="0" w:color="auto"/>
          </w:divBdr>
        </w:div>
        <w:div w:id="1553662736">
          <w:marLeft w:val="0"/>
          <w:marRight w:val="0"/>
          <w:marTop w:val="0"/>
          <w:marBottom w:val="0"/>
          <w:divBdr>
            <w:top w:val="none" w:sz="0" w:space="0" w:color="auto"/>
            <w:left w:val="none" w:sz="0" w:space="0" w:color="auto"/>
            <w:bottom w:val="none" w:sz="0" w:space="0" w:color="auto"/>
            <w:right w:val="none" w:sz="0" w:space="0" w:color="auto"/>
          </w:divBdr>
        </w:div>
        <w:div w:id="379943763">
          <w:marLeft w:val="0"/>
          <w:marRight w:val="0"/>
          <w:marTop w:val="0"/>
          <w:marBottom w:val="0"/>
          <w:divBdr>
            <w:top w:val="none" w:sz="0" w:space="0" w:color="auto"/>
            <w:left w:val="none" w:sz="0" w:space="0" w:color="auto"/>
            <w:bottom w:val="none" w:sz="0" w:space="0" w:color="auto"/>
            <w:right w:val="none" w:sz="0" w:space="0" w:color="auto"/>
          </w:divBdr>
        </w:div>
        <w:div w:id="1014307015">
          <w:marLeft w:val="0"/>
          <w:marRight w:val="0"/>
          <w:marTop w:val="0"/>
          <w:marBottom w:val="0"/>
          <w:divBdr>
            <w:top w:val="none" w:sz="0" w:space="0" w:color="auto"/>
            <w:left w:val="none" w:sz="0" w:space="0" w:color="auto"/>
            <w:bottom w:val="none" w:sz="0" w:space="0" w:color="auto"/>
            <w:right w:val="none" w:sz="0" w:space="0" w:color="auto"/>
          </w:divBdr>
        </w:div>
        <w:div w:id="616177753">
          <w:marLeft w:val="0"/>
          <w:marRight w:val="0"/>
          <w:marTop w:val="0"/>
          <w:marBottom w:val="0"/>
          <w:divBdr>
            <w:top w:val="none" w:sz="0" w:space="0" w:color="auto"/>
            <w:left w:val="none" w:sz="0" w:space="0" w:color="auto"/>
            <w:bottom w:val="none" w:sz="0" w:space="0" w:color="auto"/>
            <w:right w:val="none" w:sz="0" w:space="0" w:color="auto"/>
          </w:divBdr>
        </w:div>
        <w:div w:id="2051413026">
          <w:marLeft w:val="0"/>
          <w:marRight w:val="0"/>
          <w:marTop w:val="0"/>
          <w:marBottom w:val="0"/>
          <w:divBdr>
            <w:top w:val="none" w:sz="0" w:space="0" w:color="auto"/>
            <w:left w:val="none" w:sz="0" w:space="0" w:color="auto"/>
            <w:bottom w:val="none" w:sz="0" w:space="0" w:color="auto"/>
            <w:right w:val="none" w:sz="0" w:space="0" w:color="auto"/>
          </w:divBdr>
        </w:div>
        <w:div w:id="1586302987">
          <w:marLeft w:val="0"/>
          <w:marRight w:val="0"/>
          <w:marTop w:val="0"/>
          <w:marBottom w:val="0"/>
          <w:divBdr>
            <w:top w:val="none" w:sz="0" w:space="0" w:color="auto"/>
            <w:left w:val="none" w:sz="0" w:space="0" w:color="auto"/>
            <w:bottom w:val="none" w:sz="0" w:space="0" w:color="auto"/>
            <w:right w:val="none" w:sz="0" w:space="0" w:color="auto"/>
          </w:divBdr>
        </w:div>
        <w:div w:id="19478628">
          <w:marLeft w:val="0"/>
          <w:marRight w:val="0"/>
          <w:marTop w:val="0"/>
          <w:marBottom w:val="0"/>
          <w:divBdr>
            <w:top w:val="none" w:sz="0" w:space="0" w:color="auto"/>
            <w:left w:val="none" w:sz="0" w:space="0" w:color="auto"/>
            <w:bottom w:val="none" w:sz="0" w:space="0" w:color="auto"/>
            <w:right w:val="none" w:sz="0" w:space="0" w:color="auto"/>
          </w:divBdr>
        </w:div>
        <w:div w:id="1869219328">
          <w:marLeft w:val="0"/>
          <w:marRight w:val="0"/>
          <w:marTop w:val="0"/>
          <w:marBottom w:val="0"/>
          <w:divBdr>
            <w:top w:val="none" w:sz="0" w:space="0" w:color="auto"/>
            <w:left w:val="none" w:sz="0" w:space="0" w:color="auto"/>
            <w:bottom w:val="none" w:sz="0" w:space="0" w:color="auto"/>
            <w:right w:val="none" w:sz="0" w:space="0" w:color="auto"/>
          </w:divBdr>
        </w:div>
        <w:div w:id="884096123">
          <w:marLeft w:val="0"/>
          <w:marRight w:val="0"/>
          <w:marTop w:val="0"/>
          <w:marBottom w:val="0"/>
          <w:divBdr>
            <w:top w:val="none" w:sz="0" w:space="0" w:color="auto"/>
            <w:left w:val="none" w:sz="0" w:space="0" w:color="auto"/>
            <w:bottom w:val="none" w:sz="0" w:space="0" w:color="auto"/>
            <w:right w:val="none" w:sz="0" w:space="0" w:color="auto"/>
          </w:divBdr>
        </w:div>
        <w:div w:id="1290436159">
          <w:marLeft w:val="0"/>
          <w:marRight w:val="0"/>
          <w:marTop w:val="0"/>
          <w:marBottom w:val="0"/>
          <w:divBdr>
            <w:top w:val="none" w:sz="0" w:space="0" w:color="auto"/>
            <w:left w:val="none" w:sz="0" w:space="0" w:color="auto"/>
            <w:bottom w:val="none" w:sz="0" w:space="0" w:color="auto"/>
            <w:right w:val="none" w:sz="0" w:space="0" w:color="auto"/>
          </w:divBdr>
        </w:div>
        <w:div w:id="2000377312">
          <w:marLeft w:val="0"/>
          <w:marRight w:val="0"/>
          <w:marTop w:val="0"/>
          <w:marBottom w:val="0"/>
          <w:divBdr>
            <w:top w:val="none" w:sz="0" w:space="0" w:color="auto"/>
            <w:left w:val="none" w:sz="0" w:space="0" w:color="auto"/>
            <w:bottom w:val="none" w:sz="0" w:space="0" w:color="auto"/>
            <w:right w:val="none" w:sz="0" w:space="0" w:color="auto"/>
          </w:divBdr>
        </w:div>
        <w:div w:id="205068739">
          <w:marLeft w:val="0"/>
          <w:marRight w:val="0"/>
          <w:marTop w:val="0"/>
          <w:marBottom w:val="0"/>
          <w:divBdr>
            <w:top w:val="none" w:sz="0" w:space="0" w:color="auto"/>
            <w:left w:val="none" w:sz="0" w:space="0" w:color="auto"/>
            <w:bottom w:val="none" w:sz="0" w:space="0" w:color="auto"/>
            <w:right w:val="none" w:sz="0" w:space="0" w:color="auto"/>
          </w:divBdr>
        </w:div>
        <w:div w:id="1366832519">
          <w:marLeft w:val="0"/>
          <w:marRight w:val="0"/>
          <w:marTop w:val="0"/>
          <w:marBottom w:val="0"/>
          <w:divBdr>
            <w:top w:val="none" w:sz="0" w:space="0" w:color="auto"/>
            <w:left w:val="none" w:sz="0" w:space="0" w:color="auto"/>
            <w:bottom w:val="none" w:sz="0" w:space="0" w:color="auto"/>
            <w:right w:val="none" w:sz="0" w:space="0" w:color="auto"/>
          </w:divBdr>
        </w:div>
        <w:div w:id="24866899">
          <w:marLeft w:val="0"/>
          <w:marRight w:val="0"/>
          <w:marTop w:val="0"/>
          <w:marBottom w:val="0"/>
          <w:divBdr>
            <w:top w:val="none" w:sz="0" w:space="0" w:color="auto"/>
            <w:left w:val="none" w:sz="0" w:space="0" w:color="auto"/>
            <w:bottom w:val="none" w:sz="0" w:space="0" w:color="auto"/>
            <w:right w:val="none" w:sz="0" w:space="0" w:color="auto"/>
          </w:divBdr>
        </w:div>
        <w:div w:id="1548910100">
          <w:marLeft w:val="0"/>
          <w:marRight w:val="0"/>
          <w:marTop w:val="0"/>
          <w:marBottom w:val="0"/>
          <w:divBdr>
            <w:top w:val="none" w:sz="0" w:space="0" w:color="auto"/>
            <w:left w:val="none" w:sz="0" w:space="0" w:color="auto"/>
            <w:bottom w:val="none" w:sz="0" w:space="0" w:color="auto"/>
            <w:right w:val="none" w:sz="0" w:space="0" w:color="auto"/>
          </w:divBdr>
        </w:div>
        <w:div w:id="1702128822">
          <w:marLeft w:val="0"/>
          <w:marRight w:val="0"/>
          <w:marTop w:val="0"/>
          <w:marBottom w:val="0"/>
          <w:divBdr>
            <w:top w:val="none" w:sz="0" w:space="0" w:color="auto"/>
            <w:left w:val="none" w:sz="0" w:space="0" w:color="auto"/>
            <w:bottom w:val="none" w:sz="0" w:space="0" w:color="auto"/>
            <w:right w:val="none" w:sz="0" w:space="0" w:color="auto"/>
          </w:divBdr>
        </w:div>
        <w:div w:id="966349290">
          <w:marLeft w:val="0"/>
          <w:marRight w:val="0"/>
          <w:marTop w:val="0"/>
          <w:marBottom w:val="0"/>
          <w:divBdr>
            <w:top w:val="none" w:sz="0" w:space="0" w:color="auto"/>
            <w:left w:val="none" w:sz="0" w:space="0" w:color="auto"/>
            <w:bottom w:val="none" w:sz="0" w:space="0" w:color="auto"/>
            <w:right w:val="none" w:sz="0" w:space="0" w:color="auto"/>
          </w:divBdr>
        </w:div>
        <w:div w:id="601501072">
          <w:marLeft w:val="0"/>
          <w:marRight w:val="0"/>
          <w:marTop w:val="0"/>
          <w:marBottom w:val="0"/>
          <w:divBdr>
            <w:top w:val="none" w:sz="0" w:space="0" w:color="auto"/>
            <w:left w:val="none" w:sz="0" w:space="0" w:color="auto"/>
            <w:bottom w:val="none" w:sz="0" w:space="0" w:color="auto"/>
            <w:right w:val="none" w:sz="0" w:space="0" w:color="auto"/>
          </w:divBdr>
        </w:div>
        <w:div w:id="2055425518">
          <w:marLeft w:val="0"/>
          <w:marRight w:val="0"/>
          <w:marTop w:val="0"/>
          <w:marBottom w:val="0"/>
          <w:divBdr>
            <w:top w:val="none" w:sz="0" w:space="0" w:color="auto"/>
            <w:left w:val="none" w:sz="0" w:space="0" w:color="auto"/>
            <w:bottom w:val="none" w:sz="0" w:space="0" w:color="auto"/>
            <w:right w:val="none" w:sz="0" w:space="0" w:color="auto"/>
          </w:divBdr>
        </w:div>
        <w:div w:id="1061518230">
          <w:marLeft w:val="0"/>
          <w:marRight w:val="0"/>
          <w:marTop w:val="0"/>
          <w:marBottom w:val="0"/>
          <w:divBdr>
            <w:top w:val="none" w:sz="0" w:space="0" w:color="auto"/>
            <w:left w:val="none" w:sz="0" w:space="0" w:color="auto"/>
            <w:bottom w:val="none" w:sz="0" w:space="0" w:color="auto"/>
            <w:right w:val="none" w:sz="0" w:space="0" w:color="auto"/>
          </w:divBdr>
        </w:div>
        <w:div w:id="1496800330">
          <w:marLeft w:val="0"/>
          <w:marRight w:val="0"/>
          <w:marTop w:val="0"/>
          <w:marBottom w:val="0"/>
          <w:divBdr>
            <w:top w:val="none" w:sz="0" w:space="0" w:color="auto"/>
            <w:left w:val="none" w:sz="0" w:space="0" w:color="auto"/>
            <w:bottom w:val="none" w:sz="0" w:space="0" w:color="auto"/>
            <w:right w:val="none" w:sz="0" w:space="0" w:color="auto"/>
          </w:divBdr>
        </w:div>
        <w:div w:id="383020844">
          <w:marLeft w:val="0"/>
          <w:marRight w:val="0"/>
          <w:marTop w:val="0"/>
          <w:marBottom w:val="0"/>
          <w:divBdr>
            <w:top w:val="none" w:sz="0" w:space="0" w:color="auto"/>
            <w:left w:val="none" w:sz="0" w:space="0" w:color="auto"/>
            <w:bottom w:val="none" w:sz="0" w:space="0" w:color="auto"/>
            <w:right w:val="none" w:sz="0" w:space="0" w:color="auto"/>
          </w:divBdr>
        </w:div>
        <w:div w:id="618488847">
          <w:marLeft w:val="0"/>
          <w:marRight w:val="0"/>
          <w:marTop w:val="0"/>
          <w:marBottom w:val="0"/>
          <w:divBdr>
            <w:top w:val="none" w:sz="0" w:space="0" w:color="auto"/>
            <w:left w:val="none" w:sz="0" w:space="0" w:color="auto"/>
            <w:bottom w:val="none" w:sz="0" w:space="0" w:color="auto"/>
            <w:right w:val="none" w:sz="0" w:space="0" w:color="auto"/>
          </w:divBdr>
        </w:div>
        <w:div w:id="883441192">
          <w:marLeft w:val="0"/>
          <w:marRight w:val="0"/>
          <w:marTop w:val="0"/>
          <w:marBottom w:val="0"/>
          <w:divBdr>
            <w:top w:val="none" w:sz="0" w:space="0" w:color="auto"/>
            <w:left w:val="none" w:sz="0" w:space="0" w:color="auto"/>
            <w:bottom w:val="none" w:sz="0" w:space="0" w:color="auto"/>
            <w:right w:val="none" w:sz="0" w:space="0" w:color="auto"/>
          </w:divBdr>
        </w:div>
        <w:div w:id="212037425">
          <w:marLeft w:val="0"/>
          <w:marRight w:val="0"/>
          <w:marTop w:val="0"/>
          <w:marBottom w:val="0"/>
          <w:divBdr>
            <w:top w:val="none" w:sz="0" w:space="0" w:color="auto"/>
            <w:left w:val="none" w:sz="0" w:space="0" w:color="auto"/>
            <w:bottom w:val="none" w:sz="0" w:space="0" w:color="auto"/>
            <w:right w:val="none" w:sz="0" w:space="0" w:color="auto"/>
          </w:divBdr>
        </w:div>
        <w:div w:id="1701857245">
          <w:marLeft w:val="0"/>
          <w:marRight w:val="0"/>
          <w:marTop w:val="0"/>
          <w:marBottom w:val="0"/>
          <w:divBdr>
            <w:top w:val="none" w:sz="0" w:space="0" w:color="auto"/>
            <w:left w:val="none" w:sz="0" w:space="0" w:color="auto"/>
            <w:bottom w:val="none" w:sz="0" w:space="0" w:color="auto"/>
            <w:right w:val="none" w:sz="0" w:space="0" w:color="auto"/>
          </w:divBdr>
        </w:div>
        <w:div w:id="259070790">
          <w:marLeft w:val="0"/>
          <w:marRight w:val="0"/>
          <w:marTop w:val="0"/>
          <w:marBottom w:val="0"/>
          <w:divBdr>
            <w:top w:val="none" w:sz="0" w:space="0" w:color="auto"/>
            <w:left w:val="none" w:sz="0" w:space="0" w:color="auto"/>
            <w:bottom w:val="none" w:sz="0" w:space="0" w:color="auto"/>
            <w:right w:val="none" w:sz="0" w:space="0" w:color="auto"/>
          </w:divBdr>
        </w:div>
        <w:div w:id="1334338390">
          <w:marLeft w:val="0"/>
          <w:marRight w:val="0"/>
          <w:marTop w:val="0"/>
          <w:marBottom w:val="0"/>
          <w:divBdr>
            <w:top w:val="none" w:sz="0" w:space="0" w:color="auto"/>
            <w:left w:val="none" w:sz="0" w:space="0" w:color="auto"/>
            <w:bottom w:val="none" w:sz="0" w:space="0" w:color="auto"/>
            <w:right w:val="none" w:sz="0" w:space="0" w:color="auto"/>
          </w:divBdr>
        </w:div>
        <w:div w:id="2116512243">
          <w:marLeft w:val="0"/>
          <w:marRight w:val="0"/>
          <w:marTop w:val="0"/>
          <w:marBottom w:val="0"/>
          <w:divBdr>
            <w:top w:val="none" w:sz="0" w:space="0" w:color="auto"/>
            <w:left w:val="none" w:sz="0" w:space="0" w:color="auto"/>
            <w:bottom w:val="none" w:sz="0" w:space="0" w:color="auto"/>
            <w:right w:val="none" w:sz="0" w:space="0" w:color="auto"/>
          </w:divBdr>
        </w:div>
        <w:div w:id="1024207972">
          <w:marLeft w:val="0"/>
          <w:marRight w:val="0"/>
          <w:marTop w:val="0"/>
          <w:marBottom w:val="0"/>
          <w:divBdr>
            <w:top w:val="none" w:sz="0" w:space="0" w:color="auto"/>
            <w:left w:val="none" w:sz="0" w:space="0" w:color="auto"/>
            <w:bottom w:val="none" w:sz="0" w:space="0" w:color="auto"/>
            <w:right w:val="none" w:sz="0" w:space="0" w:color="auto"/>
          </w:divBdr>
        </w:div>
        <w:div w:id="89861721">
          <w:marLeft w:val="0"/>
          <w:marRight w:val="0"/>
          <w:marTop w:val="0"/>
          <w:marBottom w:val="0"/>
          <w:divBdr>
            <w:top w:val="none" w:sz="0" w:space="0" w:color="auto"/>
            <w:left w:val="none" w:sz="0" w:space="0" w:color="auto"/>
            <w:bottom w:val="none" w:sz="0" w:space="0" w:color="auto"/>
            <w:right w:val="none" w:sz="0" w:space="0" w:color="auto"/>
          </w:divBdr>
        </w:div>
        <w:div w:id="358698852">
          <w:marLeft w:val="0"/>
          <w:marRight w:val="0"/>
          <w:marTop w:val="0"/>
          <w:marBottom w:val="0"/>
          <w:divBdr>
            <w:top w:val="none" w:sz="0" w:space="0" w:color="auto"/>
            <w:left w:val="none" w:sz="0" w:space="0" w:color="auto"/>
            <w:bottom w:val="none" w:sz="0" w:space="0" w:color="auto"/>
            <w:right w:val="none" w:sz="0" w:space="0" w:color="auto"/>
          </w:divBdr>
        </w:div>
        <w:div w:id="1261186216">
          <w:marLeft w:val="0"/>
          <w:marRight w:val="0"/>
          <w:marTop w:val="0"/>
          <w:marBottom w:val="0"/>
          <w:divBdr>
            <w:top w:val="none" w:sz="0" w:space="0" w:color="auto"/>
            <w:left w:val="none" w:sz="0" w:space="0" w:color="auto"/>
            <w:bottom w:val="none" w:sz="0" w:space="0" w:color="auto"/>
            <w:right w:val="none" w:sz="0" w:space="0" w:color="auto"/>
          </w:divBdr>
        </w:div>
        <w:div w:id="1205488883">
          <w:marLeft w:val="0"/>
          <w:marRight w:val="0"/>
          <w:marTop w:val="0"/>
          <w:marBottom w:val="0"/>
          <w:divBdr>
            <w:top w:val="none" w:sz="0" w:space="0" w:color="auto"/>
            <w:left w:val="none" w:sz="0" w:space="0" w:color="auto"/>
            <w:bottom w:val="none" w:sz="0" w:space="0" w:color="auto"/>
            <w:right w:val="none" w:sz="0" w:space="0" w:color="auto"/>
          </w:divBdr>
        </w:div>
        <w:div w:id="939609446">
          <w:marLeft w:val="0"/>
          <w:marRight w:val="0"/>
          <w:marTop w:val="0"/>
          <w:marBottom w:val="0"/>
          <w:divBdr>
            <w:top w:val="none" w:sz="0" w:space="0" w:color="auto"/>
            <w:left w:val="none" w:sz="0" w:space="0" w:color="auto"/>
            <w:bottom w:val="none" w:sz="0" w:space="0" w:color="auto"/>
            <w:right w:val="none" w:sz="0" w:space="0" w:color="auto"/>
          </w:divBdr>
        </w:div>
        <w:div w:id="1479147876">
          <w:marLeft w:val="0"/>
          <w:marRight w:val="0"/>
          <w:marTop w:val="0"/>
          <w:marBottom w:val="0"/>
          <w:divBdr>
            <w:top w:val="none" w:sz="0" w:space="0" w:color="auto"/>
            <w:left w:val="none" w:sz="0" w:space="0" w:color="auto"/>
            <w:bottom w:val="none" w:sz="0" w:space="0" w:color="auto"/>
            <w:right w:val="none" w:sz="0" w:space="0" w:color="auto"/>
          </w:divBdr>
        </w:div>
        <w:div w:id="1417438306">
          <w:marLeft w:val="0"/>
          <w:marRight w:val="0"/>
          <w:marTop w:val="0"/>
          <w:marBottom w:val="0"/>
          <w:divBdr>
            <w:top w:val="none" w:sz="0" w:space="0" w:color="auto"/>
            <w:left w:val="none" w:sz="0" w:space="0" w:color="auto"/>
            <w:bottom w:val="none" w:sz="0" w:space="0" w:color="auto"/>
            <w:right w:val="none" w:sz="0" w:space="0" w:color="auto"/>
          </w:divBdr>
        </w:div>
        <w:div w:id="959721580">
          <w:marLeft w:val="0"/>
          <w:marRight w:val="0"/>
          <w:marTop w:val="0"/>
          <w:marBottom w:val="0"/>
          <w:divBdr>
            <w:top w:val="none" w:sz="0" w:space="0" w:color="auto"/>
            <w:left w:val="none" w:sz="0" w:space="0" w:color="auto"/>
            <w:bottom w:val="none" w:sz="0" w:space="0" w:color="auto"/>
            <w:right w:val="none" w:sz="0" w:space="0" w:color="auto"/>
          </w:divBdr>
        </w:div>
        <w:div w:id="1094477769">
          <w:marLeft w:val="0"/>
          <w:marRight w:val="0"/>
          <w:marTop w:val="0"/>
          <w:marBottom w:val="0"/>
          <w:divBdr>
            <w:top w:val="none" w:sz="0" w:space="0" w:color="auto"/>
            <w:left w:val="none" w:sz="0" w:space="0" w:color="auto"/>
            <w:bottom w:val="none" w:sz="0" w:space="0" w:color="auto"/>
            <w:right w:val="none" w:sz="0" w:space="0" w:color="auto"/>
          </w:divBdr>
        </w:div>
        <w:div w:id="1069426818">
          <w:marLeft w:val="0"/>
          <w:marRight w:val="0"/>
          <w:marTop w:val="0"/>
          <w:marBottom w:val="0"/>
          <w:divBdr>
            <w:top w:val="none" w:sz="0" w:space="0" w:color="auto"/>
            <w:left w:val="none" w:sz="0" w:space="0" w:color="auto"/>
            <w:bottom w:val="none" w:sz="0" w:space="0" w:color="auto"/>
            <w:right w:val="none" w:sz="0" w:space="0" w:color="auto"/>
          </w:divBdr>
        </w:div>
        <w:div w:id="455030523">
          <w:marLeft w:val="0"/>
          <w:marRight w:val="0"/>
          <w:marTop w:val="0"/>
          <w:marBottom w:val="0"/>
          <w:divBdr>
            <w:top w:val="none" w:sz="0" w:space="0" w:color="auto"/>
            <w:left w:val="none" w:sz="0" w:space="0" w:color="auto"/>
            <w:bottom w:val="none" w:sz="0" w:space="0" w:color="auto"/>
            <w:right w:val="none" w:sz="0" w:space="0" w:color="auto"/>
          </w:divBdr>
        </w:div>
        <w:div w:id="1322808436">
          <w:marLeft w:val="0"/>
          <w:marRight w:val="0"/>
          <w:marTop w:val="0"/>
          <w:marBottom w:val="0"/>
          <w:divBdr>
            <w:top w:val="none" w:sz="0" w:space="0" w:color="auto"/>
            <w:left w:val="none" w:sz="0" w:space="0" w:color="auto"/>
            <w:bottom w:val="none" w:sz="0" w:space="0" w:color="auto"/>
            <w:right w:val="none" w:sz="0" w:space="0" w:color="auto"/>
          </w:divBdr>
        </w:div>
        <w:div w:id="981085335">
          <w:marLeft w:val="0"/>
          <w:marRight w:val="0"/>
          <w:marTop w:val="0"/>
          <w:marBottom w:val="0"/>
          <w:divBdr>
            <w:top w:val="none" w:sz="0" w:space="0" w:color="auto"/>
            <w:left w:val="none" w:sz="0" w:space="0" w:color="auto"/>
            <w:bottom w:val="none" w:sz="0" w:space="0" w:color="auto"/>
            <w:right w:val="none" w:sz="0" w:space="0" w:color="auto"/>
          </w:divBdr>
        </w:div>
        <w:div w:id="703597866">
          <w:marLeft w:val="0"/>
          <w:marRight w:val="0"/>
          <w:marTop w:val="0"/>
          <w:marBottom w:val="0"/>
          <w:divBdr>
            <w:top w:val="none" w:sz="0" w:space="0" w:color="auto"/>
            <w:left w:val="none" w:sz="0" w:space="0" w:color="auto"/>
            <w:bottom w:val="none" w:sz="0" w:space="0" w:color="auto"/>
            <w:right w:val="none" w:sz="0" w:space="0" w:color="auto"/>
          </w:divBdr>
        </w:div>
        <w:div w:id="146016913">
          <w:marLeft w:val="0"/>
          <w:marRight w:val="0"/>
          <w:marTop w:val="0"/>
          <w:marBottom w:val="0"/>
          <w:divBdr>
            <w:top w:val="none" w:sz="0" w:space="0" w:color="auto"/>
            <w:left w:val="none" w:sz="0" w:space="0" w:color="auto"/>
            <w:bottom w:val="none" w:sz="0" w:space="0" w:color="auto"/>
            <w:right w:val="none" w:sz="0" w:space="0" w:color="auto"/>
          </w:divBdr>
        </w:div>
        <w:div w:id="1807356258">
          <w:marLeft w:val="0"/>
          <w:marRight w:val="0"/>
          <w:marTop w:val="0"/>
          <w:marBottom w:val="0"/>
          <w:divBdr>
            <w:top w:val="none" w:sz="0" w:space="0" w:color="auto"/>
            <w:left w:val="none" w:sz="0" w:space="0" w:color="auto"/>
            <w:bottom w:val="none" w:sz="0" w:space="0" w:color="auto"/>
            <w:right w:val="none" w:sz="0" w:space="0" w:color="auto"/>
          </w:divBdr>
        </w:div>
        <w:div w:id="1677073444">
          <w:marLeft w:val="0"/>
          <w:marRight w:val="0"/>
          <w:marTop w:val="0"/>
          <w:marBottom w:val="0"/>
          <w:divBdr>
            <w:top w:val="none" w:sz="0" w:space="0" w:color="auto"/>
            <w:left w:val="none" w:sz="0" w:space="0" w:color="auto"/>
            <w:bottom w:val="none" w:sz="0" w:space="0" w:color="auto"/>
            <w:right w:val="none" w:sz="0" w:space="0" w:color="auto"/>
          </w:divBdr>
        </w:div>
        <w:div w:id="800269277">
          <w:marLeft w:val="0"/>
          <w:marRight w:val="0"/>
          <w:marTop w:val="0"/>
          <w:marBottom w:val="0"/>
          <w:divBdr>
            <w:top w:val="none" w:sz="0" w:space="0" w:color="auto"/>
            <w:left w:val="none" w:sz="0" w:space="0" w:color="auto"/>
            <w:bottom w:val="none" w:sz="0" w:space="0" w:color="auto"/>
            <w:right w:val="none" w:sz="0" w:space="0" w:color="auto"/>
          </w:divBdr>
        </w:div>
        <w:div w:id="1876968276">
          <w:marLeft w:val="0"/>
          <w:marRight w:val="0"/>
          <w:marTop w:val="0"/>
          <w:marBottom w:val="0"/>
          <w:divBdr>
            <w:top w:val="none" w:sz="0" w:space="0" w:color="auto"/>
            <w:left w:val="none" w:sz="0" w:space="0" w:color="auto"/>
            <w:bottom w:val="none" w:sz="0" w:space="0" w:color="auto"/>
            <w:right w:val="none" w:sz="0" w:space="0" w:color="auto"/>
          </w:divBdr>
        </w:div>
        <w:div w:id="449591723">
          <w:marLeft w:val="0"/>
          <w:marRight w:val="0"/>
          <w:marTop w:val="0"/>
          <w:marBottom w:val="0"/>
          <w:divBdr>
            <w:top w:val="none" w:sz="0" w:space="0" w:color="auto"/>
            <w:left w:val="none" w:sz="0" w:space="0" w:color="auto"/>
            <w:bottom w:val="none" w:sz="0" w:space="0" w:color="auto"/>
            <w:right w:val="none" w:sz="0" w:space="0" w:color="auto"/>
          </w:divBdr>
        </w:div>
        <w:div w:id="2010670577">
          <w:marLeft w:val="0"/>
          <w:marRight w:val="0"/>
          <w:marTop w:val="0"/>
          <w:marBottom w:val="0"/>
          <w:divBdr>
            <w:top w:val="none" w:sz="0" w:space="0" w:color="auto"/>
            <w:left w:val="none" w:sz="0" w:space="0" w:color="auto"/>
            <w:bottom w:val="none" w:sz="0" w:space="0" w:color="auto"/>
            <w:right w:val="none" w:sz="0" w:space="0" w:color="auto"/>
          </w:divBdr>
        </w:div>
        <w:div w:id="1954746070">
          <w:marLeft w:val="0"/>
          <w:marRight w:val="0"/>
          <w:marTop w:val="0"/>
          <w:marBottom w:val="0"/>
          <w:divBdr>
            <w:top w:val="none" w:sz="0" w:space="0" w:color="auto"/>
            <w:left w:val="none" w:sz="0" w:space="0" w:color="auto"/>
            <w:bottom w:val="none" w:sz="0" w:space="0" w:color="auto"/>
            <w:right w:val="none" w:sz="0" w:space="0" w:color="auto"/>
          </w:divBdr>
        </w:div>
        <w:div w:id="689113558">
          <w:marLeft w:val="0"/>
          <w:marRight w:val="0"/>
          <w:marTop w:val="0"/>
          <w:marBottom w:val="0"/>
          <w:divBdr>
            <w:top w:val="none" w:sz="0" w:space="0" w:color="auto"/>
            <w:left w:val="none" w:sz="0" w:space="0" w:color="auto"/>
            <w:bottom w:val="none" w:sz="0" w:space="0" w:color="auto"/>
            <w:right w:val="none" w:sz="0" w:space="0" w:color="auto"/>
          </w:divBdr>
        </w:div>
        <w:div w:id="1662463092">
          <w:marLeft w:val="0"/>
          <w:marRight w:val="0"/>
          <w:marTop w:val="0"/>
          <w:marBottom w:val="0"/>
          <w:divBdr>
            <w:top w:val="none" w:sz="0" w:space="0" w:color="auto"/>
            <w:left w:val="none" w:sz="0" w:space="0" w:color="auto"/>
            <w:bottom w:val="none" w:sz="0" w:space="0" w:color="auto"/>
            <w:right w:val="none" w:sz="0" w:space="0" w:color="auto"/>
          </w:divBdr>
        </w:div>
        <w:div w:id="1684089091">
          <w:marLeft w:val="0"/>
          <w:marRight w:val="0"/>
          <w:marTop w:val="0"/>
          <w:marBottom w:val="0"/>
          <w:divBdr>
            <w:top w:val="none" w:sz="0" w:space="0" w:color="auto"/>
            <w:left w:val="none" w:sz="0" w:space="0" w:color="auto"/>
            <w:bottom w:val="none" w:sz="0" w:space="0" w:color="auto"/>
            <w:right w:val="none" w:sz="0" w:space="0" w:color="auto"/>
          </w:divBdr>
        </w:div>
        <w:div w:id="2107917500">
          <w:marLeft w:val="0"/>
          <w:marRight w:val="0"/>
          <w:marTop w:val="0"/>
          <w:marBottom w:val="0"/>
          <w:divBdr>
            <w:top w:val="none" w:sz="0" w:space="0" w:color="auto"/>
            <w:left w:val="none" w:sz="0" w:space="0" w:color="auto"/>
            <w:bottom w:val="none" w:sz="0" w:space="0" w:color="auto"/>
            <w:right w:val="none" w:sz="0" w:space="0" w:color="auto"/>
          </w:divBdr>
        </w:div>
        <w:div w:id="1817184194">
          <w:marLeft w:val="0"/>
          <w:marRight w:val="0"/>
          <w:marTop w:val="0"/>
          <w:marBottom w:val="0"/>
          <w:divBdr>
            <w:top w:val="none" w:sz="0" w:space="0" w:color="auto"/>
            <w:left w:val="none" w:sz="0" w:space="0" w:color="auto"/>
            <w:bottom w:val="none" w:sz="0" w:space="0" w:color="auto"/>
            <w:right w:val="none" w:sz="0" w:space="0" w:color="auto"/>
          </w:divBdr>
        </w:div>
        <w:div w:id="880946062">
          <w:marLeft w:val="0"/>
          <w:marRight w:val="0"/>
          <w:marTop w:val="0"/>
          <w:marBottom w:val="0"/>
          <w:divBdr>
            <w:top w:val="none" w:sz="0" w:space="0" w:color="auto"/>
            <w:left w:val="none" w:sz="0" w:space="0" w:color="auto"/>
            <w:bottom w:val="none" w:sz="0" w:space="0" w:color="auto"/>
            <w:right w:val="none" w:sz="0" w:space="0" w:color="auto"/>
          </w:divBdr>
        </w:div>
        <w:div w:id="1817725624">
          <w:marLeft w:val="0"/>
          <w:marRight w:val="0"/>
          <w:marTop w:val="0"/>
          <w:marBottom w:val="0"/>
          <w:divBdr>
            <w:top w:val="none" w:sz="0" w:space="0" w:color="auto"/>
            <w:left w:val="none" w:sz="0" w:space="0" w:color="auto"/>
            <w:bottom w:val="none" w:sz="0" w:space="0" w:color="auto"/>
            <w:right w:val="none" w:sz="0" w:space="0" w:color="auto"/>
          </w:divBdr>
        </w:div>
        <w:div w:id="84882717">
          <w:marLeft w:val="0"/>
          <w:marRight w:val="0"/>
          <w:marTop w:val="0"/>
          <w:marBottom w:val="0"/>
          <w:divBdr>
            <w:top w:val="none" w:sz="0" w:space="0" w:color="auto"/>
            <w:left w:val="none" w:sz="0" w:space="0" w:color="auto"/>
            <w:bottom w:val="none" w:sz="0" w:space="0" w:color="auto"/>
            <w:right w:val="none" w:sz="0" w:space="0" w:color="auto"/>
          </w:divBdr>
        </w:div>
        <w:div w:id="619263790">
          <w:marLeft w:val="0"/>
          <w:marRight w:val="0"/>
          <w:marTop w:val="0"/>
          <w:marBottom w:val="0"/>
          <w:divBdr>
            <w:top w:val="none" w:sz="0" w:space="0" w:color="auto"/>
            <w:left w:val="none" w:sz="0" w:space="0" w:color="auto"/>
            <w:bottom w:val="none" w:sz="0" w:space="0" w:color="auto"/>
            <w:right w:val="none" w:sz="0" w:space="0" w:color="auto"/>
          </w:divBdr>
        </w:div>
        <w:div w:id="2030913020">
          <w:marLeft w:val="0"/>
          <w:marRight w:val="0"/>
          <w:marTop w:val="0"/>
          <w:marBottom w:val="0"/>
          <w:divBdr>
            <w:top w:val="none" w:sz="0" w:space="0" w:color="auto"/>
            <w:left w:val="none" w:sz="0" w:space="0" w:color="auto"/>
            <w:bottom w:val="none" w:sz="0" w:space="0" w:color="auto"/>
            <w:right w:val="none" w:sz="0" w:space="0" w:color="auto"/>
          </w:divBdr>
        </w:div>
        <w:div w:id="1598713426">
          <w:marLeft w:val="0"/>
          <w:marRight w:val="0"/>
          <w:marTop w:val="0"/>
          <w:marBottom w:val="0"/>
          <w:divBdr>
            <w:top w:val="none" w:sz="0" w:space="0" w:color="auto"/>
            <w:left w:val="none" w:sz="0" w:space="0" w:color="auto"/>
            <w:bottom w:val="none" w:sz="0" w:space="0" w:color="auto"/>
            <w:right w:val="none" w:sz="0" w:space="0" w:color="auto"/>
          </w:divBdr>
        </w:div>
        <w:div w:id="2046169962">
          <w:marLeft w:val="0"/>
          <w:marRight w:val="0"/>
          <w:marTop w:val="0"/>
          <w:marBottom w:val="0"/>
          <w:divBdr>
            <w:top w:val="none" w:sz="0" w:space="0" w:color="auto"/>
            <w:left w:val="none" w:sz="0" w:space="0" w:color="auto"/>
            <w:bottom w:val="none" w:sz="0" w:space="0" w:color="auto"/>
            <w:right w:val="none" w:sz="0" w:space="0" w:color="auto"/>
          </w:divBdr>
        </w:div>
        <w:div w:id="1300302645">
          <w:marLeft w:val="0"/>
          <w:marRight w:val="0"/>
          <w:marTop w:val="0"/>
          <w:marBottom w:val="0"/>
          <w:divBdr>
            <w:top w:val="none" w:sz="0" w:space="0" w:color="auto"/>
            <w:left w:val="none" w:sz="0" w:space="0" w:color="auto"/>
            <w:bottom w:val="none" w:sz="0" w:space="0" w:color="auto"/>
            <w:right w:val="none" w:sz="0" w:space="0" w:color="auto"/>
          </w:divBdr>
        </w:div>
        <w:div w:id="1947345489">
          <w:marLeft w:val="0"/>
          <w:marRight w:val="0"/>
          <w:marTop w:val="0"/>
          <w:marBottom w:val="0"/>
          <w:divBdr>
            <w:top w:val="none" w:sz="0" w:space="0" w:color="auto"/>
            <w:left w:val="none" w:sz="0" w:space="0" w:color="auto"/>
            <w:bottom w:val="none" w:sz="0" w:space="0" w:color="auto"/>
            <w:right w:val="none" w:sz="0" w:space="0" w:color="auto"/>
          </w:divBdr>
        </w:div>
        <w:div w:id="340354816">
          <w:marLeft w:val="0"/>
          <w:marRight w:val="0"/>
          <w:marTop w:val="0"/>
          <w:marBottom w:val="0"/>
          <w:divBdr>
            <w:top w:val="none" w:sz="0" w:space="0" w:color="auto"/>
            <w:left w:val="none" w:sz="0" w:space="0" w:color="auto"/>
            <w:bottom w:val="none" w:sz="0" w:space="0" w:color="auto"/>
            <w:right w:val="none" w:sz="0" w:space="0" w:color="auto"/>
          </w:divBdr>
        </w:div>
        <w:div w:id="456531725">
          <w:marLeft w:val="0"/>
          <w:marRight w:val="0"/>
          <w:marTop w:val="0"/>
          <w:marBottom w:val="0"/>
          <w:divBdr>
            <w:top w:val="none" w:sz="0" w:space="0" w:color="auto"/>
            <w:left w:val="none" w:sz="0" w:space="0" w:color="auto"/>
            <w:bottom w:val="none" w:sz="0" w:space="0" w:color="auto"/>
            <w:right w:val="none" w:sz="0" w:space="0" w:color="auto"/>
          </w:divBdr>
        </w:div>
        <w:div w:id="920261361">
          <w:marLeft w:val="0"/>
          <w:marRight w:val="0"/>
          <w:marTop w:val="0"/>
          <w:marBottom w:val="0"/>
          <w:divBdr>
            <w:top w:val="none" w:sz="0" w:space="0" w:color="auto"/>
            <w:left w:val="none" w:sz="0" w:space="0" w:color="auto"/>
            <w:bottom w:val="none" w:sz="0" w:space="0" w:color="auto"/>
            <w:right w:val="none" w:sz="0" w:space="0" w:color="auto"/>
          </w:divBdr>
        </w:div>
        <w:div w:id="935209241">
          <w:marLeft w:val="0"/>
          <w:marRight w:val="0"/>
          <w:marTop w:val="0"/>
          <w:marBottom w:val="0"/>
          <w:divBdr>
            <w:top w:val="none" w:sz="0" w:space="0" w:color="auto"/>
            <w:left w:val="none" w:sz="0" w:space="0" w:color="auto"/>
            <w:bottom w:val="none" w:sz="0" w:space="0" w:color="auto"/>
            <w:right w:val="none" w:sz="0" w:space="0" w:color="auto"/>
          </w:divBdr>
        </w:div>
        <w:div w:id="1032804226">
          <w:marLeft w:val="0"/>
          <w:marRight w:val="0"/>
          <w:marTop w:val="0"/>
          <w:marBottom w:val="0"/>
          <w:divBdr>
            <w:top w:val="none" w:sz="0" w:space="0" w:color="auto"/>
            <w:left w:val="none" w:sz="0" w:space="0" w:color="auto"/>
            <w:bottom w:val="none" w:sz="0" w:space="0" w:color="auto"/>
            <w:right w:val="none" w:sz="0" w:space="0" w:color="auto"/>
          </w:divBdr>
        </w:div>
        <w:div w:id="1149402792">
          <w:marLeft w:val="0"/>
          <w:marRight w:val="0"/>
          <w:marTop w:val="0"/>
          <w:marBottom w:val="0"/>
          <w:divBdr>
            <w:top w:val="none" w:sz="0" w:space="0" w:color="auto"/>
            <w:left w:val="none" w:sz="0" w:space="0" w:color="auto"/>
            <w:bottom w:val="none" w:sz="0" w:space="0" w:color="auto"/>
            <w:right w:val="none" w:sz="0" w:space="0" w:color="auto"/>
          </w:divBdr>
        </w:div>
        <w:div w:id="835607150">
          <w:marLeft w:val="0"/>
          <w:marRight w:val="0"/>
          <w:marTop w:val="0"/>
          <w:marBottom w:val="0"/>
          <w:divBdr>
            <w:top w:val="none" w:sz="0" w:space="0" w:color="auto"/>
            <w:left w:val="none" w:sz="0" w:space="0" w:color="auto"/>
            <w:bottom w:val="none" w:sz="0" w:space="0" w:color="auto"/>
            <w:right w:val="none" w:sz="0" w:space="0" w:color="auto"/>
          </w:divBdr>
        </w:div>
        <w:div w:id="1229195329">
          <w:marLeft w:val="0"/>
          <w:marRight w:val="0"/>
          <w:marTop w:val="0"/>
          <w:marBottom w:val="0"/>
          <w:divBdr>
            <w:top w:val="none" w:sz="0" w:space="0" w:color="auto"/>
            <w:left w:val="none" w:sz="0" w:space="0" w:color="auto"/>
            <w:bottom w:val="none" w:sz="0" w:space="0" w:color="auto"/>
            <w:right w:val="none" w:sz="0" w:space="0" w:color="auto"/>
          </w:divBdr>
        </w:div>
        <w:div w:id="796029272">
          <w:marLeft w:val="0"/>
          <w:marRight w:val="0"/>
          <w:marTop w:val="0"/>
          <w:marBottom w:val="0"/>
          <w:divBdr>
            <w:top w:val="none" w:sz="0" w:space="0" w:color="auto"/>
            <w:left w:val="none" w:sz="0" w:space="0" w:color="auto"/>
            <w:bottom w:val="none" w:sz="0" w:space="0" w:color="auto"/>
            <w:right w:val="none" w:sz="0" w:space="0" w:color="auto"/>
          </w:divBdr>
        </w:div>
        <w:div w:id="1548178759">
          <w:marLeft w:val="0"/>
          <w:marRight w:val="0"/>
          <w:marTop w:val="0"/>
          <w:marBottom w:val="0"/>
          <w:divBdr>
            <w:top w:val="none" w:sz="0" w:space="0" w:color="auto"/>
            <w:left w:val="none" w:sz="0" w:space="0" w:color="auto"/>
            <w:bottom w:val="none" w:sz="0" w:space="0" w:color="auto"/>
            <w:right w:val="none" w:sz="0" w:space="0" w:color="auto"/>
          </w:divBdr>
        </w:div>
        <w:div w:id="852064295">
          <w:marLeft w:val="0"/>
          <w:marRight w:val="0"/>
          <w:marTop w:val="0"/>
          <w:marBottom w:val="0"/>
          <w:divBdr>
            <w:top w:val="none" w:sz="0" w:space="0" w:color="auto"/>
            <w:left w:val="none" w:sz="0" w:space="0" w:color="auto"/>
            <w:bottom w:val="none" w:sz="0" w:space="0" w:color="auto"/>
            <w:right w:val="none" w:sz="0" w:space="0" w:color="auto"/>
          </w:divBdr>
        </w:div>
        <w:div w:id="338198248">
          <w:marLeft w:val="0"/>
          <w:marRight w:val="0"/>
          <w:marTop w:val="0"/>
          <w:marBottom w:val="0"/>
          <w:divBdr>
            <w:top w:val="none" w:sz="0" w:space="0" w:color="auto"/>
            <w:left w:val="none" w:sz="0" w:space="0" w:color="auto"/>
            <w:bottom w:val="none" w:sz="0" w:space="0" w:color="auto"/>
            <w:right w:val="none" w:sz="0" w:space="0" w:color="auto"/>
          </w:divBdr>
        </w:div>
        <w:div w:id="1051880115">
          <w:marLeft w:val="0"/>
          <w:marRight w:val="0"/>
          <w:marTop w:val="0"/>
          <w:marBottom w:val="0"/>
          <w:divBdr>
            <w:top w:val="none" w:sz="0" w:space="0" w:color="auto"/>
            <w:left w:val="none" w:sz="0" w:space="0" w:color="auto"/>
            <w:bottom w:val="none" w:sz="0" w:space="0" w:color="auto"/>
            <w:right w:val="none" w:sz="0" w:space="0" w:color="auto"/>
          </w:divBdr>
        </w:div>
        <w:div w:id="245268273">
          <w:marLeft w:val="0"/>
          <w:marRight w:val="0"/>
          <w:marTop w:val="0"/>
          <w:marBottom w:val="0"/>
          <w:divBdr>
            <w:top w:val="none" w:sz="0" w:space="0" w:color="auto"/>
            <w:left w:val="none" w:sz="0" w:space="0" w:color="auto"/>
            <w:bottom w:val="none" w:sz="0" w:space="0" w:color="auto"/>
            <w:right w:val="none" w:sz="0" w:space="0" w:color="auto"/>
          </w:divBdr>
        </w:div>
        <w:div w:id="645474957">
          <w:marLeft w:val="0"/>
          <w:marRight w:val="0"/>
          <w:marTop w:val="0"/>
          <w:marBottom w:val="0"/>
          <w:divBdr>
            <w:top w:val="none" w:sz="0" w:space="0" w:color="auto"/>
            <w:left w:val="none" w:sz="0" w:space="0" w:color="auto"/>
            <w:bottom w:val="none" w:sz="0" w:space="0" w:color="auto"/>
            <w:right w:val="none" w:sz="0" w:space="0" w:color="auto"/>
          </w:divBdr>
        </w:div>
        <w:div w:id="2091848045">
          <w:marLeft w:val="0"/>
          <w:marRight w:val="0"/>
          <w:marTop w:val="0"/>
          <w:marBottom w:val="0"/>
          <w:divBdr>
            <w:top w:val="none" w:sz="0" w:space="0" w:color="auto"/>
            <w:left w:val="none" w:sz="0" w:space="0" w:color="auto"/>
            <w:bottom w:val="none" w:sz="0" w:space="0" w:color="auto"/>
            <w:right w:val="none" w:sz="0" w:space="0" w:color="auto"/>
          </w:divBdr>
        </w:div>
        <w:div w:id="190070053">
          <w:marLeft w:val="0"/>
          <w:marRight w:val="0"/>
          <w:marTop w:val="0"/>
          <w:marBottom w:val="0"/>
          <w:divBdr>
            <w:top w:val="none" w:sz="0" w:space="0" w:color="auto"/>
            <w:left w:val="none" w:sz="0" w:space="0" w:color="auto"/>
            <w:bottom w:val="none" w:sz="0" w:space="0" w:color="auto"/>
            <w:right w:val="none" w:sz="0" w:space="0" w:color="auto"/>
          </w:divBdr>
        </w:div>
        <w:div w:id="1471944836">
          <w:marLeft w:val="0"/>
          <w:marRight w:val="0"/>
          <w:marTop w:val="0"/>
          <w:marBottom w:val="0"/>
          <w:divBdr>
            <w:top w:val="none" w:sz="0" w:space="0" w:color="auto"/>
            <w:left w:val="none" w:sz="0" w:space="0" w:color="auto"/>
            <w:bottom w:val="none" w:sz="0" w:space="0" w:color="auto"/>
            <w:right w:val="none" w:sz="0" w:space="0" w:color="auto"/>
          </w:divBdr>
        </w:div>
        <w:div w:id="19160593">
          <w:marLeft w:val="0"/>
          <w:marRight w:val="0"/>
          <w:marTop w:val="0"/>
          <w:marBottom w:val="0"/>
          <w:divBdr>
            <w:top w:val="none" w:sz="0" w:space="0" w:color="auto"/>
            <w:left w:val="none" w:sz="0" w:space="0" w:color="auto"/>
            <w:bottom w:val="none" w:sz="0" w:space="0" w:color="auto"/>
            <w:right w:val="none" w:sz="0" w:space="0" w:color="auto"/>
          </w:divBdr>
        </w:div>
        <w:div w:id="1382905027">
          <w:marLeft w:val="0"/>
          <w:marRight w:val="0"/>
          <w:marTop w:val="0"/>
          <w:marBottom w:val="0"/>
          <w:divBdr>
            <w:top w:val="none" w:sz="0" w:space="0" w:color="auto"/>
            <w:left w:val="none" w:sz="0" w:space="0" w:color="auto"/>
            <w:bottom w:val="none" w:sz="0" w:space="0" w:color="auto"/>
            <w:right w:val="none" w:sz="0" w:space="0" w:color="auto"/>
          </w:divBdr>
        </w:div>
        <w:div w:id="20518980">
          <w:marLeft w:val="0"/>
          <w:marRight w:val="0"/>
          <w:marTop w:val="0"/>
          <w:marBottom w:val="0"/>
          <w:divBdr>
            <w:top w:val="none" w:sz="0" w:space="0" w:color="auto"/>
            <w:left w:val="none" w:sz="0" w:space="0" w:color="auto"/>
            <w:bottom w:val="none" w:sz="0" w:space="0" w:color="auto"/>
            <w:right w:val="none" w:sz="0" w:space="0" w:color="auto"/>
          </w:divBdr>
        </w:div>
        <w:div w:id="2125073204">
          <w:marLeft w:val="0"/>
          <w:marRight w:val="0"/>
          <w:marTop w:val="0"/>
          <w:marBottom w:val="0"/>
          <w:divBdr>
            <w:top w:val="none" w:sz="0" w:space="0" w:color="auto"/>
            <w:left w:val="none" w:sz="0" w:space="0" w:color="auto"/>
            <w:bottom w:val="none" w:sz="0" w:space="0" w:color="auto"/>
            <w:right w:val="none" w:sz="0" w:space="0" w:color="auto"/>
          </w:divBdr>
        </w:div>
        <w:div w:id="1582373101">
          <w:marLeft w:val="0"/>
          <w:marRight w:val="0"/>
          <w:marTop w:val="0"/>
          <w:marBottom w:val="0"/>
          <w:divBdr>
            <w:top w:val="none" w:sz="0" w:space="0" w:color="auto"/>
            <w:left w:val="none" w:sz="0" w:space="0" w:color="auto"/>
            <w:bottom w:val="none" w:sz="0" w:space="0" w:color="auto"/>
            <w:right w:val="none" w:sz="0" w:space="0" w:color="auto"/>
          </w:divBdr>
        </w:div>
        <w:div w:id="1005941209">
          <w:marLeft w:val="0"/>
          <w:marRight w:val="0"/>
          <w:marTop w:val="0"/>
          <w:marBottom w:val="0"/>
          <w:divBdr>
            <w:top w:val="none" w:sz="0" w:space="0" w:color="auto"/>
            <w:left w:val="none" w:sz="0" w:space="0" w:color="auto"/>
            <w:bottom w:val="none" w:sz="0" w:space="0" w:color="auto"/>
            <w:right w:val="none" w:sz="0" w:space="0" w:color="auto"/>
          </w:divBdr>
        </w:div>
        <w:div w:id="1120420174">
          <w:marLeft w:val="0"/>
          <w:marRight w:val="0"/>
          <w:marTop w:val="0"/>
          <w:marBottom w:val="0"/>
          <w:divBdr>
            <w:top w:val="none" w:sz="0" w:space="0" w:color="auto"/>
            <w:left w:val="none" w:sz="0" w:space="0" w:color="auto"/>
            <w:bottom w:val="none" w:sz="0" w:space="0" w:color="auto"/>
            <w:right w:val="none" w:sz="0" w:space="0" w:color="auto"/>
          </w:divBdr>
        </w:div>
        <w:div w:id="1501582012">
          <w:marLeft w:val="0"/>
          <w:marRight w:val="0"/>
          <w:marTop w:val="0"/>
          <w:marBottom w:val="0"/>
          <w:divBdr>
            <w:top w:val="none" w:sz="0" w:space="0" w:color="auto"/>
            <w:left w:val="none" w:sz="0" w:space="0" w:color="auto"/>
            <w:bottom w:val="none" w:sz="0" w:space="0" w:color="auto"/>
            <w:right w:val="none" w:sz="0" w:space="0" w:color="auto"/>
          </w:divBdr>
        </w:div>
        <w:div w:id="553737861">
          <w:marLeft w:val="0"/>
          <w:marRight w:val="0"/>
          <w:marTop w:val="0"/>
          <w:marBottom w:val="0"/>
          <w:divBdr>
            <w:top w:val="none" w:sz="0" w:space="0" w:color="auto"/>
            <w:left w:val="none" w:sz="0" w:space="0" w:color="auto"/>
            <w:bottom w:val="none" w:sz="0" w:space="0" w:color="auto"/>
            <w:right w:val="none" w:sz="0" w:space="0" w:color="auto"/>
          </w:divBdr>
        </w:div>
        <w:div w:id="1119106620">
          <w:marLeft w:val="0"/>
          <w:marRight w:val="0"/>
          <w:marTop w:val="0"/>
          <w:marBottom w:val="0"/>
          <w:divBdr>
            <w:top w:val="none" w:sz="0" w:space="0" w:color="auto"/>
            <w:left w:val="none" w:sz="0" w:space="0" w:color="auto"/>
            <w:bottom w:val="none" w:sz="0" w:space="0" w:color="auto"/>
            <w:right w:val="none" w:sz="0" w:space="0" w:color="auto"/>
          </w:divBdr>
        </w:div>
        <w:div w:id="933513914">
          <w:marLeft w:val="0"/>
          <w:marRight w:val="0"/>
          <w:marTop w:val="0"/>
          <w:marBottom w:val="0"/>
          <w:divBdr>
            <w:top w:val="none" w:sz="0" w:space="0" w:color="auto"/>
            <w:left w:val="none" w:sz="0" w:space="0" w:color="auto"/>
            <w:bottom w:val="none" w:sz="0" w:space="0" w:color="auto"/>
            <w:right w:val="none" w:sz="0" w:space="0" w:color="auto"/>
          </w:divBdr>
        </w:div>
        <w:div w:id="1793090231">
          <w:marLeft w:val="0"/>
          <w:marRight w:val="0"/>
          <w:marTop w:val="0"/>
          <w:marBottom w:val="0"/>
          <w:divBdr>
            <w:top w:val="none" w:sz="0" w:space="0" w:color="auto"/>
            <w:left w:val="none" w:sz="0" w:space="0" w:color="auto"/>
            <w:bottom w:val="none" w:sz="0" w:space="0" w:color="auto"/>
            <w:right w:val="none" w:sz="0" w:space="0" w:color="auto"/>
          </w:divBdr>
        </w:div>
        <w:div w:id="870384777">
          <w:marLeft w:val="0"/>
          <w:marRight w:val="0"/>
          <w:marTop w:val="0"/>
          <w:marBottom w:val="0"/>
          <w:divBdr>
            <w:top w:val="none" w:sz="0" w:space="0" w:color="auto"/>
            <w:left w:val="none" w:sz="0" w:space="0" w:color="auto"/>
            <w:bottom w:val="none" w:sz="0" w:space="0" w:color="auto"/>
            <w:right w:val="none" w:sz="0" w:space="0" w:color="auto"/>
          </w:divBdr>
        </w:div>
        <w:div w:id="183204953">
          <w:marLeft w:val="0"/>
          <w:marRight w:val="0"/>
          <w:marTop w:val="0"/>
          <w:marBottom w:val="0"/>
          <w:divBdr>
            <w:top w:val="none" w:sz="0" w:space="0" w:color="auto"/>
            <w:left w:val="none" w:sz="0" w:space="0" w:color="auto"/>
            <w:bottom w:val="none" w:sz="0" w:space="0" w:color="auto"/>
            <w:right w:val="none" w:sz="0" w:space="0" w:color="auto"/>
          </w:divBdr>
        </w:div>
        <w:div w:id="29425871">
          <w:marLeft w:val="0"/>
          <w:marRight w:val="0"/>
          <w:marTop w:val="0"/>
          <w:marBottom w:val="0"/>
          <w:divBdr>
            <w:top w:val="none" w:sz="0" w:space="0" w:color="auto"/>
            <w:left w:val="none" w:sz="0" w:space="0" w:color="auto"/>
            <w:bottom w:val="none" w:sz="0" w:space="0" w:color="auto"/>
            <w:right w:val="none" w:sz="0" w:space="0" w:color="auto"/>
          </w:divBdr>
        </w:div>
        <w:div w:id="177893915">
          <w:marLeft w:val="0"/>
          <w:marRight w:val="0"/>
          <w:marTop w:val="0"/>
          <w:marBottom w:val="0"/>
          <w:divBdr>
            <w:top w:val="none" w:sz="0" w:space="0" w:color="auto"/>
            <w:left w:val="none" w:sz="0" w:space="0" w:color="auto"/>
            <w:bottom w:val="none" w:sz="0" w:space="0" w:color="auto"/>
            <w:right w:val="none" w:sz="0" w:space="0" w:color="auto"/>
          </w:divBdr>
        </w:div>
        <w:div w:id="478574250">
          <w:marLeft w:val="0"/>
          <w:marRight w:val="0"/>
          <w:marTop w:val="0"/>
          <w:marBottom w:val="0"/>
          <w:divBdr>
            <w:top w:val="none" w:sz="0" w:space="0" w:color="auto"/>
            <w:left w:val="none" w:sz="0" w:space="0" w:color="auto"/>
            <w:bottom w:val="none" w:sz="0" w:space="0" w:color="auto"/>
            <w:right w:val="none" w:sz="0" w:space="0" w:color="auto"/>
          </w:divBdr>
        </w:div>
        <w:div w:id="2077429221">
          <w:marLeft w:val="0"/>
          <w:marRight w:val="0"/>
          <w:marTop w:val="0"/>
          <w:marBottom w:val="0"/>
          <w:divBdr>
            <w:top w:val="none" w:sz="0" w:space="0" w:color="auto"/>
            <w:left w:val="none" w:sz="0" w:space="0" w:color="auto"/>
            <w:bottom w:val="none" w:sz="0" w:space="0" w:color="auto"/>
            <w:right w:val="none" w:sz="0" w:space="0" w:color="auto"/>
          </w:divBdr>
        </w:div>
        <w:div w:id="282078437">
          <w:marLeft w:val="0"/>
          <w:marRight w:val="0"/>
          <w:marTop w:val="0"/>
          <w:marBottom w:val="0"/>
          <w:divBdr>
            <w:top w:val="none" w:sz="0" w:space="0" w:color="auto"/>
            <w:left w:val="none" w:sz="0" w:space="0" w:color="auto"/>
            <w:bottom w:val="none" w:sz="0" w:space="0" w:color="auto"/>
            <w:right w:val="none" w:sz="0" w:space="0" w:color="auto"/>
          </w:divBdr>
        </w:div>
        <w:div w:id="1952126590">
          <w:marLeft w:val="0"/>
          <w:marRight w:val="0"/>
          <w:marTop w:val="0"/>
          <w:marBottom w:val="0"/>
          <w:divBdr>
            <w:top w:val="none" w:sz="0" w:space="0" w:color="auto"/>
            <w:left w:val="none" w:sz="0" w:space="0" w:color="auto"/>
            <w:bottom w:val="none" w:sz="0" w:space="0" w:color="auto"/>
            <w:right w:val="none" w:sz="0" w:space="0" w:color="auto"/>
          </w:divBdr>
        </w:div>
        <w:div w:id="1703240839">
          <w:marLeft w:val="0"/>
          <w:marRight w:val="0"/>
          <w:marTop w:val="0"/>
          <w:marBottom w:val="0"/>
          <w:divBdr>
            <w:top w:val="none" w:sz="0" w:space="0" w:color="auto"/>
            <w:left w:val="none" w:sz="0" w:space="0" w:color="auto"/>
            <w:bottom w:val="none" w:sz="0" w:space="0" w:color="auto"/>
            <w:right w:val="none" w:sz="0" w:space="0" w:color="auto"/>
          </w:divBdr>
        </w:div>
        <w:div w:id="1056586153">
          <w:marLeft w:val="0"/>
          <w:marRight w:val="0"/>
          <w:marTop w:val="0"/>
          <w:marBottom w:val="0"/>
          <w:divBdr>
            <w:top w:val="none" w:sz="0" w:space="0" w:color="auto"/>
            <w:left w:val="none" w:sz="0" w:space="0" w:color="auto"/>
            <w:bottom w:val="none" w:sz="0" w:space="0" w:color="auto"/>
            <w:right w:val="none" w:sz="0" w:space="0" w:color="auto"/>
          </w:divBdr>
        </w:div>
        <w:div w:id="544292301">
          <w:marLeft w:val="0"/>
          <w:marRight w:val="0"/>
          <w:marTop w:val="0"/>
          <w:marBottom w:val="0"/>
          <w:divBdr>
            <w:top w:val="none" w:sz="0" w:space="0" w:color="auto"/>
            <w:left w:val="none" w:sz="0" w:space="0" w:color="auto"/>
            <w:bottom w:val="none" w:sz="0" w:space="0" w:color="auto"/>
            <w:right w:val="none" w:sz="0" w:space="0" w:color="auto"/>
          </w:divBdr>
        </w:div>
        <w:div w:id="1939170316">
          <w:marLeft w:val="0"/>
          <w:marRight w:val="0"/>
          <w:marTop w:val="0"/>
          <w:marBottom w:val="0"/>
          <w:divBdr>
            <w:top w:val="none" w:sz="0" w:space="0" w:color="auto"/>
            <w:left w:val="none" w:sz="0" w:space="0" w:color="auto"/>
            <w:bottom w:val="none" w:sz="0" w:space="0" w:color="auto"/>
            <w:right w:val="none" w:sz="0" w:space="0" w:color="auto"/>
          </w:divBdr>
        </w:div>
        <w:div w:id="901797323">
          <w:marLeft w:val="0"/>
          <w:marRight w:val="0"/>
          <w:marTop w:val="0"/>
          <w:marBottom w:val="0"/>
          <w:divBdr>
            <w:top w:val="none" w:sz="0" w:space="0" w:color="auto"/>
            <w:left w:val="none" w:sz="0" w:space="0" w:color="auto"/>
            <w:bottom w:val="none" w:sz="0" w:space="0" w:color="auto"/>
            <w:right w:val="none" w:sz="0" w:space="0" w:color="auto"/>
          </w:divBdr>
        </w:div>
        <w:div w:id="2057273304">
          <w:marLeft w:val="0"/>
          <w:marRight w:val="0"/>
          <w:marTop w:val="0"/>
          <w:marBottom w:val="0"/>
          <w:divBdr>
            <w:top w:val="none" w:sz="0" w:space="0" w:color="auto"/>
            <w:left w:val="none" w:sz="0" w:space="0" w:color="auto"/>
            <w:bottom w:val="none" w:sz="0" w:space="0" w:color="auto"/>
            <w:right w:val="none" w:sz="0" w:space="0" w:color="auto"/>
          </w:divBdr>
        </w:div>
        <w:div w:id="610749791">
          <w:marLeft w:val="0"/>
          <w:marRight w:val="0"/>
          <w:marTop w:val="0"/>
          <w:marBottom w:val="0"/>
          <w:divBdr>
            <w:top w:val="none" w:sz="0" w:space="0" w:color="auto"/>
            <w:left w:val="none" w:sz="0" w:space="0" w:color="auto"/>
            <w:bottom w:val="none" w:sz="0" w:space="0" w:color="auto"/>
            <w:right w:val="none" w:sz="0" w:space="0" w:color="auto"/>
          </w:divBdr>
        </w:div>
        <w:div w:id="1476683291">
          <w:marLeft w:val="0"/>
          <w:marRight w:val="0"/>
          <w:marTop w:val="0"/>
          <w:marBottom w:val="0"/>
          <w:divBdr>
            <w:top w:val="none" w:sz="0" w:space="0" w:color="auto"/>
            <w:left w:val="none" w:sz="0" w:space="0" w:color="auto"/>
            <w:bottom w:val="none" w:sz="0" w:space="0" w:color="auto"/>
            <w:right w:val="none" w:sz="0" w:space="0" w:color="auto"/>
          </w:divBdr>
        </w:div>
        <w:div w:id="1335493596">
          <w:marLeft w:val="0"/>
          <w:marRight w:val="0"/>
          <w:marTop w:val="0"/>
          <w:marBottom w:val="0"/>
          <w:divBdr>
            <w:top w:val="none" w:sz="0" w:space="0" w:color="auto"/>
            <w:left w:val="none" w:sz="0" w:space="0" w:color="auto"/>
            <w:bottom w:val="none" w:sz="0" w:space="0" w:color="auto"/>
            <w:right w:val="none" w:sz="0" w:space="0" w:color="auto"/>
          </w:divBdr>
        </w:div>
        <w:div w:id="414860605">
          <w:marLeft w:val="0"/>
          <w:marRight w:val="0"/>
          <w:marTop w:val="0"/>
          <w:marBottom w:val="0"/>
          <w:divBdr>
            <w:top w:val="none" w:sz="0" w:space="0" w:color="auto"/>
            <w:left w:val="none" w:sz="0" w:space="0" w:color="auto"/>
            <w:bottom w:val="none" w:sz="0" w:space="0" w:color="auto"/>
            <w:right w:val="none" w:sz="0" w:space="0" w:color="auto"/>
          </w:divBdr>
        </w:div>
        <w:div w:id="1615673013">
          <w:marLeft w:val="0"/>
          <w:marRight w:val="0"/>
          <w:marTop w:val="0"/>
          <w:marBottom w:val="0"/>
          <w:divBdr>
            <w:top w:val="none" w:sz="0" w:space="0" w:color="auto"/>
            <w:left w:val="none" w:sz="0" w:space="0" w:color="auto"/>
            <w:bottom w:val="none" w:sz="0" w:space="0" w:color="auto"/>
            <w:right w:val="none" w:sz="0" w:space="0" w:color="auto"/>
          </w:divBdr>
        </w:div>
        <w:div w:id="1572085493">
          <w:marLeft w:val="0"/>
          <w:marRight w:val="0"/>
          <w:marTop w:val="0"/>
          <w:marBottom w:val="0"/>
          <w:divBdr>
            <w:top w:val="none" w:sz="0" w:space="0" w:color="auto"/>
            <w:left w:val="none" w:sz="0" w:space="0" w:color="auto"/>
            <w:bottom w:val="none" w:sz="0" w:space="0" w:color="auto"/>
            <w:right w:val="none" w:sz="0" w:space="0" w:color="auto"/>
          </w:divBdr>
        </w:div>
        <w:div w:id="1031880265">
          <w:marLeft w:val="0"/>
          <w:marRight w:val="0"/>
          <w:marTop w:val="0"/>
          <w:marBottom w:val="0"/>
          <w:divBdr>
            <w:top w:val="none" w:sz="0" w:space="0" w:color="auto"/>
            <w:left w:val="none" w:sz="0" w:space="0" w:color="auto"/>
            <w:bottom w:val="none" w:sz="0" w:space="0" w:color="auto"/>
            <w:right w:val="none" w:sz="0" w:space="0" w:color="auto"/>
          </w:divBdr>
        </w:div>
        <w:div w:id="161622941">
          <w:marLeft w:val="0"/>
          <w:marRight w:val="0"/>
          <w:marTop w:val="0"/>
          <w:marBottom w:val="0"/>
          <w:divBdr>
            <w:top w:val="none" w:sz="0" w:space="0" w:color="auto"/>
            <w:left w:val="none" w:sz="0" w:space="0" w:color="auto"/>
            <w:bottom w:val="none" w:sz="0" w:space="0" w:color="auto"/>
            <w:right w:val="none" w:sz="0" w:space="0" w:color="auto"/>
          </w:divBdr>
        </w:div>
        <w:div w:id="1090925546">
          <w:marLeft w:val="0"/>
          <w:marRight w:val="0"/>
          <w:marTop w:val="0"/>
          <w:marBottom w:val="0"/>
          <w:divBdr>
            <w:top w:val="none" w:sz="0" w:space="0" w:color="auto"/>
            <w:left w:val="none" w:sz="0" w:space="0" w:color="auto"/>
            <w:bottom w:val="none" w:sz="0" w:space="0" w:color="auto"/>
            <w:right w:val="none" w:sz="0" w:space="0" w:color="auto"/>
          </w:divBdr>
        </w:div>
        <w:div w:id="1099987657">
          <w:marLeft w:val="0"/>
          <w:marRight w:val="0"/>
          <w:marTop w:val="0"/>
          <w:marBottom w:val="0"/>
          <w:divBdr>
            <w:top w:val="none" w:sz="0" w:space="0" w:color="auto"/>
            <w:left w:val="none" w:sz="0" w:space="0" w:color="auto"/>
            <w:bottom w:val="none" w:sz="0" w:space="0" w:color="auto"/>
            <w:right w:val="none" w:sz="0" w:space="0" w:color="auto"/>
          </w:divBdr>
        </w:div>
        <w:div w:id="703597564">
          <w:marLeft w:val="0"/>
          <w:marRight w:val="0"/>
          <w:marTop w:val="0"/>
          <w:marBottom w:val="0"/>
          <w:divBdr>
            <w:top w:val="none" w:sz="0" w:space="0" w:color="auto"/>
            <w:left w:val="none" w:sz="0" w:space="0" w:color="auto"/>
            <w:bottom w:val="none" w:sz="0" w:space="0" w:color="auto"/>
            <w:right w:val="none" w:sz="0" w:space="0" w:color="auto"/>
          </w:divBdr>
        </w:div>
        <w:div w:id="1148321945">
          <w:marLeft w:val="0"/>
          <w:marRight w:val="0"/>
          <w:marTop w:val="0"/>
          <w:marBottom w:val="0"/>
          <w:divBdr>
            <w:top w:val="none" w:sz="0" w:space="0" w:color="auto"/>
            <w:left w:val="none" w:sz="0" w:space="0" w:color="auto"/>
            <w:bottom w:val="none" w:sz="0" w:space="0" w:color="auto"/>
            <w:right w:val="none" w:sz="0" w:space="0" w:color="auto"/>
          </w:divBdr>
        </w:div>
        <w:div w:id="1909997778">
          <w:marLeft w:val="0"/>
          <w:marRight w:val="0"/>
          <w:marTop w:val="0"/>
          <w:marBottom w:val="0"/>
          <w:divBdr>
            <w:top w:val="none" w:sz="0" w:space="0" w:color="auto"/>
            <w:left w:val="none" w:sz="0" w:space="0" w:color="auto"/>
            <w:bottom w:val="none" w:sz="0" w:space="0" w:color="auto"/>
            <w:right w:val="none" w:sz="0" w:space="0" w:color="auto"/>
          </w:divBdr>
        </w:div>
        <w:div w:id="1122459580">
          <w:marLeft w:val="0"/>
          <w:marRight w:val="0"/>
          <w:marTop w:val="0"/>
          <w:marBottom w:val="0"/>
          <w:divBdr>
            <w:top w:val="none" w:sz="0" w:space="0" w:color="auto"/>
            <w:left w:val="none" w:sz="0" w:space="0" w:color="auto"/>
            <w:bottom w:val="none" w:sz="0" w:space="0" w:color="auto"/>
            <w:right w:val="none" w:sz="0" w:space="0" w:color="auto"/>
          </w:divBdr>
        </w:div>
        <w:div w:id="1464233220">
          <w:marLeft w:val="0"/>
          <w:marRight w:val="0"/>
          <w:marTop w:val="0"/>
          <w:marBottom w:val="0"/>
          <w:divBdr>
            <w:top w:val="none" w:sz="0" w:space="0" w:color="auto"/>
            <w:left w:val="none" w:sz="0" w:space="0" w:color="auto"/>
            <w:bottom w:val="none" w:sz="0" w:space="0" w:color="auto"/>
            <w:right w:val="none" w:sz="0" w:space="0" w:color="auto"/>
          </w:divBdr>
        </w:div>
        <w:div w:id="1432702128">
          <w:marLeft w:val="0"/>
          <w:marRight w:val="0"/>
          <w:marTop w:val="0"/>
          <w:marBottom w:val="0"/>
          <w:divBdr>
            <w:top w:val="none" w:sz="0" w:space="0" w:color="auto"/>
            <w:left w:val="none" w:sz="0" w:space="0" w:color="auto"/>
            <w:bottom w:val="none" w:sz="0" w:space="0" w:color="auto"/>
            <w:right w:val="none" w:sz="0" w:space="0" w:color="auto"/>
          </w:divBdr>
        </w:div>
        <w:div w:id="569387674">
          <w:marLeft w:val="0"/>
          <w:marRight w:val="0"/>
          <w:marTop w:val="0"/>
          <w:marBottom w:val="0"/>
          <w:divBdr>
            <w:top w:val="none" w:sz="0" w:space="0" w:color="auto"/>
            <w:left w:val="none" w:sz="0" w:space="0" w:color="auto"/>
            <w:bottom w:val="none" w:sz="0" w:space="0" w:color="auto"/>
            <w:right w:val="none" w:sz="0" w:space="0" w:color="auto"/>
          </w:divBdr>
        </w:div>
        <w:div w:id="1761825971">
          <w:marLeft w:val="0"/>
          <w:marRight w:val="0"/>
          <w:marTop w:val="0"/>
          <w:marBottom w:val="0"/>
          <w:divBdr>
            <w:top w:val="none" w:sz="0" w:space="0" w:color="auto"/>
            <w:left w:val="none" w:sz="0" w:space="0" w:color="auto"/>
            <w:bottom w:val="none" w:sz="0" w:space="0" w:color="auto"/>
            <w:right w:val="none" w:sz="0" w:space="0" w:color="auto"/>
          </w:divBdr>
        </w:div>
        <w:div w:id="2018385692">
          <w:marLeft w:val="0"/>
          <w:marRight w:val="0"/>
          <w:marTop w:val="0"/>
          <w:marBottom w:val="0"/>
          <w:divBdr>
            <w:top w:val="none" w:sz="0" w:space="0" w:color="auto"/>
            <w:left w:val="none" w:sz="0" w:space="0" w:color="auto"/>
            <w:bottom w:val="none" w:sz="0" w:space="0" w:color="auto"/>
            <w:right w:val="none" w:sz="0" w:space="0" w:color="auto"/>
          </w:divBdr>
        </w:div>
        <w:div w:id="2139256709">
          <w:marLeft w:val="0"/>
          <w:marRight w:val="0"/>
          <w:marTop w:val="0"/>
          <w:marBottom w:val="0"/>
          <w:divBdr>
            <w:top w:val="none" w:sz="0" w:space="0" w:color="auto"/>
            <w:left w:val="none" w:sz="0" w:space="0" w:color="auto"/>
            <w:bottom w:val="none" w:sz="0" w:space="0" w:color="auto"/>
            <w:right w:val="none" w:sz="0" w:space="0" w:color="auto"/>
          </w:divBdr>
        </w:div>
        <w:div w:id="1691683600">
          <w:marLeft w:val="0"/>
          <w:marRight w:val="0"/>
          <w:marTop w:val="0"/>
          <w:marBottom w:val="0"/>
          <w:divBdr>
            <w:top w:val="none" w:sz="0" w:space="0" w:color="auto"/>
            <w:left w:val="none" w:sz="0" w:space="0" w:color="auto"/>
            <w:bottom w:val="none" w:sz="0" w:space="0" w:color="auto"/>
            <w:right w:val="none" w:sz="0" w:space="0" w:color="auto"/>
          </w:divBdr>
        </w:div>
        <w:div w:id="2098792941">
          <w:marLeft w:val="0"/>
          <w:marRight w:val="0"/>
          <w:marTop w:val="0"/>
          <w:marBottom w:val="0"/>
          <w:divBdr>
            <w:top w:val="none" w:sz="0" w:space="0" w:color="auto"/>
            <w:left w:val="none" w:sz="0" w:space="0" w:color="auto"/>
            <w:bottom w:val="none" w:sz="0" w:space="0" w:color="auto"/>
            <w:right w:val="none" w:sz="0" w:space="0" w:color="auto"/>
          </w:divBdr>
        </w:div>
        <w:div w:id="1556311849">
          <w:marLeft w:val="0"/>
          <w:marRight w:val="0"/>
          <w:marTop w:val="0"/>
          <w:marBottom w:val="0"/>
          <w:divBdr>
            <w:top w:val="none" w:sz="0" w:space="0" w:color="auto"/>
            <w:left w:val="none" w:sz="0" w:space="0" w:color="auto"/>
            <w:bottom w:val="none" w:sz="0" w:space="0" w:color="auto"/>
            <w:right w:val="none" w:sz="0" w:space="0" w:color="auto"/>
          </w:divBdr>
        </w:div>
        <w:div w:id="538780164">
          <w:marLeft w:val="0"/>
          <w:marRight w:val="0"/>
          <w:marTop w:val="0"/>
          <w:marBottom w:val="0"/>
          <w:divBdr>
            <w:top w:val="none" w:sz="0" w:space="0" w:color="auto"/>
            <w:left w:val="none" w:sz="0" w:space="0" w:color="auto"/>
            <w:bottom w:val="none" w:sz="0" w:space="0" w:color="auto"/>
            <w:right w:val="none" w:sz="0" w:space="0" w:color="auto"/>
          </w:divBdr>
        </w:div>
        <w:div w:id="1994211717">
          <w:marLeft w:val="0"/>
          <w:marRight w:val="0"/>
          <w:marTop w:val="0"/>
          <w:marBottom w:val="0"/>
          <w:divBdr>
            <w:top w:val="none" w:sz="0" w:space="0" w:color="auto"/>
            <w:left w:val="none" w:sz="0" w:space="0" w:color="auto"/>
            <w:bottom w:val="none" w:sz="0" w:space="0" w:color="auto"/>
            <w:right w:val="none" w:sz="0" w:space="0" w:color="auto"/>
          </w:divBdr>
        </w:div>
        <w:div w:id="845484023">
          <w:marLeft w:val="0"/>
          <w:marRight w:val="0"/>
          <w:marTop w:val="0"/>
          <w:marBottom w:val="0"/>
          <w:divBdr>
            <w:top w:val="none" w:sz="0" w:space="0" w:color="auto"/>
            <w:left w:val="none" w:sz="0" w:space="0" w:color="auto"/>
            <w:bottom w:val="none" w:sz="0" w:space="0" w:color="auto"/>
            <w:right w:val="none" w:sz="0" w:space="0" w:color="auto"/>
          </w:divBdr>
        </w:div>
        <w:div w:id="274942392">
          <w:marLeft w:val="0"/>
          <w:marRight w:val="0"/>
          <w:marTop w:val="0"/>
          <w:marBottom w:val="0"/>
          <w:divBdr>
            <w:top w:val="none" w:sz="0" w:space="0" w:color="auto"/>
            <w:left w:val="none" w:sz="0" w:space="0" w:color="auto"/>
            <w:bottom w:val="none" w:sz="0" w:space="0" w:color="auto"/>
            <w:right w:val="none" w:sz="0" w:space="0" w:color="auto"/>
          </w:divBdr>
        </w:div>
        <w:div w:id="629670754">
          <w:marLeft w:val="0"/>
          <w:marRight w:val="0"/>
          <w:marTop w:val="0"/>
          <w:marBottom w:val="0"/>
          <w:divBdr>
            <w:top w:val="none" w:sz="0" w:space="0" w:color="auto"/>
            <w:left w:val="none" w:sz="0" w:space="0" w:color="auto"/>
            <w:bottom w:val="none" w:sz="0" w:space="0" w:color="auto"/>
            <w:right w:val="none" w:sz="0" w:space="0" w:color="auto"/>
          </w:divBdr>
        </w:div>
        <w:div w:id="1159737749">
          <w:marLeft w:val="0"/>
          <w:marRight w:val="0"/>
          <w:marTop w:val="0"/>
          <w:marBottom w:val="0"/>
          <w:divBdr>
            <w:top w:val="none" w:sz="0" w:space="0" w:color="auto"/>
            <w:left w:val="none" w:sz="0" w:space="0" w:color="auto"/>
            <w:bottom w:val="none" w:sz="0" w:space="0" w:color="auto"/>
            <w:right w:val="none" w:sz="0" w:space="0" w:color="auto"/>
          </w:divBdr>
        </w:div>
        <w:div w:id="817461246">
          <w:marLeft w:val="0"/>
          <w:marRight w:val="0"/>
          <w:marTop w:val="0"/>
          <w:marBottom w:val="0"/>
          <w:divBdr>
            <w:top w:val="none" w:sz="0" w:space="0" w:color="auto"/>
            <w:left w:val="none" w:sz="0" w:space="0" w:color="auto"/>
            <w:bottom w:val="none" w:sz="0" w:space="0" w:color="auto"/>
            <w:right w:val="none" w:sz="0" w:space="0" w:color="auto"/>
          </w:divBdr>
        </w:div>
        <w:div w:id="1800030178">
          <w:marLeft w:val="0"/>
          <w:marRight w:val="0"/>
          <w:marTop w:val="0"/>
          <w:marBottom w:val="0"/>
          <w:divBdr>
            <w:top w:val="none" w:sz="0" w:space="0" w:color="auto"/>
            <w:left w:val="none" w:sz="0" w:space="0" w:color="auto"/>
            <w:bottom w:val="none" w:sz="0" w:space="0" w:color="auto"/>
            <w:right w:val="none" w:sz="0" w:space="0" w:color="auto"/>
          </w:divBdr>
        </w:div>
        <w:div w:id="918683861">
          <w:marLeft w:val="0"/>
          <w:marRight w:val="0"/>
          <w:marTop w:val="0"/>
          <w:marBottom w:val="0"/>
          <w:divBdr>
            <w:top w:val="none" w:sz="0" w:space="0" w:color="auto"/>
            <w:left w:val="none" w:sz="0" w:space="0" w:color="auto"/>
            <w:bottom w:val="none" w:sz="0" w:space="0" w:color="auto"/>
            <w:right w:val="none" w:sz="0" w:space="0" w:color="auto"/>
          </w:divBdr>
        </w:div>
        <w:div w:id="45184799">
          <w:marLeft w:val="0"/>
          <w:marRight w:val="0"/>
          <w:marTop w:val="0"/>
          <w:marBottom w:val="0"/>
          <w:divBdr>
            <w:top w:val="none" w:sz="0" w:space="0" w:color="auto"/>
            <w:left w:val="none" w:sz="0" w:space="0" w:color="auto"/>
            <w:bottom w:val="none" w:sz="0" w:space="0" w:color="auto"/>
            <w:right w:val="none" w:sz="0" w:space="0" w:color="auto"/>
          </w:divBdr>
        </w:div>
        <w:div w:id="12079592">
          <w:marLeft w:val="0"/>
          <w:marRight w:val="0"/>
          <w:marTop w:val="0"/>
          <w:marBottom w:val="0"/>
          <w:divBdr>
            <w:top w:val="none" w:sz="0" w:space="0" w:color="auto"/>
            <w:left w:val="none" w:sz="0" w:space="0" w:color="auto"/>
            <w:bottom w:val="none" w:sz="0" w:space="0" w:color="auto"/>
            <w:right w:val="none" w:sz="0" w:space="0" w:color="auto"/>
          </w:divBdr>
        </w:div>
        <w:div w:id="1401489084">
          <w:marLeft w:val="0"/>
          <w:marRight w:val="0"/>
          <w:marTop w:val="0"/>
          <w:marBottom w:val="0"/>
          <w:divBdr>
            <w:top w:val="none" w:sz="0" w:space="0" w:color="auto"/>
            <w:left w:val="none" w:sz="0" w:space="0" w:color="auto"/>
            <w:bottom w:val="none" w:sz="0" w:space="0" w:color="auto"/>
            <w:right w:val="none" w:sz="0" w:space="0" w:color="auto"/>
          </w:divBdr>
        </w:div>
        <w:div w:id="1361737612">
          <w:marLeft w:val="0"/>
          <w:marRight w:val="0"/>
          <w:marTop w:val="0"/>
          <w:marBottom w:val="0"/>
          <w:divBdr>
            <w:top w:val="none" w:sz="0" w:space="0" w:color="auto"/>
            <w:left w:val="none" w:sz="0" w:space="0" w:color="auto"/>
            <w:bottom w:val="none" w:sz="0" w:space="0" w:color="auto"/>
            <w:right w:val="none" w:sz="0" w:space="0" w:color="auto"/>
          </w:divBdr>
        </w:div>
        <w:div w:id="1921794000">
          <w:marLeft w:val="0"/>
          <w:marRight w:val="0"/>
          <w:marTop w:val="0"/>
          <w:marBottom w:val="0"/>
          <w:divBdr>
            <w:top w:val="none" w:sz="0" w:space="0" w:color="auto"/>
            <w:left w:val="none" w:sz="0" w:space="0" w:color="auto"/>
            <w:bottom w:val="none" w:sz="0" w:space="0" w:color="auto"/>
            <w:right w:val="none" w:sz="0" w:space="0" w:color="auto"/>
          </w:divBdr>
        </w:div>
        <w:div w:id="661154655">
          <w:marLeft w:val="0"/>
          <w:marRight w:val="0"/>
          <w:marTop w:val="0"/>
          <w:marBottom w:val="0"/>
          <w:divBdr>
            <w:top w:val="none" w:sz="0" w:space="0" w:color="auto"/>
            <w:left w:val="none" w:sz="0" w:space="0" w:color="auto"/>
            <w:bottom w:val="none" w:sz="0" w:space="0" w:color="auto"/>
            <w:right w:val="none" w:sz="0" w:space="0" w:color="auto"/>
          </w:divBdr>
        </w:div>
        <w:div w:id="819543879">
          <w:marLeft w:val="0"/>
          <w:marRight w:val="0"/>
          <w:marTop w:val="0"/>
          <w:marBottom w:val="0"/>
          <w:divBdr>
            <w:top w:val="none" w:sz="0" w:space="0" w:color="auto"/>
            <w:left w:val="none" w:sz="0" w:space="0" w:color="auto"/>
            <w:bottom w:val="none" w:sz="0" w:space="0" w:color="auto"/>
            <w:right w:val="none" w:sz="0" w:space="0" w:color="auto"/>
          </w:divBdr>
        </w:div>
        <w:div w:id="639847168">
          <w:marLeft w:val="0"/>
          <w:marRight w:val="0"/>
          <w:marTop w:val="0"/>
          <w:marBottom w:val="0"/>
          <w:divBdr>
            <w:top w:val="none" w:sz="0" w:space="0" w:color="auto"/>
            <w:left w:val="none" w:sz="0" w:space="0" w:color="auto"/>
            <w:bottom w:val="none" w:sz="0" w:space="0" w:color="auto"/>
            <w:right w:val="none" w:sz="0" w:space="0" w:color="auto"/>
          </w:divBdr>
        </w:div>
        <w:div w:id="1371612271">
          <w:marLeft w:val="0"/>
          <w:marRight w:val="0"/>
          <w:marTop w:val="0"/>
          <w:marBottom w:val="0"/>
          <w:divBdr>
            <w:top w:val="none" w:sz="0" w:space="0" w:color="auto"/>
            <w:left w:val="none" w:sz="0" w:space="0" w:color="auto"/>
            <w:bottom w:val="none" w:sz="0" w:space="0" w:color="auto"/>
            <w:right w:val="none" w:sz="0" w:space="0" w:color="auto"/>
          </w:divBdr>
        </w:div>
        <w:div w:id="1255941669">
          <w:marLeft w:val="0"/>
          <w:marRight w:val="0"/>
          <w:marTop w:val="0"/>
          <w:marBottom w:val="0"/>
          <w:divBdr>
            <w:top w:val="none" w:sz="0" w:space="0" w:color="auto"/>
            <w:left w:val="none" w:sz="0" w:space="0" w:color="auto"/>
            <w:bottom w:val="none" w:sz="0" w:space="0" w:color="auto"/>
            <w:right w:val="none" w:sz="0" w:space="0" w:color="auto"/>
          </w:divBdr>
        </w:div>
        <w:div w:id="1623489944">
          <w:marLeft w:val="0"/>
          <w:marRight w:val="0"/>
          <w:marTop w:val="0"/>
          <w:marBottom w:val="0"/>
          <w:divBdr>
            <w:top w:val="none" w:sz="0" w:space="0" w:color="auto"/>
            <w:left w:val="none" w:sz="0" w:space="0" w:color="auto"/>
            <w:bottom w:val="none" w:sz="0" w:space="0" w:color="auto"/>
            <w:right w:val="none" w:sz="0" w:space="0" w:color="auto"/>
          </w:divBdr>
        </w:div>
        <w:div w:id="1374888349">
          <w:marLeft w:val="0"/>
          <w:marRight w:val="0"/>
          <w:marTop w:val="0"/>
          <w:marBottom w:val="0"/>
          <w:divBdr>
            <w:top w:val="none" w:sz="0" w:space="0" w:color="auto"/>
            <w:left w:val="none" w:sz="0" w:space="0" w:color="auto"/>
            <w:bottom w:val="none" w:sz="0" w:space="0" w:color="auto"/>
            <w:right w:val="none" w:sz="0" w:space="0" w:color="auto"/>
          </w:divBdr>
        </w:div>
        <w:div w:id="301738363">
          <w:marLeft w:val="0"/>
          <w:marRight w:val="0"/>
          <w:marTop w:val="0"/>
          <w:marBottom w:val="0"/>
          <w:divBdr>
            <w:top w:val="none" w:sz="0" w:space="0" w:color="auto"/>
            <w:left w:val="none" w:sz="0" w:space="0" w:color="auto"/>
            <w:bottom w:val="none" w:sz="0" w:space="0" w:color="auto"/>
            <w:right w:val="none" w:sz="0" w:space="0" w:color="auto"/>
          </w:divBdr>
        </w:div>
        <w:div w:id="1620793160">
          <w:marLeft w:val="0"/>
          <w:marRight w:val="0"/>
          <w:marTop w:val="0"/>
          <w:marBottom w:val="0"/>
          <w:divBdr>
            <w:top w:val="none" w:sz="0" w:space="0" w:color="auto"/>
            <w:left w:val="none" w:sz="0" w:space="0" w:color="auto"/>
            <w:bottom w:val="none" w:sz="0" w:space="0" w:color="auto"/>
            <w:right w:val="none" w:sz="0" w:space="0" w:color="auto"/>
          </w:divBdr>
        </w:div>
        <w:div w:id="91509093">
          <w:marLeft w:val="0"/>
          <w:marRight w:val="0"/>
          <w:marTop w:val="0"/>
          <w:marBottom w:val="0"/>
          <w:divBdr>
            <w:top w:val="none" w:sz="0" w:space="0" w:color="auto"/>
            <w:left w:val="none" w:sz="0" w:space="0" w:color="auto"/>
            <w:bottom w:val="none" w:sz="0" w:space="0" w:color="auto"/>
            <w:right w:val="none" w:sz="0" w:space="0" w:color="auto"/>
          </w:divBdr>
        </w:div>
        <w:div w:id="930773538">
          <w:marLeft w:val="0"/>
          <w:marRight w:val="0"/>
          <w:marTop w:val="0"/>
          <w:marBottom w:val="0"/>
          <w:divBdr>
            <w:top w:val="none" w:sz="0" w:space="0" w:color="auto"/>
            <w:left w:val="none" w:sz="0" w:space="0" w:color="auto"/>
            <w:bottom w:val="none" w:sz="0" w:space="0" w:color="auto"/>
            <w:right w:val="none" w:sz="0" w:space="0" w:color="auto"/>
          </w:divBdr>
        </w:div>
        <w:div w:id="247733118">
          <w:marLeft w:val="0"/>
          <w:marRight w:val="0"/>
          <w:marTop w:val="0"/>
          <w:marBottom w:val="0"/>
          <w:divBdr>
            <w:top w:val="none" w:sz="0" w:space="0" w:color="auto"/>
            <w:left w:val="none" w:sz="0" w:space="0" w:color="auto"/>
            <w:bottom w:val="none" w:sz="0" w:space="0" w:color="auto"/>
            <w:right w:val="none" w:sz="0" w:space="0" w:color="auto"/>
          </w:divBdr>
        </w:div>
        <w:div w:id="803307503">
          <w:marLeft w:val="0"/>
          <w:marRight w:val="0"/>
          <w:marTop w:val="0"/>
          <w:marBottom w:val="0"/>
          <w:divBdr>
            <w:top w:val="none" w:sz="0" w:space="0" w:color="auto"/>
            <w:left w:val="none" w:sz="0" w:space="0" w:color="auto"/>
            <w:bottom w:val="none" w:sz="0" w:space="0" w:color="auto"/>
            <w:right w:val="none" w:sz="0" w:space="0" w:color="auto"/>
          </w:divBdr>
        </w:div>
        <w:div w:id="463239392">
          <w:marLeft w:val="0"/>
          <w:marRight w:val="0"/>
          <w:marTop w:val="0"/>
          <w:marBottom w:val="0"/>
          <w:divBdr>
            <w:top w:val="none" w:sz="0" w:space="0" w:color="auto"/>
            <w:left w:val="none" w:sz="0" w:space="0" w:color="auto"/>
            <w:bottom w:val="none" w:sz="0" w:space="0" w:color="auto"/>
            <w:right w:val="none" w:sz="0" w:space="0" w:color="auto"/>
          </w:divBdr>
        </w:div>
        <w:div w:id="1577007728">
          <w:marLeft w:val="0"/>
          <w:marRight w:val="0"/>
          <w:marTop w:val="0"/>
          <w:marBottom w:val="0"/>
          <w:divBdr>
            <w:top w:val="none" w:sz="0" w:space="0" w:color="auto"/>
            <w:left w:val="none" w:sz="0" w:space="0" w:color="auto"/>
            <w:bottom w:val="none" w:sz="0" w:space="0" w:color="auto"/>
            <w:right w:val="none" w:sz="0" w:space="0" w:color="auto"/>
          </w:divBdr>
        </w:div>
        <w:div w:id="113600953">
          <w:marLeft w:val="0"/>
          <w:marRight w:val="0"/>
          <w:marTop w:val="0"/>
          <w:marBottom w:val="0"/>
          <w:divBdr>
            <w:top w:val="none" w:sz="0" w:space="0" w:color="auto"/>
            <w:left w:val="none" w:sz="0" w:space="0" w:color="auto"/>
            <w:bottom w:val="none" w:sz="0" w:space="0" w:color="auto"/>
            <w:right w:val="none" w:sz="0" w:space="0" w:color="auto"/>
          </w:divBdr>
        </w:div>
        <w:div w:id="162821111">
          <w:marLeft w:val="0"/>
          <w:marRight w:val="0"/>
          <w:marTop w:val="0"/>
          <w:marBottom w:val="0"/>
          <w:divBdr>
            <w:top w:val="none" w:sz="0" w:space="0" w:color="auto"/>
            <w:left w:val="none" w:sz="0" w:space="0" w:color="auto"/>
            <w:bottom w:val="none" w:sz="0" w:space="0" w:color="auto"/>
            <w:right w:val="none" w:sz="0" w:space="0" w:color="auto"/>
          </w:divBdr>
        </w:div>
        <w:div w:id="1774665577">
          <w:marLeft w:val="0"/>
          <w:marRight w:val="0"/>
          <w:marTop w:val="0"/>
          <w:marBottom w:val="0"/>
          <w:divBdr>
            <w:top w:val="none" w:sz="0" w:space="0" w:color="auto"/>
            <w:left w:val="none" w:sz="0" w:space="0" w:color="auto"/>
            <w:bottom w:val="none" w:sz="0" w:space="0" w:color="auto"/>
            <w:right w:val="none" w:sz="0" w:space="0" w:color="auto"/>
          </w:divBdr>
        </w:div>
        <w:div w:id="826440275">
          <w:marLeft w:val="0"/>
          <w:marRight w:val="0"/>
          <w:marTop w:val="0"/>
          <w:marBottom w:val="0"/>
          <w:divBdr>
            <w:top w:val="none" w:sz="0" w:space="0" w:color="auto"/>
            <w:left w:val="none" w:sz="0" w:space="0" w:color="auto"/>
            <w:bottom w:val="none" w:sz="0" w:space="0" w:color="auto"/>
            <w:right w:val="none" w:sz="0" w:space="0" w:color="auto"/>
          </w:divBdr>
        </w:div>
        <w:div w:id="1713073430">
          <w:marLeft w:val="0"/>
          <w:marRight w:val="0"/>
          <w:marTop w:val="0"/>
          <w:marBottom w:val="0"/>
          <w:divBdr>
            <w:top w:val="none" w:sz="0" w:space="0" w:color="auto"/>
            <w:left w:val="none" w:sz="0" w:space="0" w:color="auto"/>
            <w:bottom w:val="none" w:sz="0" w:space="0" w:color="auto"/>
            <w:right w:val="none" w:sz="0" w:space="0" w:color="auto"/>
          </w:divBdr>
        </w:div>
        <w:div w:id="2093351990">
          <w:marLeft w:val="0"/>
          <w:marRight w:val="0"/>
          <w:marTop w:val="0"/>
          <w:marBottom w:val="0"/>
          <w:divBdr>
            <w:top w:val="none" w:sz="0" w:space="0" w:color="auto"/>
            <w:left w:val="none" w:sz="0" w:space="0" w:color="auto"/>
            <w:bottom w:val="none" w:sz="0" w:space="0" w:color="auto"/>
            <w:right w:val="none" w:sz="0" w:space="0" w:color="auto"/>
          </w:divBdr>
        </w:div>
        <w:div w:id="121731340">
          <w:marLeft w:val="0"/>
          <w:marRight w:val="0"/>
          <w:marTop w:val="0"/>
          <w:marBottom w:val="0"/>
          <w:divBdr>
            <w:top w:val="none" w:sz="0" w:space="0" w:color="auto"/>
            <w:left w:val="none" w:sz="0" w:space="0" w:color="auto"/>
            <w:bottom w:val="none" w:sz="0" w:space="0" w:color="auto"/>
            <w:right w:val="none" w:sz="0" w:space="0" w:color="auto"/>
          </w:divBdr>
        </w:div>
        <w:div w:id="2100636554">
          <w:marLeft w:val="0"/>
          <w:marRight w:val="0"/>
          <w:marTop w:val="0"/>
          <w:marBottom w:val="0"/>
          <w:divBdr>
            <w:top w:val="none" w:sz="0" w:space="0" w:color="auto"/>
            <w:left w:val="none" w:sz="0" w:space="0" w:color="auto"/>
            <w:bottom w:val="none" w:sz="0" w:space="0" w:color="auto"/>
            <w:right w:val="none" w:sz="0" w:space="0" w:color="auto"/>
          </w:divBdr>
        </w:div>
        <w:div w:id="1887138834">
          <w:marLeft w:val="0"/>
          <w:marRight w:val="0"/>
          <w:marTop w:val="0"/>
          <w:marBottom w:val="0"/>
          <w:divBdr>
            <w:top w:val="none" w:sz="0" w:space="0" w:color="auto"/>
            <w:left w:val="none" w:sz="0" w:space="0" w:color="auto"/>
            <w:bottom w:val="none" w:sz="0" w:space="0" w:color="auto"/>
            <w:right w:val="none" w:sz="0" w:space="0" w:color="auto"/>
          </w:divBdr>
        </w:div>
        <w:div w:id="63383316">
          <w:marLeft w:val="0"/>
          <w:marRight w:val="0"/>
          <w:marTop w:val="0"/>
          <w:marBottom w:val="0"/>
          <w:divBdr>
            <w:top w:val="none" w:sz="0" w:space="0" w:color="auto"/>
            <w:left w:val="none" w:sz="0" w:space="0" w:color="auto"/>
            <w:bottom w:val="none" w:sz="0" w:space="0" w:color="auto"/>
            <w:right w:val="none" w:sz="0" w:space="0" w:color="auto"/>
          </w:divBdr>
        </w:div>
        <w:div w:id="1205555813">
          <w:marLeft w:val="0"/>
          <w:marRight w:val="0"/>
          <w:marTop w:val="0"/>
          <w:marBottom w:val="0"/>
          <w:divBdr>
            <w:top w:val="none" w:sz="0" w:space="0" w:color="auto"/>
            <w:left w:val="none" w:sz="0" w:space="0" w:color="auto"/>
            <w:bottom w:val="none" w:sz="0" w:space="0" w:color="auto"/>
            <w:right w:val="none" w:sz="0" w:space="0" w:color="auto"/>
          </w:divBdr>
        </w:div>
        <w:div w:id="56436729">
          <w:marLeft w:val="0"/>
          <w:marRight w:val="0"/>
          <w:marTop w:val="0"/>
          <w:marBottom w:val="0"/>
          <w:divBdr>
            <w:top w:val="none" w:sz="0" w:space="0" w:color="auto"/>
            <w:left w:val="none" w:sz="0" w:space="0" w:color="auto"/>
            <w:bottom w:val="none" w:sz="0" w:space="0" w:color="auto"/>
            <w:right w:val="none" w:sz="0" w:space="0" w:color="auto"/>
          </w:divBdr>
        </w:div>
        <w:div w:id="572278271">
          <w:marLeft w:val="0"/>
          <w:marRight w:val="0"/>
          <w:marTop w:val="0"/>
          <w:marBottom w:val="0"/>
          <w:divBdr>
            <w:top w:val="none" w:sz="0" w:space="0" w:color="auto"/>
            <w:left w:val="none" w:sz="0" w:space="0" w:color="auto"/>
            <w:bottom w:val="none" w:sz="0" w:space="0" w:color="auto"/>
            <w:right w:val="none" w:sz="0" w:space="0" w:color="auto"/>
          </w:divBdr>
        </w:div>
        <w:div w:id="1589538751">
          <w:marLeft w:val="0"/>
          <w:marRight w:val="0"/>
          <w:marTop w:val="0"/>
          <w:marBottom w:val="0"/>
          <w:divBdr>
            <w:top w:val="none" w:sz="0" w:space="0" w:color="auto"/>
            <w:left w:val="none" w:sz="0" w:space="0" w:color="auto"/>
            <w:bottom w:val="none" w:sz="0" w:space="0" w:color="auto"/>
            <w:right w:val="none" w:sz="0" w:space="0" w:color="auto"/>
          </w:divBdr>
        </w:div>
        <w:div w:id="275841653">
          <w:marLeft w:val="0"/>
          <w:marRight w:val="0"/>
          <w:marTop w:val="0"/>
          <w:marBottom w:val="0"/>
          <w:divBdr>
            <w:top w:val="none" w:sz="0" w:space="0" w:color="auto"/>
            <w:left w:val="none" w:sz="0" w:space="0" w:color="auto"/>
            <w:bottom w:val="none" w:sz="0" w:space="0" w:color="auto"/>
            <w:right w:val="none" w:sz="0" w:space="0" w:color="auto"/>
          </w:divBdr>
        </w:div>
        <w:div w:id="1493522560">
          <w:marLeft w:val="0"/>
          <w:marRight w:val="0"/>
          <w:marTop w:val="0"/>
          <w:marBottom w:val="0"/>
          <w:divBdr>
            <w:top w:val="none" w:sz="0" w:space="0" w:color="auto"/>
            <w:left w:val="none" w:sz="0" w:space="0" w:color="auto"/>
            <w:bottom w:val="none" w:sz="0" w:space="0" w:color="auto"/>
            <w:right w:val="none" w:sz="0" w:space="0" w:color="auto"/>
          </w:divBdr>
        </w:div>
        <w:div w:id="964845284">
          <w:marLeft w:val="0"/>
          <w:marRight w:val="0"/>
          <w:marTop w:val="0"/>
          <w:marBottom w:val="0"/>
          <w:divBdr>
            <w:top w:val="none" w:sz="0" w:space="0" w:color="auto"/>
            <w:left w:val="none" w:sz="0" w:space="0" w:color="auto"/>
            <w:bottom w:val="none" w:sz="0" w:space="0" w:color="auto"/>
            <w:right w:val="none" w:sz="0" w:space="0" w:color="auto"/>
          </w:divBdr>
        </w:div>
        <w:div w:id="1845125472">
          <w:marLeft w:val="0"/>
          <w:marRight w:val="0"/>
          <w:marTop w:val="0"/>
          <w:marBottom w:val="0"/>
          <w:divBdr>
            <w:top w:val="none" w:sz="0" w:space="0" w:color="auto"/>
            <w:left w:val="none" w:sz="0" w:space="0" w:color="auto"/>
            <w:bottom w:val="none" w:sz="0" w:space="0" w:color="auto"/>
            <w:right w:val="none" w:sz="0" w:space="0" w:color="auto"/>
          </w:divBdr>
        </w:div>
        <w:div w:id="1343312640">
          <w:marLeft w:val="0"/>
          <w:marRight w:val="0"/>
          <w:marTop w:val="0"/>
          <w:marBottom w:val="0"/>
          <w:divBdr>
            <w:top w:val="none" w:sz="0" w:space="0" w:color="auto"/>
            <w:left w:val="none" w:sz="0" w:space="0" w:color="auto"/>
            <w:bottom w:val="none" w:sz="0" w:space="0" w:color="auto"/>
            <w:right w:val="none" w:sz="0" w:space="0" w:color="auto"/>
          </w:divBdr>
        </w:div>
        <w:div w:id="1286155844">
          <w:marLeft w:val="0"/>
          <w:marRight w:val="0"/>
          <w:marTop w:val="0"/>
          <w:marBottom w:val="0"/>
          <w:divBdr>
            <w:top w:val="none" w:sz="0" w:space="0" w:color="auto"/>
            <w:left w:val="none" w:sz="0" w:space="0" w:color="auto"/>
            <w:bottom w:val="none" w:sz="0" w:space="0" w:color="auto"/>
            <w:right w:val="none" w:sz="0" w:space="0" w:color="auto"/>
          </w:divBdr>
        </w:div>
        <w:div w:id="2143382375">
          <w:marLeft w:val="0"/>
          <w:marRight w:val="0"/>
          <w:marTop w:val="0"/>
          <w:marBottom w:val="0"/>
          <w:divBdr>
            <w:top w:val="none" w:sz="0" w:space="0" w:color="auto"/>
            <w:left w:val="none" w:sz="0" w:space="0" w:color="auto"/>
            <w:bottom w:val="none" w:sz="0" w:space="0" w:color="auto"/>
            <w:right w:val="none" w:sz="0" w:space="0" w:color="auto"/>
          </w:divBdr>
        </w:div>
        <w:div w:id="1696923929">
          <w:marLeft w:val="0"/>
          <w:marRight w:val="0"/>
          <w:marTop w:val="0"/>
          <w:marBottom w:val="0"/>
          <w:divBdr>
            <w:top w:val="none" w:sz="0" w:space="0" w:color="auto"/>
            <w:left w:val="none" w:sz="0" w:space="0" w:color="auto"/>
            <w:bottom w:val="none" w:sz="0" w:space="0" w:color="auto"/>
            <w:right w:val="none" w:sz="0" w:space="0" w:color="auto"/>
          </w:divBdr>
        </w:div>
        <w:div w:id="711416386">
          <w:marLeft w:val="0"/>
          <w:marRight w:val="0"/>
          <w:marTop w:val="0"/>
          <w:marBottom w:val="0"/>
          <w:divBdr>
            <w:top w:val="none" w:sz="0" w:space="0" w:color="auto"/>
            <w:left w:val="none" w:sz="0" w:space="0" w:color="auto"/>
            <w:bottom w:val="none" w:sz="0" w:space="0" w:color="auto"/>
            <w:right w:val="none" w:sz="0" w:space="0" w:color="auto"/>
          </w:divBdr>
        </w:div>
        <w:div w:id="1071075860">
          <w:marLeft w:val="0"/>
          <w:marRight w:val="0"/>
          <w:marTop w:val="0"/>
          <w:marBottom w:val="0"/>
          <w:divBdr>
            <w:top w:val="none" w:sz="0" w:space="0" w:color="auto"/>
            <w:left w:val="none" w:sz="0" w:space="0" w:color="auto"/>
            <w:bottom w:val="none" w:sz="0" w:space="0" w:color="auto"/>
            <w:right w:val="none" w:sz="0" w:space="0" w:color="auto"/>
          </w:divBdr>
        </w:div>
        <w:div w:id="1567182973">
          <w:marLeft w:val="0"/>
          <w:marRight w:val="0"/>
          <w:marTop w:val="0"/>
          <w:marBottom w:val="0"/>
          <w:divBdr>
            <w:top w:val="none" w:sz="0" w:space="0" w:color="auto"/>
            <w:left w:val="none" w:sz="0" w:space="0" w:color="auto"/>
            <w:bottom w:val="none" w:sz="0" w:space="0" w:color="auto"/>
            <w:right w:val="none" w:sz="0" w:space="0" w:color="auto"/>
          </w:divBdr>
        </w:div>
        <w:div w:id="1960212125">
          <w:marLeft w:val="0"/>
          <w:marRight w:val="0"/>
          <w:marTop w:val="0"/>
          <w:marBottom w:val="0"/>
          <w:divBdr>
            <w:top w:val="none" w:sz="0" w:space="0" w:color="auto"/>
            <w:left w:val="none" w:sz="0" w:space="0" w:color="auto"/>
            <w:bottom w:val="none" w:sz="0" w:space="0" w:color="auto"/>
            <w:right w:val="none" w:sz="0" w:space="0" w:color="auto"/>
          </w:divBdr>
        </w:div>
        <w:div w:id="241834142">
          <w:marLeft w:val="0"/>
          <w:marRight w:val="0"/>
          <w:marTop w:val="0"/>
          <w:marBottom w:val="0"/>
          <w:divBdr>
            <w:top w:val="none" w:sz="0" w:space="0" w:color="auto"/>
            <w:left w:val="none" w:sz="0" w:space="0" w:color="auto"/>
            <w:bottom w:val="none" w:sz="0" w:space="0" w:color="auto"/>
            <w:right w:val="none" w:sz="0" w:space="0" w:color="auto"/>
          </w:divBdr>
        </w:div>
        <w:div w:id="126434407">
          <w:marLeft w:val="0"/>
          <w:marRight w:val="0"/>
          <w:marTop w:val="0"/>
          <w:marBottom w:val="0"/>
          <w:divBdr>
            <w:top w:val="none" w:sz="0" w:space="0" w:color="auto"/>
            <w:left w:val="none" w:sz="0" w:space="0" w:color="auto"/>
            <w:bottom w:val="none" w:sz="0" w:space="0" w:color="auto"/>
            <w:right w:val="none" w:sz="0" w:space="0" w:color="auto"/>
          </w:divBdr>
        </w:div>
        <w:div w:id="1371102097">
          <w:marLeft w:val="0"/>
          <w:marRight w:val="0"/>
          <w:marTop w:val="0"/>
          <w:marBottom w:val="0"/>
          <w:divBdr>
            <w:top w:val="none" w:sz="0" w:space="0" w:color="auto"/>
            <w:left w:val="none" w:sz="0" w:space="0" w:color="auto"/>
            <w:bottom w:val="none" w:sz="0" w:space="0" w:color="auto"/>
            <w:right w:val="none" w:sz="0" w:space="0" w:color="auto"/>
          </w:divBdr>
        </w:div>
        <w:div w:id="1778987419">
          <w:marLeft w:val="0"/>
          <w:marRight w:val="0"/>
          <w:marTop w:val="0"/>
          <w:marBottom w:val="0"/>
          <w:divBdr>
            <w:top w:val="none" w:sz="0" w:space="0" w:color="auto"/>
            <w:left w:val="none" w:sz="0" w:space="0" w:color="auto"/>
            <w:bottom w:val="none" w:sz="0" w:space="0" w:color="auto"/>
            <w:right w:val="none" w:sz="0" w:space="0" w:color="auto"/>
          </w:divBdr>
        </w:div>
        <w:div w:id="378893646">
          <w:marLeft w:val="0"/>
          <w:marRight w:val="0"/>
          <w:marTop w:val="0"/>
          <w:marBottom w:val="0"/>
          <w:divBdr>
            <w:top w:val="none" w:sz="0" w:space="0" w:color="auto"/>
            <w:left w:val="none" w:sz="0" w:space="0" w:color="auto"/>
            <w:bottom w:val="none" w:sz="0" w:space="0" w:color="auto"/>
            <w:right w:val="none" w:sz="0" w:space="0" w:color="auto"/>
          </w:divBdr>
        </w:div>
        <w:div w:id="1441222222">
          <w:marLeft w:val="0"/>
          <w:marRight w:val="0"/>
          <w:marTop w:val="0"/>
          <w:marBottom w:val="0"/>
          <w:divBdr>
            <w:top w:val="none" w:sz="0" w:space="0" w:color="auto"/>
            <w:left w:val="none" w:sz="0" w:space="0" w:color="auto"/>
            <w:bottom w:val="none" w:sz="0" w:space="0" w:color="auto"/>
            <w:right w:val="none" w:sz="0" w:space="0" w:color="auto"/>
          </w:divBdr>
        </w:div>
        <w:div w:id="951784184">
          <w:marLeft w:val="0"/>
          <w:marRight w:val="0"/>
          <w:marTop w:val="0"/>
          <w:marBottom w:val="0"/>
          <w:divBdr>
            <w:top w:val="none" w:sz="0" w:space="0" w:color="auto"/>
            <w:left w:val="none" w:sz="0" w:space="0" w:color="auto"/>
            <w:bottom w:val="none" w:sz="0" w:space="0" w:color="auto"/>
            <w:right w:val="none" w:sz="0" w:space="0" w:color="auto"/>
          </w:divBdr>
        </w:div>
        <w:div w:id="1019429178">
          <w:marLeft w:val="0"/>
          <w:marRight w:val="0"/>
          <w:marTop w:val="0"/>
          <w:marBottom w:val="0"/>
          <w:divBdr>
            <w:top w:val="none" w:sz="0" w:space="0" w:color="auto"/>
            <w:left w:val="none" w:sz="0" w:space="0" w:color="auto"/>
            <w:bottom w:val="none" w:sz="0" w:space="0" w:color="auto"/>
            <w:right w:val="none" w:sz="0" w:space="0" w:color="auto"/>
          </w:divBdr>
        </w:div>
        <w:div w:id="1777751119">
          <w:marLeft w:val="0"/>
          <w:marRight w:val="0"/>
          <w:marTop w:val="0"/>
          <w:marBottom w:val="0"/>
          <w:divBdr>
            <w:top w:val="none" w:sz="0" w:space="0" w:color="auto"/>
            <w:left w:val="none" w:sz="0" w:space="0" w:color="auto"/>
            <w:bottom w:val="none" w:sz="0" w:space="0" w:color="auto"/>
            <w:right w:val="none" w:sz="0" w:space="0" w:color="auto"/>
          </w:divBdr>
        </w:div>
        <w:div w:id="2090812018">
          <w:marLeft w:val="0"/>
          <w:marRight w:val="0"/>
          <w:marTop w:val="0"/>
          <w:marBottom w:val="0"/>
          <w:divBdr>
            <w:top w:val="none" w:sz="0" w:space="0" w:color="auto"/>
            <w:left w:val="none" w:sz="0" w:space="0" w:color="auto"/>
            <w:bottom w:val="none" w:sz="0" w:space="0" w:color="auto"/>
            <w:right w:val="none" w:sz="0" w:space="0" w:color="auto"/>
          </w:divBdr>
        </w:div>
        <w:div w:id="866408469">
          <w:marLeft w:val="0"/>
          <w:marRight w:val="0"/>
          <w:marTop w:val="0"/>
          <w:marBottom w:val="0"/>
          <w:divBdr>
            <w:top w:val="none" w:sz="0" w:space="0" w:color="auto"/>
            <w:left w:val="none" w:sz="0" w:space="0" w:color="auto"/>
            <w:bottom w:val="none" w:sz="0" w:space="0" w:color="auto"/>
            <w:right w:val="none" w:sz="0" w:space="0" w:color="auto"/>
          </w:divBdr>
        </w:div>
        <w:div w:id="1079447401">
          <w:marLeft w:val="0"/>
          <w:marRight w:val="0"/>
          <w:marTop w:val="0"/>
          <w:marBottom w:val="0"/>
          <w:divBdr>
            <w:top w:val="none" w:sz="0" w:space="0" w:color="auto"/>
            <w:left w:val="none" w:sz="0" w:space="0" w:color="auto"/>
            <w:bottom w:val="none" w:sz="0" w:space="0" w:color="auto"/>
            <w:right w:val="none" w:sz="0" w:space="0" w:color="auto"/>
          </w:divBdr>
        </w:div>
        <w:div w:id="770200778">
          <w:marLeft w:val="0"/>
          <w:marRight w:val="0"/>
          <w:marTop w:val="0"/>
          <w:marBottom w:val="0"/>
          <w:divBdr>
            <w:top w:val="none" w:sz="0" w:space="0" w:color="auto"/>
            <w:left w:val="none" w:sz="0" w:space="0" w:color="auto"/>
            <w:bottom w:val="none" w:sz="0" w:space="0" w:color="auto"/>
            <w:right w:val="none" w:sz="0" w:space="0" w:color="auto"/>
          </w:divBdr>
        </w:div>
        <w:div w:id="1678923381">
          <w:marLeft w:val="0"/>
          <w:marRight w:val="0"/>
          <w:marTop w:val="0"/>
          <w:marBottom w:val="0"/>
          <w:divBdr>
            <w:top w:val="none" w:sz="0" w:space="0" w:color="auto"/>
            <w:left w:val="none" w:sz="0" w:space="0" w:color="auto"/>
            <w:bottom w:val="none" w:sz="0" w:space="0" w:color="auto"/>
            <w:right w:val="none" w:sz="0" w:space="0" w:color="auto"/>
          </w:divBdr>
        </w:div>
        <w:div w:id="1959604509">
          <w:marLeft w:val="0"/>
          <w:marRight w:val="0"/>
          <w:marTop w:val="0"/>
          <w:marBottom w:val="0"/>
          <w:divBdr>
            <w:top w:val="none" w:sz="0" w:space="0" w:color="auto"/>
            <w:left w:val="none" w:sz="0" w:space="0" w:color="auto"/>
            <w:bottom w:val="none" w:sz="0" w:space="0" w:color="auto"/>
            <w:right w:val="none" w:sz="0" w:space="0" w:color="auto"/>
          </w:divBdr>
        </w:div>
        <w:div w:id="789401076">
          <w:marLeft w:val="0"/>
          <w:marRight w:val="0"/>
          <w:marTop w:val="0"/>
          <w:marBottom w:val="0"/>
          <w:divBdr>
            <w:top w:val="none" w:sz="0" w:space="0" w:color="auto"/>
            <w:left w:val="none" w:sz="0" w:space="0" w:color="auto"/>
            <w:bottom w:val="none" w:sz="0" w:space="0" w:color="auto"/>
            <w:right w:val="none" w:sz="0" w:space="0" w:color="auto"/>
          </w:divBdr>
        </w:div>
        <w:div w:id="501746702">
          <w:marLeft w:val="0"/>
          <w:marRight w:val="0"/>
          <w:marTop w:val="0"/>
          <w:marBottom w:val="0"/>
          <w:divBdr>
            <w:top w:val="none" w:sz="0" w:space="0" w:color="auto"/>
            <w:left w:val="none" w:sz="0" w:space="0" w:color="auto"/>
            <w:bottom w:val="none" w:sz="0" w:space="0" w:color="auto"/>
            <w:right w:val="none" w:sz="0" w:space="0" w:color="auto"/>
          </w:divBdr>
        </w:div>
        <w:div w:id="309022913">
          <w:marLeft w:val="0"/>
          <w:marRight w:val="0"/>
          <w:marTop w:val="0"/>
          <w:marBottom w:val="0"/>
          <w:divBdr>
            <w:top w:val="none" w:sz="0" w:space="0" w:color="auto"/>
            <w:left w:val="none" w:sz="0" w:space="0" w:color="auto"/>
            <w:bottom w:val="none" w:sz="0" w:space="0" w:color="auto"/>
            <w:right w:val="none" w:sz="0" w:space="0" w:color="auto"/>
          </w:divBdr>
        </w:div>
        <w:div w:id="269242042">
          <w:marLeft w:val="0"/>
          <w:marRight w:val="0"/>
          <w:marTop w:val="0"/>
          <w:marBottom w:val="0"/>
          <w:divBdr>
            <w:top w:val="none" w:sz="0" w:space="0" w:color="auto"/>
            <w:left w:val="none" w:sz="0" w:space="0" w:color="auto"/>
            <w:bottom w:val="none" w:sz="0" w:space="0" w:color="auto"/>
            <w:right w:val="none" w:sz="0" w:space="0" w:color="auto"/>
          </w:divBdr>
        </w:div>
        <w:div w:id="1241410700">
          <w:marLeft w:val="0"/>
          <w:marRight w:val="0"/>
          <w:marTop w:val="0"/>
          <w:marBottom w:val="0"/>
          <w:divBdr>
            <w:top w:val="none" w:sz="0" w:space="0" w:color="auto"/>
            <w:left w:val="none" w:sz="0" w:space="0" w:color="auto"/>
            <w:bottom w:val="none" w:sz="0" w:space="0" w:color="auto"/>
            <w:right w:val="none" w:sz="0" w:space="0" w:color="auto"/>
          </w:divBdr>
        </w:div>
        <w:div w:id="1481925690">
          <w:marLeft w:val="0"/>
          <w:marRight w:val="0"/>
          <w:marTop w:val="0"/>
          <w:marBottom w:val="0"/>
          <w:divBdr>
            <w:top w:val="none" w:sz="0" w:space="0" w:color="auto"/>
            <w:left w:val="none" w:sz="0" w:space="0" w:color="auto"/>
            <w:bottom w:val="none" w:sz="0" w:space="0" w:color="auto"/>
            <w:right w:val="none" w:sz="0" w:space="0" w:color="auto"/>
          </w:divBdr>
        </w:div>
        <w:div w:id="644237194">
          <w:marLeft w:val="0"/>
          <w:marRight w:val="0"/>
          <w:marTop w:val="0"/>
          <w:marBottom w:val="0"/>
          <w:divBdr>
            <w:top w:val="none" w:sz="0" w:space="0" w:color="auto"/>
            <w:left w:val="none" w:sz="0" w:space="0" w:color="auto"/>
            <w:bottom w:val="none" w:sz="0" w:space="0" w:color="auto"/>
            <w:right w:val="none" w:sz="0" w:space="0" w:color="auto"/>
          </w:divBdr>
        </w:div>
        <w:div w:id="402341777">
          <w:marLeft w:val="0"/>
          <w:marRight w:val="0"/>
          <w:marTop w:val="0"/>
          <w:marBottom w:val="0"/>
          <w:divBdr>
            <w:top w:val="none" w:sz="0" w:space="0" w:color="auto"/>
            <w:left w:val="none" w:sz="0" w:space="0" w:color="auto"/>
            <w:bottom w:val="none" w:sz="0" w:space="0" w:color="auto"/>
            <w:right w:val="none" w:sz="0" w:space="0" w:color="auto"/>
          </w:divBdr>
        </w:div>
        <w:div w:id="839657508">
          <w:marLeft w:val="0"/>
          <w:marRight w:val="0"/>
          <w:marTop w:val="0"/>
          <w:marBottom w:val="0"/>
          <w:divBdr>
            <w:top w:val="none" w:sz="0" w:space="0" w:color="auto"/>
            <w:left w:val="none" w:sz="0" w:space="0" w:color="auto"/>
            <w:bottom w:val="none" w:sz="0" w:space="0" w:color="auto"/>
            <w:right w:val="none" w:sz="0" w:space="0" w:color="auto"/>
          </w:divBdr>
        </w:div>
        <w:div w:id="2069645324">
          <w:marLeft w:val="0"/>
          <w:marRight w:val="0"/>
          <w:marTop w:val="0"/>
          <w:marBottom w:val="0"/>
          <w:divBdr>
            <w:top w:val="none" w:sz="0" w:space="0" w:color="auto"/>
            <w:left w:val="none" w:sz="0" w:space="0" w:color="auto"/>
            <w:bottom w:val="none" w:sz="0" w:space="0" w:color="auto"/>
            <w:right w:val="none" w:sz="0" w:space="0" w:color="auto"/>
          </w:divBdr>
        </w:div>
        <w:div w:id="194998818">
          <w:marLeft w:val="0"/>
          <w:marRight w:val="0"/>
          <w:marTop w:val="0"/>
          <w:marBottom w:val="0"/>
          <w:divBdr>
            <w:top w:val="none" w:sz="0" w:space="0" w:color="auto"/>
            <w:left w:val="none" w:sz="0" w:space="0" w:color="auto"/>
            <w:bottom w:val="none" w:sz="0" w:space="0" w:color="auto"/>
            <w:right w:val="none" w:sz="0" w:space="0" w:color="auto"/>
          </w:divBdr>
        </w:div>
        <w:div w:id="901215820">
          <w:marLeft w:val="0"/>
          <w:marRight w:val="0"/>
          <w:marTop w:val="0"/>
          <w:marBottom w:val="0"/>
          <w:divBdr>
            <w:top w:val="none" w:sz="0" w:space="0" w:color="auto"/>
            <w:left w:val="none" w:sz="0" w:space="0" w:color="auto"/>
            <w:bottom w:val="none" w:sz="0" w:space="0" w:color="auto"/>
            <w:right w:val="none" w:sz="0" w:space="0" w:color="auto"/>
          </w:divBdr>
        </w:div>
        <w:div w:id="2010912258">
          <w:marLeft w:val="0"/>
          <w:marRight w:val="0"/>
          <w:marTop w:val="0"/>
          <w:marBottom w:val="0"/>
          <w:divBdr>
            <w:top w:val="none" w:sz="0" w:space="0" w:color="auto"/>
            <w:left w:val="none" w:sz="0" w:space="0" w:color="auto"/>
            <w:bottom w:val="none" w:sz="0" w:space="0" w:color="auto"/>
            <w:right w:val="none" w:sz="0" w:space="0" w:color="auto"/>
          </w:divBdr>
        </w:div>
        <w:div w:id="1798600294">
          <w:marLeft w:val="0"/>
          <w:marRight w:val="0"/>
          <w:marTop w:val="0"/>
          <w:marBottom w:val="0"/>
          <w:divBdr>
            <w:top w:val="none" w:sz="0" w:space="0" w:color="auto"/>
            <w:left w:val="none" w:sz="0" w:space="0" w:color="auto"/>
            <w:bottom w:val="none" w:sz="0" w:space="0" w:color="auto"/>
            <w:right w:val="none" w:sz="0" w:space="0" w:color="auto"/>
          </w:divBdr>
        </w:div>
        <w:div w:id="1418091841">
          <w:marLeft w:val="0"/>
          <w:marRight w:val="0"/>
          <w:marTop w:val="0"/>
          <w:marBottom w:val="0"/>
          <w:divBdr>
            <w:top w:val="none" w:sz="0" w:space="0" w:color="auto"/>
            <w:left w:val="none" w:sz="0" w:space="0" w:color="auto"/>
            <w:bottom w:val="none" w:sz="0" w:space="0" w:color="auto"/>
            <w:right w:val="none" w:sz="0" w:space="0" w:color="auto"/>
          </w:divBdr>
        </w:div>
        <w:div w:id="517819335">
          <w:marLeft w:val="0"/>
          <w:marRight w:val="0"/>
          <w:marTop w:val="0"/>
          <w:marBottom w:val="0"/>
          <w:divBdr>
            <w:top w:val="none" w:sz="0" w:space="0" w:color="auto"/>
            <w:left w:val="none" w:sz="0" w:space="0" w:color="auto"/>
            <w:bottom w:val="none" w:sz="0" w:space="0" w:color="auto"/>
            <w:right w:val="none" w:sz="0" w:space="0" w:color="auto"/>
          </w:divBdr>
        </w:div>
        <w:div w:id="1083137607">
          <w:marLeft w:val="0"/>
          <w:marRight w:val="0"/>
          <w:marTop w:val="0"/>
          <w:marBottom w:val="0"/>
          <w:divBdr>
            <w:top w:val="none" w:sz="0" w:space="0" w:color="auto"/>
            <w:left w:val="none" w:sz="0" w:space="0" w:color="auto"/>
            <w:bottom w:val="none" w:sz="0" w:space="0" w:color="auto"/>
            <w:right w:val="none" w:sz="0" w:space="0" w:color="auto"/>
          </w:divBdr>
        </w:div>
        <w:div w:id="1534071047">
          <w:marLeft w:val="0"/>
          <w:marRight w:val="0"/>
          <w:marTop w:val="0"/>
          <w:marBottom w:val="0"/>
          <w:divBdr>
            <w:top w:val="none" w:sz="0" w:space="0" w:color="auto"/>
            <w:left w:val="none" w:sz="0" w:space="0" w:color="auto"/>
            <w:bottom w:val="none" w:sz="0" w:space="0" w:color="auto"/>
            <w:right w:val="none" w:sz="0" w:space="0" w:color="auto"/>
          </w:divBdr>
        </w:div>
        <w:div w:id="982782238">
          <w:marLeft w:val="0"/>
          <w:marRight w:val="0"/>
          <w:marTop w:val="0"/>
          <w:marBottom w:val="0"/>
          <w:divBdr>
            <w:top w:val="none" w:sz="0" w:space="0" w:color="auto"/>
            <w:left w:val="none" w:sz="0" w:space="0" w:color="auto"/>
            <w:bottom w:val="none" w:sz="0" w:space="0" w:color="auto"/>
            <w:right w:val="none" w:sz="0" w:space="0" w:color="auto"/>
          </w:divBdr>
        </w:div>
        <w:div w:id="1141120898">
          <w:marLeft w:val="0"/>
          <w:marRight w:val="0"/>
          <w:marTop w:val="0"/>
          <w:marBottom w:val="0"/>
          <w:divBdr>
            <w:top w:val="none" w:sz="0" w:space="0" w:color="auto"/>
            <w:left w:val="none" w:sz="0" w:space="0" w:color="auto"/>
            <w:bottom w:val="none" w:sz="0" w:space="0" w:color="auto"/>
            <w:right w:val="none" w:sz="0" w:space="0" w:color="auto"/>
          </w:divBdr>
        </w:div>
        <w:div w:id="1327705233">
          <w:marLeft w:val="0"/>
          <w:marRight w:val="0"/>
          <w:marTop w:val="0"/>
          <w:marBottom w:val="0"/>
          <w:divBdr>
            <w:top w:val="none" w:sz="0" w:space="0" w:color="auto"/>
            <w:left w:val="none" w:sz="0" w:space="0" w:color="auto"/>
            <w:bottom w:val="none" w:sz="0" w:space="0" w:color="auto"/>
            <w:right w:val="none" w:sz="0" w:space="0" w:color="auto"/>
          </w:divBdr>
        </w:div>
        <w:div w:id="1365255785">
          <w:marLeft w:val="0"/>
          <w:marRight w:val="0"/>
          <w:marTop w:val="0"/>
          <w:marBottom w:val="0"/>
          <w:divBdr>
            <w:top w:val="none" w:sz="0" w:space="0" w:color="auto"/>
            <w:left w:val="none" w:sz="0" w:space="0" w:color="auto"/>
            <w:bottom w:val="none" w:sz="0" w:space="0" w:color="auto"/>
            <w:right w:val="none" w:sz="0" w:space="0" w:color="auto"/>
          </w:divBdr>
        </w:div>
        <w:div w:id="721293228">
          <w:marLeft w:val="0"/>
          <w:marRight w:val="0"/>
          <w:marTop w:val="0"/>
          <w:marBottom w:val="0"/>
          <w:divBdr>
            <w:top w:val="none" w:sz="0" w:space="0" w:color="auto"/>
            <w:left w:val="none" w:sz="0" w:space="0" w:color="auto"/>
            <w:bottom w:val="none" w:sz="0" w:space="0" w:color="auto"/>
            <w:right w:val="none" w:sz="0" w:space="0" w:color="auto"/>
          </w:divBdr>
        </w:div>
        <w:div w:id="977760797">
          <w:marLeft w:val="0"/>
          <w:marRight w:val="0"/>
          <w:marTop w:val="0"/>
          <w:marBottom w:val="0"/>
          <w:divBdr>
            <w:top w:val="none" w:sz="0" w:space="0" w:color="auto"/>
            <w:left w:val="none" w:sz="0" w:space="0" w:color="auto"/>
            <w:bottom w:val="none" w:sz="0" w:space="0" w:color="auto"/>
            <w:right w:val="none" w:sz="0" w:space="0" w:color="auto"/>
          </w:divBdr>
        </w:div>
        <w:div w:id="1976450280">
          <w:marLeft w:val="0"/>
          <w:marRight w:val="0"/>
          <w:marTop w:val="0"/>
          <w:marBottom w:val="0"/>
          <w:divBdr>
            <w:top w:val="none" w:sz="0" w:space="0" w:color="auto"/>
            <w:left w:val="none" w:sz="0" w:space="0" w:color="auto"/>
            <w:bottom w:val="none" w:sz="0" w:space="0" w:color="auto"/>
            <w:right w:val="none" w:sz="0" w:space="0" w:color="auto"/>
          </w:divBdr>
        </w:div>
        <w:div w:id="467432865">
          <w:marLeft w:val="0"/>
          <w:marRight w:val="0"/>
          <w:marTop w:val="0"/>
          <w:marBottom w:val="0"/>
          <w:divBdr>
            <w:top w:val="none" w:sz="0" w:space="0" w:color="auto"/>
            <w:left w:val="none" w:sz="0" w:space="0" w:color="auto"/>
            <w:bottom w:val="none" w:sz="0" w:space="0" w:color="auto"/>
            <w:right w:val="none" w:sz="0" w:space="0" w:color="auto"/>
          </w:divBdr>
        </w:div>
        <w:div w:id="1109616641">
          <w:marLeft w:val="0"/>
          <w:marRight w:val="0"/>
          <w:marTop w:val="0"/>
          <w:marBottom w:val="0"/>
          <w:divBdr>
            <w:top w:val="none" w:sz="0" w:space="0" w:color="auto"/>
            <w:left w:val="none" w:sz="0" w:space="0" w:color="auto"/>
            <w:bottom w:val="none" w:sz="0" w:space="0" w:color="auto"/>
            <w:right w:val="none" w:sz="0" w:space="0" w:color="auto"/>
          </w:divBdr>
        </w:div>
        <w:div w:id="62261985">
          <w:marLeft w:val="0"/>
          <w:marRight w:val="0"/>
          <w:marTop w:val="0"/>
          <w:marBottom w:val="0"/>
          <w:divBdr>
            <w:top w:val="none" w:sz="0" w:space="0" w:color="auto"/>
            <w:left w:val="none" w:sz="0" w:space="0" w:color="auto"/>
            <w:bottom w:val="none" w:sz="0" w:space="0" w:color="auto"/>
            <w:right w:val="none" w:sz="0" w:space="0" w:color="auto"/>
          </w:divBdr>
        </w:div>
        <w:div w:id="1540582874">
          <w:marLeft w:val="0"/>
          <w:marRight w:val="0"/>
          <w:marTop w:val="0"/>
          <w:marBottom w:val="0"/>
          <w:divBdr>
            <w:top w:val="none" w:sz="0" w:space="0" w:color="auto"/>
            <w:left w:val="none" w:sz="0" w:space="0" w:color="auto"/>
            <w:bottom w:val="none" w:sz="0" w:space="0" w:color="auto"/>
            <w:right w:val="none" w:sz="0" w:space="0" w:color="auto"/>
          </w:divBdr>
        </w:div>
        <w:div w:id="1696080757">
          <w:marLeft w:val="0"/>
          <w:marRight w:val="0"/>
          <w:marTop w:val="0"/>
          <w:marBottom w:val="0"/>
          <w:divBdr>
            <w:top w:val="none" w:sz="0" w:space="0" w:color="auto"/>
            <w:left w:val="none" w:sz="0" w:space="0" w:color="auto"/>
            <w:bottom w:val="none" w:sz="0" w:space="0" w:color="auto"/>
            <w:right w:val="none" w:sz="0" w:space="0" w:color="auto"/>
          </w:divBdr>
        </w:div>
        <w:div w:id="1585215776">
          <w:marLeft w:val="0"/>
          <w:marRight w:val="0"/>
          <w:marTop w:val="0"/>
          <w:marBottom w:val="0"/>
          <w:divBdr>
            <w:top w:val="none" w:sz="0" w:space="0" w:color="auto"/>
            <w:left w:val="none" w:sz="0" w:space="0" w:color="auto"/>
            <w:bottom w:val="none" w:sz="0" w:space="0" w:color="auto"/>
            <w:right w:val="none" w:sz="0" w:space="0" w:color="auto"/>
          </w:divBdr>
        </w:div>
        <w:div w:id="1898784133">
          <w:marLeft w:val="0"/>
          <w:marRight w:val="0"/>
          <w:marTop w:val="0"/>
          <w:marBottom w:val="0"/>
          <w:divBdr>
            <w:top w:val="none" w:sz="0" w:space="0" w:color="auto"/>
            <w:left w:val="none" w:sz="0" w:space="0" w:color="auto"/>
            <w:bottom w:val="none" w:sz="0" w:space="0" w:color="auto"/>
            <w:right w:val="none" w:sz="0" w:space="0" w:color="auto"/>
          </w:divBdr>
        </w:div>
        <w:div w:id="1743940081">
          <w:marLeft w:val="0"/>
          <w:marRight w:val="0"/>
          <w:marTop w:val="0"/>
          <w:marBottom w:val="0"/>
          <w:divBdr>
            <w:top w:val="none" w:sz="0" w:space="0" w:color="auto"/>
            <w:left w:val="none" w:sz="0" w:space="0" w:color="auto"/>
            <w:bottom w:val="none" w:sz="0" w:space="0" w:color="auto"/>
            <w:right w:val="none" w:sz="0" w:space="0" w:color="auto"/>
          </w:divBdr>
        </w:div>
        <w:div w:id="1710717570">
          <w:marLeft w:val="0"/>
          <w:marRight w:val="0"/>
          <w:marTop w:val="0"/>
          <w:marBottom w:val="0"/>
          <w:divBdr>
            <w:top w:val="none" w:sz="0" w:space="0" w:color="auto"/>
            <w:left w:val="none" w:sz="0" w:space="0" w:color="auto"/>
            <w:bottom w:val="none" w:sz="0" w:space="0" w:color="auto"/>
            <w:right w:val="none" w:sz="0" w:space="0" w:color="auto"/>
          </w:divBdr>
        </w:div>
        <w:div w:id="1964730876">
          <w:marLeft w:val="0"/>
          <w:marRight w:val="0"/>
          <w:marTop w:val="0"/>
          <w:marBottom w:val="0"/>
          <w:divBdr>
            <w:top w:val="none" w:sz="0" w:space="0" w:color="auto"/>
            <w:left w:val="none" w:sz="0" w:space="0" w:color="auto"/>
            <w:bottom w:val="none" w:sz="0" w:space="0" w:color="auto"/>
            <w:right w:val="none" w:sz="0" w:space="0" w:color="auto"/>
          </w:divBdr>
        </w:div>
        <w:div w:id="201601168">
          <w:marLeft w:val="0"/>
          <w:marRight w:val="0"/>
          <w:marTop w:val="0"/>
          <w:marBottom w:val="0"/>
          <w:divBdr>
            <w:top w:val="none" w:sz="0" w:space="0" w:color="auto"/>
            <w:left w:val="none" w:sz="0" w:space="0" w:color="auto"/>
            <w:bottom w:val="none" w:sz="0" w:space="0" w:color="auto"/>
            <w:right w:val="none" w:sz="0" w:space="0" w:color="auto"/>
          </w:divBdr>
        </w:div>
        <w:div w:id="140467567">
          <w:marLeft w:val="0"/>
          <w:marRight w:val="0"/>
          <w:marTop w:val="0"/>
          <w:marBottom w:val="0"/>
          <w:divBdr>
            <w:top w:val="none" w:sz="0" w:space="0" w:color="auto"/>
            <w:left w:val="none" w:sz="0" w:space="0" w:color="auto"/>
            <w:bottom w:val="none" w:sz="0" w:space="0" w:color="auto"/>
            <w:right w:val="none" w:sz="0" w:space="0" w:color="auto"/>
          </w:divBdr>
        </w:div>
        <w:div w:id="92433090">
          <w:marLeft w:val="0"/>
          <w:marRight w:val="0"/>
          <w:marTop w:val="0"/>
          <w:marBottom w:val="0"/>
          <w:divBdr>
            <w:top w:val="none" w:sz="0" w:space="0" w:color="auto"/>
            <w:left w:val="none" w:sz="0" w:space="0" w:color="auto"/>
            <w:bottom w:val="none" w:sz="0" w:space="0" w:color="auto"/>
            <w:right w:val="none" w:sz="0" w:space="0" w:color="auto"/>
          </w:divBdr>
        </w:div>
        <w:div w:id="718360351">
          <w:marLeft w:val="0"/>
          <w:marRight w:val="0"/>
          <w:marTop w:val="0"/>
          <w:marBottom w:val="0"/>
          <w:divBdr>
            <w:top w:val="none" w:sz="0" w:space="0" w:color="auto"/>
            <w:left w:val="none" w:sz="0" w:space="0" w:color="auto"/>
            <w:bottom w:val="none" w:sz="0" w:space="0" w:color="auto"/>
            <w:right w:val="none" w:sz="0" w:space="0" w:color="auto"/>
          </w:divBdr>
        </w:div>
        <w:div w:id="1752465190">
          <w:marLeft w:val="0"/>
          <w:marRight w:val="0"/>
          <w:marTop w:val="0"/>
          <w:marBottom w:val="0"/>
          <w:divBdr>
            <w:top w:val="none" w:sz="0" w:space="0" w:color="auto"/>
            <w:left w:val="none" w:sz="0" w:space="0" w:color="auto"/>
            <w:bottom w:val="none" w:sz="0" w:space="0" w:color="auto"/>
            <w:right w:val="none" w:sz="0" w:space="0" w:color="auto"/>
          </w:divBdr>
        </w:div>
        <w:div w:id="1890918108">
          <w:marLeft w:val="0"/>
          <w:marRight w:val="0"/>
          <w:marTop w:val="0"/>
          <w:marBottom w:val="0"/>
          <w:divBdr>
            <w:top w:val="none" w:sz="0" w:space="0" w:color="auto"/>
            <w:left w:val="none" w:sz="0" w:space="0" w:color="auto"/>
            <w:bottom w:val="none" w:sz="0" w:space="0" w:color="auto"/>
            <w:right w:val="none" w:sz="0" w:space="0" w:color="auto"/>
          </w:divBdr>
        </w:div>
        <w:div w:id="1710521727">
          <w:marLeft w:val="0"/>
          <w:marRight w:val="0"/>
          <w:marTop w:val="0"/>
          <w:marBottom w:val="0"/>
          <w:divBdr>
            <w:top w:val="none" w:sz="0" w:space="0" w:color="auto"/>
            <w:left w:val="none" w:sz="0" w:space="0" w:color="auto"/>
            <w:bottom w:val="none" w:sz="0" w:space="0" w:color="auto"/>
            <w:right w:val="none" w:sz="0" w:space="0" w:color="auto"/>
          </w:divBdr>
        </w:div>
        <w:div w:id="531459950">
          <w:marLeft w:val="0"/>
          <w:marRight w:val="0"/>
          <w:marTop w:val="0"/>
          <w:marBottom w:val="0"/>
          <w:divBdr>
            <w:top w:val="none" w:sz="0" w:space="0" w:color="auto"/>
            <w:left w:val="none" w:sz="0" w:space="0" w:color="auto"/>
            <w:bottom w:val="none" w:sz="0" w:space="0" w:color="auto"/>
            <w:right w:val="none" w:sz="0" w:space="0" w:color="auto"/>
          </w:divBdr>
        </w:div>
        <w:div w:id="1925841518">
          <w:marLeft w:val="0"/>
          <w:marRight w:val="0"/>
          <w:marTop w:val="0"/>
          <w:marBottom w:val="0"/>
          <w:divBdr>
            <w:top w:val="none" w:sz="0" w:space="0" w:color="auto"/>
            <w:left w:val="none" w:sz="0" w:space="0" w:color="auto"/>
            <w:bottom w:val="none" w:sz="0" w:space="0" w:color="auto"/>
            <w:right w:val="none" w:sz="0" w:space="0" w:color="auto"/>
          </w:divBdr>
        </w:div>
        <w:div w:id="816721552">
          <w:marLeft w:val="0"/>
          <w:marRight w:val="0"/>
          <w:marTop w:val="0"/>
          <w:marBottom w:val="0"/>
          <w:divBdr>
            <w:top w:val="none" w:sz="0" w:space="0" w:color="auto"/>
            <w:left w:val="none" w:sz="0" w:space="0" w:color="auto"/>
            <w:bottom w:val="none" w:sz="0" w:space="0" w:color="auto"/>
            <w:right w:val="none" w:sz="0" w:space="0" w:color="auto"/>
          </w:divBdr>
        </w:div>
        <w:div w:id="1663729112">
          <w:marLeft w:val="0"/>
          <w:marRight w:val="0"/>
          <w:marTop w:val="0"/>
          <w:marBottom w:val="0"/>
          <w:divBdr>
            <w:top w:val="none" w:sz="0" w:space="0" w:color="auto"/>
            <w:left w:val="none" w:sz="0" w:space="0" w:color="auto"/>
            <w:bottom w:val="none" w:sz="0" w:space="0" w:color="auto"/>
            <w:right w:val="none" w:sz="0" w:space="0" w:color="auto"/>
          </w:divBdr>
        </w:div>
        <w:div w:id="1819833154">
          <w:marLeft w:val="0"/>
          <w:marRight w:val="0"/>
          <w:marTop w:val="0"/>
          <w:marBottom w:val="0"/>
          <w:divBdr>
            <w:top w:val="none" w:sz="0" w:space="0" w:color="auto"/>
            <w:left w:val="none" w:sz="0" w:space="0" w:color="auto"/>
            <w:bottom w:val="none" w:sz="0" w:space="0" w:color="auto"/>
            <w:right w:val="none" w:sz="0" w:space="0" w:color="auto"/>
          </w:divBdr>
        </w:div>
        <w:div w:id="1278102468">
          <w:marLeft w:val="0"/>
          <w:marRight w:val="0"/>
          <w:marTop w:val="0"/>
          <w:marBottom w:val="0"/>
          <w:divBdr>
            <w:top w:val="none" w:sz="0" w:space="0" w:color="auto"/>
            <w:left w:val="none" w:sz="0" w:space="0" w:color="auto"/>
            <w:bottom w:val="none" w:sz="0" w:space="0" w:color="auto"/>
            <w:right w:val="none" w:sz="0" w:space="0" w:color="auto"/>
          </w:divBdr>
        </w:div>
        <w:div w:id="806624828">
          <w:marLeft w:val="0"/>
          <w:marRight w:val="0"/>
          <w:marTop w:val="0"/>
          <w:marBottom w:val="0"/>
          <w:divBdr>
            <w:top w:val="none" w:sz="0" w:space="0" w:color="auto"/>
            <w:left w:val="none" w:sz="0" w:space="0" w:color="auto"/>
            <w:bottom w:val="none" w:sz="0" w:space="0" w:color="auto"/>
            <w:right w:val="none" w:sz="0" w:space="0" w:color="auto"/>
          </w:divBdr>
        </w:div>
        <w:div w:id="2098943611">
          <w:marLeft w:val="0"/>
          <w:marRight w:val="0"/>
          <w:marTop w:val="0"/>
          <w:marBottom w:val="0"/>
          <w:divBdr>
            <w:top w:val="none" w:sz="0" w:space="0" w:color="auto"/>
            <w:left w:val="none" w:sz="0" w:space="0" w:color="auto"/>
            <w:bottom w:val="none" w:sz="0" w:space="0" w:color="auto"/>
            <w:right w:val="none" w:sz="0" w:space="0" w:color="auto"/>
          </w:divBdr>
        </w:div>
        <w:div w:id="1109817971">
          <w:marLeft w:val="0"/>
          <w:marRight w:val="0"/>
          <w:marTop w:val="0"/>
          <w:marBottom w:val="0"/>
          <w:divBdr>
            <w:top w:val="none" w:sz="0" w:space="0" w:color="auto"/>
            <w:left w:val="none" w:sz="0" w:space="0" w:color="auto"/>
            <w:bottom w:val="none" w:sz="0" w:space="0" w:color="auto"/>
            <w:right w:val="none" w:sz="0" w:space="0" w:color="auto"/>
          </w:divBdr>
        </w:div>
        <w:div w:id="1145008669">
          <w:marLeft w:val="0"/>
          <w:marRight w:val="0"/>
          <w:marTop w:val="0"/>
          <w:marBottom w:val="0"/>
          <w:divBdr>
            <w:top w:val="none" w:sz="0" w:space="0" w:color="auto"/>
            <w:left w:val="none" w:sz="0" w:space="0" w:color="auto"/>
            <w:bottom w:val="none" w:sz="0" w:space="0" w:color="auto"/>
            <w:right w:val="none" w:sz="0" w:space="0" w:color="auto"/>
          </w:divBdr>
        </w:div>
        <w:div w:id="1952666969">
          <w:marLeft w:val="0"/>
          <w:marRight w:val="0"/>
          <w:marTop w:val="0"/>
          <w:marBottom w:val="0"/>
          <w:divBdr>
            <w:top w:val="none" w:sz="0" w:space="0" w:color="auto"/>
            <w:left w:val="none" w:sz="0" w:space="0" w:color="auto"/>
            <w:bottom w:val="none" w:sz="0" w:space="0" w:color="auto"/>
            <w:right w:val="none" w:sz="0" w:space="0" w:color="auto"/>
          </w:divBdr>
        </w:div>
        <w:div w:id="1516532489">
          <w:marLeft w:val="0"/>
          <w:marRight w:val="0"/>
          <w:marTop w:val="0"/>
          <w:marBottom w:val="0"/>
          <w:divBdr>
            <w:top w:val="none" w:sz="0" w:space="0" w:color="auto"/>
            <w:left w:val="none" w:sz="0" w:space="0" w:color="auto"/>
            <w:bottom w:val="none" w:sz="0" w:space="0" w:color="auto"/>
            <w:right w:val="none" w:sz="0" w:space="0" w:color="auto"/>
          </w:divBdr>
        </w:div>
        <w:div w:id="1122840929">
          <w:marLeft w:val="0"/>
          <w:marRight w:val="0"/>
          <w:marTop w:val="0"/>
          <w:marBottom w:val="0"/>
          <w:divBdr>
            <w:top w:val="none" w:sz="0" w:space="0" w:color="auto"/>
            <w:left w:val="none" w:sz="0" w:space="0" w:color="auto"/>
            <w:bottom w:val="none" w:sz="0" w:space="0" w:color="auto"/>
            <w:right w:val="none" w:sz="0" w:space="0" w:color="auto"/>
          </w:divBdr>
        </w:div>
        <w:div w:id="1585411006">
          <w:marLeft w:val="0"/>
          <w:marRight w:val="0"/>
          <w:marTop w:val="0"/>
          <w:marBottom w:val="0"/>
          <w:divBdr>
            <w:top w:val="none" w:sz="0" w:space="0" w:color="auto"/>
            <w:left w:val="none" w:sz="0" w:space="0" w:color="auto"/>
            <w:bottom w:val="none" w:sz="0" w:space="0" w:color="auto"/>
            <w:right w:val="none" w:sz="0" w:space="0" w:color="auto"/>
          </w:divBdr>
        </w:div>
        <w:div w:id="1583757546">
          <w:marLeft w:val="0"/>
          <w:marRight w:val="0"/>
          <w:marTop w:val="0"/>
          <w:marBottom w:val="0"/>
          <w:divBdr>
            <w:top w:val="none" w:sz="0" w:space="0" w:color="auto"/>
            <w:left w:val="none" w:sz="0" w:space="0" w:color="auto"/>
            <w:bottom w:val="none" w:sz="0" w:space="0" w:color="auto"/>
            <w:right w:val="none" w:sz="0" w:space="0" w:color="auto"/>
          </w:divBdr>
        </w:div>
        <w:div w:id="106658751">
          <w:marLeft w:val="0"/>
          <w:marRight w:val="0"/>
          <w:marTop w:val="0"/>
          <w:marBottom w:val="0"/>
          <w:divBdr>
            <w:top w:val="none" w:sz="0" w:space="0" w:color="auto"/>
            <w:left w:val="none" w:sz="0" w:space="0" w:color="auto"/>
            <w:bottom w:val="none" w:sz="0" w:space="0" w:color="auto"/>
            <w:right w:val="none" w:sz="0" w:space="0" w:color="auto"/>
          </w:divBdr>
        </w:div>
        <w:div w:id="1864859059">
          <w:marLeft w:val="0"/>
          <w:marRight w:val="0"/>
          <w:marTop w:val="0"/>
          <w:marBottom w:val="0"/>
          <w:divBdr>
            <w:top w:val="none" w:sz="0" w:space="0" w:color="auto"/>
            <w:left w:val="none" w:sz="0" w:space="0" w:color="auto"/>
            <w:bottom w:val="none" w:sz="0" w:space="0" w:color="auto"/>
            <w:right w:val="none" w:sz="0" w:space="0" w:color="auto"/>
          </w:divBdr>
        </w:div>
        <w:div w:id="2014649950">
          <w:marLeft w:val="0"/>
          <w:marRight w:val="0"/>
          <w:marTop w:val="0"/>
          <w:marBottom w:val="0"/>
          <w:divBdr>
            <w:top w:val="none" w:sz="0" w:space="0" w:color="auto"/>
            <w:left w:val="none" w:sz="0" w:space="0" w:color="auto"/>
            <w:bottom w:val="none" w:sz="0" w:space="0" w:color="auto"/>
            <w:right w:val="none" w:sz="0" w:space="0" w:color="auto"/>
          </w:divBdr>
        </w:div>
        <w:div w:id="417140564">
          <w:marLeft w:val="0"/>
          <w:marRight w:val="0"/>
          <w:marTop w:val="0"/>
          <w:marBottom w:val="0"/>
          <w:divBdr>
            <w:top w:val="none" w:sz="0" w:space="0" w:color="auto"/>
            <w:left w:val="none" w:sz="0" w:space="0" w:color="auto"/>
            <w:bottom w:val="none" w:sz="0" w:space="0" w:color="auto"/>
            <w:right w:val="none" w:sz="0" w:space="0" w:color="auto"/>
          </w:divBdr>
        </w:div>
        <w:div w:id="284966649">
          <w:marLeft w:val="0"/>
          <w:marRight w:val="0"/>
          <w:marTop w:val="0"/>
          <w:marBottom w:val="0"/>
          <w:divBdr>
            <w:top w:val="none" w:sz="0" w:space="0" w:color="auto"/>
            <w:left w:val="none" w:sz="0" w:space="0" w:color="auto"/>
            <w:bottom w:val="none" w:sz="0" w:space="0" w:color="auto"/>
            <w:right w:val="none" w:sz="0" w:space="0" w:color="auto"/>
          </w:divBdr>
        </w:div>
        <w:div w:id="1608729947">
          <w:marLeft w:val="0"/>
          <w:marRight w:val="0"/>
          <w:marTop w:val="0"/>
          <w:marBottom w:val="0"/>
          <w:divBdr>
            <w:top w:val="none" w:sz="0" w:space="0" w:color="auto"/>
            <w:left w:val="none" w:sz="0" w:space="0" w:color="auto"/>
            <w:bottom w:val="none" w:sz="0" w:space="0" w:color="auto"/>
            <w:right w:val="none" w:sz="0" w:space="0" w:color="auto"/>
          </w:divBdr>
        </w:div>
        <w:div w:id="1333798277">
          <w:marLeft w:val="0"/>
          <w:marRight w:val="0"/>
          <w:marTop w:val="0"/>
          <w:marBottom w:val="0"/>
          <w:divBdr>
            <w:top w:val="none" w:sz="0" w:space="0" w:color="auto"/>
            <w:left w:val="none" w:sz="0" w:space="0" w:color="auto"/>
            <w:bottom w:val="none" w:sz="0" w:space="0" w:color="auto"/>
            <w:right w:val="none" w:sz="0" w:space="0" w:color="auto"/>
          </w:divBdr>
        </w:div>
        <w:div w:id="2001469964">
          <w:marLeft w:val="0"/>
          <w:marRight w:val="0"/>
          <w:marTop w:val="0"/>
          <w:marBottom w:val="0"/>
          <w:divBdr>
            <w:top w:val="none" w:sz="0" w:space="0" w:color="auto"/>
            <w:left w:val="none" w:sz="0" w:space="0" w:color="auto"/>
            <w:bottom w:val="none" w:sz="0" w:space="0" w:color="auto"/>
            <w:right w:val="none" w:sz="0" w:space="0" w:color="auto"/>
          </w:divBdr>
        </w:div>
        <w:div w:id="231350569">
          <w:marLeft w:val="0"/>
          <w:marRight w:val="0"/>
          <w:marTop w:val="0"/>
          <w:marBottom w:val="0"/>
          <w:divBdr>
            <w:top w:val="none" w:sz="0" w:space="0" w:color="auto"/>
            <w:left w:val="none" w:sz="0" w:space="0" w:color="auto"/>
            <w:bottom w:val="none" w:sz="0" w:space="0" w:color="auto"/>
            <w:right w:val="none" w:sz="0" w:space="0" w:color="auto"/>
          </w:divBdr>
        </w:div>
        <w:div w:id="1144545956">
          <w:marLeft w:val="0"/>
          <w:marRight w:val="0"/>
          <w:marTop w:val="0"/>
          <w:marBottom w:val="0"/>
          <w:divBdr>
            <w:top w:val="none" w:sz="0" w:space="0" w:color="auto"/>
            <w:left w:val="none" w:sz="0" w:space="0" w:color="auto"/>
            <w:bottom w:val="none" w:sz="0" w:space="0" w:color="auto"/>
            <w:right w:val="none" w:sz="0" w:space="0" w:color="auto"/>
          </w:divBdr>
        </w:div>
        <w:div w:id="1417284231">
          <w:marLeft w:val="0"/>
          <w:marRight w:val="0"/>
          <w:marTop w:val="0"/>
          <w:marBottom w:val="0"/>
          <w:divBdr>
            <w:top w:val="none" w:sz="0" w:space="0" w:color="auto"/>
            <w:left w:val="none" w:sz="0" w:space="0" w:color="auto"/>
            <w:bottom w:val="none" w:sz="0" w:space="0" w:color="auto"/>
            <w:right w:val="none" w:sz="0" w:space="0" w:color="auto"/>
          </w:divBdr>
        </w:div>
        <w:div w:id="1668822831">
          <w:marLeft w:val="0"/>
          <w:marRight w:val="0"/>
          <w:marTop w:val="0"/>
          <w:marBottom w:val="0"/>
          <w:divBdr>
            <w:top w:val="none" w:sz="0" w:space="0" w:color="auto"/>
            <w:left w:val="none" w:sz="0" w:space="0" w:color="auto"/>
            <w:bottom w:val="none" w:sz="0" w:space="0" w:color="auto"/>
            <w:right w:val="none" w:sz="0" w:space="0" w:color="auto"/>
          </w:divBdr>
        </w:div>
        <w:div w:id="635717317">
          <w:marLeft w:val="0"/>
          <w:marRight w:val="0"/>
          <w:marTop w:val="0"/>
          <w:marBottom w:val="0"/>
          <w:divBdr>
            <w:top w:val="none" w:sz="0" w:space="0" w:color="auto"/>
            <w:left w:val="none" w:sz="0" w:space="0" w:color="auto"/>
            <w:bottom w:val="none" w:sz="0" w:space="0" w:color="auto"/>
            <w:right w:val="none" w:sz="0" w:space="0" w:color="auto"/>
          </w:divBdr>
        </w:div>
        <w:div w:id="282998257">
          <w:marLeft w:val="0"/>
          <w:marRight w:val="0"/>
          <w:marTop w:val="0"/>
          <w:marBottom w:val="0"/>
          <w:divBdr>
            <w:top w:val="none" w:sz="0" w:space="0" w:color="auto"/>
            <w:left w:val="none" w:sz="0" w:space="0" w:color="auto"/>
            <w:bottom w:val="none" w:sz="0" w:space="0" w:color="auto"/>
            <w:right w:val="none" w:sz="0" w:space="0" w:color="auto"/>
          </w:divBdr>
        </w:div>
        <w:div w:id="1900900156">
          <w:marLeft w:val="0"/>
          <w:marRight w:val="0"/>
          <w:marTop w:val="0"/>
          <w:marBottom w:val="0"/>
          <w:divBdr>
            <w:top w:val="none" w:sz="0" w:space="0" w:color="auto"/>
            <w:left w:val="none" w:sz="0" w:space="0" w:color="auto"/>
            <w:bottom w:val="none" w:sz="0" w:space="0" w:color="auto"/>
            <w:right w:val="none" w:sz="0" w:space="0" w:color="auto"/>
          </w:divBdr>
        </w:div>
        <w:div w:id="1792557315">
          <w:marLeft w:val="0"/>
          <w:marRight w:val="0"/>
          <w:marTop w:val="0"/>
          <w:marBottom w:val="0"/>
          <w:divBdr>
            <w:top w:val="none" w:sz="0" w:space="0" w:color="auto"/>
            <w:left w:val="none" w:sz="0" w:space="0" w:color="auto"/>
            <w:bottom w:val="none" w:sz="0" w:space="0" w:color="auto"/>
            <w:right w:val="none" w:sz="0" w:space="0" w:color="auto"/>
          </w:divBdr>
        </w:div>
        <w:div w:id="767191127">
          <w:marLeft w:val="0"/>
          <w:marRight w:val="0"/>
          <w:marTop w:val="0"/>
          <w:marBottom w:val="0"/>
          <w:divBdr>
            <w:top w:val="none" w:sz="0" w:space="0" w:color="auto"/>
            <w:left w:val="none" w:sz="0" w:space="0" w:color="auto"/>
            <w:bottom w:val="none" w:sz="0" w:space="0" w:color="auto"/>
            <w:right w:val="none" w:sz="0" w:space="0" w:color="auto"/>
          </w:divBdr>
        </w:div>
        <w:div w:id="1869101792">
          <w:marLeft w:val="0"/>
          <w:marRight w:val="0"/>
          <w:marTop w:val="0"/>
          <w:marBottom w:val="0"/>
          <w:divBdr>
            <w:top w:val="none" w:sz="0" w:space="0" w:color="auto"/>
            <w:left w:val="none" w:sz="0" w:space="0" w:color="auto"/>
            <w:bottom w:val="none" w:sz="0" w:space="0" w:color="auto"/>
            <w:right w:val="none" w:sz="0" w:space="0" w:color="auto"/>
          </w:divBdr>
        </w:div>
      </w:divsChild>
    </w:div>
    <w:div w:id="2040159818">
      <w:bodyDiv w:val="1"/>
      <w:marLeft w:val="0"/>
      <w:marRight w:val="0"/>
      <w:marTop w:val="0"/>
      <w:marBottom w:val="0"/>
      <w:divBdr>
        <w:top w:val="none" w:sz="0" w:space="0" w:color="auto"/>
        <w:left w:val="none" w:sz="0" w:space="0" w:color="auto"/>
        <w:bottom w:val="none" w:sz="0" w:space="0" w:color="auto"/>
        <w:right w:val="none" w:sz="0" w:space="0" w:color="auto"/>
      </w:divBdr>
      <w:divsChild>
        <w:div w:id="1742167930">
          <w:marLeft w:val="0"/>
          <w:marRight w:val="0"/>
          <w:marTop w:val="0"/>
          <w:marBottom w:val="0"/>
          <w:divBdr>
            <w:top w:val="none" w:sz="0" w:space="0" w:color="auto"/>
            <w:left w:val="none" w:sz="0" w:space="0" w:color="auto"/>
            <w:bottom w:val="none" w:sz="0" w:space="0" w:color="auto"/>
            <w:right w:val="none" w:sz="0" w:space="0" w:color="auto"/>
          </w:divBdr>
        </w:div>
        <w:div w:id="1882941360">
          <w:marLeft w:val="0"/>
          <w:marRight w:val="0"/>
          <w:marTop w:val="0"/>
          <w:marBottom w:val="0"/>
          <w:divBdr>
            <w:top w:val="none" w:sz="0" w:space="0" w:color="auto"/>
            <w:left w:val="none" w:sz="0" w:space="0" w:color="auto"/>
            <w:bottom w:val="none" w:sz="0" w:space="0" w:color="auto"/>
            <w:right w:val="none" w:sz="0" w:space="0" w:color="auto"/>
          </w:divBdr>
        </w:div>
        <w:div w:id="2088912982">
          <w:marLeft w:val="0"/>
          <w:marRight w:val="0"/>
          <w:marTop w:val="0"/>
          <w:marBottom w:val="0"/>
          <w:divBdr>
            <w:top w:val="none" w:sz="0" w:space="0" w:color="auto"/>
            <w:left w:val="none" w:sz="0" w:space="0" w:color="auto"/>
            <w:bottom w:val="none" w:sz="0" w:space="0" w:color="auto"/>
            <w:right w:val="none" w:sz="0" w:space="0" w:color="auto"/>
          </w:divBdr>
        </w:div>
        <w:div w:id="988363698">
          <w:marLeft w:val="0"/>
          <w:marRight w:val="0"/>
          <w:marTop w:val="0"/>
          <w:marBottom w:val="0"/>
          <w:divBdr>
            <w:top w:val="none" w:sz="0" w:space="0" w:color="auto"/>
            <w:left w:val="none" w:sz="0" w:space="0" w:color="auto"/>
            <w:bottom w:val="none" w:sz="0" w:space="0" w:color="auto"/>
            <w:right w:val="none" w:sz="0" w:space="0" w:color="auto"/>
          </w:divBdr>
        </w:div>
        <w:div w:id="718432390">
          <w:marLeft w:val="0"/>
          <w:marRight w:val="0"/>
          <w:marTop w:val="0"/>
          <w:marBottom w:val="0"/>
          <w:divBdr>
            <w:top w:val="none" w:sz="0" w:space="0" w:color="auto"/>
            <w:left w:val="none" w:sz="0" w:space="0" w:color="auto"/>
            <w:bottom w:val="none" w:sz="0" w:space="0" w:color="auto"/>
            <w:right w:val="none" w:sz="0" w:space="0" w:color="auto"/>
          </w:divBdr>
        </w:div>
        <w:div w:id="283081774">
          <w:marLeft w:val="0"/>
          <w:marRight w:val="0"/>
          <w:marTop w:val="0"/>
          <w:marBottom w:val="0"/>
          <w:divBdr>
            <w:top w:val="none" w:sz="0" w:space="0" w:color="auto"/>
            <w:left w:val="none" w:sz="0" w:space="0" w:color="auto"/>
            <w:bottom w:val="none" w:sz="0" w:space="0" w:color="auto"/>
            <w:right w:val="none" w:sz="0" w:space="0" w:color="auto"/>
          </w:divBdr>
        </w:div>
        <w:div w:id="449663230">
          <w:marLeft w:val="0"/>
          <w:marRight w:val="0"/>
          <w:marTop w:val="0"/>
          <w:marBottom w:val="0"/>
          <w:divBdr>
            <w:top w:val="none" w:sz="0" w:space="0" w:color="auto"/>
            <w:left w:val="none" w:sz="0" w:space="0" w:color="auto"/>
            <w:bottom w:val="none" w:sz="0" w:space="0" w:color="auto"/>
            <w:right w:val="none" w:sz="0" w:space="0" w:color="auto"/>
          </w:divBdr>
        </w:div>
        <w:div w:id="844170519">
          <w:marLeft w:val="0"/>
          <w:marRight w:val="0"/>
          <w:marTop w:val="0"/>
          <w:marBottom w:val="0"/>
          <w:divBdr>
            <w:top w:val="none" w:sz="0" w:space="0" w:color="auto"/>
            <w:left w:val="none" w:sz="0" w:space="0" w:color="auto"/>
            <w:bottom w:val="none" w:sz="0" w:space="0" w:color="auto"/>
            <w:right w:val="none" w:sz="0" w:space="0" w:color="auto"/>
          </w:divBdr>
        </w:div>
        <w:div w:id="1162814067">
          <w:marLeft w:val="0"/>
          <w:marRight w:val="0"/>
          <w:marTop w:val="0"/>
          <w:marBottom w:val="0"/>
          <w:divBdr>
            <w:top w:val="none" w:sz="0" w:space="0" w:color="auto"/>
            <w:left w:val="none" w:sz="0" w:space="0" w:color="auto"/>
            <w:bottom w:val="none" w:sz="0" w:space="0" w:color="auto"/>
            <w:right w:val="none" w:sz="0" w:space="0" w:color="auto"/>
          </w:divBdr>
        </w:div>
        <w:div w:id="389042257">
          <w:marLeft w:val="0"/>
          <w:marRight w:val="0"/>
          <w:marTop w:val="0"/>
          <w:marBottom w:val="0"/>
          <w:divBdr>
            <w:top w:val="none" w:sz="0" w:space="0" w:color="auto"/>
            <w:left w:val="none" w:sz="0" w:space="0" w:color="auto"/>
            <w:bottom w:val="none" w:sz="0" w:space="0" w:color="auto"/>
            <w:right w:val="none" w:sz="0" w:space="0" w:color="auto"/>
          </w:divBdr>
        </w:div>
        <w:div w:id="1692562323">
          <w:marLeft w:val="0"/>
          <w:marRight w:val="0"/>
          <w:marTop w:val="0"/>
          <w:marBottom w:val="0"/>
          <w:divBdr>
            <w:top w:val="none" w:sz="0" w:space="0" w:color="auto"/>
            <w:left w:val="none" w:sz="0" w:space="0" w:color="auto"/>
            <w:bottom w:val="none" w:sz="0" w:space="0" w:color="auto"/>
            <w:right w:val="none" w:sz="0" w:space="0" w:color="auto"/>
          </w:divBdr>
        </w:div>
        <w:div w:id="72244409">
          <w:marLeft w:val="0"/>
          <w:marRight w:val="0"/>
          <w:marTop w:val="0"/>
          <w:marBottom w:val="0"/>
          <w:divBdr>
            <w:top w:val="none" w:sz="0" w:space="0" w:color="auto"/>
            <w:left w:val="none" w:sz="0" w:space="0" w:color="auto"/>
            <w:bottom w:val="none" w:sz="0" w:space="0" w:color="auto"/>
            <w:right w:val="none" w:sz="0" w:space="0" w:color="auto"/>
          </w:divBdr>
        </w:div>
        <w:div w:id="1513182130">
          <w:marLeft w:val="0"/>
          <w:marRight w:val="0"/>
          <w:marTop w:val="0"/>
          <w:marBottom w:val="0"/>
          <w:divBdr>
            <w:top w:val="none" w:sz="0" w:space="0" w:color="auto"/>
            <w:left w:val="none" w:sz="0" w:space="0" w:color="auto"/>
            <w:bottom w:val="none" w:sz="0" w:space="0" w:color="auto"/>
            <w:right w:val="none" w:sz="0" w:space="0" w:color="auto"/>
          </w:divBdr>
        </w:div>
        <w:div w:id="2016615586">
          <w:marLeft w:val="0"/>
          <w:marRight w:val="0"/>
          <w:marTop w:val="0"/>
          <w:marBottom w:val="0"/>
          <w:divBdr>
            <w:top w:val="none" w:sz="0" w:space="0" w:color="auto"/>
            <w:left w:val="none" w:sz="0" w:space="0" w:color="auto"/>
            <w:bottom w:val="none" w:sz="0" w:space="0" w:color="auto"/>
            <w:right w:val="none" w:sz="0" w:space="0" w:color="auto"/>
          </w:divBdr>
        </w:div>
        <w:div w:id="339045005">
          <w:marLeft w:val="0"/>
          <w:marRight w:val="0"/>
          <w:marTop w:val="0"/>
          <w:marBottom w:val="0"/>
          <w:divBdr>
            <w:top w:val="none" w:sz="0" w:space="0" w:color="auto"/>
            <w:left w:val="none" w:sz="0" w:space="0" w:color="auto"/>
            <w:bottom w:val="none" w:sz="0" w:space="0" w:color="auto"/>
            <w:right w:val="none" w:sz="0" w:space="0" w:color="auto"/>
          </w:divBdr>
        </w:div>
        <w:div w:id="1479493808">
          <w:marLeft w:val="0"/>
          <w:marRight w:val="0"/>
          <w:marTop w:val="0"/>
          <w:marBottom w:val="0"/>
          <w:divBdr>
            <w:top w:val="none" w:sz="0" w:space="0" w:color="auto"/>
            <w:left w:val="none" w:sz="0" w:space="0" w:color="auto"/>
            <w:bottom w:val="none" w:sz="0" w:space="0" w:color="auto"/>
            <w:right w:val="none" w:sz="0" w:space="0" w:color="auto"/>
          </w:divBdr>
        </w:div>
        <w:div w:id="536162076">
          <w:marLeft w:val="0"/>
          <w:marRight w:val="0"/>
          <w:marTop w:val="0"/>
          <w:marBottom w:val="0"/>
          <w:divBdr>
            <w:top w:val="none" w:sz="0" w:space="0" w:color="auto"/>
            <w:left w:val="none" w:sz="0" w:space="0" w:color="auto"/>
            <w:bottom w:val="none" w:sz="0" w:space="0" w:color="auto"/>
            <w:right w:val="none" w:sz="0" w:space="0" w:color="auto"/>
          </w:divBdr>
        </w:div>
        <w:div w:id="1815684904">
          <w:marLeft w:val="0"/>
          <w:marRight w:val="0"/>
          <w:marTop w:val="0"/>
          <w:marBottom w:val="0"/>
          <w:divBdr>
            <w:top w:val="none" w:sz="0" w:space="0" w:color="auto"/>
            <w:left w:val="none" w:sz="0" w:space="0" w:color="auto"/>
            <w:bottom w:val="none" w:sz="0" w:space="0" w:color="auto"/>
            <w:right w:val="none" w:sz="0" w:space="0" w:color="auto"/>
          </w:divBdr>
        </w:div>
        <w:div w:id="817847840">
          <w:marLeft w:val="0"/>
          <w:marRight w:val="0"/>
          <w:marTop w:val="0"/>
          <w:marBottom w:val="0"/>
          <w:divBdr>
            <w:top w:val="none" w:sz="0" w:space="0" w:color="auto"/>
            <w:left w:val="none" w:sz="0" w:space="0" w:color="auto"/>
            <w:bottom w:val="none" w:sz="0" w:space="0" w:color="auto"/>
            <w:right w:val="none" w:sz="0" w:space="0" w:color="auto"/>
          </w:divBdr>
        </w:div>
        <w:div w:id="142898040">
          <w:marLeft w:val="0"/>
          <w:marRight w:val="0"/>
          <w:marTop w:val="0"/>
          <w:marBottom w:val="0"/>
          <w:divBdr>
            <w:top w:val="none" w:sz="0" w:space="0" w:color="auto"/>
            <w:left w:val="none" w:sz="0" w:space="0" w:color="auto"/>
            <w:bottom w:val="none" w:sz="0" w:space="0" w:color="auto"/>
            <w:right w:val="none" w:sz="0" w:space="0" w:color="auto"/>
          </w:divBdr>
        </w:div>
        <w:div w:id="2039114289">
          <w:marLeft w:val="0"/>
          <w:marRight w:val="0"/>
          <w:marTop w:val="0"/>
          <w:marBottom w:val="0"/>
          <w:divBdr>
            <w:top w:val="none" w:sz="0" w:space="0" w:color="auto"/>
            <w:left w:val="none" w:sz="0" w:space="0" w:color="auto"/>
            <w:bottom w:val="none" w:sz="0" w:space="0" w:color="auto"/>
            <w:right w:val="none" w:sz="0" w:space="0" w:color="auto"/>
          </w:divBdr>
        </w:div>
        <w:div w:id="328211665">
          <w:marLeft w:val="0"/>
          <w:marRight w:val="0"/>
          <w:marTop w:val="0"/>
          <w:marBottom w:val="0"/>
          <w:divBdr>
            <w:top w:val="none" w:sz="0" w:space="0" w:color="auto"/>
            <w:left w:val="none" w:sz="0" w:space="0" w:color="auto"/>
            <w:bottom w:val="none" w:sz="0" w:space="0" w:color="auto"/>
            <w:right w:val="none" w:sz="0" w:space="0" w:color="auto"/>
          </w:divBdr>
        </w:div>
        <w:div w:id="449512643">
          <w:marLeft w:val="0"/>
          <w:marRight w:val="0"/>
          <w:marTop w:val="0"/>
          <w:marBottom w:val="0"/>
          <w:divBdr>
            <w:top w:val="none" w:sz="0" w:space="0" w:color="auto"/>
            <w:left w:val="none" w:sz="0" w:space="0" w:color="auto"/>
            <w:bottom w:val="none" w:sz="0" w:space="0" w:color="auto"/>
            <w:right w:val="none" w:sz="0" w:space="0" w:color="auto"/>
          </w:divBdr>
        </w:div>
        <w:div w:id="1036662830">
          <w:marLeft w:val="0"/>
          <w:marRight w:val="0"/>
          <w:marTop w:val="0"/>
          <w:marBottom w:val="0"/>
          <w:divBdr>
            <w:top w:val="none" w:sz="0" w:space="0" w:color="auto"/>
            <w:left w:val="none" w:sz="0" w:space="0" w:color="auto"/>
            <w:bottom w:val="none" w:sz="0" w:space="0" w:color="auto"/>
            <w:right w:val="none" w:sz="0" w:space="0" w:color="auto"/>
          </w:divBdr>
        </w:div>
        <w:div w:id="1429620759">
          <w:marLeft w:val="0"/>
          <w:marRight w:val="0"/>
          <w:marTop w:val="0"/>
          <w:marBottom w:val="0"/>
          <w:divBdr>
            <w:top w:val="none" w:sz="0" w:space="0" w:color="auto"/>
            <w:left w:val="none" w:sz="0" w:space="0" w:color="auto"/>
            <w:bottom w:val="none" w:sz="0" w:space="0" w:color="auto"/>
            <w:right w:val="none" w:sz="0" w:space="0" w:color="auto"/>
          </w:divBdr>
        </w:div>
        <w:div w:id="947007128">
          <w:marLeft w:val="0"/>
          <w:marRight w:val="0"/>
          <w:marTop w:val="0"/>
          <w:marBottom w:val="0"/>
          <w:divBdr>
            <w:top w:val="none" w:sz="0" w:space="0" w:color="auto"/>
            <w:left w:val="none" w:sz="0" w:space="0" w:color="auto"/>
            <w:bottom w:val="none" w:sz="0" w:space="0" w:color="auto"/>
            <w:right w:val="none" w:sz="0" w:space="0" w:color="auto"/>
          </w:divBdr>
        </w:div>
        <w:div w:id="132413583">
          <w:marLeft w:val="0"/>
          <w:marRight w:val="0"/>
          <w:marTop w:val="0"/>
          <w:marBottom w:val="0"/>
          <w:divBdr>
            <w:top w:val="none" w:sz="0" w:space="0" w:color="auto"/>
            <w:left w:val="none" w:sz="0" w:space="0" w:color="auto"/>
            <w:bottom w:val="none" w:sz="0" w:space="0" w:color="auto"/>
            <w:right w:val="none" w:sz="0" w:space="0" w:color="auto"/>
          </w:divBdr>
        </w:div>
        <w:div w:id="666902500">
          <w:marLeft w:val="0"/>
          <w:marRight w:val="0"/>
          <w:marTop w:val="0"/>
          <w:marBottom w:val="0"/>
          <w:divBdr>
            <w:top w:val="none" w:sz="0" w:space="0" w:color="auto"/>
            <w:left w:val="none" w:sz="0" w:space="0" w:color="auto"/>
            <w:bottom w:val="none" w:sz="0" w:space="0" w:color="auto"/>
            <w:right w:val="none" w:sz="0" w:space="0" w:color="auto"/>
          </w:divBdr>
        </w:div>
        <w:div w:id="270825008">
          <w:marLeft w:val="0"/>
          <w:marRight w:val="0"/>
          <w:marTop w:val="0"/>
          <w:marBottom w:val="0"/>
          <w:divBdr>
            <w:top w:val="none" w:sz="0" w:space="0" w:color="auto"/>
            <w:left w:val="none" w:sz="0" w:space="0" w:color="auto"/>
            <w:bottom w:val="none" w:sz="0" w:space="0" w:color="auto"/>
            <w:right w:val="none" w:sz="0" w:space="0" w:color="auto"/>
          </w:divBdr>
        </w:div>
        <w:div w:id="970401494">
          <w:marLeft w:val="0"/>
          <w:marRight w:val="0"/>
          <w:marTop w:val="0"/>
          <w:marBottom w:val="0"/>
          <w:divBdr>
            <w:top w:val="none" w:sz="0" w:space="0" w:color="auto"/>
            <w:left w:val="none" w:sz="0" w:space="0" w:color="auto"/>
            <w:bottom w:val="none" w:sz="0" w:space="0" w:color="auto"/>
            <w:right w:val="none" w:sz="0" w:space="0" w:color="auto"/>
          </w:divBdr>
        </w:div>
        <w:div w:id="2025284157">
          <w:marLeft w:val="0"/>
          <w:marRight w:val="0"/>
          <w:marTop w:val="0"/>
          <w:marBottom w:val="0"/>
          <w:divBdr>
            <w:top w:val="none" w:sz="0" w:space="0" w:color="auto"/>
            <w:left w:val="none" w:sz="0" w:space="0" w:color="auto"/>
            <w:bottom w:val="none" w:sz="0" w:space="0" w:color="auto"/>
            <w:right w:val="none" w:sz="0" w:space="0" w:color="auto"/>
          </w:divBdr>
        </w:div>
        <w:div w:id="1796606123">
          <w:marLeft w:val="0"/>
          <w:marRight w:val="0"/>
          <w:marTop w:val="0"/>
          <w:marBottom w:val="0"/>
          <w:divBdr>
            <w:top w:val="none" w:sz="0" w:space="0" w:color="auto"/>
            <w:left w:val="none" w:sz="0" w:space="0" w:color="auto"/>
            <w:bottom w:val="none" w:sz="0" w:space="0" w:color="auto"/>
            <w:right w:val="none" w:sz="0" w:space="0" w:color="auto"/>
          </w:divBdr>
        </w:div>
        <w:div w:id="403989011">
          <w:marLeft w:val="0"/>
          <w:marRight w:val="0"/>
          <w:marTop w:val="0"/>
          <w:marBottom w:val="0"/>
          <w:divBdr>
            <w:top w:val="none" w:sz="0" w:space="0" w:color="auto"/>
            <w:left w:val="none" w:sz="0" w:space="0" w:color="auto"/>
            <w:bottom w:val="none" w:sz="0" w:space="0" w:color="auto"/>
            <w:right w:val="none" w:sz="0" w:space="0" w:color="auto"/>
          </w:divBdr>
        </w:div>
        <w:div w:id="704185047">
          <w:marLeft w:val="0"/>
          <w:marRight w:val="0"/>
          <w:marTop w:val="0"/>
          <w:marBottom w:val="0"/>
          <w:divBdr>
            <w:top w:val="none" w:sz="0" w:space="0" w:color="auto"/>
            <w:left w:val="none" w:sz="0" w:space="0" w:color="auto"/>
            <w:bottom w:val="none" w:sz="0" w:space="0" w:color="auto"/>
            <w:right w:val="none" w:sz="0" w:space="0" w:color="auto"/>
          </w:divBdr>
        </w:div>
        <w:div w:id="2068259160">
          <w:marLeft w:val="0"/>
          <w:marRight w:val="0"/>
          <w:marTop w:val="0"/>
          <w:marBottom w:val="0"/>
          <w:divBdr>
            <w:top w:val="none" w:sz="0" w:space="0" w:color="auto"/>
            <w:left w:val="none" w:sz="0" w:space="0" w:color="auto"/>
            <w:bottom w:val="none" w:sz="0" w:space="0" w:color="auto"/>
            <w:right w:val="none" w:sz="0" w:space="0" w:color="auto"/>
          </w:divBdr>
        </w:div>
        <w:div w:id="1000039811">
          <w:marLeft w:val="0"/>
          <w:marRight w:val="0"/>
          <w:marTop w:val="0"/>
          <w:marBottom w:val="0"/>
          <w:divBdr>
            <w:top w:val="none" w:sz="0" w:space="0" w:color="auto"/>
            <w:left w:val="none" w:sz="0" w:space="0" w:color="auto"/>
            <w:bottom w:val="none" w:sz="0" w:space="0" w:color="auto"/>
            <w:right w:val="none" w:sz="0" w:space="0" w:color="auto"/>
          </w:divBdr>
        </w:div>
        <w:div w:id="1893732112">
          <w:marLeft w:val="0"/>
          <w:marRight w:val="0"/>
          <w:marTop w:val="0"/>
          <w:marBottom w:val="0"/>
          <w:divBdr>
            <w:top w:val="none" w:sz="0" w:space="0" w:color="auto"/>
            <w:left w:val="none" w:sz="0" w:space="0" w:color="auto"/>
            <w:bottom w:val="none" w:sz="0" w:space="0" w:color="auto"/>
            <w:right w:val="none" w:sz="0" w:space="0" w:color="auto"/>
          </w:divBdr>
        </w:div>
        <w:div w:id="1757553166">
          <w:marLeft w:val="0"/>
          <w:marRight w:val="0"/>
          <w:marTop w:val="0"/>
          <w:marBottom w:val="0"/>
          <w:divBdr>
            <w:top w:val="none" w:sz="0" w:space="0" w:color="auto"/>
            <w:left w:val="none" w:sz="0" w:space="0" w:color="auto"/>
            <w:bottom w:val="none" w:sz="0" w:space="0" w:color="auto"/>
            <w:right w:val="none" w:sz="0" w:space="0" w:color="auto"/>
          </w:divBdr>
        </w:div>
        <w:div w:id="2136363651">
          <w:marLeft w:val="0"/>
          <w:marRight w:val="0"/>
          <w:marTop w:val="0"/>
          <w:marBottom w:val="0"/>
          <w:divBdr>
            <w:top w:val="none" w:sz="0" w:space="0" w:color="auto"/>
            <w:left w:val="none" w:sz="0" w:space="0" w:color="auto"/>
            <w:bottom w:val="none" w:sz="0" w:space="0" w:color="auto"/>
            <w:right w:val="none" w:sz="0" w:space="0" w:color="auto"/>
          </w:divBdr>
        </w:div>
        <w:div w:id="75829804">
          <w:marLeft w:val="0"/>
          <w:marRight w:val="0"/>
          <w:marTop w:val="0"/>
          <w:marBottom w:val="0"/>
          <w:divBdr>
            <w:top w:val="none" w:sz="0" w:space="0" w:color="auto"/>
            <w:left w:val="none" w:sz="0" w:space="0" w:color="auto"/>
            <w:bottom w:val="none" w:sz="0" w:space="0" w:color="auto"/>
            <w:right w:val="none" w:sz="0" w:space="0" w:color="auto"/>
          </w:divBdr>
        </w:div>
        <w:div w:id="632910033">
          <w:marLeft w:val="0"/>
          <w:marRight w:val="0"/>
          <w:marTop w:val="0"/>
          <w:marBottom w:val="0"/>
          <w:divBdr>
            <w:top w:val="none" w:sz="0" w:space="0" w:color="auto"/>
            <w:left w:val="none" w:sz="0" w:space="0" w:color="auto"/>
            <w:bottom w:val="none" w:sz="0" w:space="0" w:color="auto"/>
            <w:right w:val="none" w:sz="0" w:space="0" w:color="auto"/>
          </w:divBdr>
        </w:div>
        <w:div w:id="900019416">
          <w:marLeft w:val="0"/>
          <w:marRight w:val="0"/>
          <w:marTop w:val="0"/>
          <w:marBottom w:val="0"/>
          <w:divBdr>
            <w:top w:val="none" w:sz="0" w:space="0" w:color="auto"/>
            <w:left w:val="none" w:sz="0" w:space="0" w:color="auto"/>
            <w:bottom w:val="none" w:sz="0" w:space="0" w:color="auto"/>
            <w:right w:val="none" w:sz="0" w:space="0" w:color="auto"/>
          </w:divBdr>
        </w:div>
        <w:div w:id="1288852455">
          <w:marLeft w:val="0"/>
          <w:marRight w:val="0"/>
          <w:marTop w:val="0"/>
          <w:marBottom w:val="0"/>
          <w:divBdr>
            <w:top w:val="none" w:sz="0" w:space="0" w:color="auto"/>
            <w:left w:val="none" w:sz="0" w:space="0" w:color="auto"/>
            <w:bottom w:val="none" w:sz="0" w:space="0" w:color="auto"/>
            <w:right w:val="none" w:sz="0" w:space="0" w:color="auto"/>
          </w:divBdr>
        </w:div>
        <w:div w:id="1431701149">
          <w:marLeft w:val="0"/>
          <w:marRight w:val="0"/>
          <w:marTop w:val="0"/>
          <w:marBottom w:val="0"/>
          <w:divBdr>
            <w:top w:val="none" w:sz="0" w:space="0" w:color="auto"/>
            <w:left w:val="none" w:sz="0" w:space="0" w:color="auto"/>
            <w:bottom w:val="none" w:sz="0" w:space="0" w:color="auto"/>
            <w:right w:val="none" w:sz="0" w:space="0" w:color="auto"/>
          </w:divBdr>
        </w:div>
        <w:div w:id="1265112179">
          <w:marLeft w:val="0"/>
          <w:marRight w:val="0"/>
          <w:marTop w:val="0"/>
          <w:marBottom w:val="0"/>
          <w:divBdr>
            <w:top w:val="none" w:sz="0" w:space="0" w:color="auto"/>
            <w:left w:val="none" w:sz="0" w:space="0" w:color="auto"/>
            <w:bottom w:val="none" w:sz="0" w:space="0" w:color="auto"/>
            <w:right w:val="none" w:sz="0" w:space="0" w:color="auto"/>
          </w:divBdr>
        </w:div>
        <w:div w:id="20782469">
          <w:marLeft w:val="0"/>
          <w:marRight w:val="0"/>
          <w:marTop w:val="0"/>
          <w:marBottom w:val="0"/>
          <w:divBdr>
            <w:top w:val="none" w:sz="0" w:space="0" w:color="auto"/>
            <w:left w:val="none" w:sz="0" w:space="0" w:color="auto"/>
            <w:bottom w:val="none" w:sz="0" w:space="0" w:color="auto"/>
            <w:right w:val="none" w:sz="0" w:space="0" w:color="auto"/>
          </w:divBdr>
        </w:div>
        <w:div w:id="259417248">
          <w:marLeft w:val="0"/>
          <w:marRight w:val="0"/>
          <w:marTop w:val="0"/>
          <w:marBottom w:val="0"/>
          <w:divBdr>
            <w:top w:val="none" w:sz="0" w:space="0" w:color="auto"/>
            <w:left w:val="none" w:sz="0" w:space="0" w:color="auto"/>
            <w:bottom w:val="none" w:sz="0" w:space="0" w:color="auto"/>
            <w:right w:val="none" w:sz="0" w:space="0" w:color="auto"/>
          </w:divBdr>
        </w:div>
        <w:div w:id="1852599858">
          <w:marLeft w:val="0"/>
          <w:marRight w:val="0"/>
          <w:marTop w:val="0"/>
          <w:marBottom w:val="0"/>
          <w:divBdr>
            <w:top w:val="none" w:sz="0" w:space="0" w:color="auto"/>
            <w:left w:val="none" w:sz="0" w:space="0" w:color="auto"/>
            <w:bottom w:val="none" w:sz="0" w:space="0" w:color="auto"/>
            <w:right w:val="none" w:sz="0" w:space="0" w:color="auto"/>
          </w:divBdr>
        </w:div>
        <w:div w:id="559632425">
          <w:marLeft w:val="0"/>
          <w:marRight w:val="0"/>
          <w:marTop w:val="0"/>
          <w:marBottom w:val="0"/>
          <w:divBdr>
            <w:top w:val="none" w:sz="0" w:space="0" w:color="auto"/>
            <w:left w:val="none" w:sz="0" w:space="0" w:color="auto"/>
            <w:bottom w:val="none" w:sz="0" w:space="0" w:color="auto"/>
            <w:right w:val="none" w:sz="0" w:space="0" w:color="auto"/>
          </w:divBdr>
        </w:div>
        <w:div w:id="1112047458">
          <w:marLeft w:val="0"/>
          <w:marRight w:val="0"/>
          <w:marTop w:val="0"/>
          <w:marBottom w:val="0"/>
          <w:divBdr>
            <w:top w:val="none" w:sz="0" w:space="0" w:color="auto"/>
            <w:left w:val="none" w:sz="0" w:space="0" w:color="auto"/>
            <w:bottom w:val="none" w:sz="0" w:space="0" w:color="auto"/>
            <w:right w:val="none" w:sz="0" w:space="0" w:color="auto"/>
          </w:divBdr>
        </w:div>
        <w:div w:id="2046715075">
          <w:marLeft w:val="0"/>
          <w:marRight w:val="0"/>
          <w:marTop w:val="0"/>
          <w:marBottom w:val="0"/>
          <w:divBdr>
            <w:top w:val="none" w:sz="0" w:space="0" w:color="auto"/>
            <w:left w:val="none" w:sz="0" w:space="0" w:color="auto"/>
            <w:bottom w:val="none" w:sz="0" w:space="0" w:color="auto"/>
            <w:right w:val="none" w:sz="0" w:space="0" w:color="auto"/>
          </w:divBdr>
        </w:div>
        <w:div w:id="984313094">
          <w:marLeft w:val="0"/>
          <w:marRight w:val="0"/>
          <w:marTop w:val="0"/>
          <w:marBottom w:val="0"/>
          <w:divBdr>
            <w:top w:val="none" w:sz="0" w:space="0" w:color="auto"/>
            <w:left w:val="none" w:sz="0" w:space="0" w:color="auto"/>
            <w:bottom w:val="none" w:sz="0" w:space="0" w:color="auto"/>
            <w:right w:val="none" w:sz="0" w:space="0" w:color="auto"/>
          </w:divBdr>
        </w:div>
        <w:div w:id="646206532">
          <w:marLeft w:val="0"/>
          <w:marRight w:val="0"/>
          <w:marTop w:val="0"/>
          <w:marBottom w:val="0"/>
          <w:divBdr>
            <w:top w:val="none" w:sz="0" w:space="0" w:color="auto"/>
            <w:left w:val="none" w:sz="0" w:space="0" w:color="auto"/>
            <w:bottom w:val="none" w:sz="0" w:space="0" w:color="auto"/>
            <w:right w:val="none" w:sz="0" w:space="0" w:color="auto"/>
          </w:divBdr>
        </w:div>
        <w:div w:id="1673530787">
          <w:marLeft w:val="0"/>
          <w:marRight w:val="0"/>
          <w:marTop w:val="0"/>
          <w:marBottom w:val="0"/>
          <w:divBdr>
            <w:top w:val="none" w:sz="0" w:space="0" w:color="auto"/>
            <w:left w:val="none" w:sz="0" w:space="0" w:color="auto"/>
            <w:bottom w:val="none" w:sz="0" w:space="0" w:color="auto"/>
            <w:right w:val="none" w:sz="0" w:space="0" w:color="auto"/>
          </w:divBdr>
        </w:div>
        <w:div w:id="899167570">
          <w:marLeft w:val="0"/>
          <w:marRight w:val="0"/>
          <w:marTop w:val="0"/>
          <w:marBottom w:val="0"/>
          <w:divBdr>
            <w:top w:val="none" w:sz="0" w:space="0" w:color="auto"/>
            <w:left w:val="none" w:sz="0" w:space="0" w:color="auto"/>
            <w:bottom w:val="none" w:sz="0" w:space="0" w:color="auto"/>
            <w:right w:val="none" w:sz="0" w:space="0" w:color="auto"/>
          </w:divBdr>
        </w:div>
        <w:div w:id="441614176">
          <w:marLeft w:val="0"/>
          <w:marRight w:val="0"/>
          <w:marTop w:val="0"/>
          <w:marBottom w:val="0"/>
          <w:divBdr>
            <w:top w:val="none" w:sz="0" w:space="0" w:color="auto"/>
            <w:left w:val="none" w:sz="0" w:space="0" w:color="auto"/>
            <w:bottom w:val="none" w:sz="0" w:space="0" w:color="auto"/>
            <w:right w:val="none" w:sz="0" w:space="0" w:color="auto"/>
          </w:divBdr>
        </w:div>
        <w:div w:id="632373788">
          <w:marLeft w:val="0"/>
          <w:marRight w:val="0"/>
          <w:marTop w:val="0"/>
          <w:marBottom w:val="0"/>
          <w:divBdr>
            <w:top w:val="none" w:sz="0" w:space="0" w:color="auto"/>
            <w:left w:val="none" w:sz="0" w:space="0" w:color="auto"/>
            <w:bottom w:val="none" w:sz="0" w:space="0" w:color="auto"/>
            <w:right w:val="none" w:sz="0" w:space="0" w:color="auto"/>
          </w:divBdr>
        </w:div>
        <w:div w:id="1114786176">
          <w:marLeft w:val="0"/>
          <w:marRight w:val="0"/>
          <w:marTop w:val="0"/>
          <w:marBottom w:val="0"/>
          <w:divBdr>
            <w:top w:val="none" w:sz="0" w:space="0" w:color="auto"/>
            <w:left w:val="none" w:sz="0" w:space="0" w:color="auto"/>
            <w:bottom w:val="none" w:sz="0" w:space="0" w:color="auto"/>
            <w:right w:val="none" w:sz="0" w:space="0" w:color="auto"/>
          </w:divBdr>
        </w:div>
        <w:div w:id="1146582768">
          <w:marLeft w:val="0"/>
          <w:marRight w:val="0"/>
          <w:marTop w:val="0"/>
          <w:marBottom w:val="0"/>
          <w:divBdr>
            <w:top w:val="none" w:sz="0" w:space="0" w:color="auto"/>
            <w:left w:val="none" w:sz="0" w:space="0" w:color="auto"/>
            <w:bottom w:val="none" w:sz="0" w:space="0" w:color="auto"/>
            <w:right w:val="none" w:sz="0" w:space="0" w:color="auto"/>
          </w:divBdr>
        </w:div>
        <w:div w:id="2125731266">
          <w:marLeft w:val="0"/>
          <w:marRight w:val="0"/>
          <w:marTop w:val="0"/>
          <w:marBottom w:val="0"/>
          <w:divBdr>
            <w:top w:val="none" w:sz="0" w:space="0" w:color="auto"/>
            <w:left w:val="none" w:sz="0" w:space="0" w:color="auto"/>
            <w:bottom w:val="none" w:sz="0" w:space="0" w:color="auto"/>
            <w:right w:val="none" w:sz="0" w:space="0" w:color="auto"/>
          </w:divBdr>
        </w:div>
        <w:div w:id="1130244561">
          <w:marLeft w:val="0"/>
          <w:marRight w:val="0"/>
          <w:marTop w:val="0"/>
          <w:marBottom w:val="0"/>
          <w:divBdr>
            <w:top w:val="none" w:sz="0" w:space="0" w:color="auto"/>
            <w:left w:val="none" w:sz="0" w:space="0" w:color="auto"/>
            <w:bottom w:val="none" w:sz="0" w:space="0" w:color="auto"/>
            <w:right w:val="none" w:sz="0" w:space="0" w:color="auto"/>
          </w:divBdr>
        </w:div>
        <w:div w:id="1226647403">
          <w:marLeft w:val="0"/>
          <w:marRight w:val="0"/>
          <w:marTop w:val="0"/>
          <w:marBottom w:val="0"/>
          <w:divBdr>
            <w:top w:val="none" w:sz="0" w:space="0" w:color="auto"/>
            <w:left w:val="none" w:sz="0" w:space="0" w:color="auto"/>
            <w:bottom w:val="none" w:sz="0" w:space="0" w:color="auto"/>
            <w:right w:val="none" w:sz="0" w:space="0" w:color="auto"/>
          </w:divBdr>
        </w:div>
        <w:div w:id="1349259875">
          <w:marLeft w:val="0"/>
          <w:marRight w:val="0"/>
          <w:marTop w:val="0"/>
          <w:marBottom w:val="0"/>
          <w:divBdr>
            <w:top w:val="none" w:sz="0" w:space="0" w:color="auto"/>
            <w:left w:val="none" w:sz="0" w:space="0" w:color="auto"/>
            <w:bottom w:val="none" w:sz="0" w:space="0" w:color="auto"/>
            <w:right w:val="none" w:sz="0" w:space="0" w:color="auto"/>
          </w:divBdr>
        </w:div>
        <w:div w:id="1617567330">
          <w:marLeft w:val="0"/>
          <w:marRight w:val="0"/>
          <w:marTop w:val="0"/>
          <w:marBottom w:val="0"/>
          <w:divBdr>
            <w:top w:val="none" w:sz="0" w:space="0" w:color="auto"/>
            <w:left w:val="none" w:sz="0" w:space="0" w:color="auto"/>
            <w:bottom w:val="none" w:sz="0" w:space="0" w:color="auto"/>
            <w:right w:val="none" w:sz="0" w:space="0" w:color="auto"/>
          </w:divBdr>
        </w:div>
        <w:div w:id="478039880">
          <w:marLeft w:val="0"/>
          <w:marRight w:val="0"/>
          <w:marTop w:val="0"/>
          <w:marBottom w:val="0"/>
          <w:divBdr>
            <w:top w:val="none" w:sz="0" w:space="0" w:color="auto"/>
            <w:left w:val="none" w:sz="0" w:space="0" w:color="auto"/>
            <w:bottom w:val="none" w:sz="0" w:space="0" w:color="auto"/>
            <w:right w:val="none" w:sz="0" w:space="0" w:color="auto"/>
          </w:divBdr>
        </w:div>
        <w:div w:id="563416679">
          <w:marLeft w:val="0"/>
          <w:marRight w:val="0"/>
          <w:marTop w:val="0"/>
          <w:marBottom w:val="0"/>
          <w:divBdr>
            <w:top w:val="none" w:sz="0" w:space="0" w:color="auto"/>
            <w:left w:val="none" w:sz="0" w:space="0" w:color="auto"/>
            <w:bottom w:val="none" w:sz="0" w:space="0" w:color="auto"/>
            <w:right w:val="none" w:sz="0" w:space="0" w:color="auto"/>
          </w:divBdr>
        </w:div>
        <w:div w:id="502479534">
          <w:marLeft w:val="0"/>
          <w:marRight w:val="0"/>
          <w:marTop w:val="0"/>
          <w:marBottom w:val="0"/>
          <w:divBdr>
            <w:top w:val="none" w:sz="0" w:space="0" w:color="auto"/>
            <w:left w:val="none" w:sz="0" w:space="0" w:color="auto"/>
            <w:bottom w:val="none" w:sz="0" w:space="0" w:color="auto"/>
            <w:right w:val="none" w:sz="0" w:space="0" w:color="auto"/>
          </w:divBdr>
        </w:div>
        <w:div w:id="1003774394">
          <w:marLeft w:val="0"/>
          <w:marRight w:val="0"/>
          <w:marTop w:val="0"/>
          <w:marBottom w:val="0"/>
          <w:divBdr>
            <w:top w:val="none" w:sz="0" w:space="0" w:color="auto"/>
            <w:left w:val="none" w:sz="0" w:space="0" w:color="auto"/>
            <w:bottom w:val="none" w:sz="0" w:space="0" w:color="auto"/>
            <w:right w:val="none" w:sz="0" w:space="0" w:color="auto"/>
          </w:divBdr>
        </w:div>
        <w:div w:id="1272933199">
          <w:marLeft w:val="0"/>
          <w:marRight w:val="0"/>
          <w:marTop w:val="0"/>
          <w:marBottom w:val="0"/>
          <w:divBdr>
            <w:top w:val="none" w:sz="0" w:space="0" w:color="auto"/>
            <w:left w:val="none" w:sz="0" w:space="0" w:color="auto"/>
            <w:bottom w:val="none" w:sz="0" w:space="0" w:color="auto"/>
            <w:right w:val="none" w:sz="0" w:space="0" w:color="auto"/>
          </w:divBdr>
        </w:div>
        <w:div w:id="1890410848">
          <w:marLeft w:val="0"/>
          <w:marRight w:val="0"/>
          <w:marTop w:val="0"/>
          <w:marBottom w:val="0"/>
          <w:divBdr>
            <w:top w:val="none" w:sz="0" w:space="0" w:color="auto"/>
            <w:left w:val="none" w:sz="0" w:space="0" w:color="auto"/>
            <w:bottom w:val="none" w:sz="0" w:space="0" w:color="auto"/>
            <w:right w:val="none" w:sz="0" w:space="0" w:color="auto"/>
          </w:divBdr>
        </w:div>
        <w:div w:id="1270043408">
          <w:marLeft w:val="0"/>
          <w:marRight w:val="0"/>
          <w:marTop w:val="0"/>
          <w:marBottom w:val="0"/>
          <w:divBdr>
            <w:top w:val="none" w:sz="0" w:space="0" w:color="auto"/>
            <w:left w:val="none" w:sz="0" w:space="0" w:color="auto"/>
            <w:bottom w:val="none" w:sz="0" w:space="0" w:color="auto"/>
            <w:right w:val="none" w:sz="0" w:space="0" w:color="auto"/>
          </w:divBdr>
        </w:div>
        <w:div w:id="495070637">
          <w:marLeft w:val="0"/>
          <w:marRight w:val="0"/>
          <w:marTop w:val="0"/>
          <w:marBottom w:val="0"/>
          <w:divBdr>
            <w:top w:val="none" w:sz="0" w:space="0" w:color="auto"/>
            <w:left w:val="none" w:sz="0" w:space="0" w:color="auto"/>
            <w:bottom w:val="none" w:sz="0" w:space="0" w:color="auto"/>
            <w:right w:val="none" w:sz="0" w:space="0" w:color="auto"/>
          </w:divBdr>
        </w:div>
        <w:div w:id="1354529701">
          <w:marLeft w:val="0"/>
          <w:marRight w:val="0"/>
          <w:marTop w:val="0"/>
          <w:marBottom w:val="0"/>
          <w:divBdr>
            <w:top w:val="none" w:sz="0" w:space="0" w:color="auto"/>
            <w:left w:val="none" w:sz="0" w:space="0" w:color="auto"/>
            <w:bottom w:val="none" w:sz="0" w:space="0" w:color="auto"/>
            <w:right w:val="none" w:sz="0" w:space="0" w:color="auto"/>
          </w:divBdr>
        </w:div>
        <w:div w:id="645160434">
          <w:marLeft w:val="0"/>
          <w:marRight w:val="0"/>
          <w:marTop w:val="0"/>
          <w:marBottom w:val="0"/>
          <w:divBdr>
            <w:top w:val="none" w:sz="0" w:space="0" w:color="auto"/>
            <w:left w:val="none" w:sz="0" w:space="0" w:color="auto"/>
            <w:bottom w:val="none" w:sz="0" w:space="0" w:color="auto"/>
            <w:right w:val="none" w:sz="0" w:space="0" w:color="auto"/>
          </w:divBdr>
        </w:div>
        <w:div w:id="1017122415">
          <w:marLeft w:val="0"/>
          <w:marRight w:val="0"/>
          <w:marTop w:val="0"/>
          <w:marBottom w:val="0"/>
          <w:divBdr>
            <w:top w:val="none" w:sz="0" w:space="0" w:color="auto"/>
            <w:left w:val="none" w:sz="0" w:space="0" w:color="auto"/>
            <w:bottom w:val="none" w:sz="0" w:space="0" w:color="auto"/>
            <w:right w:val="none" w:sz="0" w:space="0" w:color="auto"/>
          </w:divBdr>
        </w:div>
        <w:div w:id="1020665592">
          <w:marLeft w:val="0"/>
          <w:marRight w:val="0"/>
          <w:marTop w:val="0"/>
          <w:marBottom w:val="0"/>
          <w:divBdr>
            <w:top w:val="none" w:sz="0" w:space="0" w:color="auto"/>
            <w:left w:val="none" w:sz="0" w:space="0" w:color="auto"/>
            <w:bottom w:val="none" w:sz="0" w:space="0" w:color="auto"/>
            <w:right w:val="none" w:sz="0" w:space="0" w:color="auto"/>
          </w:divBdr>
        </w:div>
        <w:div w:id="249773674">
          <w:marLeft w:val="0"/>
          <w:marRight w:val="0"/>
          <w:marTop w:val="0"/>
          <w:marBottom w:val="0"/>
          <w:divBdr>
            <w:top w:val="none" w:sz="0" w:space="0" w:color="auto"/>
            <w:left w:val="none" w:sz="0" w:space="0" w:color="auto"/>
            <w:bottom w:val="none" w:sz="0" w:space="0" w:color="auto"/>
            <w:right w:val="none" w:sz="0" w:space="0" w:color="auto"/>
          </w:divBdr>
        </w:div>
        <w:div w:id="180438234">
          <w:marLeft w:val="0"/>
          <w:marRight w:val="0"/>
          <w:marTop w:val="0"/>
          <w:marBottom w:val="0"/>
          <w:divBdr>
            <w:top w:val="none" w:sz="0" w:space="0" w:color="auto"/>
            <w:left w:val="none" w:sz="0" w:space="0" w:color="auto"/>
            <w:bottom w:val="none" w:sz="0" w:space="0" w:color="auto"/>
            <w:right w:val="none" w:sz="0" w:space="0" w:color="auto"/>
          </w:divBdr>
        </w:div>
        <w:div w:id="2024361118">
          <w:marLeft w:val="0"/>
          <w:marRight w:val="0"/>
          <w:marTop w:val="0"/>
          <w:marBottom w:val="0"/>
          <w:divBdr>
            <w:top w:val="none" w:sz="0" w:space="0" w:color="auto"/>
            <w:left w:val="none" w:sz="0" w:space="0" w:color="auto"/>
            <w:bottom w:val="none" w:sz="0" w:space="0" w:color="auto"/>
            <w:right w:val="none" w:sz="0" w:space="0" w:color="auto"/>
          </w:divBdr>
        </w:div>
        <w:div w:id="1578973925">
          <w:marLeft w:val="0"/>
          <w:marRight w:val="0"/>
          <w:marTop w:val="0"/>
          <w:marBottom w:val="0"/>
          <w:divBdr>
            <w:top w:val="none" w:sz="0" w:space="0" w:color="auto"/>
            <w:left w:val="none" w:sz="0" w:space="0" w:color="auto"/>
            <w:bottom w:val="none" w:sz="0" w:space="0" w:color="auto"/>
            <w:right w:val="none" w:sz="0" w:space="0" w:color="auto"/>
          </w:divBdr>
        </w:div>
        <w:div w:id="2072069927">
          <w:marLeft w:val="0"/>
          <w:marRight w:val="0"/>
          <w:marTop w:val="0"/>
          <w:marBottom w:val="0"/>
          <w:divBdr>
            <w:top w:val="none" w:sz="0" w:space="0" w:color="auto"/>
            <w:left w:val="none" w:sz="0" w:space="0" w:color="auto"/>
            <w:bottom w:val="none" w:sz="0" w:space="0" w:color="auto"/>
            <w:right w:val="none" w:sz="0" w:space="0" w:color="auto"/>
          </w:divBdr>
        </w:div>
        <w:div w:id="866991685">
          <w:marLeft w:val="0"/>
          <w:marRight w:val="0"/>
          <w:marTop w:val="0"/>
          <w:marBottom w:val="0"/>
          <w:divBdr>
            <w:top w:val="none" w:sz="0" w:space="0" w:color="auto"/>
            <w:left w:val="none" w:sz="0" w:space="0" w:color="auto"/>
            <w:bottom w:val="none" w:sz="0" w:space="0" w:color="auto"/>
            <w:right w:val="none" w:sz="0" w:space="0" w:color="auto"/>
          </w:divBdr>
        </w:div>
        <w:div w:id="152767394">
          <w:marLeft w:val="0"/>
          <w:marRight w:val="0"/>
          <w:marTop w:val="0"/>
          <w:marBottom w:val="0"/>
          <w:divBdr>
            <w:top w:val="none" w:sz="0" w:space="0" w:color="auto"/>
            <w:left w:val="none" w:sz="0" w:space="0" w:color="auto"/>
            <w:bottom w:val="none" w:sz="0" w:space="0" w:color="auto"/>
            <w:right w:val="none" w:sz="0" w:space="0" w:color="auto"/>
          </w:divBdr>
        </w:div>
        <w:div w:id="1677030252">
          <w:marLeft w:val="0"/>
          <w:marRight w:val="0"/>
          <w:marTop w:val="0"/>
          <w:marBottom w:val="0"/>
          <w:divBdr>
            <w:top w:val="none" w:sz="0" w:space="0" w:color="auto"/>
            <w:left w:val="none" w:sz="0" w:space="0" w:color="auto"/>
            <w:bottom w:val="none" w:sz="0" w:space="0" w:color="auto"/>
            <w:right w:val="none" w:sz="0" w:space="0" w:color="auto"/>
          </w:divBdr>
        </w:div>
        <w:div w:id="276134026">
          <w:marLeft w:val="0"/>
          <w:marRight w:val="0"/>
          <w:marTop w:val="0"/>
          <w:marBottom w:val="0"/>
          <w:divBdr>
            <w:top w:val="none" w:sz="0" w:space="0" w:color="auto"/>
            <w:left w:val="none" w:sz="0" w:space="0" w:color="auto"/>
            <w:bottom w:val="none" w:sz="0" w:space="0" w:color="auto"/>
            <w:right w:val="none" w:sz="0" w:space="0" w:color="auto"/>
          </w:divBdr>
        </w:div>
        <w:div w:id="1662542012">
          <w:marLeft w:val="0"/>
          <w:marRight w:val="0"/>
          <w:marTop w:val="0"/>
          <w:marBottom w:val="0"/>
          <w:divBdr>
            <w:top w:val="none" w:sz="0" w:space="0" w:color="auto"/>
            <w:left w:val="none" w:sz="0" w:space="0" w:color="auto"/>
            <w:bottom w:val="none" w:sz="0" w:space="0" w:color="auto"/>
            <w:right w:val="none" w:sz="0" w:space="0" w:color="auto"/>
          </w:divBdr>
        </w:div>
        <w:div w:id="691151081">
          <w:marLeft w:val="0"/>
          <w:marRight w:val="0"/>
          <w:marTop w:val="0"/>
          <w:marBottom w:val="0"/>
          <w:divBdr>
            <w:top w:val="none" w:sz="0" w:space="0" w:color="auto"/>
            <w:left w:val="none" w:sz="0" w:space="0" w:color="auto"/>
            <w:bottom w:val="none" w:sz="0" w:space="0" w:color="auto"/>
            <w:right w:val="none" w:sz="0" w:space="0" w:color="auto"/>
          </w:divBdr>
        </w:div>
        <w:div w:id="169832018">
          <w:marLeft w:val="0"/>
          <w:marRight w:val="0"/>
          <w:marTop w:val="0"/>
          <w:marBottom w:val="0"/>
          <w:divBdr>
            <w:top w:val="none" w:sz="0" w:space="0" w:color="auto"/>
            <w:left w:val="none" w:sz="0" w:space="0" w:color="auto"/>
            <w:bottom w:val="none" w:sz="0" w:space="0" w:color="auto"/>
            <w:right w:val="none" w:sz="0" w:space="0" w:color="auto"/>
          </w:divBdr>
        </w:div>
        <w:div w:id="1683968240">
          <w:marLeft w:val="0"/>
          <w:marRight w:val="0"/>
          <w:marTop w:val="0"/>
          <w:marBottom w:val="0"/>
          <w:divBdr>
            <w:top w:val="none" w:sz="0" w:space="0" w:color="auto"/>
            <w:left w:val="none" w:sz="0" w:space="0" w:color="auto"/>
            <w:bottom w:val="none" w:sz="0" w:space="0" w:color="auto"/>
            <w:right w:val="none" w:sz="0" w:space="0" w:color="auto"/>
          </w:divBdr>
        </w:div>
        <w:div w:id="978730633">
          <w:marLeft w:val="0"/>
          <w:marRight w:val="0"/>
          <w:marTop w:val="0"/>
          <w:marBottom w:val="0"/>
          <w:divBdr>
            <w:top w:val="none" w:sz="0" w:space="0" w:color="auto"/>
            <w:left w:val="none" w:sz="0" w:space="0" w:color="auto"/>
            <w:bottom w:val="none" w:sz="0" w:space="0" w:color="auto"/>
            <w:right w:val="none" w:sz="0" w:space="0" w:color="auto"/>
          </w:divBdr>
        </w:div>
        <w:div w:id="358092492">
          <w:marLeft w:val="0"/>
          <w:marRight w:val="0"/>
          <w:marTop w:val="0"/>
          <w:marBottom w:val="0"/>
          <w:divBdr>
            <w:top w:val="none" w:sz="0" w:space="0" w:color="auto"/>
            <w:left w:val="none" w:sz="0" w:space="0" w:color="auto"/>
            <w:bottom w:val="none" w:sz="0" w:space="0" w:color="auto"/>
            <w:right w:val="none" w:sz="0" w:space="0" w:color="auto"/>
          </w:divBdr>
        </w:div>
        <w:div w:id="634991418">
          <w:marLeft w:val="0"/>
          <w:marRight w:val="0"/>
          <w:marTop w:val="0"/>
          <w:marBottom w:val="0"/>
          <w:divBdr>
            <w:top w:val="none" w:sz="0" w:space="0" w:color="auto"/>
            <w:left w:val="none" w:sz="0" w:space="0" w:color="auto"/>
            <w:bottom w:val="none" w:sz="0" w:space="0" w:color="auto"/>
            <w:right w:val="none" w:sz="0" w:space="0" w:color="auto"/>
          </w:divBdr>
        </w:div>
        <w:div w:id="1434126758">
          <w:marLeft w:val="0"/>
          <w:marRight w:val="0"/>
          <w:marTop w:val="0"/>
          <w:marBottom w:val="0"/>
          <w:divBdr>
            <w:top w:val="none" w:sz="0" w:space="0" w:color="auto"/>
            <w:left w:val="none" w:sz="0" w:space="0" w:color="auto"/>
            <w:bottom w:val="none" w:sz="0" w:space="0" w:color="auto"/>
            <w:right w:val="none" w:sz="0" w:space="0" w:color="auto"/>
          </w:divBdr>
        </w:div>
        <w:div w:id="819614796">
          <w:marLeft w:val="0"/>
          <w:marRight w:val="0"/>
          <w:marTop w:val="0"/>
          <w:marBottom w:val="0"/>
          <w:divBdr>
            <w:top w:val="none" w:sz="0" w:space="0" w:color="auto"/>
            <w:left w:val="none" w:sz="0" w:space="0" w:color="auto"/>
            <w:bottom w:val="none" w:sz="0" w:space="0" w:color="auto"/>
            <w:right w:val="none" w:sz="0" w:space="0" w:color="auto"/>
          </w:divBdr>
        </w:div>
        <w:div w:id="277105722">
          <w:marLeft w:val="0"/>
          <w:marRight w:val="0"/>
          <w:marTop w:val="0"/>
          <w:marBottom w:val="0"/>
          <w:divBdr>
            <w:top w:val="none" w:sz="0" w:space="0" w:color="auto"/>
            <w:left w:val="none" w:sz="0" w:space="0" w:color="auto"/>
            <w:bottom w:val="none" w:sz="0" w:space="0" w:color="auto"/>
            <w:right w:val="none" w:sz="0" w:space="0" w:color="auto"/>
          </w:divBdr>
        </w:div>
        <w:div w:id="1584484008">
          <w:marLeft w:val="0"/>
          <w:marRight w:val="0"/>
          <w:marTop w:val="0"/>
          <w:marBottom w:val="0"/>
          <w:divBdr>
            <w:top w:val="none" w:sz="0" w:space="0" w:color="auto"/>
            <w:left w:val="none" w:sz="0" w:space="0" w:color="auto"/>
            <w:bottom w:val="none" w:sz="0" w:space="0" w:color="auto"/>
            <w:right w:val="none" w:sz="0" w:space="0" w:color="auto"/>
          </w:divBdr>
        </w:div>
        <w:div w:id="748960961">
          <w:marLeft w:val="0"/>
          <w:marRight w:val="0"/>
          <w:marTop w:val="0"/>
          <w:marBottom w:val="0"/>
          <w:divBdr>
            <w:top w:val="none" w:sz="0" w:space="0" w:color="auto"/>
            <w:left w:val="none" w:sz="0" w:space="0" w:color="auto"/>
            <w:bottom w:val="none" w:sz="0" w:space="0" w:color="auto"/>
            <w:right w:val="none" w:sz="0" w:space="0" w:color="auto"/>
          </w:divBdr>
        </w:div>
        <w:div w:id="1323046542">
          <w:marLeft w:val="0"/>
          <w:marRight w:val="0"/>
          <w:marTop w:val="0"/>
          <w:marBottom w:val="0"/>
          <w:divBdr>
            <w:top w:val="none" w:sz="0" w:space="0" w:color="auto"/>
            <w:left w:val="none" w:sz="0" w:space="0" w:color="auto"/>
            <w:bottom w:val="none" w:sz="0" w:space="0" w:color="auto"/>
            <w:right w:val="none" w:sz="0" w:space="0" w:color="auto"/>
          </w:divBdr>
        </w:div>
        <w:div w:id="1128280425">
          <w:marLeft w:val="0"/>
          <w:marRight w:val="0"/>
          <w:marTop w:val="0"/>
          <w:marBottom w:val="0"/>
          <w:divBdr>
            <w:top w:val="none" w:sz="0" w:space="0" w:color="auto"/>
            <w:left w:val="none" w:sz="0" w:space="0" w:color="auto"/>
            <w:bottom w:val="none" w:sz="0" w:space="0" w:color="auto"/>
            <w:right w:val="none" w:sz="0" w:space="0" w:color="auto"/>
          </w:divBdr>
        </w:div>
        <w:div w:id="508180703">
          <w:marLeft w:val="0"/>
          <w:marRight w:val="0"/>
          <w:marTop w:val="0"/>
          <w:marBottom w:val="0"/>
          <w:divBdr>
            <w:top w:val="none" w:sz="0" w:space="0" w:color="auto"/>
            <w:left w:val="none" w:sz="0" w:space="0" w:color="auto"/>
            <w:bottom w:val="none" w:sz="0" w:space="0" w:color="auto"/>
            <w:right w:val="none" w:sz="0" w:space="0" w:color="auto"/>
          </w:divBdr>
        </w:div>
        <w:div w:id="1552885843">
          <w:marLeft w:val="0"/>
          <w:marRight w:val="0"/>
          <w:marTop w:val="0"/>
          <w:marBottom w:val="0"/>
          <w:divBdr>
            <w:top w:val="none" w:sz="0" w:space="0" w:color="auto"/>
            <w:left w:val="none" w:sz="0" w:space="0" w:color="auto"/>
            <w:bottom w:val="none" w:sz="0" w:space="0" w:color="auto"/>
            <w:right w:val="none" w:sz="0" w:space="0" w:color="auto"/>
          </w:divBdr>
        </w:div>
        <w:div w:id="120729536">
          <w:marLeft w:val="0"/>
          <w:marRight w:val="0"/>
          <w:marTop w:val="0"/>
          <w:marBottom w:val="0"/>
          <w:divBdr>
            <w:top w:val="none" w:sz="0" w:space="0" w:color="auto"/>
            <w:left w:val="none" w:sz="0" w:space="0" w:color="auto"/>
            <w:bottom w:val="none" w:sz="0" w:space="0" w:color="auto"/>
            <w:right w:val="none" w:sz="0" w:space="0" w:color="auto"/>
          </w:divBdr>
        </w:div>
        <w:div w:id="1574973029">
          <w:marLeft w:val="0"/>
          <w:marRight w:val="0"/>
          <w:marTop w:val="0"/>
          <w:marBottom w:val="0"/>
          <w:divBdr>
            <w:top w:val="none" w:sz="0" w:space="0" w:color="auto"/>
            <w:left w:val="none" w:sz="0" w:space="0" w:color="auto"/>
            <w:bottom w:val="none" w:sz="0" w:space="0" w:color="auto"/>
            <w:right w:val="none" w:sz="0" w:space="0" w:color="auto"/>
          </w:divBdr>
        </w:div>
        <w:div w:id="1579170187">
          <w:marLeft w:val="0"/>
          <w:marRight w:val="0"/>
          <w:marTop w:val="0"/>
          <w:marBottom w:val="0"/>
          <w:divBdr>
            <w:top w:val="none" w:sz="0" w:space="0" w:color="auto"/>
            <w:left w:val="none" w:sz="0" w:space="0" w:color="auto"/>
            <w:bottom w:val="none" w:sz="0" w:space="0" w:color="auto"/>
            <w:right w:val="none" w:sz="0" w:space="0" w:color="auto"/>
          </w:divBdr>
        </w:div>
        <w:div w:id="855994968">
          <w:marLeft w:val="0"/>
          <w:marRight w:val="0"/>
          <w:marTop w:val="0"/>
          <w:marBottom w:val="0"/>
          <w:divBdr>
            <w:top w:val="none" w:sz="0" w:space="0" w:color="auto"/>
            <w:left w:val="none" w:sz="0" w:space="0" w:color="auto"/>
            <w:bottom w:val="none" w:sz="0" w:space="0" w:color="auto"/>
            <w:right w:val="none" w:sz="0" w:space="0" w:color="auto"/>
          </w:divBdr>
        </w:div>
        <w:div w:id="847015029">
          <w:marLeft w:val="0"/>
          <w:marRight w:val="0"/>
          <w:marTop w:val="0"/>
          <w:marBottom w:val="0"/>
          <w:divBdr>
            <w:top w:val="none" w:sz="0" w:space="0" w:color="auto"/>
            <w:left w:val="none" w:sz="0" w:space="0" w:color="auto"/>
            <w:bottom w:val="none" w:sz="0" w:space="0" w:color="auto"/>
            <w:right w:val="none" w:sz="0" w:space="0" w:color="auto"/>
          </w:divBdr>
        </w:div>
        <w:div w:id="1978559005">
          <w:marLeft w:val="0"/>
          <w:marRight w:val="0"/>
          <w:marTop w:val="0"/>
          <w:marBottom w:val="0"/>
          <w:divBdr>
            <w:top w:val="none" w:sz="0" w:space="0" w:color="auto"/>
            <w:left w:val="none" w:sz="0" w:space="0" w:color="auto"/>
            <w:bottom w:val="none" w:sz="0" w:space="0" w:color="auto"/>
            <w:right w:val="none" w:sz="0" w:space="0" w:color="auto"/>
          </w:divBdr>
        </w:div>
        <w:div w:id="234246123">
          <w:marLeft w:val="0"/>
          <w:marRight w:val="0"/>
          <w:marTop w:val="0"/>
          <w:marBottom w:val="0"/>
          <w:divBdr>
            <w:top w:val="none" w:sz="0" w:space="0" w:color="auto"/>
            <w:left w:val="none" w:sz="0" w:space="0" w:color="auto"/>
            <w:bottom w:val="none" w:sz="0" w:space="0" w:color="auto"/>
            <w:right w:val="none" w:sz="0" w:space="0" w:color="auto"/>
          </w:divBdr>
        </w:div>
        <w:div w:id="431970587">
          <w:marLeft w:val="0"/>
          <w:marRight w:val="0"/>
          <w:marTop w:val="0"/>
          <w:marBottom w:val="0"/>
          <w:divBdr>
            <w:top w:val="none" w:sz="0" w:space="0" w:color="auto"/>
            <w:left w:val="none" w:sz="0" w:space="0" w:color="auto"/>
            <w:bottom w:val="none" w:sz="0" w:space="0" w:color="auto"/>
            <w:right w:val="none" w:sz="0" w:space="0" w:color="auto"/>
          </w:divBdr>
        </w:div>
        <w:div w:id="2125731022">
          <w:marLeft w:val="0"/>
          <w:marRight w:val="0"/>
          <w:marTop w:val="0"/>
          <w:marBottom w:val="0"/>
          <w:divBdr>
            <w:top w:val="none" w:sz="0" w:space="0" w:color="auto"/>
            <w:left w:val="none" w:sz="0" w:space="0" w:color="auto"/>
            <w:bottom w:val="none" w:sz="0" w:space="0" w:color="auto"/>
            <w:right w:val="none" w:sz="0" w:space="0" w:color="auto"/>
          </w:divBdr>
        </w:div>
        <w:div w:id="692345294">
          <w:marLeft w:val="0"/>
          <w:marRight w:val="0"/>
          <w:marTop w:val="0"/>
          <w:marBottom w:val="0"/>
          <w:divBdr>
            <w:top w:val="none" w:sz="0" w:space="0" w:color="auto"/>
            <w:left w:val="none" w:sz="0" w:space="0" w:color="auto"/>
            <w:bottom w:val="none" w:sz="0" w:space="0" w:color="auto"/>
            <w:right w:val="none" w:sz="0" w:space="0" w:color="auto"/>
          </w:divBdr>
        </w:div>
        <w:div w:id="1191718969">
          <w:marLeft w:val="0"/>
          <w:marRight w:val="0"/>
          <w:marTop w:val="0"/>
          <w:marBottom w:val="0"/>
          <w:divBdr>
            <w:top w:val="none" w:sz="0" w:space="0" w:color="auto"/>
            <w:left w:val="none" w:sz="0" w:space="0" w:color="auto"/>
            <w:bottom w:val="none" w:sz="0" w:space="0" w:color="auto"/>
            <w:right w:val="none" w:sz="0" w:space="0" w:color="auto"/>
          </w:divBdr>
        </w:div>
        <w:div w:id="231625279">
          <w:marLeft w:val="0"/>
          <w:marRight w:val="0"/>
          <w:marTop w:val="0"/>
          <w:marBottom w:val="0"/>
          <w:divBdr>
            <w:top w:val="none" w:sz="0" w:space="0" w:color="auto"/>
            <w:left w:val="none" w:sz="0" w:space="0" w:color="auto"/>
            <w:bottom w:val="none" w:sz="0" w:space="0" w:color="auto"/>
            <w:right w:val="none" w:sz="0" w:space="0" w:color="auto"/>
          </w:divBdr>
        </w:div>
        <w:div w:id="1653099372">
          <w:marLeft w:val="0"/>
          <w:marRight w:val="0"/>
          <w:marTop w:val="0"/>
          <w:marBottom w:val="0"/>
          <w:divBdr>
            <w:top w:val="none" w:sz="0" w:space="0" w:color="auto"/>
            <w:left w:val="none" w:sz="0" w:space="0" w:color="auto"/>
            <w:bottom w:val="none" w:sz="0" w:space="0" w:color="auto"/>
            <w:right w:val="none" w:sz="0" w:space="0" w:color="auto"/>
          </w:divBdr>
        </w:div>
        <w:div w:id="394548260">
          <w:marLeft w:val="0"/>
          <w:marRight w:val="0"/>
          <w:marTop w:val="0"/>
          <w:marBottom w:val="0"/>
          <w:divBdr>
            <w:top w:val="none" w:sz="0" w:space="0" w:color="auto"/>
            <w:left w:val="none" w:sz="0" w:space="0" w:color="auto"/>
            <w:bottom w:val="none" w:sz="0" w:space="0" w:color="auto"/>
            <w:right w:val="none" w:sz="0" w:space="0" w:color="auto"/>
          </w:divBdr>
        </w:div>
        <w:div w:id="272564589">
          <w:marLeft w:val="0"/>
          <w:marRight w:val="0"/>
          <w:marTop w:val="0"/>
          <w:marBottom w:val="0"/>
          <w:divBdr>
            <w:top w:val="none" w:sz="0" w:space="0" w:color="auto"/>
            <w:left w:val="none" w:sz="0" w:space="0" w:color="auto"/>
            <w:bottom w:val="none" w:sz="0" w:space="0" w:color="auto"/>
            <w:right w:val="none" w:sz="0" w:space="0" w:color="auto"/>
          </w:divBdr>
        </w:div>
        <w:div w:id="748500221">
          <w:marLeft w:val="0"/>
          <w:marRight w:val="0"/>
          <w:marTop w:val="0"/>
          <w:marBottom w:val="0"/>
          <w:divBdr>
            <w:top w:val="none" w:sz="0" w:space="0" w:color="auto"/>
            <w:left w:val="none" w:sz="0" w:space="0" w:color="auto"/>
            <w:bottom w:val="none" w:sz="0" w:space="0" w:color="auto"/>
            <w:right w:val="none" w:sz="0" w:space="0" w:color="auto"/>
          </w:divBdr>
        </w:div>
        <w:div w:id="1969967975">
          <w:marLeft w:val="0"/>
          <w:marRight w:val="0"/>
          <w:marTop w:val="0"/>
          <w:marBottom w:val="0"/>
          <w:divBdr>
            <w:top w:val="none" w:sz="0" w:space="0" w:color="auto"/>
            <w:left w:val="none" w:sz="0" w:space="0" w:color="auto"/>
            <w:bottom w:val="none" w:sz="0" w:space="0" w:color="auto"/>
            <w:right w:val="none" w:sz="0" w:space="0" w:color="auto"/>
          </w:divBdr>
        </w:div>
        <w:div w:id="1077746857">
          <w:marLeft w:val="0"/>
          <w:marRight w:val="0"/>
          <w:marTop w:val="0"/>
          <w:marBottom w:val="0"/>
          <w:divBdr>
            <w:top w:val="none" w:sz="0" w:space="0" w:color="auto"/>
            <w:left w:val="none" w:sz="0" w:space="0" w:color="auto"/>
            <w:bottom w:val="none" w:sz="0" w:space="0" w:color="auto"/>
            <w:right w:val="none" w:sz="0" w:space="0" w:color="auto"/>
          </w:divBdr>
        </w:div>
        <w:div w:id="475608398">
          <w:marLeft w:val="0"/>
          <w:marRight w:val="0"/>
          <w:marTop w:val="0"/>
          <w:marBottom w:val="0"/>
          <w:divBdr>
            <w:top w:val="none" w:sz="0" w:space="0" w:color="auto"/>
            <w:left w:val="none" w:sz="0" w:space="0" w:color="auto"/>
            <w:bottom w:val="none" w:sz="0" w:space="0" w:color="auto"/>
            <w:right w:val="none" w:sz="0" w:space="0" w:color="auto"/>
          </w:divBdr>
        </w:div>
        <w:div w:id="2018579865">
          <w:marLeft w:val="0"/>
          <w:marRight w:val="0"/>
          <w:marTop w:val="0"/>
          <w:marBottom w:val="0"/>
          <w:divBdr>
            <w:top w:val="none" w:sz="0" w:space="0" w:color="auto"/>
            <w:left w:val="none" w:sz="0" w:space="0" w:color="auto"/>
            <w:bottom w:val="none" w:sz="0" w:space="0" w:color="auto"/>
            <w:right w:val="none" w:sz="0" w:space="0" w:color="auto"/>
          </w:divBdr>
        </w:div>
        <w:div w:id="175269606">
          <w:marLeft w:val="0"/>
          <w:marRight w:val="0"/>
          <w:marTop w:val="0"/>
          <w:marBottom w:val="0"/>
          <w:divBdr>
            <w:top w:val="none" w:sz="0" w:space="0" w:color="auto"/>
            <w:left w:val="none" w:sz="0" w:space="0" w:color="auto"/>
            <w:bottom w:val="none" w:sz="0" w:space="0" w:color="auto"/>
            <w:right w:val="none" w:sz="0" w:space="0" w:color="auto"/>
          </w:divBdr>
        </w:div>
        <w:div w:id="572855086">
          <w:marLeft w:val="0"/>
          <w:marRight w:val="0"/>
          <w:marTop w:val="0"/>
          <w:marBottom w:val="0"/>
          <w:divBdr>
            <w:top w:val="none" w:sz="0" w:space="0" w:color="auto"/>
            <w:left w:val="none" w:sz="0" w:space="0" w:color="auto"/>
            <w:bottom w:val="none" w:sz="0" w:space="0" w:color="auto"/>
            <w:right w:val="none" w:sz="0" w:space="0" w:color="auto"/>
          </w:divBdr>
        </w:div>
        <w:div w:id="1389374561">
          <w:marLeft w:val="0"/>
          <w:marRight w:val="0"/>
          <w:marTop w:val="0"/>
          <w:marBottom w:val="0"/>
          <w:divBdr>
            <w:top w:val="none" w:sz="0" w:space="0" w:color="auto"/>
            <w:left w:val="none" w:sz="0" w:space="0" w:color="auto"/>
            <w:bottom w:val="none" w:sz="0" w:space="0" w:color="auto"/>
            <w:right w:val="none" w:sz="0" w:space="0" w:color="auto"/>
          </w:divBdr>
        </w:div>
        <w:div w:id="233971506">
          <w:marLeft w:val="0"/>
          <w:marRight w:val="0"/>
          <w:marTop w:val="0"/>
          <w:marBottom w:val="0"/>
          <w:divBdr>
            <w:top w:val="none" w:sz="0" w:space="0" w:color="auto"/>
            <w:left w:val="none" w:sz="0" w:space="0" w:color="auto"/>
            <w:bottom w:val="none" w:sz="0" w:space="0" w:color="auto"/>
            <w:right w:val="none" w:sz="0" w:space="0" w:color="auto"/>
          </w:divBdr>
        </w:div>
        <w:div w:id="1425803468">
          <w:marLeft w:val="0"/>
          <w:marRight w:val="0"/>
          <w:marTop w:val="0"/>
          <w:marBottom w:val="0"/>
          <w:divBdr>
            <w:top w:val="none" w:sz="0" w:space="0" w:color="auto"/>
            <w:left w:val="none" w:sz="0" w:space="0" w:color="auto"/>
            <w:bottom w:val="none" w:sz="0" w:space="0" w:color="auto"/>
            <w:right w:val="none" w:sz="0" w:space="0" w:color="auto"/>
          </w:divBdr>
        </w:div>
        <w:div w:id="169411803">
          <w:marLeft w:val="0"/>
          <w:marRight w:val="0"/>
          <w:marTop w:val="0"/>
          <w:marBottom w:val="0"/>
          <w:divBdr>
            <w:top w:val="none" w:sz="0" w:space="0" w:color="auto"/>
            <w:left w:val="none" w:sz="0" w:space="0" w:color="auto"/>
            <w:bottom w:val="none" w:sz="0" w:space="0" w:color="auto"/>
            <w:right w:val="none" w:sz="0" w:space="0" w:color="auto"/>
          </w:divBdr>
        </w:div>
        <w:div w:id="1613853646">
          <w:marLeft w:val="0"/>
          <w:marRight w:val="0"/>
          <w:marTop w:val="0"/>
          <w:marBottom w:val="0"/>
          <w:divBdr>
            <w:top w:val="none" w:sz="0" w:space="0" w:color="auto"/>
            <w:left w:val="none" w:sz="0" w:space="0" w:color="auto"/>
            <w:bottom w:val="none" w:sz="0" w:space="0" w:color="auto"/>
            <w:right w:val="none" w:sz="0" w:space="0" w:color="auto"/>
          </w:divBdr>
        </w:div>
        <w:div w:id="1289236608">
          <w:marLeft w:val="0"/>
          <w:marRight w:val="0"/>
          <w:marTop w:val="0"/>
          <w:marBottom w:val="0"/>
          <w:divBdr>
            <w:top w:val="none" w:sz="0" w:space="0" w:color="auto"/>
            <w:left w:val="none" w:sz="0" w:space="0" w:color="auto"/>
            <w:bottom w:val="none" w:sz="0" w:space="0" w:color="auto"/>
            <w:right w:val="none" w:sz="0" w:space="0" w:color="auto"/>
          </w:divBdr>
        </w:div>
        <w:div w:id="1208493659">
          <w:marLeft w:val="0"/>
          <w:marRight w:val="0"/>
          <w:marTop w:val="0"/>
          <w:marBottom w:val="0"/>
          <w:divBdr>
            <w:top w:val="none" w:sz="0" w:space="0" w:color="auto"/>
            <w:left w:val="none" w:sz="0" w:space="0" w:color="auto"/>
            <w:bottom w:val="none" w:sz="0" w:space="0" w:color="auto"/>
            <w:right w:val="none" w:sz="0" w:space="0" w:color="auto"/>
          </w:divBdr>
        </w:div>
        <w:div w:id="2058241506">
          <w:marLeft w:val="0"/>
          <w:marRight w:val="0"/>
          <w:marTop w:val="0"/>
          <w:marBottom w:val="0"/>
          <w:divBdr>
            <w:top w:val="none" w:sz="0" w:space="0" w:color="auto"/>
            <w:left w:val="none" w:sz="0" w:space="0" w:color="auto"/>
            <w:bottom w:val="none" w:sz="0" w:space="0" w:color="auto"/>
            <w:right w:val="none" w:sz="0" w:space="0" w:color="auto"/>
          </w:divBdr>
        </w:div>
        <w:div w:id="168178858">
          <w:marLeft w:val="0"/>
          <w:marRight w:val="0"/>
          <w:marTop w:val="0"/>
          <w:marBottom w:val="0"/>
          <w:divBdr>
            <w:top w:val="none" w:sz="0" w:space="0" w:color="auto"/>
            <w:left w:val="none" w:sz="0" w:space="0" w:color="auto"/>
            <w:bottom w:val="none" w:sz="0" w:space="0" w:color="auto"/>
            <w:right w:val="none" w:sz="0" w:space="0" w:color="auto"/>
          </w:divBdr>
        </w:div>
        <w:div w:id="1728382456">
          <w:marLeft w:val="0"/>
          <w:marRight w:val="0"/>
          <w:marTop w:val="0"/>
          <w:marBottom w:val="0"/>
          <w:divBdr>
            <w:top w:val="none" w:sz="0" w:space="0" w:color="auto"/>
            <w:left w:val="none" w:sz="0" w:space="0" w:color="auto"/>
            <w:bottom w:val="none" w:sz="0" w:space="0" w:color="auto"/>
            <w:right w:val="none" w:sz="0" w:space="0" w:color="auto"/>
          </w:divBdr>
        </w:div>
        <w:div w:id="2140294139">
          <w:marLeft w:val="0"/>
          <w:marRight w:val="0"/>
          <w:marTop w:val="0"/>
          <w:marBottom w:val="0"/>
          <w:divBdr>
            <w:top w:val="none" w:sz="0" w:space="0" w:color="auto"/>
            <w:left w:val="none" w:sz="0" w:space="0" w:color="auto"/>
            <w:bottom w:val="none" w:sz="0" w:space="0" w:color="auto"/>
            <w:right w:val="none" w:sz="0" w:space="0" w:color="auto"/>
          </w:divBdr>
        </w:div>
        <w:div w:id="91095882">
          <w:marLeft w:val="0"/>
          <w:marRight w:val="0"/>
          <w:marTop w:val="0"/>
          <w:marBottom w:val="0"/>
          <w:divBdr>
            <w:top w:val="none" w:sz="0" w:space="0" w:color="auto"/>
            <w:left w:val="none" w:sz="0" w:space="0" w:color="auto"/>
            <w:bottom w:val="none" w:sz="0" w:space="0" w:color="auto"/>
            <w:right w:val="none" w:sz="0" w:space="0" w:color="auto"/>
          </w:divBdr>
        </w:div>
        <w:div w:id="656424233">
          <w:marLeft w:val="0"/>
          <w:marRight w:val="0"/>
          <w:marTop w:val="0"/>
          <w:marBottom w:val="0"/>
          <w:divBdr>
            <w:top w:val="none" w:sz="0" w:space="0" w:color="auto"/>
            <w:left w:val="none" w:sz="0" w:space="0" w:color="auto"/>
            <w:bottom w:val="none" w:sz="0" w:space="0" w:color="auto"/>
            <w:right w:val="none" w:sz="0" w:space="0" w:color="auto"/>
          </w:divBdr>
        </w:div>
        <w:div w:id="1693651458">
          <w:marLeft w:val="0"/>
          <w:marRight w:val="0"/>
          <w:marTop w:val="0"/>
          <w:marBottom w:val="0"/>
          <w:divBdr>
            <w:top w:val="none" w:sz="0" w:space="0" w:color="auto"/>
            <w:left w:val="none" w:sz="0" w:space="0" w:color="auto"/>
            <w:bottom w:val="none" w:sz="0" w:space="0" w:color="auto"/>
            <w:right w:val="none" w:sz="0" w:space="0" w:color="auto"/>
          </w:divBdr>
        </w:div>
        <w:div w:id="1832283463">
          <w:marLeft w:val="0"/>
          <w:marRight w:val="0"/>
          <w:marTop w:val="0"/>
          <w:marBottom w:val="0"/>
          <w:divBdr>
            <w:top w:val="none" w:sz="0" w:space="0" w:color="auto"/>
            <w:left w:val="none" w:sz="0" w:space="0" w:color="auto"/>
            <w:bottom w:val="none" w:sz="0" w:space="0" w:color="auto"/>
            <w:right w:val="none" w:sz="0" w:space="0" w:color="auto"/>
          </w:divBdr>
        </w:div>
        <w:div w:id="1901205587">
          <w:marLeft w:val="0"/>
          <w:marRight w:val="0"/>
          <w:marTop w:val="0"/>
          <w:marBottom w:val="0"/>
          <w:divBdr>
            <w:top w:val="none" w:sz="0" w:space="0" w:color="auto"/>
            <w:left w:val="none" w:sz="0" w:space="0" w:color="auto"/>
            <w:bottom w:val="none" w:sz="0" w:space="0" w:color="auto"/>
            <w:right w:val="none" w:sz="0" w:space="0" w:color="auto"/>
          </w:divBdr>
        </w:div>
        <w:div w:id="767238952">
          <w:marLeft w:val="0"/>
          <w:marRight w:val="0"/>
          <w:marTop w:val="0"/>
          <w:marBottom w:val="0"/>
          <w:divBdr>
            <w:top w:val="none" w:sz="0" w:space="0" w:color="auto"/>
            <w:left w:val="none" w:sz="0" w:space="0" w:color="auto"/>
            <w:bottom w:val="none" w:sz="0" w:space="0" w:color="auto"/>
            <w:right w:val="none" w:sz="0" w:space="0" w:color="auto"/>
          </w:divBdr>
        </w:div>
        <w:div w:id="1388449904">
          <w:marLeft w:val="0"/>
          <w:marRight w:val="0"/>
          <w:marTop w:val="0"/>
          <w:marBottom w:val="0"/>
          <w:divBdr>
            <w:top w:val="none" w:sz="0" w:space="0" w:color="auto"/>
            <w:left w:val="none" w:sz="0" w:space="0" w:color="auto"/>
            <w:bottom w:val="none" w:sz="0" w:space="0" w:color="auto"/>
            <w:right w:val="none" w:sz="0" w:space="0" w:color="auto"/>
          </w:divBdr>
        </w:div>
        <w:div w:id="457919082">
          <w:marLeft w:val="0"/>
          <w:marRight w:val="0"/>
          <w:marTop w:val="0"/>
          <w:marBottom w:val="0"/>
          <w:divBdr>
            <w:top w:val="none" w:sz="0" w:space="0" w:color="auto"/>
            <w:left w:val="none" w:sz="0" w:space="0" w:color="auto"/>
            <w:bottom w:val="none" w:sz="0" w:space="0" w:color="auto"/>
            <w:right w:val="none" w:sz="0" w:space="0" w:color="auto"/>
          </w:divBdr>
        </w:div>
        <w:div w:id="1803688890">
          <w:marLeft w:val="0"/>
          <w:marRight w:val="0"/>
          <w:marTop w:val="0"/>
          <w:marBottom w:val="0"/>
          <w:divBdr>
            <w:top w:val="none" w:sz="0" w:space="0" w:color="auto"/>
            <w:left w:val="none" w:sz="0" w:space="0" w:color="auto"/>
            <w:bottom w:val="none" w:sz="0" w:space="0" w:color="auto"/>
            <w:right w:val="none" w:sz="0" w:space="0" w:color="auto"/>
          </w:divBdr>
        </w:div>
        <w:div w:id="1114984675">
          <w:marLeft w:val="0"/>
          <w:marRight w:val="0"/>
          <w:marTop w:val="0"/>
          <w:marBottom w:val="0"/>
          <w:divBdr>
            <w:top w:val="none" w:sz="0" w:space="0" w:color="auto"/>
            <w:left w:val="none" w:sz="0" w:space="0" w:color="auto"/>
            <w:bottom w:val="none" w:sz="0" w:space="0" w:color="auto"/>
            <w:right w:val="none" w:sz="0" w:space="0" w:color="auto"/>
          </w:divBdr>
        </w:div>
        <w:div w:id="976569046">
          <w:marLeft w:val="0"/>
          <w:marRight w:val="0"/>
          <w:marTop w:val="0"/>
          <w:marBottom w:val="0"/>
          <w:divBdr>
            <w:top w:val="none" w:sz="0" w:space="0" w:color="auto"/>
            <w:left w:val="none" w:sz="0" w:space="0" w:color="auto"/>
            <w:bottom w:val="none" w:sz="0" w:space="0" w:color="auto"/>
            <w:right w:val="none" w:sz="0" w:space="0" w:color="auto"/>
          </w:divBdr>
        </w:div>
        <w:div w:id="760295884">
          <w:marLeft w:val="0"/>
          <w:marRight w:val="0"/>
          <w:marTop w:val="0"/>
          <w:marBottom w:val="0"/>
          <w:divBdr>
            <w:top w:val="none" w:sz="0" w:space="0" w:color="auto"/>
            <w:left w:val="none" w:sz="0" w:space="0" w:color="auto"/>
            <w:bottom w:val="none" w:sz="0" w:space="0" w:color="auto"/>
            <w:right w:val="none" w:sz="0" w:space="0" w:color="auto"/>
          </w:divBdr>
        </w:div>
        <w:div w:id="2060085804">
          <w:marLeft w:val="0"/>
          <w:marRight w:val="0"/>
          <w:marTop w:val="0"/>
          <w:marBottom w:val="0"/>
          <w:divBdr>
            <w:top w:val="none" w:sz="0" w:space="0" w:color="auto"/>
            <w:left w:val="none" w:sz="0" w:space="0" w:color="auto"/>
            <w:bottom w:val="none" w:sz="0" w:space="0" w:color="auto"/>
            <w:right w:val="none" w:sz="0" w:space="0" w:color="auto"/>
          </w:divBdr>
        </w:div>
        <w:div w:id="870414582">
          <w:marLeft w:val="0"/>
          <w:marRight w:val="0"/>
          <w:marTop w:val="0"/>
          <w:marBottom w:val="0"/>
          <w:divBdr>
            <w:top w:val="none" w:sz="0" w:space="0" w:color="auto"/>
            <w:left w:val="none" w:sz="0" w:space="0" w:color="auto"/>
            <w:bottom w:val="none" w:sz="0" w:space="0" w:color="auto"/>
            <w:right w:val="none" w:sz="0" w:space="0" w:color="auto"/>
          </w:divBdr>
        </w:div>
        <w:div w:id="664750543">
          <w:marLeft w:val="0"/>
          <w:marRight w:val="0"/>
          <w:marTop w:val="0"/>
          <w:marBottom w:val="0"/>
          <w:divBdr>
            <w:top w:val="none" w:sz="0" w:space="0" w:color="auto"/>
            <w:left w:val="none" w:sz="0" w:space="0" w:color="auto"/>
            <w:bottom w:val="none" w:sz="0" w:space="0" w:color="auto"/>
            <w:right w:val="none" w:sz="0" w:space="0" w:color="auto"/>
          </w:divBdr>
        </w:div>
        <w:div w:id="812597932">
          <w:marLeft w:val="0"/>
          <w:marRight w:val="0"/>
          <w:marTop w:val="0"/>
          <w:marBottom w:val="0"/>
          <w:divBdr>
            <w:top w:val="none" w:sz="0" w:space="0" w:color="auto"/>
            <w:left w:val="none" w:sz="0" w:space="0" w:color="auto"/>
            <w:bottom w:val="none" w:sz="0" w:space="0" w:color="auto"/>
            <w:right w:val="none" w:sz="0" w:space="0" w:color="auto"/>
          </w:divBdr>
        </w:div>
        <w:div w:id="1860698137">
          <w:marLeft w:val="0"/>
          <w:marRight w:val="0"/>
          <w:marTop w:val="0"/>
          <w:marBottom w:val="0"/>
          <w:divBdr>
            <w:top w:val="none" w:sz="0" w:space="0" w:color="auto"/>
            <w:left w:val="none" w:sz="0" w:space="0" w:color="auto"/>
            <w:bottom w:val="none" w:sz="0" w:space="0" w:color="auto"/>
            <w:right w:val="none" w:sz="0" w:space="0" w:color="auto"/>
          </w:divBdr>
        </w:div>
        <w:div w:id="1256672977">
          <w:marLeft w:val="0"/>
          <w:marRight w:val="0"/>
          <w:marTop w:val="0"/>
          <w:marBottom w:val="0"/>
          <w:divBdr>
            <w:top w:val="none" w:sz="0" w:space="0" w:color="auto"/>
            <w:left w:val="none" w:sz="0" w:space="0" w:color="auto"/>
            <w:bottom w:val="none" w:sz="0" w:space="0" w:color="auto"/>
            <w:right w:val="none" w:sz="0" w:space="0" w:color="auto"/>
          </w:divBdr>
        </w:div>
        <w:div w:id="921597099">
          <w:marLeft w:val="0"/>
          <w:marRight w:val="0"/>
          <w:marTop w:val="0"/>
          <w:marBottom w:val="0"/>
          <w:divBdr>
            <w:top w:val="none" w:sz="0" w:space="0" w:color="auto"/>
            <w:left w:val="none" w:sz="0" w:space="0" w:color="auto"/>
            <w:bottom w:val="none" w:sz="0" w:space="0" w:color="auto"/>
            <w:right w:val="none" w:sz="0" w:space="0" w:color="auto"/>
          </w:divBdr>
        </w:div>
        <w:div w:id="1957369540">
          <w:marLeft w:val="0"/>
          <w:marRight w:val="0"/>
          <w:marTop w:val="0"/>
          <w:marBottom w:val="0"/>
          <w:divBdr>
            <w:top w:val="none" w:sz="0" w:space="0" w:color="auto"/>
            <w:left w:val="none" w:sz="0" w:space="0" w:color="auto"/>
            <w:bottom w:val="none" w:sz="0" w:space="0" w:color="auto"/>
            <w:right w:val="none" w:sz="0" w:space="0" w:color="auto"/>
          </w:divBdr>
        </w:div>
        <w:div w:id="1669823070">
          <w:marLeft w:val="0"/>
          <w:marRight w:val="0"/>
          <w:marTop w:val="0"/>
          <w:marBottom w:val="0"/>
          <w:divBdr>
            <w:top w:val="none" w:sz="0" w:space="0" w:color="auto"/>
            <w:left w:val="none" w:sz="0" w:space="0" w:color="auto"/>
            <w:bottom w:val="none" w:sz="0" w:space="0" w:color="auto"/>
            <w:right w:val="none" w:sz="0" w:space="0" w:color="auto"/>
          </w:divBdr>
        </w:div>
        <w:div w:id="186984736">
          <w:marLeft w:val="0"/>
          <w:marRight w:val="0"/>
          <w:marTop w:val="0"/>
          <w:marBottom w:val="0"/>
          <w:divBdr>
            <w:top w:val="none" w:sz="0" w:space="0" w:color="auto"/>
            <w:left w:val="none" w:sz="0" w:space="0" w:color="auto"/>
            <w:bottom w:val="none" w:sz="0" w:space="0" w:color="auto"/>
            <w:right w:val="none" w:sz="0" w:space="0" w:color="auto"/>
          </w:divBdr>
        </w:div>
        <w:div w:id="1285846656">
          <w:marLeft w:val="0"/>
          <w:marRight w:val="0"/>
          <w:marTop w:val="0"/>
          <w:marBottom w:val="0"/>
          <w:divBdr>
            <w:top w:val="none" w:sz="0" w:space="0" w:color="auto"/>
            <w:left w:val="none" w:sz="0" w:space="0" w:color="auto"/>
            <w:bottom w:val="none" w:sz="0" w:space="0" w:color="auto"/>
            <w:right w:val="none" w:sz="0" w:space="0" w:color="auto"/>
          </w:divBdr>
        </w:div>
        <w:div w:id="1109591098">
          <w:marLeft w:val="0"/>
          <w:marRight w:val="0"/>
          <w:marTop w:val="0"/>
          <w:marBottom w:val="0"/>
          <w:divBdr>
            <w:top w:val="none" w:sz="0" w:space="0" w:color="auto"/>
            <w:left w:val="none" w:sz="0" w:space="0" w:color="auto"/>
            <w:bottom w:val="none" w:sz="0" w:space="0" w:color="auto"/>
            <w:right w:val="none" w:sz="0" w:space="0" w:color="auto"/>
          </w:divBdr>
        </w:div>
        <w:div w:id="711539559">
          <w:marLeft w:val="0"/>
          <w:marRight w:val="0"/>
          <w:marTop w:val="0"/>
          <w:marBottom w:val="0"/>
          <w:divBdr>
            <w:top w:val="none" w:sz="0" w:space="0" w:color="auto"/>
            <w:left w:val="none" w:sz="0" w:space="0" w:color="auto"/>
            <w:bottom w:val="none" w:sz="0" w:space="0" w:color="auto"/>
            <w:right w:val="none" w:sz="0" w:space="0" w:color="auto"/>
          </w:divBdr>
        </w:div>
        <w:div w:id="1896813962">
          <w:marLeft w:val="0"/>
          <w:marRight w:val="0"/>
          <w:marTop w:val="0"/>
          <w:marBottom w:val="0"/>
          <w:divBdr>
            <w:top w:val="none" w:sz="0" w:space="0" w:color="auto"/>
            <w:left w:val="none" w:sz="0" w:space="0" w:color="auto"/>
            <w:bottom w:val="none" w:sz="0" w:space="0" w:color="auto"/>
            <w:right w:val="none" w:sz="0" w:space="0" w:color="auto"/>
          </w:divBdr>
        </w:div>
        <w:div w:id="1771393023">
          <w:marLeft w:val="0"/>
          <w:marRight w:val="0"/>
          <w:marTop w:val="0"/>
          <w:marBottom w:val="0"/>
          <w:divBdr>
            <w:top w:val="none" w:sz="0" w:space="0" w:color="auto"/>
            <w:left w:val="none" w:sz="0" w:space="0" w:color="auto"/>
            <w:bottom w:val="none" w:sz="0" w:space="0" w:color="auto"/>
            <w:right w:val="none" w:sz="0" w:space="0" w:color="auto"/>
          </w:divBdr>
        </w:div>
        <w:div w:id="2049065144">
          <w:marLeft w:val="0"/>
          <w:marRight w:val="0"/>
          <w:marTop w:val="0"/>
          <w:marBottom w:val="0"/>
          <w:divBdr>
            <w:top w:val="none" w:sz="0" w:space="0" w:color="auto"/>
            <w:left w:val="none" w:sz="0" w:space="0" w:color="auto"/>
            <w:bottom w:val="none" w:sz="0" w:space="0" w:color="auto"/>
            <w:right w:val="none" w:sz="0" w:space="0" w:color="auto"/>
          </w:divBdr>
        </w:div>
        <w:div w:id="2058310564">
          <w:marLeft w:val="0"/>
          <w:marRight w:val="0"/>
          <w:marTop w:val="0"/>
          <w:marBottom w:val="0"/>
          <w:divBdr>
            <w:top w:val="none" w:sz="0" w:space="0" w:color="auto"/>
            <w:left w:val="none" w:sz="0" w:space="0" w:color="auto"/>
            <w:bottom w:val="none" w:sz="0" w:space="0" w:color="auto"/>
            <w:right w:val="none" w:sz="0" w:space="0" w:color="auto"/>
          </w:divBdr>
        </w:div>
        <w:div w:id="1551723293">
          <w:marLeft w:val="0"/>
          <w:marRight w:val="0"/>
          <w:marTop w:val="0"/>
          <w:marBottom w:val="0"/>
          <w:divBdr>
            <w:top w:val="none" w:sz="0" w:space="0" w:color="auto"/>
            <w:left w:val="none" w:sz="0" w:space="0" w:color="auto"/>
            <w:bottom w:val="none" w:sz="0" w:space="0" w:color="auto"/>
            <w:right w:val="none" w:sz="0" w:space="0" w:color="auto"/>
          </w:divBdr>
        </w:div>
        <w:div w:id="1344431743">
          <w:marLeft w:val="0"/>
          <w:marRight w:val="0"/>
          <w:marTop w:val="0"/>
          <w:marBottom w:val="0"/>
          <w:divBdr>
            <w:top w:val="none" w:sz="0" w:space="0" w:color="auto"/>
            <w:left w:val="none" w:sz="0" w:space="0" w:color="auto"/>
            <w:bottom w:val="none" w:sz="0" w:space="0" w:color="auto"/>
            <w:right w:val="none" w:sz="0" w:space="0" w:color="auto"/>
          </w:divBdr>
        </w:div>
        <w:div w:id="1281647905">
          <w:marLeft w:val="0"/>
          <w:marRight w:val="0"/>
          <w:marTop w:val="0"/>
          <w:marBottom w:val="0"/>
          <w:divBdr>
            <w:top w:val="none" w:sz="0" w:space="0" w:color="auto"/>
            <w:left w:val="none" w:sz="0" w:space="0" w:color="auto"/>
            <w:bottom w:val="none" w:sz="0" w:space="0" w:color="auto"/>
            <w:right w:val="none" w:sz="0" w:space="0" w:color="auto"/>
          </w:divBdr>
        </w:div>
        <w:div w:id="1309935592">
          <w:marLeft w:val="0"/>
          <w:marRight w:val="0"/>
          <w:marTop w:val="0"/>
          <w:marBottom w:val="0"/>
          <w:divBdr>
            <w:top w:val="none" w:sz="0" w:space="0" w:color="auto"/>
            <w:left w:val="none" w:sz="0" w:space="0" w:color="auto"/>
            <w:bottom w:val="none" w:sz="0" w:space="0" w:color="auto"/>
            <w:right w:val="none" w:sz="0" w:space="0" w:color="auto"/>
          </w:divBdr>
        </w:div>
        <w:div w:id="1294678774">
          <w:marLeft w:val="0"/>
          <w:marRight w:val="0"/>
          <w:marTop w:val="0"/>
          <w:marBottom w:val="0"/>
          <w:divBdr>
            <w:top w:val="none" w:sz="0" w:space="0" w:color="auto"/>
            <w:left w:val="none" w:sz="0" w:space="0" w:color="auto"/>
            <w:bottom w:val="none" w:sz="0" w:space="0" w:color="auto"/>
            <w:right w:val="none" w:sz="0" w:space="0" w:color="auto"/>
          </w:divBdr>
        </w:div>
        <w:div w:id="92015838">
          <w:marLeft w:val="0"/>
          <w:marRight w:val="0"/>
          <w:marTop w:val="0"/>
          <w:marBottom w:val="0"/>
          <w:divBdr>
            <w:top w:val="none" w:sz="0" w:space="0" w:color="auto"/>
            <w:left w:val="none" w:sz="0" w:space="0" w:color="auto"/>
            <w:bottom w:val="none" w:sz="0" w:space="0" w:color="auto"/>
            <w:right w:val="none" w:sz="0" w:space="0" w:color="auto"/>
          </w:divBdr>
        </w:div>
        <w:div w:id="448401409">
          <w:marLeft w:val="0"/>
          <w:marRight w:val="0"/>
          <w:marTop w:val="0"/>
          <w:marBottom w:val="0"/>
          <w:divBdr>
            <w:top w:val="none" w:sz="0" w:space="0" w:color="auto"/>
            <w:left w:val="none" w:sz="0" w:space="0" w:color="auto"/>
            <w:bottom w:val="none" w:sz="0" w:space="0" w:color="auto"/>
            <w:right w:val="none" w:sz="0" w:space="0" w:color="auto"/>
          </w:divBdr>
        </w:div>
        <w:div w:id="306591230">
          <w:marLeft w:val="0"/>
          <w:marRight w:val="0"/>
          <w:marTop w:val="0"/>
          <w:marBottom w:val="0"/>
          <w:divBdr>
            <w:top w:val="none" w:sz="0" w:space="0" w:color="auto"/>
            <w:left w:val="none" w:sz="0" w:space="0" w:color="auto"/>
            <w:bottom w:val="none" w:sz="0" w:space="0" w:color="auto"/>
            <w:right w:val="none" w:sz="0" w:space="0" w:color="auto"/>
          </w:divBdr>
        </w:div>
        <w:div w:id="1586307334">
          <w:marLeft w:val="0"/>
          <w:marRight w:val="0"/>
          <w:marTop w:val="0"/>
          <w:marBottom w:val="0"/>
          <w:divBdr>
            <w:top w:val="none" w:sz="0" w:space="0" w:color="auto"/>
            <w:left w:val="none" w:sz="0" w:space="0" w:color="auto"/>
            <w:bottom w:val="none" w:sz="0" w:space="0" w:color="auto"/>
            <w:right w:val="none" w:sz="0" w:space="0" w:color="auto"/>
          </w:divBdr>
        </w:div>
        <w:div w:id="2133284546">
          <w:marLeft w:val="0"/>
          <w:marRight w:val="0"/>
          <w:marTop w:val="0"/>
          <w:marBottom w:val="0"/>
          <w:divBdr>
            <w:top w:val="none" w:sz="0" w:space="0" w:color="auto"/>
            <w:left w:val="none" w:sz="0" w:space="0" w:color="auto"/>
            <w:bottom w:val="none" w:sz="0" w:space="0" w:color="auto"/>
            <w:right w:val="none" w:sz="0" w:space="0" w:color="auto"/>
          </w:divBdr>
        </w:div>
        <w:div w:id="2125297756">
          <w:marLeft w:val="0"/>
          <w:marRight w:val="0"/>
          <w:marTop w:val="0"/>
          <w:marBottom w:val="0"/>
          <w:divBdr>
            <w:top w:val="none" w:sz="0" w:space="0" w:color="auto"/>
            <w:left w:val="none" w:sz="0" w:space="0" w:color="auto"/>
            <w:bottom w:val="none" w:sz="0" w:space="0" w:color="auto"/>
            <w:right w:val="none" w:sz="0" w:space="0" w:color="auto"/>
          </w:divBdr>
        </w:div>
        <w:div w:id="342049323">
          <w:marLeft w:val="0"/>
          <w:marRight w:val="0"/>
          <w:marTop w:val="0"/>
          <w:marBottom w:val="0"/>
          <w:divBdr>
            <w:top w:val="none" w:sz="0" w:space="0" w:color="auto"/>
            <w:left w:val="none" w:sz="0" w:space="0" w:color="auto"/>
            <w:bottom w:val="none" w:sz="0" w:space="0" w:color="auto"/>
            <w:right w:val="none" w:sz="0" w:space="0" w:color="auto"/>
          </w:divBdr>
        </w:div>
        <w:div w:id="97869834">
          <w:marLeft w:val="0"/>
          <w:marRight w:val="0"/>
          <w:marTop w:val="0"/>
          <w:marBottom w:val="0"/>
          <w:divBdr>
            <w:top w:val="none" w:sz="0" w:space="0" w:color="auto"/>
            <w:left w:val="none" w:sz="0" w:space="0" w:color="auto"/>
            <w:bottom w:val="none" w:sz="0" w:space="0" w:color="auto"/>
            <w:right w:val="none" w:sz="0" w:space="0" w:color="auto"/>
          </w:divBdr>
        </w:div>
        <w:div w:id="2019307819">
          <w:marLeft w:val="0"/>
          <w:marRight w:val="0"/>
          <w:marTop w:val="0"/>
          <w:marBottom w:val="0"/>
          <w:divBdr>
            <w:top w:val="none" w:sz="0" w:space="0" w:color="auto"/>
            <w:left w:val="none" w:sz="0" w:space="0" w:color="auto"/>
            <w:bottom w:val="none" w:sz="0" w:space="0" w:color="auto"/>
            <w:right w:val="none" w:sz="0" w:space="0" w:color="auto"/>
          </w:divBdr>
        </w:div>
        <w:div w:id="1236862341">
          <w:marLeft w:val="0"/>
          <w:marRight w:val="0"/>
          <w:marTop w:val="0"/>
          <w:marBottom w:val="0"/>
          <w:divBdr>
            <w:top w:val="none" w:sz="0" w:space="0" w:color="auto"/>
            <w:left w:val="none" w:sz="0" w:space="0" w:color="auto"/>
            <w:bottom w:val="none" w:sz="0" w:space="0" w:color="auto"/>
            <w:right w:val="none" w:sz="0" w:space="0" w:color="auto"/>
          </w:divBdr>
        </w:div>
        <w:div w:id="1426225102">
          <w:marLeft w:val="0"/>
          <w:marRight w:val="0"/>
          <w:marTop w:val="0"/>
          <w:marBottom w:val="0"/>
          <w:divBdr>
            <w:top w:val="none" w:sz="0" w:space="0" w:color="auto"/>
            <w:left w:val="none" w:sz="0" w:space="0" w:color="auto"/>
            <w:bottom w:val="none" w:sz="0" w:space="0" w:color="auto"/>
            <w:right w:val="none" w:sz="0" w:space="0" w:color="auto"/>
          </w:divBdr>
        </w:div>
        <w:div w:id="1088428571">
          <w:marLeft w:val="0"/>
          <w:marRight w:val="0"/>
          <w:marTop w:val="0"/>
          <w:marBottom w:val="0"/>
          <w:divBdr>
            <w:top w:val="none" w:sz="0" w:space="0" w:color="auto"/>
            <w:left w:val="none" w:sz="0" w:space="0" w:color="auto"/>
            <w:bottom w:val="none" w:sz="0" w:space="0" w:color="auto"/>
            <w:right w:val="none" w:sz="0" w:space="0" w:color="auto"/>
          </w:divBdr>
        </w:div>
        <w:div w:id="403112096">
          <w:marLeft w:val="0"/>
          <w:marRight w:val="0"/>
          <w:marTop w:val="0"/>
          <w:marBottom w:val="0"/>
          <w:divBdr>
            <w:top w:val="none" w:sz="0" w:space="0" w:color="auto"/>
            <w:left w:val="none" w:sz="0" w:space="0" w:color="auto"/>
            <w:bottom w:val="none" w:sz="0" w:space="0" w:color="auto"/>
            <w:right w:val="none" w:sz="0" w:space="0" w:color="auto"/>
          </w:divBdr>
        </w:div>
        <w:div w:id="2109348193">
          <w:marLeft w:val="0"/>
          <w:marRight w:val="0"/>
          <w:marTop w:val="0"/>
          <w:marBottom w:val="0"/>
          <w:divBdr>
            <w:top w:val="none" w:sz="0" w:space="0" w:color="auto"/>
            <w:left w:val="none" w:sz="0" w:space="0" w:color="auto"/>
            <w:bottom w:val="none" w:sz="0" w:space="0" w:color="auto"/>
            <w:right w:val="none" w:sz="0" w:space="0" w:color="auto"/>
          </w:divBdr>
        </w:div>
        <w:div w:id="780413954">
          <w:marLeft w:val="0"/>
          <w:marRight w:val="0"/>
          <w:marTop w:val="0"/>
          <w:marBottom w:val="0"/>
          <w:divBdr>
            <w:top w:val="none" w:sz="0" w:space="0" w:color="auto"/>
            <w:left w:val="none" w:sz="0" w:space="0" w:color="auto"/>
            <w:bottom w:val="none" w:sz="0" w:space="0" w:color="auto"/>
            <w:right w:val="none" w:sz="0" w:space="0" w:color="auto"/>
          </w:divBdr>
        </w:div>
        <w:div w:id="1547139387">
          <w:marLeft w:val="0"/>
          <w:marRight w:val="0"/>
          <w:marTop w:val="0"/>
          <w:marBottom w:val="0"/>
          <w:divBdr>
            <w:top w:val="none" w:sz="0" w:space="0" w:color="auto"/>
            <w:left w:val="none" w:sz="0" w:space="0" w:color="auto"/>
            <w:bottom w:val="none" w:sz="0" w:space="0" w:color="auto"/>
            <w:right w:val="none" w:sz="0" w:space="0" w:color="auto"/>
          </w:divBdr>
        </w:div>
        <w:div w:id="1923567418">
          <w:marLeft w:val="0"/>
          <w:marRight w:val="0"/>
          <w:marTop w:val="0"/>
          <w:marBottom w:val="0"/>
          <w:divBdr>
            <w:top w:val="none" w:sz="0" w:space="0" w:color="auto"/>
            <w:left w:val="none" w:sz="0" w:space="0" w:color="auto"/>
            <w:bottom w:val="none" w:sz="0" w:space="0" w:color="auto"/>
            <w:right w:val="none" w:sz="0" w:space="0" w:color="auto"/>
          </w:divBdr>
        </w:div>
        <w:div w:id="117378410">
          <w:marLeft w:val="0"/>
          <w:marRight w:val="0"/>
          <w:marTop w:val="0"/>
          <w:marBottom w:val="0"/>
          <w:divBdr>
            <w:top w:val="none" w:sz="0" w:space="0" w:color="auto"/>
            <w:left w:val="none" w:sz="0" w:space="0" w:color="auto"/>
            <w:bottom w:val="none" w:sz="0" w:space="0" w:color="auto"/>
            <w:right w:val="none" w:sz="0" w:space="0" w:color="auto"/>
          </w:divBdr>
        </w:div>
        <w:div w:id="682826509">
          <w:marLeft w:val="0"/>
          <w:marRight w:val="0"/>
          <w:marTop w:val="0"/>
          <w:marBottom w:val="0"/>
          <w:divBdr>
            <w:top w:val="none" w:sz="0" w:space="0" w:color="auto"/>
            <w:left w:val="none" w:sz="0" w:space="0" w:color="auto"/>
            <w:bottom w:val="none" w:sz="0" w:space="0" w:color="auto"/>
            <w:right w:val="none" w:sz="0" w:space="0" w:color="auto"/>
          </w:divBdr>
        </w:div>
        <w:div w:id="1415395303">
          <w:marLeft w:val="0"/>
          <w:marRight w:val="0"/>
          <w:marTop w:val="0"/>
          <w:marBottom w:val="0"/>
          <w:divBdr>
            <w:top w:val="none" w:sz="0" w:space="0" w:color="auto"/>
            <w:left w:val="none" w:sz="0" w:space="0" w:color="auto"/>
            <w:bottom w:val="none" w:sz="0" w:space="0" w:color="auto"/>
            <w:right w:val="none" w:sz="0" w:space="0" w:color="auto"/>
          </w:divBdr>
        </w:div>
        <w:div w:id="603683699">
          <w:marLeft w:val="0"/>
          <w:marRight w:val="0"/>
          <w:marTop w:val="0"/>
          <w:marBottom w:val="0"/>
          <w:divBdr>
            <w:top w:val="none" w:sz="0" w:space="0" w:color="auto"/>
            <w:left w:val="none" w:sz="0" w:space="0" w:color="auto"/>
            <w:bottom w:val="none" w:sz="0" w:space="0" w:color="auto"/>
            <w:right w:val="none" w:sz="0" w:space="0" w:color="auto"/>
          </w:divBdr>
        </w:div>
        <w:div w:id="137767852">
          <w:marLeft w:val="0"/>
          <w:marRight w:val="0"/>
          <w:marTop w:val="0"/>
          <w:marBottom w:val="0"/>
          <w:divBdr>
            <w:top w:val="none" w:sz="0" w:space="0" w:color="auto"/>
            <w:left w:val="none" w:sz="0" w:space="0" w:color="auto"/>
            <w:bottom w:val="none" w:sz="0" w:space="0" w:color="auto"/>
            <w:right w:val="none" w:sz="0" w:space="0" w:color="auto"/>
          </w:divBdr>
        </w:div>
        <w:div w:id="164056266">
          <w:marLeft w:val="0"/>
          <w:marRight w:val="0"/>
          <w:marTop w:val="0"/>
          <w:marBottom w:val="0"/>
          <w:divBdr>
            <w:top w:val="none" w:sz="0" w:space="0" w:color="auto"/>
            <w:left w:val="none" w:sz="0" w:space="0" w:color="auto"/>
            <w:bottom w:val="none" w:sz="0" w:space="0" w:color="auto"/>
            <w:right w:val="none" w:sz="0" w:space="0" w:color="auto"/>
          </w:divBdr>
        </w:div>
        <w:div w:id="91747">
          <w:marLeft w:val="0"/>
          <w:marRight w:val="0"/>
          <w:marTop w:val="0"/>
          <w:marBottom w:val="0"/>
          <w:divBdr>
            <w:top w:val="none" w:sz="0" w:space="0" w:color="auto"/>
            <w:left w:val="none" w:sz="0" w:space="0" w:color="auto"/>
            <w:bottom w:val="none" w:sz="0" w:space="0" w:color="auto"/>
            <w:right w:val="none" w:sz="0" w:space="0" w:color="auto"/>
          </w:divBdr>
        </w:div>
        <w:div w:id="314722300">
          <w:marLeft w:val="0"/>
          <w:marRight w:val="0"/>
          <w:marTop w:val="0"/>
          <w:marBottom w:val="0"/>
          <w:divBdr>
            <w:top w:val="none" w:sz="0" w:space="0" w:color="auto"/>
            <w:left w:val="none" w:sz="0" w:space="0" w:color="auto"/>
            <w:bottom w:val="none" w:sz="0" w:space="0" w:color="auto"/>
            <w:right w:val="none" w:sz="0" w:space="0" w:color="auto"/>
          </w:divBdr>
        </w:div>
        <w:div w:id="454176937">
          <w:marLeft w:val="0"/>
          <w:marRight w:val="0"/>
          <w:marTop w:val="0"/>
          <w:marBottom w:val="0"/>
          <w:divBdr>
            <w:top w:val="none" w:sz="0" w:space="0" w:color="auto"/>
            <w:left w:val="none" w:sz="0" w:space="0" w:color="auto"/>
            <w:bottom w:val="none" w:sz="0" w:space="0" w:color="auto"/>
            <w:right w:val="none" w:sz="0" w:space="0" w:color="auto"/>
          </w:divBdr>
        </w:div>
        <w:div w:id="1382679940">
          <w:marLeft w:val="0"/>
          <w:marRight w:val="0"/>
          <w:marTop w:val="0"/>
          <w:marBottom w:val="0"/>
          <w:divBdr>
            <w:top w:val="none" w:sz="0" w:space="0" w:color="auto"/>
            <w:left w:val="none" w:sz="0" w:space="0" w:color="auto"/>
            <w:bottom w:val="none" w:sz="0" w:space="0" w:color="auto"/>
            <w:right w:val="none" w:sz="0" w:space="0" w:color="auto"/>
          </w:divBdr>
        </w:div>
        <w:div w:id="641423191">
          <w:marLeft w:val="0"/>
          <w:marRight w:val="0"/>
          <w:marTop w:val="0"/>
          <w:marBottom w:val="0"/>
          <w:divBdr>
            <w:top w:val="none" w:sz="0" w:space="0" w:color="auto"/>
            <w:left w:val="none" w:sz="0" w:space="0" w:color="auto"/>
            <w:bottom w:val="none" w:sz="0" w:space="0" w:color="auto"/>
            <w:right w:val="none" w:sz="0" w:space="0" w:color="auto"/>
          </w:divBdr>
        </w:div>
        <w:div w:id="1031956227">
          <w:marLeft w:val="0"/>
          <w:marRight w:val="0"/>
          <w:marTop w:val="0"/>
          <w:marBottom w:val="0"/>
          <w:divBdr>
            <w:top w:val="none" w:sz="0" w:space="0" w:color="auto"/>
            <w:left w:val="none" w:sz="0" w:space="0" w:color="auto"/>
            <w:bottom w:val="none" w:sz="0" w:space="0" w:color="auto"/>
            <w:right w:val="none" w:sz="0" w:space="0" w:color="auto"/>
          </w:divBdr>
        </w:div>
        <w:div w:id="124668201">
          <w:marLeft w:val="0"/>
          <w:marRight w:val="0"/>
          <w:marTop w:val="0"/>
          <w:marBottom w:val="0"/>
          <w:divBdr>
            <w:top w:val="none" w:sz="0" w:space="0" w:color="auto"/>
            <w:left w:val="none" w:sz="0" w:space="0" w:color="auto"/>
            <w:bottom w:val="none" w:sz="0" w:space="0" w:color="auto"/>
            <w:right w:val="none" w:sz="0" w:space="0" w:color="auto"/>
          </w:divBdr>
        </w:div>
        <w:div w:id="1260064150">
          <w:marLeft w:val="0"/>
          <w:marRight w:val="0"/>
          <w:marTop w:val="0"/>
          <w:marBottom w:val="0"/>
          <w:divBdr>
            <w:top w:val="none" w:sz="0" w:space="0" w:color="auto"/>
            <w:left w:val="none" w:sz="0" w:space="0" w:color="auto"/>
            <w:bottom w:val="none" w:sz="0" w:space="0" w:color="auto"/>
            <w:right w:val="none" w:sz="0" w:space="0" w:color="auto"/>
          </w:divBdr>
        </w:div>
        <w:div w:id="1112361922">
          <w:marLeft w:val="0"/>
          <w:marRight w:val="0"/>
          <w:marTop w:val="0"/>
          <w:marBottom w:val="0"/>
          <w:divBdr>
            <w:top w:val="none" w:sz="0" w:space="0" w:color="auto"/>
            <w:left w:val="none" w:sz="0" w:space="0" w:color="auto"/>
            <w:bottom w:val="none" w:sz="0" w:space="0" w:color="auto"/>
            <w:right w:val="none" w:sz="0" w:space="0" w:color="auto"/>
          </w:divBdr>
        </w:div>
        <w:div w:id="2058577538">
          <w:marLeft w:val="0"/>
          <w:marRight w:val="0"/>
          <w:marTop w:val="0"/>
          <w:marBottom w:val="0"/>
          <w:divBdr>
            <w:top w:val="none" w:sz="0" w:space="0" w:color="auto"/>
            <w:left w:val="none" w:sz="0" w:space="0" w:color="auto"/>
            <w:bottom w:val="none" w:sz="0" w:space="0" w:color="auto"/>
            <w:right w:val="none" w:sz="0" w:space="0" w:color="auto"/>
          </w:divBdr>
        </w:div>
        <w:div w:id="752046825">
          <w:marLeft w:val="0"/>
          <w:marRight w:val="0"/>
          <w:marTop w:val="0"/>
          <w:marBottom w:val="0"/>
          <w:divBdr>
            <w:top w:val="none" w:sz="0" w:space="0" w:color="auto"/>
            <w:left w:val="none" w:sz="0" w:space="0" w:color="auto"/>
            <w:bottom w:val="none" w:sz="0" w:space="0" w:color="auto"/>
            <w:right w:val="none" w:sz="0" w:space="0" w:color="auto"/>
          </w:divBdr>
        </w:div>
        <w:div w:id="1221867817">
          <w:marLeft w:val="0"/>
          <w:marRight w:val="0"/>
          <w:marTop w:val="0"/>
          <w:marBottom w:val="0"/>
          <w:divBdr>
            <w:top w:val="none" w:sz="0" w:space="0" w:color="auto"/>
            <w:left w:val="none" w:sz="0" w:space="0" w:color="auto"/>
            <w:bottom w:val="none" w:sz="0" w:space="0" w:color="auto"/>
            <w:right w:val="none" w:sz="0" w:space="0" w:color="auto"/>
          </w:divBdr>
        </w:div>
        <w:div w:id="1610509444">
          <w:marLeft w:val="0"/>
          <w:marRight w:val="0"/>
          <w:marTop w:val="0"/>
          <w:marBottom w:val="0"/>
          <w:divBdr>
            <w:top w:val="none" w:sz="0" w:space="0" w:color="auto"/>
            <w:left w:val="none" w:sz="0" w:space="0" w:color="auto"/>
            <w:bottom w:val="none" w:sz="0" w:space="0" w:color="auto"/>
            <w:right w:val="none" w:sz="0" w:space="0" w:color="auto"/>
          </w:divBdr>
        </w:div>
        <w:div w:id="876433834">
          <w:marLeft w:val="0"/>
          <w:marRight w:val="0"/>
          <w:marTop w:val="0"/>
          <w:marBottom w:val="0"/>
          <w:divBdr>
            <w:top w:val="none" w:sz="0" w:space="0" w:color="auto"/>
            <w:left w:val="none" w:sz="0" w:space="0" w:color="auto"/>
            <w:bottom w:val="none" w:sz="0" w:space="0" w:color="auto"/>
            <w:right w:val="none" w:sz="0" w:space="0" w:color="auto"/>
          </w:divBdr>
        </w:div>
        <w:div w:id="199362169">
          <w:marLeft w:val="0"/>
          <w:marRight w:val="0"/>
          <w:marTop w:val="0"/>
          <w:marBottom w:val="0"/>
          <w:divBdr>
            <w:top w:val="none" w:sz="0" w:space="0" w:color="auto"/>
            <w:left w:val="none" w:sz="0" w:space="0" w:color="auto"/>
            <w:bottom w:val="none" w:sz="0" w:space="0" w:color="auto"/>
            <w:right w:val="none" w:sz="0" w:space="0" w:color="auto"/>
          </w:divBdr>
        </w:div>
        <w:div w:id="1796293641">
          <w:marLeft w:val="0"/>
          <w:marRight w:val="0"/>
          <w:marTop w:val="0"/>
          <w:marBottom w:val="0"/>
          <w:divBdr>
            <w:top w:val="none" w:sz="0" w:space="0" w:color="auto"/>
            <w:left w:val="none" w:sz="0" w:space="0" w:color="auto"/>
            <w:bottom w:val="none" w:sz="0" w:space="0" w:color="auto"/>
            <w:right w:val="none" w:sz="0" w:space="0" w:color="auto"/>
          </w:divBdr>
        </w:div>
        <w:div w:id="719600294">
          <w:marLeft w:val="0"/>
          <w:marRight w:val="0"/>
          <w:marTop w:val="0"/>
          <w:marBottom w:val="0"/>
          <w:divBdr>
            <w:top w:val="none" w:sz="0" w:space="0" w:color="auto"/>
            <w:left w:val="none" w:sz="0" w:space="0" w:color="auto"/>
            <w:bottom w:val="none" w:sz="0" w:space="0" w:color="auto"/>
            <w:right w:val="none" w:sz="0" w:space="0" w:color="auto"/>
          </w:divBdr>
        </w:div>
        <w:div w:id="464586411">
          <w:marLeft w:val="0"/>
          <w:marRight w:val="0"/>
          <w:marTop w:val="0"/>
          <w:marBottom w:val="0"/>
          <w:divBdr>
            <w:top w:val="none" w:sz="0" w:space="0" w:color="auto"/>
            <w:left w:val="none" w:sz="0" w:space="0" w:color="auto"/>
            <w:bottom w:val="none" w:sz="0" w:space="0" w:color="auto"/>
            <w:right w:val="none" w:sz="0" w:space="0" w:color="auto"/>
          </w:divBdr>
        </w:div>
        <w:div w:id="1575243152">
          <w:marLeft w:val="0"/>
          <w:marRight w:val="0"/>
          <w:marTop w:val="0"/>
          <w:marBottom w:val="0"/>
          <w:divBdr>
            <w:top w:val="none" w:sz="0" w:space="0" w:color="auto"/>
            <w:left w:val="none" w:sz="0" w:space="0" w:color="auto"/>
            <w:bottom w:val="none" w:sz="0" w:space="0" w:color="auto"/>
            <w:right w:val="none" w:sz="0" w:space="0" w:color="auto"/>
          </w:divBdr>
        </w:div>
        <w:div w:id="495151433">
          <w:marLeft w:val="0"/>
          <w:marRight w:val="0"/>
          <w:marTop w:val="0"/>
          <w:marBottom w:val="0"/>
          <w:divBdr>
            <w:top w:val="none" w:sz="0" w:space="0" w:color="auto"/>
            <w:left w:val="none" w:sz="0" w:space="0" w:color="auto"/>
            <w:bottom w:val="none" w:sz="0" w:space="0" w:color="auto"/>
            <w:right w:val="none" w:sz="0" w:space="0" w:color="auto"/>
          </w:divBdr>
        </w:div>
        <w:div w:id="701710003">
          <w:marLeft w:val="0"/>
          <w:marRight w:val="0"/>
          <w:marTop w:val="0"/>
          <w:marBottom w:val="0"/>
          <w:divBdr>
            <w:top w:val="none" w:sz="0" w:space="0" w:color="auto"/>
            <w:left w:val="none" w:sz="0" w:space="0" w:color="auto"/>
            <w:bottom w:val="none" w:sz="0" w:space="0" w:color="auto"/>
            <w:right w:val="none" w:sz="0" w:space="0" w:color="auto"/>
          </w:divBdr>
        </w:div>
        <w:div w:id="1765488646">
          <w:marLeft w:val="0"/>
          <w:marRight w:val="0"/>
          <w:marTop w:val="0"/>
          <w:marBottom w:val="0"/>
          <w:divBdr>
            <w:top w:val="none" w:sz="0" w:space="0" w:color="auto"/>
            <w:left w:val="none" w:sz="0" w:space="0" w:color="auto"/>
            <w:bottom w:val="none" w:sz="0" w:space="0" w:color="auto"/>
            <w:right w:val="none" w:sz="0" w:space="0" w:color="auto"/>
          </w:divBdr>
        </w:div>
        <w:div w:id="1328358734">
          <w:marLeft w:val="0"/>
          <w:marRight w:val="0"/>
          <w:marTop w:val="0"/>
          <w:marBottom w:val="0"/>
          <w:divBdr>
            <w:top w:val="none" w:sz="0" w:space="0" w:color="auto"/>
            <w:left w:val="none" w:sz="0" w:space="0" w:color="auto"/>
            <w:bottom w:val="none" w:sz="0" w:space="0" w:color="auto"/>
            <w:right w:val="none" w:sz="0" w:space="0" w:color="auto"/>
          </w:divBdr>
        </w:div>
        <w:div w:id="661928637">
          <w:marLeft w:val="0"/>
          <w:marRight w:val="0"/>
          <w:marTop w:val="0"/>
          <w:marBottom w:val="0"/>
          <w:divBdr>
            <w:top w:val="none" w:sz="0" w:space="0" w:color="auto"/>
            <w:left w:val="none" w:sz="0" w:space="0" w:color="auto"/>
            <w:bottom w:val="none" w:sz="0" w:space="0" w:color="auto"/>
            <w:right w:val="none" w:sz="0" w:space="0" w:color="auto"/>
          </w:divBdr>
        </w:div>
        <w:div w:id="244383894">
          <w:marLeft w:val="0"/>
          <w:marRight w:val="0"/>
          <w:marTop w:val="0"/>
          <w:marBottom w:val="0"/>
          <w:divBdr>
            <w:top w:val="none" w:sz="0" w:space="0" w:color="auto"/>
            <w:left w:val="none" w:sz="0" w:space="0" w:color="auto"/>
            <w:bottom w:val="none" w:sz="0" w:space="0" w:color="auto"/>
            <w:right w:val="none" w:sz="0" w:space="0" w:color="auto"/>
          </w:divBdr>
        </w:div>
        <w:div w:id="16658193">
          <w:marLeft w:val="0"/>
          <w:marRight w:val="0"/>
          <w:marTop w:val="0"/>
          <w:marBottom w:val="0"/>
          <w:divBdr>
            <w:top w:val="none" w:sz="0" w:space="0" w:color="auto"/>
            <w:left w:val="none" w:sz="0" w:space="0" w:color="auto"/>
            <w:bottom w:val="none" w:sz="0" w:space="0" w:color="auto"/>
            <w:right w:val="none" w:sz="0" w:space="0" w:color="auto"/>
          </w:divBdr>
        </w:div>
        <w:div w:id="594552428">
          <w:marLeft w:val="0"/>
          <w:marRight w:val="0"/>
          <w:marTop w:val="0"/>
          <w:marBottom w:val="0"/>
          <w:divBdr>
            <w:top w:val="none" w:sz="0" w:space="0" w:color="auto"/>
            <w:left w:val="none" w:sz="0" w:space="0" w:color="auto"/>
            <w:bottom w:val="none" w:sz="0" w:space="0" w:color="auto"/>
            <w:right w:val="none" w:sz="0" w:space="0" w:color="auto"/>
          </w:divBdr>
        </w:div>
        <w:div w:id="418061181">
          <w:marLeft w:val="0"/>
          <w:marRight w:val="0"/>
          <w:marTop w:val="0"/>
          <w:marBottom w:val="0"/>
          <w:divBdr>
            <w:top w:val="none" w:sz="0" w:space="0" w:color="auto"/>
            <w:left w:val="none" w:sz="0" w:space="0" w:color="auto"/>
            <w:bottom w:val="none" w:sz="0" w:space="0" w:color="auto"/>
            <w:right w:val="none" w:sz="0" w:space="0" w:color="auto"/>
          </w:divBdr>
        </w:div>
        <w:div w:id="577860836">
          <w:marLeft w:val="0"/>
          <w:marRight w:val="0"/>
          <w:marTop w:val="0"/>
          <w:marBottom w:val="0"/>
          <w:divBdr>
            <w:top w:val="none" w:sz="0" w:space="0" w:color="auto"/>
            <w:left w:val="none" w:sz="0" w:space="0" w:color="auto"/>
            <w:bottom w:val="none" w:sz="0" w:space="0" w:color="auto"/>
            <w:right w:val="none" w:sz="0" w:space="0" w:color="auto"/>
          </w:divBdr>
        </w:div>
        <w:div w:id="1769498227">
          <w:marLeft w:val="0"/>
          <w:marRight w:val="0"/>
          <w:marTop w:val="0"/>
          <w:marBottom w:val="0"/>
          <w:divBdr>
            <w:top w:val="none" w:sz="0" w:space="0" w:color="auto"/>
            <w:left w:val="none" w:sz="0" w:space="0" w:color="auto"/>
            <w:bottom w:val="none" w:sz="0" w:space="0" w:color="auto"/>
            <w:right w:val="none" w:sz="0" w:space="0" w:color="auto"/>
          </w:divBdr>
        </w:div>
        <w:div w:id="1758598139">
          <w:marLeft w:val="0"/>
          <w:marRight w:val="0"/>
          <w:marTop w:val="0"/>
          <w:marBottom w:val="0"/>
          <w:divBdr>
            <w:top w:val="none" w:sz="0" w:space="0" w:color="auto"/>
            <w:left w:val="none" w:sz="0" w:space="0" w:color="auto"/>
            <w:bottom w:val="none" w:sz="0" w:space="0" w:color="auto"/>
            <w:right w:val="none" w:sz="0" w:space="0" w:color="auto"/>
          </w:divBdr>
        </w:div>
        <w:div w:id="23599180">
          <w:marLeft w:val="0"/>
          <w:marRight w:val="0"/>
          <w:marTop w:val="0"/>
          <w:marBottom w:val="0"/>
          <w:divBdr>
            <w:top w:val="none" w:sz="0" w:space="0" w:color="auto"/>
            <w:left w:val="none" w:sz="0" w:space="0" w:color="auto"/>
            <w:bottom w:val="none" w:sz="0" w:space="0" w:color="auto"/>
            <w:right w:val="none" w:sz="0" w:space="0" w:color="auto"/>
          </w:divBdr>
        </w:div>
        <w:div w:id="735056407">
          <w:marLeft w:val="0"/>
          <w:marRight w:val="0"/>
          <w:marTop w:val="0"/>
          <w:marBottom w:val="0"/>
          <w:divBdr>
            <w:top w:val="none" w:sz="0" w:space="0" w:color="auto"/>
            <w:left w:val="none" w:sz="0" w:space="0" w:color="auto"/>
            <w:bottom w:val="none" w:sz="0" w:space="0" w:color="auto"/>
            <w:right w:val="none" w:sz="0" w:space="0" w:color="auto"/>
          </w:divBdr>
        </w:div>
        <w:div w:id="2135173968">
          <w:marLeft w:val="0"/>
          <w:marRight w:val="0"/>
          <w:marTop w:val="0"/>
          <w:marBottom w:val="0"/>
          <w:divBdr>
            <w:top w:val="none" w:sz="0" w:space="0" w:color="auto"/>
            <w:left w:val="none" w:sz="0" w:space="0" w:color="auto"/>
            <w:bottom w:val="none" w:sz="0" w:space="0" w:color="auto"/>
            <w:right w:val="none" w:sz="0" w:space="0" w:color="auto"/>
          </w:divBdr>
        </w:div>
        <w:div w:id="909731011">
          <w:marLeft w:val="0"/>
          <w:marRight w:val="0"/>
          <w:marTop w:val="0"/>
          <w:marBottom w:val="0"/>
          <w:divBdr>
            <w:top w:val="none" w:sz="0" w:space="0" w:color="auto"/>
            <w:left w:val="none" w:sz="0" w:space="0" w:color="auto"/>
            <w:bottom w:val="none" w:sz="0" w:space="0" w:color="auto"/>
            <w:right w:val="none" w:sz="0" w:space="0" w:color="auto"/>
          </w:divBdr>
        </w:div>
        <w:div w:id="1090662857">
          <w:marLeft w:val="0"/>
          <w:marRight w:val="0"/>
          <w:marTop w:val="0"/>
          <w:marBottom w:val="0"/>
          <w:divBdr>
            <w:top w:val="none" w:sz="0" w:space="0" w:color="auto"/>
            <w:left w:val="none" w:sz="0" w:space="0" w:color="auto"/>
            <w:bottom w:val="none" w:sz="0" w:space="0" w:color="auto"/>
            <w:right w:val="none" w:sz="0" w:space="0" w:color="auto"/>
          </w:divBdr>
        </w:div>
        <w:div w:id="239605709">
          <w:marLeft w:val="0"/>
          <w:marRight w:val="0"/>
          <w:marTop w:val="0"/>
          <w:marBottom w:val="0"/>
          <w:divBdr>
            <w:top w:val="none" w:sz="0" w:space="0" w:color="auto"/>
            <w:left w:val="none" w:sz="0" w:space="0" w:color="auto"/>
            <w:bottom w:val="none" w:sz="0" w:space="0" w:color="auto"/>
            <w:right w:val="none" w:sz="0" w:space="0" w:color="auto"/>
          </w:divBdr>
        </w:div>
        <w:div w:id="548229412">
          <w:marLeft w:val="0"/>
          <w:marRight w:val="0"/>
          <w:marTop w:val="0"/>
          <w:marBottom w:val="0"/>
          <w:divBdr>
            <w:top w:val="none" w:sz="0" w:space="0" w:color="auto"/>
            <w:left w:val="none" w:sz="0" w:space="0" w:color="auto"/>
            <w:bottom w:val="none" w:sz="0" w:space="0" w:color="auto"/>
            <w:right w:val="none" w:sz="0" w:space="0" w:color="auto"/>
          </w:divBdr>
        </w:div>
        <w:div w:id="1612544643">
          <w:marLeft w:val="0"/>
          <w:marRight w:val="0"/>
          <w:marTop w:val="0"/>
          <w:marBottom w:val="0"/>
          <w:divBdr>
            <w:top w:val="none" w:sz="0" w:space="0" w:color="auto"/>
            <w:left w:val="none" w:sz="0" w:space="0" w:color="auto"/>
            <w:bottom w:val="none" w:sz="0" w:space="0" w:color="auto"/>
            <w:right w:val="none" w:sz="0" w:space="0" w:color="auto"/>
          </w:divBdr>
        </w:div>
        <w:div w:id="810562908">
          <w:marLeft w:val="0"/>
          <w:marRight w:val="0"/>
          <w:marTop w:val="0"/>
          <w:marBottom w:val="0"/>
          <w:divBdr>
            <w:top w:val="none" w:sz="0" w:space="0" w:color="auto"/>
            <w:left w:val="none" w:sz="0" w:space="0" w:color="auto"/>
            <w:bottom w:val="none" w:sz="0" w:space="0" w:color="auto"/>
            <w:right w:val="none" w:sz="0" w:space="0" w:color="auto"/>
          </w:divBdr>
        </w:div>
        <w:div w:id="788166428">
          <w:marLeft w:val="0"/>
          <w:marRight w:val="0"/>
          <w:marTop w:val="0"/>
          <w:marBottom w:val="0"/>
          <w:divBdr>
            <w:top w:val="none" w:sz="0" w:space="0" w:color="auto"/>
            <w:left w:val="none" w:sz="0" w:space="0" w:color="auto"/>
            <w:bottom w:val="none" w:sz="0" w:space="0" w:color="auto"/>
            <w:right w:val="none" w:sz="0" w:space="0" w:color="auto"/>
          </w:divBdr>
        </w:div>
        <w:div w:id="148248972">
          <w:marLeft w:val="0"/>
          <w:marRight w:val="0"/>
          <w:marTop w:val="0"/>
          <w:marBottom w:val="0"/>
          <w:divBdr>
            <w:top w:val="none" w:sz="0" w:space="0" w:color="auto"/>
            <w:left w:val="none" w:sz="0" w:space="0" w:color="auto"/>
            <w:bottom w:val="none" w:sz="0" w:space="0" w:color="auto"/>
            <w:right w:val="none" w:sz="0" w:space="0" w:color="auto"/>
          </w:divBdr>
        </w:div>
        <w:div w:id="747768664">
          <w:marLeft w:val="0"/>
          <w:marRight w:val="0"/>
          <w:marTop w:val="0"/>
          <w:marBottom w:val="0"/>
          <w:divBdr>
            <w:top w:val="none" w:sz="0" w:space="0" w:color="auto"/>
            <w:left w:val="none" w:sz="0" w:space="0" w:color="auto"/>
            <w:bottom w:val="none" w:sz="0" w:space="0" w:color="auto"/>
            <w:right w:val="none" w:sz="0" w:space="0" w:color="auto"/>
          </w:divBdr>
        </w:div>
        <w:div w:id="806583024">
          <w:marLeft w:val="0"/>
          <w:marRight w:val="0"/>
          <w:marTop w:val="0"/>
          <w:marBottom w:val="0"/>
          <w:divBdr>
            <w:top w:val="none" w:sz="0" w:space="0" w:color="auto"/>
            <w:left w:val="none" w:sz="0" w:space="0" w:color="auto"/>
            <w:bottom w:val="none" w:sz="0" w:space="0" w:color="auto"/>
            <w:right w:val="none" w:sz="0" w:space="0" w:color="auto"/>
          </w:divBdr>
        </w:div>
        <w:div w:id="2012901892">
          <w:marLeft w:val="0"/>
          <w:marRight w:val="0"/>
          <w:marTop w:val="0"/>
          <w:marBottom w:val="0"/>
          <w:divBdr>
            <w:top w:val="none" w:sz="0" w:space="0" w:color="auto"/>
            <w:left w:val="none" w:sz="0" w:space="0" w:color="auto"/>
            <w:bottom w:val="none" w:sz="0" w:space="0" w:color="auto"/>
            <w:right w:val="none" w:sz="0" w:space="0" w:color="auto"/>
          </w:divBdr>
        </w:div>
        <w:div w:id="584455998">
          <w:marLeft w:val="0"/>
          <w:marRight w:val="0"/>
          <w:marTop w:val="0"/>
          <w:marBottom w:val="0"/>
          <w:divBdr>
            <w:top w:val="none" w:sz="0" w:space="0" w:color="auto"/>
            <w:left w:val="none" w:sz="0" w:space="0" w:color="auto"/>
            <w:bottom w:val="none" w:sz="0" w:space="0" w:color="auto"/>
            <w:right w:val="none" w:sz="0" w:space="0" w:color="auto"/>
          </w:divBdr>
        </w:div>
        <w:div w:id="918759202">
          <w:marLeft w:val="0"/>
          <w:marRight w:val="0"/>
          <w:marTop w:val="0"/>
          <w:marBottom w:val="0"/>
          <w:divBdr>
            <w:top w:val="none" w:sz="0" w:space="0" w:color="auto"/>
            <w:left w:val="none" w:sz="0" w:space="0" w:color="auto"/>
            <w:bottom w:val="none" w:sz="0" w:space="0" w:color="auto"/>
            <w:right w:val="none" w:sz="0" w:space="0" w:color="auto"/>
          </w:divBdr>
        </w:div>
        <w:div w:id="1611205845">
          <w:marLeft w:val="0"/>
          <w:marRight w:val="0"/>
          <w:marTop w:val="0"/>
          <w:marBottom w:val="0"/>
          <w:divBdr>
            <w:top w:val="none" w:sz="0" w:space="0" w:color="auto"/>
            <w:left w:val="none" w:sz="0" w:space="0" w:color="auto"/>
            <w:bottom w:val="none" w:sz="0" w:space="0" w:color="auto"/>
            <w:right w:val="none" w:sz="0" w:space="0" w:color="auto"/>
          </w:divBdr>
        </w:div>
        <w:div w:id="1316228650">
          <w:marLeft w:val="0"/>
          <w:marRight w:val="0"/>
          <w:marTop w:val="0"/>
          <w:marBottom w:val="0"/>
          <w:divBdr>
            <w:top w:val="none" w:sz="0" w:space="0" w:color="auto"/>
            <w:left w:val="none" w:sz="0" w:space="0" w:color="auto"/>
            <w:bottom w:val="none" w:sz="0" w:space="0" w:color="auto"/>
            <w:right w:val="none" w:sz="0" w:space="0" w:color="auto"/>
          </w:divBdr>
        </w:div>
        <w:div w:id="1650938271">
          <w:marLeft w:val="0"/>
          <w:marRight w:val="0"/>
          <w:marTop w:val="0"/>
          <w:marBottom w:val="0"/>
          <w:divBdr>
            <w:top w:val="none" w:sz="0" w:space="0" w:color="auto"/>
            <w:left w:val="none" w:sz="0" w:space="0" w:color="auto"/>
            <w:bottom w:val="none" w:sz="0" w:space="0" w:color="auto"/>
            <w:right w:val="none" w:sz="0" w:space="0" w:color="auto"/>
          </w:divBdr>
        </w:div>
        <w:div w:id="1384208064">
          <w:marLeft w:val="0"/>
          <w:marRight w:val="0"/>
          <w:marTop w:val="0"/>
          <w:marBottom w:val="0"/>
          <w:divBdr>
            <w:top w:val="none" w:sz="0" w:space="0" w:color="auto"/>
            <w:left w:val="none" w:sz="0" w:space="0" w:color="auto"/>
            <w:bottom w:val="none" w:sz="0" w:space="0" w:color="auto"/>
            <w:right w:val="none" w:sz="0" w:space="0" w:color="auto"/>
          </w:divBdr>
        </w:div>
        <w:div w:id="830367133">
          <w:marLeft w:val="0"/>
          <w:marRight w:val="0"/>
          <w:marTop w:val="0"/>
          <w:marBottom w:val="0"/>
          <w:divBdr>
            <w:top w:val="none" w:sz="0" w:space="0" w:color="auto"/>
            <w:left w:val="none" w:sz="0" w:space="0" w:color="auto"/>
            <w:bottom w:val="none" w:sz="0" w:space="0" w:color="auto"/>
            <w:right w:val="none" w:sz="0" w:space="0" w:color="auto"/>
          </w:divBdr>
        </w:div>
        <w:div w:id="1619142480">
          <w:marLeft w:val="0"/>
          <w:marRight w:val="0"/>
          <w:marTop w:val="0"/>
          <w:marBottom w:val="0"/>
          <w:divBdr>
            <w:top w:val="none" w:sz="0" w:space="0" w:color="auto"/>
            <w:left w:val="none" w:sz="0" w:space="0" w:color="auto"/>
            <w:bottom w:val="none" w:sz="0" w:space="0" w:color="auto"/>
            <w:right w:val="none" w:sz="0" w:space="0" w:color="auto"/>
          </w:divBdr>
        </w:div>
        <w:div w:id="811826988">
          <w:marLeft w:val="0"/>
          <w:marRight w:val="0"/>
          <w:marTop w:val="0"/>
          <w:marBottom w:val="0"/>
          <w:divBdr>
            <w:top w:val="none" w:sz="0" w:space="0" w:color="auto"/>
            <w:left w:val="none" w:sz="0" w:space="0" w:color="auto"/>
            <w:bottom w:val="none" w:sz="0" w:space="0" w:color="auto"/>
            <w:right w:val="none" w:sz="0" w:space="0" w:color="auto"/>
          </w:divBdr>
        </w:div>
        <w:div w:id="1477261596">
          <w:marLeft w:val="0"/>
          <w:marRight w:val="0"/>
          <w:marTop w:val="0"/>
          <w:marBottom w:val="0"/>
          <w:divBdr>
            <w:top w:val="none" w:sz="0" w:space="0" w:color="auto"/>
            <w:left w:val="none" w:sz="0" w:space="0" w:color="auto"/>
            <w:bottom w:val="none" w:sz="0" w:space="0" w:color="auto"/>
            <w:right w:val="none" w:sz="0" w:space="0" w:color="auto"/>
          </w:divBdr>
        </w:div>
        <w:div w:id="2065761531">
          <w:marLeft w:val="0"/>
          <w:marRight w:val="0"/>
          <w:marTop w:val="0"/>
          <w:marBottom w:val="0"/>
          <w:divBdr>
            <w:top w:val="none" w:sz="0" w:space="0" w:color="auto"/>
            <w:left w:val="none" w:sz="0" w:space="0" w:color="auto"/>
            <w:bottom w:val="none" w:sz="0" w:space="0" w:color="auto"/>
            <w:right w:val="none" w:sz="0" w:space="0" w:color="auto"/>
          </w:divBdr>
        </w:div>
        <w:div w:id="332612909">
          <w:marLeft w:val="0"/>
          <w:marRight w:val="0"/>
          <w:marTop w:val="0"/>
          <w:marBottom w:val="0"/>
          <w:divBdr>
            <w:top w:val="none" w:sz="0" w:space="0" w:color="auto"/>
            <w:left w:val="none" w:sz="0" w:space="0" w:color="auto"/>
            <w:bottom w:val="none" w:sz="0" w:space="0" w:color="auto"/>
            <w:right w:val="none" w:sz="0" w:space="0" w:color="auto"/>
          </w:divBdr>
        </w:div>
        <w:div w:id="1763598980">
          <w:marLeft w:val="0"/>
          <w:marRight w:val="0"/>
          <w:marTop w:val="0"/>
          <w:marBottom w:val="0"/>
          <w:divBdr>
            <w:top w:val="none" w:sz="0" w:space="0" w:color="auto"/>
            <w:left w:val="none" w:sz="0" w:space="0" w:color="auto"/>
            <w:bottom w:val="none" w:sz="0" w:space="0" w:color="auto"/>
            <w:right w:val="none" w:sz="0" w:space="0" w:color="auto"/>
          </w:divBdr>
        </w:div>
        <w:div w:id="39288254">
          <w:marLeft w:val="0"/>
          <w:marRight w:val="0"/>
          <w:marTop w:val="0"/>
          <w:marBottom w:val="0"/>
          <w:divBdr>
            <w:top w:val="none" w:sz="0" w:space="0" w:color="auto"/>
            <w:left w:val="none" w:sz="0" w:space="0" w:color="auto"/>
            <w:bottom w:val="none" w:sz="0" w:space="0" w:color="auto"/>
            <w:right w:val="none" w:sz="0" w:space="0" w:color="auto"/>
          </w:divBdr>
        </w:div>
        <w:div w:id="114829952">
          <w:marLeft w:val="0"/>
          <w:marRight w:val="0"/>
          <w:marTop w:val="0"/>
          <w:marBottom w:val="0"/>
          <w:divBdr>
            <w:top w:val="none" w:sz="0" w:space="0" w:color="auto"/>
            <w:left w:val="none" w:sz="0" w:space="0" w:color="auto"/>
            <w:bottom w:val="none" w:sz="0" w:space="0" w:color="auto"/>
            <w:right w:val="none" w:sz="0" w:space="0" w:color="auto"/>
          </w:divBdr>
        </w:div>
        <w:div w:id="1925724387">
          <w:marLeft w:val="0"/>
          <w:marRight w:val="0"/>
          <w:marTop w:val="0"/>
          <w:marBottom w:val="0"/>
          <w:divBdr>
            <w:top w:val="none" w:sz="0" w:space="0" w:color="auto"/>
            <w:left w:val="none" w:sz="0" w:space="0" w:color="auto"/>
            <w:bottom w:val="none" w:sz="0" w:space="0" w:color="auto"/>
            <w:right w:val="none" w:sz="0" w:space="0" w:color="auto"/>
          </w:divBdr>
        </w:div>
        <w:div w:id="1916013150">
          <w:marLeft w:val="0"/>
          <w:marRight w:val="0"/>
          <w:marTop w:val="0"/>
          <w:marBottom w:val="0"/>
          <w:divBdr>
            <w:top w:val="none" w:sz="0" w:space="0" w:color="auto"/>
            <w:left w:val="none" w:sz="0" w:space="0" w:color="auto"/>
            <w:bottom w:val="none" w:sz="0" w:space="0" w:color="auto"/>
            <w:right w:val="none" w:sz="0" w:space="0" w:color="auto"/>
          </w:divBdr>
        </w:div>
        <w:div w:id="969744946">
          <w:marLeft w:val="0"/>
          <w:marRight w:val="0"/>
          <w:marTop w:val="0"/>
          <w:marBottom w:val="0"/>
          <w:divBdr>
            <w:top w:val="none" w:sz="0" w:space="0" w:color="auto"/>
            <w:left w:val="none" w:sz="0" w:space="0" w:color="auto"/>
            <w:bottom w:val="none" w:sz="0" w:space="0" w:color="auto"/>
            <w:right w:val="none" w:sz="0" w:space="0" w:color="auto"/>
          </w:divBdr>
        </w:div>
        <w:div w:id="1533574136">
          <w:marLeft w:val="0"/>
          <w:marRight w:val="0"/>
          <w:marTop w:val="0"/>
          <w:marBottom w:val="0"/>
          <w:divBdr>
            <w:top w:val="none" w:sz="0" w:space="0" w:color="auto"/>
            <w:left w:val="none" w:sz="0" w:space="0" w:color="auto"/>
            <w:bottom w:val="none" w:sz="0" w:space="0" w:color="auto"/>
            <w:right w:val="none" w:sz="0" w:space="0" w:color="auto"/>
          </w:divBdr>
        </w:div>
        <w:div w:id="2012026952">
          <w:marLeft w:val="0"/>
          <w:marRight w:val="0"/>
          <w:marTop w:val="0"/>
          <w:marBottom w:val="0"/>
          <w:divBdr>
            <w:top w:val="none" w:sz="0" w:space="0" w:color="auto"/>
            <w:left w:val="none" w:sz="0" w:space="0" w:color="auto"/>
            <w:bottom w:val="none" w:sz="0" w:space="0" w:color="auto"/>
            <w:right w:val="none" w:sz="0" w:space="0" w:color="auto"/>
          </w:divBdr>
        </w:div>
        <w:div w:id="524943847">
          <w:marLeft w:val="0"/>
          <w:marRight w:val="0"/>
          <w:marTop w:val="0"/>
          <w:marBottom w:val="0"/>
          <w:divBdr>
            <w:top w:val="none" w:sz="0" w:space="0" w:color="auto"/>
            <w:left w:val="none" w:sz="0" w:space="0" w:color="auto"/>
            <w:bottom w:val="none" w:sz="0" w:space="0" w:color="auto"/>
            <w:right w:val="none" w:sz="0" w:space="0" w:color="auto"/>
          </w:divBdr>
        </w:div>
        <w:div w:id="1920020188">
          <w:marLeft w:val="0"/>
          <w:marRight w:val="0"/>
          <w:marTop w:val="0"/>
          <w:marBottom w:val="0"/>
          <w:divBdr>
            <w:top w:val="none" w:sz="0" w:space="0" w:color="auto"/>
            <w:left w:val="none" w:sz="0" w:space="0" w:color="auto"/>
            <w:bottom w:val="none" w:sz="0" w:space="0" w:color="auto"/>
            <w:right w:val="none" w:sz="0" w:space="0" w:color="auto"/>
          </w:divBdr>
        </w:div>
        <w:div w:id="996885375">
          <w:marLeft w:val="0"/>
          <w:marRight w:val="0"/>
          <w:marTop w:val="0"/>
          <w:marBottom w:val="0"/>
          <w:divBdr>
            <w:top w:val="none" w:sz="0" w:space="0" w:color="auto"/>
            <w:left w:val="none" w:sz="0" w:space="0" w:color="auto"/>
            <w:bottom w:val="none" w:sz="0" w:space="0" w:color="auto"/>
            <w:right w:val="none" w:sz="0" w:space="0" w:color="auto"/>
          </w:divBdr>
        </w:div>
        <w:div w:id="1812595135">
          <w:marLeft w:val="0"/>
          <w:marRight w:val="0"/>
          <w:marTop w:val="0"/>
          <w:marBottom w:val="0"/>
          <w:divBdr>
            <w:top w:val="none" w:sz="0" w:space="0" w:color="auto"/>
            <w:left w:val="none" w:sz="0" w:space="0" w:color="auto"/>
            <w:bottom w:val="none" w:sz="0" w:space="0" w:color="auto"/>
            <w:right w:val="none" w:sz="0" w:space="0" w:color="auto"/>
          </w:divBdr>
        </w:div>
        <w:div w:id="380637669">
          <w:marLeft w:val="0"/>
          <w:marRight w:val="0"/>
          <w:marTop w:val="0"/>
          <w:marBottom w:val="0"/>
          <w:divBdr>
            <w:top w:val="none" w:sz="0" w:space="0" w:color="auto"/>
            <w:left w:val="none" w:sz="0" w:space="0" w:color="auto"/>
            <w:bottom w:val="none" w:sz="0" w:space="0" w:color="auto"/>
            <w:right w:val="none" w:sz="0" w:space="0" w:color="auto"/>
          </w:divBdr>
        </w:div>
        <w:div w:id="26688815">
          <w:marLeft w:val="0"/>
          <w:marRight w:val="0"/>
          <w:marTop w:val="0"/>
          <w:marBottom w:val="0"/>
          <w:divBdr>
            <w:top w:val="none" w:sz="0" w:space="0" w:color="auto"/>
            <w:left w:val="none" w:sz="0" w:space="0" w:color="auto"/>
            <w:bottom w:val="none" w:sz="0" w:space="0" w:color="auto"/>
            <w:right w:val="none" w:sz="0" w:space="0" w:color="auto"/>
          </w:divBdr>
        </w:div>
        <w:div w:id="1171331413">
          <w:marLeft w:val="0"/>
          <w:marRight w:val="0"/>
          <w:marTop w:val="0"/>
          <w:marBottom w:val="0"/>
          <w:divBdr>
            <w:top w:val="none" w:sz="0" w:space="0" w:color="auto"/>
            <w:left w:val="none" w:sz="0" w:space="0" w:color="auto"/>
            <w:bottom w:val="none" w:sz="0" w:space="0" w:color="auto"/>
            <w:right w:val="none" w:sz="0" w:space="0" w:color="auto"/>
          </w:divBdr>
        </w:div>
        <w:div w:id="1891064553">
          <w:marLeft w:val="0"/>
          <w:marRight w:val="0"/>
          <w:marTop w:val="0"/>
          <w:marBottom w:val="0"/>
          <w:divBdr>
            <w:top w:val="none" w:sz="0" w:space="0" w:color="auto"/>
            <w:left w:val="none" w:sz="0" w:space="0" w:color="auto"/>
            <w:bottom w:val="none" w:sz="0" w:space="0" w:color="auto"/>
            <w:right w:val="none" w:sz="0" w:space="0" w:color="auto"/>
          </w:divBdr>
        </w:div>
        <w:div w:id="1115638214">
          <w:marLeft w:val="0"/>
          <w:marRight w:val="0"/>
          <w:marTop w:val="0"/>
          <w:marBottom w:val="0"/>
          <w:divBdr>
            <w:top w:val="none" w:sz="0" w:space="0" w:color="auto"/>
            <w:left w:val="none" w:sz="0" w:space="0" w:color="auto"/>
            <w:bottom w:val="none" w:sz="0" w:space="0" w:color="auto"/>
            <w:right w:val="none" w:sz="0" w:space="0" w:color="auto"/>
          </w:divBdr>
        </w:div>
        <w:div w:id="1100873742">
          <w:marLeft w:val="0"/>
          <w:marRight w:val="0"/>
          <w:marTop w:val="0"/>
          <w:marBottom w:val="0"/>
          <w:divBdr>
            <w:top w:val="none" w:sz="0" w:space="0" w:color="auto"/>
            <w:left w:val="none" w:sz="0" w:space="0" w:color="auto"/>
            <w:bottom w:val="none" w:sz="0" w:space="0" w:color="auto"/>
            <w:right w:val="none" w:sz="0" w:space="0" w:color="auto"/>
          </w:divBdr>
        </w:div>
        <w:div w:id="701831516">
          <w:marLeft w:val="0"/>
          <w:marRight w:val="0"/>
          <w:marTop w:val="0"/>
          <w:marBottom w:val="0"/>
          <w:divBdr>
            <w:top w:val="none" w:sz="0" w:space="0" w:color="auto"/>
            <w:left w:val="none" w:sz="0" w:space="0" w:color="auto"/>
            <w:bottom w:val="none" w:sz="0" w:space="0" w:color="auto"/>
            <w:right w:val="none" w:sz="0" w:space="0" w:color="auto"/>
          </w:divBdr>
        </w:div>
        <w:div w:id="1859080314">
          <w:marLeft w:val="0"/>
          <w:marRight w:val="0"/>
          <w:marTop w:val="0"/>
          <w:marBottom w:val="0"/>
          <w:divBdr>
            <w:top w:val="none" w:sz="0" w:space="0" w:color="auto"/>
            <w:left w:val="none" w:sz="0" w:space="0" w:color="auto"/>
            <w:bottom w:val="none" w:sz="0" w:space="0" w:color="auto"/>
            <w:right w:val="none" w:sz="0" w:space="0" w:color="auto"/>
          </w:divBdr>
        </w:div>
        <w:div w:id="1910074125">
          <w:marLeft w:val="0"/>
          <w:marRight w:val="0"/>
          <w:marTop w:val="0"/>
          <w:marBottom w:val="0"/>
          <w:divBdr>
            <w:top w:val="none" w:sz="0" w:space="0" w:color="auto"/>
            <w:left w:val="none" w:sz="0" w:space="0" w:color="auto"/>
            <w:bottom w:val="none" w:sz="0" w:space="0" w:color="auto"/>
            <w:right w:val="none" w:sz="0" w:space="0" w:color="auto"/>
          </w:divBdr>
        </w:div>
        <w:div w:id="2117021403">
          <w:marLeft w:val="0"/>
          <w:marRight w:val="0"/>
          <w:marTop w:val="0"/>
          <w:marBottom w:val="0"/>
          <w:divBdr>
            <w:top w:val="none" w:sz="0" w:space="0" w:color="auto"/>
            <w:left w:val="none" w:sz="0" w:space="0" w:color="auto"/>
            <w:bottom w:val="none" w:sz="0" w:space="0" w:color="auto"/>
            <w:right w:val="none" w:sz="0" w:space="0" w:color="auto"/>
          </w:divBdr>
        </w:div>
        <w:div w:id="483939159">
          <w:marLeft w:val="0"/>
          <w:marRight w:val="0"/>
          <w:marTop w:val="0"/>
          <w:marBottom w:val="0"/>
          <w:divBdr>
            <w:top w:val="none" w:sz="0" w:space="0" w:color="auto"/>
            <w:left w:val="none" w:sz="0" w:space="0" w:color="auto"/>
            <w:bottom w:val="none" w:sz="0" w:space="0" w:color="auto"/>
            <w:right w:val="none" w:sz="0" w:space="0" w:color="auto"/>
          </w:divBdr>
        </w:div>
        <w:div w:id="1346786014">
          <w:marLeft w:val="0"/>
          <w:marRight w:val="0"/>
          <w:marTop w:val="0"/>
          <w:marBottom w:val="0"/>
          <w:divBdr>
            <w:top w:val="none" w:sz="0" w:space="0" w:color="auto"/>
            <w:left w:val="none" w:sz="0" w:space="0" w:color="auto"/>
            <w:bottom w:val="none" w:sz="0" w:space="0" w:color="auto"/>
            <w:right w:val="none" w:sz="0" w:space="0" w:color="auto"/>
          </w:divBdr>
        </w:div>
        <w:div w:id="911543974">
          <w:marLeft w:val="0"/>
          <w:marRight w:val="0"/>
          <w:marTop w:val="0"/>
          <w:marBottom w:val="0"/>
          <w:divBdr>
            <w:top w:val="none" w:sz="0" w:space="0" w:color="auto"/>
            <w:left w:val="none" w:sz="0" w:space="0" w:color="auto"/>
            <w:bottom w:val="none" w:sz="0" w:space="0" w:color="auto"/>
            <w:right w:val="none" w:sz="0" w:space="0" w:color="auto"/>
          </w:divBdr>
        </w:div>
        <w:div w:id="1879969735">
          <w:marLeft w:val="0"/>
          <w:marRight w:val="0"/>
          <w:marTop w:val="0"/>
          <w:marBottom w:val="0"/>
          <w:divBdr>
            <w:top w:val="none" w:sz="0" w:space="0" w:color="auto"/>
            <w:left w:val="none" w:sz="0" w:space="0" w:color="auto"/>
            <w:bottom w:val="none" w:sz="0" w:space="0" w:color="auto"/>
            <w:right w:val="none" w:sz="0" w:space="0" w:color="auto"/>
          </w:divBdr>
        </w:div>
        <w:div w:id="1622422479">
          <w:marLeft w:val="0"/>
          <w:marRight w:val="0"/>
          <w:marTop w:val="0"/>
          <w:marBottom w:val="0"/>
          <w:divBdr>
            <w:top w:val="none" w:sz="0" w:space="0" w:color="auto"/>
            <w:left w:val="none" w:sz="0" w:space="0" w:color="auto"/>
            <w:bottom w:val="none" w:sz="0" w:space="0" w:color="auto"/>
            <w:right w:val="none" w:sz="0" w:space="0" w:color="auto"/>
          </w:divBdr>
        </w:div>
        <w:div w:id="639387901">
          <w:marLeft w:val="0"/>
          <w:marRight w:val="0"/>
          <w:marTop w:val="0"/>
          <w:marBottom w:val="0"/>
          <w:divBdr>
            <w:top w:val="none" w:sz="0" w:space="0" w:color="auto"/>
            <w:left w:val="none" w:sz="0" w:space="0" w:color="auto"/>
            <w:bottom w:val="none" w:sz="0" w:space="0" w:color="auto"/>
            <w:right w:val="none" w:sz="0" w:space="0" w:color="auto"/>
          </w:divBdr>
        </w:div>
        <w:div w:id="943803451">
          <w:marLeft w:val="0"/>
          <w:marRight w:val="0"/>
          <w:marTop w:val="0"/>
          <w:marBottom w:val="0"/>
          <w:divBdr>
            <w:top w:val="none" w:sz="0" w:space="0" w:color="auto"/>
            <w:left w:val="none" w:sz="0" w:space="0" w:color="auto"/>
            <w:bottom w:val="none" w:sz="0" w:space="0" w:color="auto"/>
            <w:right w:val="none" w:sz="0" w:space="0" w:color="auto"/>
          </w:divBdr>
        </w:div>
        <w:div w:id="256016284">
          <w:marLeft w:val="0"/>
          <w:marRight w:val="0"/>
          <w:marTop w:val="0"/>
          <w:marBottom w:val="0"/>
          <w:divBdr>
            <w:top w:val="none" w:sz="0" w:space="0" w:color="auto"/>
            <w:left w:val="none" w:sz="0" w:space="0" w:color="auto"/>
            <w:bottom w:val="none" w:sz="0" w:space="0" w:color="auto"/>
            <w:right w:val="none" w:sz="0" w:space="0" w:color="auto"/>
          </w:divBdr>
        </w:div>
        <w:div w:id="840202082">
          <w:marLeft w:val="0"/>
          <w:marRight w:val="0"/>
          <w:marTop w:val="0"/>
          <w:marBottom w:val="0"/>
          <w:divBdr>
            <w:top w:val="none" w:sz="0" w:space="0" w:color="auto"/>
            <w:left w:val="none" w:sz="0" w:space="0" w:color="auto"/>
            <w:bottom w:val="none" w:sz="0" w:space="0" w:color="auto"/>
            <w:right w:val="none" w:sz="0" w:space="0" w:color="auto"/>
          </w:divBdr>
        </w:div>
        <w:div w:id="100532863">
          <w:marLeft w:val="0"/>
          <w:marRight w:val="0"/>
          <w:marTop w:val="0"/>
          <w:marBottom w:val="0"/>
          <w:divBdr>
            <w:top w:val="none" w:sz="0" w:space="0" w:color="auto"/>
            <w:left w:val="none" w:sz="0" w:space="0" w:color="auto"/>
            <w:bottom w:val="none" w:sz="0" w:space="0" w:color="auto"/>
            <w:right w:val="none" w:sz="0" w:space="0" w:color="auto"/>
          </w:divBdr>
        </w:div>
        <w:div w:id="1112433189">
          <w:marLeft w:val="0"/>
          <w:marRight w:val="0"/>
          <w:marTop w:val="0"/>
          <w:marBottom w:val="0"/>
          <w:divBdr>
            <w:top w:val="none" w:sz="0" w:space="0" w:color="auto"/>
            <w:left w:val="none" w:sz="0" w:space="0" w:color="auto"/>
            <w:bottom w:val="none" w:sz="0" w:space="0" w:color="auto"/>
            <w:right w:val="none" w:sz="0" w:space="0" w:color="auto"/>
          </w:divBdr>
        </w:div>
        <w:div w:id="1238829129">
          <w:marLeft w:val="0"/>
          <w:marRight w:val="0"/>
          <w:marTop w:val="0"/>
          <w:marBottom w:val="0"/>
          <w:divBdr>
            <w:top w:val="none" w:sz="0" w:space="0" w:color="auto"/>
            <w:left w:val="none" w:sz="0" w:space="0" w:color="auto"/>
            <w:bottom w:val="none" w:sz="0" w:space="0" w:color="auto"/>
            <w:right w:val="none" w:sz="0" w:space="0" w:color="auto"/>
          </w:divBdr>
        </w:div>
        <w:div w:id="1385980370">
          <w:marLeft w:val="0"/>
          <w:marRight w:val="0"/>
          <w:marTop w:val="0"/>
          <w:marBottom w:val="0"/>
          <w:divBdr>
            <w:top w:val="none" w:sz="0" w:space="0" w:color="auto"/>
            <w:left w:val="none" w:sz="0" w:space="0" w:color="auto"/>
            <w:bottom w:val="none" w:sz="0" w:space="0" w:color="auto"/>
            <w:right w:val="none" w:sz="0" w:space="0" w:color="auto"/>
          </w:divBdr>
        </w:div>
        <w:div w:id="1378236005">
          <w:marLeft w:val="0"/>
          <w:marRight w:val="0"/>
          <w:marTop w:val="0"/>
          <w:marBottom w:val="0"/>
          <w:divBdr>
            <w:top w:val="none" w:sz="0" w:space="0" w:color="auto"/>
            <w:left w:val="none" w:sz="0" w:space="0" w:color="auto"/>
            <w:bottom w:val="none" w:sz="0" w:space="0" w:color="auto"/>
            <w:right w:val="none" w:sz="0" w:space="0" w:color="auto"/>
          </w:divBdr>
        </w:div>
        <w:div w:id="1254777260">
          <w:marLeft w:val="0"/>
          <w:marRight w:val="0"/>
          <w:marTop w:val="0"/>
          <w:marBottom w:val="0"/>
          <w:divBdr>
            <w:top w:val="none" w:sz="0" w:space="0" w:color="auto"/>
            <w:left w:val="none" w:sz="0" w:space="0" w:color="auto"/>
            <w:bottom w:val="none" w:sz="0" w:space="0" w:color="auto"/>
            <w:right w:val="none" w:sz="0" w:space="0" w:color="auto"/>
          </w:divBdr>
        </w:div>
        <w:div w:id="690574322">
          <w:marLeft w:val="0"/>
          <w:marRight w:val="0"/>
          <w:marTop w:val="0"/>
          <w:marBottom w:val="0"/>
          <w:divBdr>
            <w:top w:val="none" w:sz="0" w:space="0" w:color="auto"/>
            <w:left w:val="none" w:sz="0" w:space="0" w:color="auto"/>
            <w:bottom w:val="none" w:sz="0" w:space="0" w:color="auto"/>
            <w:right w:val="none" w:sz="0" w:space="0" w:color="auto"/>
          </w:divBdr>
        </w:div>
        <w:div w:id="2113044108">
          <w:marLeft w:val="0"/>
          <w:marRight w:val="0"/>
          <w:marTop w:val="0"/>
          <w:marBottom w:val="0"/>
          <w:divBdr>
            <w:top w:val="none" w:sz="0" w:space="0" w:color="auto"/>
            <w:left w:val="none" w:sz="0" w:space="0" w:color="auto"/>
            <w:bottom w:val="none" w:sz="0" w:space="0" w:color="auto"/>
            <w:right w:val="none" w:sz="0" w:space="0" w:color="auto"/>
          </w:divBdr>
        </w:div>
        <w:div w:id="1783644353">
          <w:marLeft w:val="0"/>
          <w:marRight w:val="0"/>
          <w:marTop w:val="0"/>
          <w:marBottom w:val="0"/>
          <w:divBdr>
            <w:top w:val="none" w:sz="0" w:space="0" w:color="auto"/>
            <w:left w:val="none" w:sz="0" w:space="0" w:color="auto"/>
            <w:bottom w:val="none" w:sz="0" w:space="0" w:color="auto"/>
            <w:right w:val="none" w:sz="0" w:space="0" w:color="auto"/>
          </w:divBdr>
        </w:div>
        <w:div w:id="955791416">
          <w:marLeft w:val="0"/>
          <w:marRight w:val="0"/>
          <w:marTop w:val="0"/>
          <w:marBottom w:val="0"/>
          <w:divBdr>
            <w:top w:val="none" w:sz="0" w:space="0" w:color="auto"/>
            <w:left w:val="none" w:sz="0" w:space="0" w:color="auto"/>
            <w:bottom w:val="none" w:sz="0" w:space="0" w:color="auto"/>
            <w:right w:val="none" w:sz="0" w:space="0" w:color="auto"/>
          </w:divBdr>
        </w:div>
        <w:div w:id="1650743175">
          <w:marLeft w:val="0"/>
          <w:marRight w:val="0"/>
          <w:marTop w:val="0"/>
          <w:marBottom w:val="0"/>
          <w:divBdr>
            <w:top w:val="none" w:sz="0" w:space="0" w:color="auto"/>
            <w:left w:val="none" w:sz="0" w:space="0" w:color="auto"/>
            <w:bottom w:val="none" w:sz="0" w:space="0" w:color="auto"/>
            <w:right w:val="none" w:sz="0" w:space="0" w:color="auto"/>
          </w:divBdr>
        </w:div>
        <w:div w:id="132606709">
          <w:marLeft w:val="0"/>
          <w:marRight w:val="0"/>
          <w:marTop w:val="0"/>
          <w:marBottom w:val="0"/>
          <w:divBdr>
            <w:top w:val="none" w:sz="0" w:space="0" w:color="auto"/>
            <w:left w:val="none" w:sz="0" w:space="0" w:color="auto"/>
            <w:bottom w:val="none" w:sz="0" w:space="0" w:color="auto"/>
            <w:right w:val="none" w:sz="0" w:space="0" w:color="auto"/>
          </w:divBdr>
        </w:div>
        <w:div w:id="1343969450">
          <w:marLeft w:val="0"/>
          <w:marRight w:val="0"/>
          <w:marTop w:val="0"/>
          <w:marBottom w:val="0"/>
          <w:divBdr>
            <w:top w:val="none" w:sz="0" w:space="0" w:color="auto"/>
            <w:left w:val="none" w:sz="0" w:space="0" w:color="auto"/>
            <w:bottom w:val="none" w:sz="0" w:space="0" w:color="auto"/>
            <w:right w:val="none" w:sz="0" w:space="0" w:color="auto"/>
          </w:divBdr>
        </w:div>
        <w:div w:id="181557594">
          <w:marLeft w:val="0"/>
          <w:marRight w:val="0"/>
          <w:marTop w:val="0"/>
          <w:marBottom w:val="0"/>
          <w:divBdr>
            <w:top w:val="none" w:sz="0" w:space="0" w:color="auto"/>
            <w:left w:val="none" w:sz="0" w:space="0" w:color="auto"/>
            <w:bottom w:val="none" w:sz="0" w:space="0" w:color="auto"/>
            <w:right w:val="none" w:sz="0" w:space="0" w:color="auto"/>
          </w:divBdr>
        </w:div>
        <w:div w:id="1920478447">
          <w:marLeft w:val="0"/>
          <w:marRight w:val="0"/>
          <w:marTop w:val="0"/>
          <w:marBottom w:val="0"/>
          <w:divBdr>
            <w:top w:val="none" w:sz="0" w:space="0" w:color="auto"/>
            <w:left w:val="none" w:sz="0" w:space="0" w:color="auto"/>
            <w:bottom w:val="none" w:sz="0" w:space="0" w:color="auto"/>
            <w:right w:val="none" w:sz="0" w:space="0" w:color="auto"/>
          </w:divBdr>
        </w:div>
        <w:div w:id="1364399774">
          <w:marLeft w:val="0"/>
          <w:marRight w:val="0"/>
          <w:marTop w:val="0"/>
          <w:marBottom w:val="0"/>
          <w:divBdr>
            <w:top w:val="none" w:sz="0" w:space="0" w:color="auto"/>
            <w:left w:val="none" w:sz="0" w:space="0" w:color="auto"/>
            <w:bottom w:val="none" w:sz="0" w:space="0" w:color="auto"/>
            <w:right w:val="none" w:sz="0" w:space="0" w:color="auto"/>
          </w:divBdr>
        </w:div>
        <w:div w:id="805777515">
          <w:marLeft w:val="0"/>
          <w:marRight w:val="0"/>
          <w:marTop w:val="0"/>
          <w:marBottom w:val="0"/>
          <w:divBdr>
            <w:top w:val="none" w:sz="0" w:space="0" w:color="auto"/>
            <w:left w:val="none" w:sz="0" w:space="0" w:color="auto"/>
            <w:bottom w:val="none" w:sz="0" w:space="0" w:color="auto"/>
            <w:right w:val="none" w:sz="0" w:space="0" w:color="auto"/>
          </w:divBdr>
        </w:div>
        <w:div w:id="2133591265">
          <w:marLeft w:val="0"/>
          <w:marRight w:val="0"/>
          <w:marTop w:val="0"/>
          <w:marBottom w:val="0"/>
          <w:divBdr>
            <w:top w:val="none" w:sz="0" w:space="0" w:color="auto"/>
            <w:left w:val="none" w:sz="0" w:space="0" w:color="auto"/>
            <w:bottom w:val="none" w:sz="0" w:space="0" w:color="auto"/>
            <w:right w:val="none" w:sz="0" w:space="0" w:color="auto"/>
          </w:divBdr>
        </w:div>
        <w:div w:id="861044274">
          <w:marLeft w:val="0"/>
          <w:marRight w:val="0"/>
          <w:marTop w:val="0"/>
          <w:marBottom w:val="0"/>
          <w:divBdr>
            <w:top w:val="none" w:sz="0" w:space="0" w:color="auto"/>
            <w:left w:val="none" w:sz="0" w:space="0" w:color="auto"/>
            <w:bottom w:val="none" w:sz="0" w:space="0" w:color="auto"/>
            <w:right w:val="none" w:sz="0" w:space="0" w:color="auto"/>
          </w:divBdr>
        </w:div>
        <w:div w:id="1692416809">
          <w:marLeft w:val="0"/>
          <w:marRight w:val="0"/>
          <w:marTop w:val="0"/>
          <w:marBottom w:val="0"/>
          <w:divBdr>
            <w:top w:val="none" w:sz="0" w:space="0" w:color="auto"/>
            <w:left w:val="none" w:sz="0" w:space="0" w:color="auto"/>
            <w:bottom w:val="none" w:sz="0" w:space="0" w:color="auto"/>
            <w:right w:val="none" w:sz="0" w:space="0" w:color="auto"/>
          </w:divBdr>
        </w:div>
        <w:div w:id="628903938">
          <w:marLeft w:val="0"/>
          <w:marRight w:val="0"/>
          <w:marTop w:val="0"/>
          <w:marBottom w:val="0"/>
          <w:divBdr>
            <w:top w:val="none" w:sz="0" w:space="0" w:color="auto"/>
            <w:left w:val="none" w:sz="0" w:space="0" w:color="auto"/>
            <w:bottom w:val="none" w:sz="0" w:space="0" w:color="auto"/>
            <w:right w:val="none" w:sz="0" w:space="0" w:color="auto"/>
          </w:divBdr>
        </w:div>
        <w:div w:id="1840851494">
          <w:marLeft w:val="0"/>
          <w:marRight w:val="0"/>
          <w:marTop w:val="0"/>
          <w:marBottom w:val="0"/>
          <w:divBdr>
            <w:top w:val="none" w:sz="0" w:space="0" w:color="auto"/>
            <w:left w:val="none" w:sz="0" w:space="0" w:color="auto"/>
            <w:bottom w:val="none" w:sz="0" w:space="0" w:color="auto"/>
            <w:right w:val="none" w:sz="0" w:space="0" w:color="auto"/>
          </w:divBdr>
        </w:div>
        <w:div w:id="384597476">
          <w:marLeft w:val="0"/>
          <w:marRight w:val="0"/>
          <w:marTop w:val="0"/>
          <w:marBottom w:val="0"/>
          <w:divBdr>
            <w:top w:val="none" w:sz="0" w:space="0" w:color="auto"/>
            <w:left w:val="none" w:sz="0" w:space="0" w:color="auto"/>
            <w:bottom w:val="none" w:sz="0" w:space="0" w:color="auto"/>
            <w:right w:val="none" w:sz="0" w:space="0" w:color="auto"/>
          </w:divBdr>
        </w:div>
        <w:div w:id="1019937730">
          <w:marLeft w:val="0"/>
          <w:marRight w:val="0"/>
          <w:marTop w:val="0"/>
          <w:marBottom w:val="0"/>
          <w:divBdr>
            <w:top w:val="none" w:sz="0" w:space="0" w:color="auto"/>
            <w:left w:val="none" w:sz="0" w:space="0" w:color="auto"/>
            <w:bottom w:val="none" w:sz="0" w:space="0" w:color="auto"/>
            <w:right w:val="none" w:sz="0" w:space="0" w:color="auto"/>
          </w:divBdr>
        </w:div>
        <w:div w:id="773281401">
          <w:marLeft w:val="0"/>
          <w:marRight w:val="0"/>
          <w:marTop w:val="0"/>
          <w:marBottom w:val="0"/>
          <w:divBdr>
            <w:top w:val="none" w:sz="0" w:space="0" w:color="auto"/>
            <w:left w:val="none" w:sz="0" w:space="0" w:color="auto"/>
            <w:bottom w:val="none" w:sz="0" w:space="0" w:color="auto"/>
            <w:right w:val="none" w:sz="0" w:space="0" w:color="auto"/>
          </w:divBdr>
        </w:div>
        <w:div w:id="2061856646">
          <w:marLeft w:val="0"/>
          <w:marRight w:val="0"/>
          <w:marTop w:val="0"/>
          <w:marBottom w:val="0"/>
          <w:divBdr>
            <w:top w:val="none" w:sz="0" w:space="0" w:color="auto"/>
            <w:left w:val="none" w:sz="0" w:space="0" w:color="auto"/>
            <w:bottom w:val="none" w:sz="0" w:space="0" w:color="auto"/>
            <w:right w:val="none" w:sz="0" w:space="0" w:color="auto"/>
          </w:divBdr>
        </w:div>
        <w:div w:id="254635719">
          <w:marLeft w:val="0"/>
          <w:marRight w:val="0"/>
          <w:marTop w:val="0"/>
          <w:marBottom w:val="0"/>
          <w:divBdr>
            <w:top w:val="none" w:sz="0" w:space="0" w:color="auto"/>
            <w:left w:val="none" w:sz="0" w:space="0" w:color="auto"/>
            <w:bottom w:val="none" w:sz="0" w:space="0" w:color="auto"/>
            <w:right w:val="none" w:sz="0" w:space="0" w:color="auto"/>
          </w:divBdr>
        </w:div>
        <w:div w:id="2017608848">
          <w:marLeft w:val="0"/>
          <w:marRight w:val="0"/>
          <w:marTop w:val="0"/>
          <w:marBottom w:val="0"/>
          <w:divBdr>
            <w:top w:val="none" w:sz="0" w:space="0" w:color="auto"/>
            <w:left w:val="none" w:sz="0" w:space="0" w:color="auto"/>
            <w:bottom w:val="none" w:sz="0" w:space="0" w:color="auto"/>
            <w:right w:val="none" w:sz="0" w:space="0" w:color="auto"/>
          </w:divBdr>
        </w:div>
        <w:div w:id="1802655067">
          <w:marLeft w:val="0"/>
          <w:marRight w:val="0"/>
          <w:marTop w:val="0"/>
          <w:marBottom w:val="0"/>
          <w:divBdr>
            <w:top w:val="none" w:sz="0" w:space="0" w:color="auto"/>
            <w:left w:val="none" w:sz="0" w:space="0" w:color="auto"/>
            <w:bottom w:val="none" w:sz="0" w:space="0" w:color="auto"/>
            <w:right w:val="none" w:sz="0" w:space="0" w:color="auto"/>
          </w:divBdr>
        </w:div>
        <w:div w:id="769086746">
          <w:marLeft w:val="0"/>
          <w:marRight w:val="0"/>
          <w:marTop w:val="0"/>
          <w:marBottom w:val="0"/>
          <w:divBdr>
            <w:top w:val="none" w:sz="0" w:space="0" w:color="auto"/>
            <w:left w:val="none" w:sz="0" w:space="0" w:color="auto"/>
            <w:bottom w:val="none" w:sz="0" w:space="0" w:color="auto"/>
            <w:right w:val="none" w:sz="0" w:space="0" w:color="auto"/>
          </w:divBdr>
        </w:div>
        <w:div w:id="1984659434">
          <w:marLeft w:val="0"/>
          <w:marRight w:val="0"/>
          <w:marTop w:val="0"/>
          <w:marBottom w:val="0"/>
          <w:divBdr>
            <w:top w:val="none" w:sz="0" w:space="0" w:color="auto"/>
            <w:left w:val="none" w:sz="0" w:space="0" w:color="auto"/>
            <w:bottom w:val="none" w:sz="0" w:space="0" w:color="auto"/>
            <w:right w:val="none" w:sz="0" w:space="0" w:color="auto"/>
          </w:divBdr>
        </w:div>
        <w:div w:id="1552686995">
          <w:marLeft w:val="0"/>
          <w:marRight w:val="0"/>
          <w:marTop w:val="0"/>
          <w:marBottom w:val="0"/>
          <w:divBdr>
            <w:top w:val="none" w:sz="0" w:space="0" w:color="auto"/>
            <w:left w:val="none" w:sz="0" w:space="0" w:color="auto"/>
            <w:bottom w:val="none" w:sz="0" w:space="0" w:color="auto"/>
            <w:right w:val="none" w:sz="0" w:space="0" w:color="auto"/>
          </w:divBdr>
        </w:div>
        <w:div w:id="1326739523">
          <w:marLeft w:val="0"/>
          <w:marRight w:val="0"/>
          <w:marTop w:val="0"/>
          <w:marBottom w:val="0"/>
          <w:divBdr>
            <w:top w:val="none" w:sz="0" w:space="0" w:color="auto"/>
            <w:left w:val="none" w:sz="0" w:space="0" w:color="auto"/>
            <w:bottom w:val="none" w:sz="0" w:space="0" w:color="auto"/>
            <w:right w:val="none" w:sz="0" w:space="0" w:color="auto"/>
          </w:divBdr>
        </w:div>
        <w:div w:id="1861695881">
          <w:marLeft w:val="0"/>
          <w:marRight w:val="0"/>
          <w:marTop w:val="0"/>
          <w:marBottom w:val="0"/>
          <w:divBdr>
            <w:top w:val="none" w:sz="0" w:space="0" w:color="auto"/>
            <w:left w:val="none" w:sz="0" w:space="0" w:color="auto"/>
            <w:bottom w:val="none" w:sz="0" w:space="0" w:color="auto"/>
            <w:right w:val="none" w:sz="0" w:space="0" w:color="auto"/>
          </w:divBdr>
        </w:div>
        <w:div w:id="1307932625">
          <w:marLeft w:val="0"/>
          <w:marRight w:val="0"/>
          <w:marTop w:val="0"/>
          <w:marBottom w:val="0"/>
          <w:divBdr>
            <w:top w:val="none" w:sz="0" w:space="0" w:color="auto"/>
            <w:left w:val="none" w:sz="0" w:space="0" w:color="auto"/>
            <w:bottom w:val="none" w:sz="0" w:space="0" w:color="auto"/>
            <w:right w:val="none" w:sz="0" w:space="0" w:color="auto"/>
          </w:divBdr>
        </w:div>
        <w:div w:id="823281316">
          <w:marLeft w:val="0"/>
          <w:marRight w:val="0"/>
          <w:marTop w:val="0"/>
          <w:marBottom w:val="0"/>
          <w:divBdr>
            <w:top w:val="none" w:sz="0" w:space="0" w:color="auto"/>
            <w:left w:val="none" w:sz="0" w:space="0" w:color="auto"/>
            <w:bottom w:val="none" w:sz="0" w:space="0" w:color="auto"/>
            <w:right w:val="none" w:sz="0" w:space="0" w:color="auto"/>
          </w:divBdr>
        </w:div>
        <w:div w:id="328561107">
          <w:marLeft w:val="0"/>
          <w:marRight w:val="0"/>
          <w:marTop w:val="0"/>
          <w:marBottom w:val="0"/>
          <w:divBdr>
            <w:top w:val="none" w:sz="0" w:space="0" w:color="auto"/>
            <w:left w:val="none" w:sz="0" w:space="0" w:color="auto"/>
            <w:bottom w:val="none" w:sz="0" w:space="0" w:color="auto"/>
            <w:right w:val="none" w:sz="0" w:space="0" w:color="auto"/>
          </w:divBdr>
        </w:div>
        <w:div w:id="1282224766">
          <w:marLeft w:val="0"/>
          <w:marRight w:val="0"/>
          <w:marTop w:val="0"/>
          <w:marBottom w:val="0"/>
          <w:divBdr>
            <w:top w:val="none" w:sz="0" w:space="0" w:color="auto"/>
            <w:left w:val="none" w:sz="0" w:space="0" w:color="auto"/>
            <w:bottom w:val="none" w:sz="0" w:space="0" w:color="auto"/>
            <w:right w:val="none" w:sz="0" w:space="0" w:color="auto"/>
          </w:divBdr>
        </w:div>
        <w:div w:id="299120597">
          <w:marLeft w:val="0"/>
          <w:marRight w:val="0"/>
          <w:marTop w:val="0"/>
          <w:marBottom w:val="0"/>
          <w:divBdr>
            <w:top w:val="none" w:sz="0" w:space="0" w:color="auto"/>
            <w:left w:val="none" w:sz="0" w:space="0" w:color="auto"/>
            <w:bottom w:val="none" w:sz="0" w:space="0" w:color="auto"/>
            <w:right w:val="none" w:sz="0" w:space="0" w:color="auto"/>
          </w:divBdr>
        </w:div>
        <w:div w:id="1874532583">
          <w:marLeft w:val="0"/>
          <w:marRight w:val="0"/>
          <w:marTop w:val="0"/>
          <w:marBottom w:val="0"/>
          <w:divBdr>
            <w:top w:val="none" w:sz="0" w:space="0" w:color="auto"/>
            <w:left w:val="none" w:sz="0" w:space="0" w:color="auto"/>
            <w:bottom w:val="none" w:sz="0" w:space="0" w:color="auto"/>
            <w:right w:val="none" w:sz="0" w:space="0" w:color="auto"/>
          </w:divBdr>
        </w:div>
        <w:div w:id="1774084506">
          <w:marLeft w:val="0"/>
          <w:marRight w:val="0"/>
          <w:marTop w:val="0"/>
          <w:marBottom w:val="0"/>
          <w:divBdr>
            <w:top w:val="none" w:sz="0" w:space="0" w:color="auto"/>
            <w:left w:val="none" w:sz="0" w:space="0" w:color="auto"/>
            <w:bottom w:val="none" w:sz="0" w:space="0" w:color="auto"/>
            <w:right w:val="none" w:sz="0" w:space="0" w:color="auto"/>
          </w:divBdr>
        </w:div>
        <w:div w:id="1735156975">
          <w:marLeft w:val="0"/>
          <w:marRight w:val="0"/>
          <w:marTop w:val="0"/>
          <w:marBottom w:val="0"/>
          <w:divBdr>
            <w:top w:val="none" w:sz="0" w:space="0" w:color="auto"/>
            <w:left w:val="none" w:sz="0" w:space="0" w:color="auto"/>
            <w:bottom w:val="none" w:sz="0" w:space="0" w:color="auto"/>
            <w:right w:val="none" w:sz="0" w:space="0" w:color="auto"/>
          </w:divBdr>
        </w:div>
        <w:div w:id="1303072286">
          <w:marLeft w:val="0"/>
          <w:marRight w:val="0"/>
          <w:marTop w:val="0"/>
          <w:marBottom w:val="0"/>
          <w:divBdr>
            <w:top w:val="none" w:sz="0" w:space="0" w:color="auto"/>
            <w:left w:val="none" w:sz="0" w:space="0" w:color="auto"/>
            <w:bottom w:val="none" w:sz="0" w:space="0" w:color="auto"/>
            <w:right w:val="none" w:sz="0" w:space="0" w:color="auto"/>
          </w:divBdr>
        </w:div>
        <w:div w:id="24185150">
          <w:marLeft w:val="0"/>
          <w:marRight w:val="0"/>
          <w:marTop w:val="0"/>
          <w:marBottom w:val="0"/>
          <w:divBdr>
            <w:top w:val="none" w:sz="0" w:space="0" w:color="auto"/>
            <w:left w:val="none" w:sz="0" w:space="0" w:color="auto"/>
            <w:bottom w:val="none" w:sz="0" w:space="0" w:color="auto"/>
            <w:right w:val="none" w:sz="0" w:space="0" w:color="auto"/>
          </w:divBdr>
        </w:div>
        <w:div w:id="276566488">
          <w:marLeft w:val="0"/>
          <w:marRight w:val="0"/>
          <w:marTop w:val="0"/>
          <w:marBottom w:val="0"/>
          <w:divBdr>
            <w:top w:val="none" w:sz="0" w:space="0" w:color="auto"/>
            <w:left w:val="none" w:sz="0" w:space="0" w:color="auto"/>
            <w:bottom w:val="none" w:sz="0" w:space="0" w:color="auto"/>
            <w:right w:val="none" w:sz="0" w:space="0" w:color="auto"/>
          </w:divBdr>
        </w:div>
        <w:div w:id="506020336">
          <w:marLeft w:val="0"/>
          <w:marRight w:val="0"/>
          <w:marTop w:val="0"/>
          <w:marBottom w:val="0"/>
          <w:divBdr>
            <w:top w:val="none" w:sz="0" w:space="0" w:color="auto"/>
            <w:left w:val="none" w:sz="0" w:space="0" w:color="auto"/>
            <w:bottom w:val="none" w:sz="0" w:space="0" w:color="auto"/>
            <w:right w:val="none" w:sz="0" w:space="0" w:color="auto"/>
          </w:divBdr>
        </w:div>
        <w:div w:id="661199847">
          <w:marLeft w:val="0"/>
          <w:marRight w:val="0"/>
          <w:marTop w:val="0"/>
          <w:marBottom w:val="0"/>
          <w:divBdr>
            <w:top w:val="none" w:sz="0" w:space="0" w:color="auto"/>
            <w:left w:val="none" w:sz="0" w:space="0" w:color="auto"/>
            <w:bottom w:val="none" w:sz="0" w:space="0" w:color="auto"/>
            <w:right w:val="none" w:sz="0" w:space="0" w:color="auto"/>
          </w:divBdr>
        </w:div>
        <w:div w:id="1903715791">
          <w:marLeft w:val="0"/>
          <w:marRight w:val="0"/>
          <w:marTop w:val="0"/>
          <w:marBottom w:val="0"/>
          <w:divBdr>
            <w:top w:val="none" w:sz="0" w:space="0" w:color="auto"/>
            <w:left w:val="none" w:sz="0" w:space="0" w:color="auto"/>
            <w:bottom w:val="none" w:sz="0" w:space="0" w:color="auto"/>
            <w:right w:val="none" w:sz="0" w:space="0" w:color="auto"/>
          </w:divBdr>
        </w:div>
        <w:div w:id="1600605801">
          <w:marLeft w:val="0"/>
          <w:marRight w:val="0"/>
          <w:marTop w:val="0"/>
          <w:marBottom w:val="0"/>
          <w:divBdr>
            <w:top w:val="none" w:sz="0" w:space="0" w:color="auto"/>
            <w:left w:val="none" w:sz="0" w:space="0" w:color="auto"/>
            <w:bottom w:val="none" w:sz="0" w:space="0" w:color="auto"/>
            <w:right w:val="none" w:sz="0" w:space="0" w:color="auto"/>
          </w:divBdr>
        </w:div>
        <w:div w:id="700327914">
          <w:marLeft w:val="0"/>
          <w:marRight w:val="0"/>
          <w:marTop w:val="0"/>
          <w:marBottom w:val="0"/>
          <w:divBdr>
            <w:top w:val="none" w:sz="0" w:space="0" w:color="auto"/>
            <w:left w:val="none" w:sz="0" w:space="0" w:color="auto"/>
            <w:bottom w:val="none" w:sz="0" w:space="0" w:color="auto"/>
            <w:right w:val="none" w:sz="0" w:space="0" w:color="auto"/>
          </w:divBdr>
        </w:div>
        <w:div w:id="1161579418">
          <w:marLeft w:val="0"/>
          <w:marRight w:val="0"/>
          <w:marTop w:val="0"/>
          <w:marBottom w:val="0"/>
          <w:divBdr>
            <w:top w:val="none" w:sz="0" w:space="0" w:color="auto"/>
            <w:left w:val="none" w:sz="0" w:space="0" w:color="auto"/>
            <w:bottom w:val="none" w:sz="0" w:space="0" w:color="auto"/>
            <w:right w:val="none" w:sz="0" w:space="0" w:color="auto"/>
          </w:divBdr>
        </w:div>
        <w:div w:id="1723673403">
          <w:marLeft w:val="0"/>
          <w:marRight w:val="0"/>
          <w:marTop w:val="0"/>
          <w:marBottom w:val="0"/>
          <w:divBdr>
            <w:top w:val="none" w:sz="0" w:space="0" w:color="auto"/>
            <w:left w:val="none" w:sz="0" w:space="0" w:color="auto"/>
            <w:bottom w:val="none" w:sz="0" w:space="0" w:color="auto"/>
            <w:right w:val="none" w:sz="0" w:space="0" w:color="auto"/>
          </w:divBdr>
        </w:div>
        <w:div w:id="373240282">
          <w:marLeft w:val="0"/>
          <w:marRight w:val="0"/>
          <w:marTop w:val="0"/>
          <w:marBottom w:val="0"/>
          <w:divBdr>
            <w:top w:val="none" w:sz="0" w:space="0" w:color="auto"/>
            <w:left w:val="none" w:sz="0" w:space="0" w:color="auto"/>
            <w:bottom w:val="none" w:sz="0" w:space="0" w:color="auto"/>
            <w:right w:val="none" w:sz="0" w:space="0" w:color="auto"/>
          </w:divBdr>
        </w:div>
        <w:div w:id="534467601">
          <w:marLeft w:val="0"/>
          <w:marRight w:val="0"/>
          <w:marTop w:val="0"/>
          <w:marBottom w:val="0"/>
          <w:divBdr>
            <w:top w:val="none" w:sz="0" w:space="0" w:color="auto"/>
            <w:left w:val="none" w:sz="0" w:space="0" w:color="auto"/>
            <w:bottom w:val="none" w:sz="0" w:space="0" w:color="auto"/>
            <w:right w:val="none" w:sz="0" w:space="0" w:color="auto"/>
          </w:divBdr>
        </w:div>
        <w:div w:id="538467916">
          <w:marLeft w:val="0"/>
          <w:marRight w:val="0"/>
          <w:marTop w:val="0"/>
          <w:marBottom w:val="0"/>
          <w:divBdr>
            <w:top w:val="none" w:sz="0" w:space="0" w:color="auto"/>
            <w:left w:val="none" w:sz="0" w:space="0" w:color="auto"/>
            <w:bottom w:val="none" w:sz="0" w:space="0" w:color="auto"/>
            <w:right w:val="none" w:sz="0" w:space="0" w:color="auto"/>
          </w:divBdr>
        </w:div>
        <w:div w:id="760377178">
          <w:marLeft w:val="0"/>
          <w:marRight w:val="0"/>
          <w:marTop w:val="0"/>
          <w:marBottom w:val="0"/>
          <w:divBdr>
            <w:top w:val="none" w:sz="0" w:space="0" w:color="auto"/>
            <w:left w:val="none" w:sz="0" w:space="0" w:color="auto"/>
            <w:bottom w:val="none" w:sz="0" w:space="0" w:color="auto"/>
            <w:right w:val="none" w:sz="0" w:space="0" w:color="auto"/>
          </w:divBdr>
        </w:div>
        <w:div w:id="31855683">
          <w:marLeft w:val="0"/>
          <w:marRight w:val="0"/>
          <w:marTop w:val="0"/>
          <w:marBottom w:val="0"/>
          <w:divBdr>
            <w:top w:val="none" w:sz="0" w:space="0" w:color="auto"/>
            <w:left w:val="none" w:sz="0" w:space="0" w:color="auto"/>
            <w:bottom w:val="none" w:sz="0" w:space="0" w:color="auto"/>
            <w:right w:val="none" w:sz="0" w:space="0" w:color="auto"/>
          </w:divBdr>
        </w:div>
        <w:div w:id="1439787745">
          <w:marLeft w:val="0"/>
          <w:marRight w:val="0"/>
          <w:marTop w:val="0"/>
          <w:marBottom w:val="0"/>
          <w:divBdr>
            <w:top w:val="none" w:sz="0" w:space="0" w:color="auto"/>
            <w:left w:val="none" w:sz="0" w:space="0" w:color="auto"/>
            <w:bottom w:val="none" w:sz="0" w:space="0" w:color="auto"/>
            <w:right w:val="none" w:sz="0" w:space="0" w:color="auto"/>
          </w:divBdr>
        </w:div>
        <w:div w:id="1415978114">
          <w:marLeft w:val="0"/>
          <w:marRight w:val="0"/>
          <w:marTop w:val="0"/>
          <w:marBottom w:val="0"/>
          <w:divBdr>
            <w:top w:val="none" w:sz="0" w:space="0" w:color="auto"/>
            <w:left w:val="none" w:sz="0" w:space="0" w:color="auto"/>
            <w:bottom w:val="none" w:sz="0" w:space="0" w:color="auto"/>
            <w:right w:val="none" w:sz="0" w:space="0" w:color="auto"/>
          </w:divBdr>
        </w:div>
        <w:div w:id="696926544">
          <w:marLeft w:val="0"/>
          <w:marRight w:val="0"/>
          <w:marTop w:val="0"/>
          <w:marBottom w:val="0"/>
          <w:divBdr>
            <w:top w:val="none" w:sz="0" w:space="0" w:color="auto"/>
            <w:left w:val="none" w:sz="0" w:space="0" w:color="auto"/>
            <w:bottom w:val="none" w:sz="0" w:space="0" w:color="auto"/>
            <w:right w:val="none" w:sz="0" w:space="0" w:color="auto"/>
          </w:divBdr>
        </w:div>
        <w:div w:id="958995098">
          <w:marLeft w:val="0"/>
          <w:marRight w:val="0"/>
          <w:marTop w:val="0"/>
          <w:marBottom w:val="0"/>
          <w:divBdr>
            <w:top w:val="none" w:sz="0" w:space="0" w:color="auto"/>
            <w:left w:val="none" w:sz="0" w:space="0" w:color="auto"/>
            <w:bottom w:val="none" w:sz="0" w:space="0" w:color="auto"/>
            <w:right w:val="none" w:sz="0" w:space="0" w:color="auto"/>
          </w:divBdr>
        </w:div>
        <w:div w:id="658122393">
          <w:marLeft w:val="0"/>
          <w:marRight w:val="0"/>
          <w:marTop w:val="0"/>
          <w:marBottom w:val="0"/>
          <w:divBdr>
            <w:top w:val="none" w:sz="0" w:space="0" w:color="auto"/>
            <w:left w:val="none" w:sz="0" w:space="0" w:color="auto"/>
            <w:bottom w:val="none" w:sz="0" w:space="0" w:color="auto"/>
            <w:right w:val="none" w:sz="0" w:space="0" w:color="auto"/>
          </w:divBdr>
        </w:div>
        <w:div w:id="1221357946">
          <w:marLeft w:val="0"/>
          <w:marRight w:val="0"/>
          <w:marTop w:val="0"/>
          <w:marBottom w:val="0"/>
          <w:divBdr>
            <w:top w:val="none" w:sz="0" w:space="0" w:color="auto"/>
            <w:left w:val="none" w:sz="0" w:space="0" w:color="auto"/>
            <w:bottom w:val="none" w:sz="0" w:space="0" w:color="auto"/>
            <w:right w:val="none" w:sz="0" w:space="0" w:color="auto"/>
          </w:divBdr>
        </w:div>
        <w:div w:id="181361782">
          <w:marLeft w:val="0"/>
          <w:marRight w:val="0"/>
          <w:marTop w:val="0"/>
          <w:marBottom w:val="0"/>
          <w:divBdr>
            <w:top w:val="none" w:sz="0" w:space="0" w:color="auto"/>
            <w:left w:val="none" w:sz="0" w:space="0" w:color="auto"/>
            <w:bottom w:val="none" w:sz="0" w:space="0" w:color="auto"/>
            <w:right w:val="none" w:sz="0" w:space="0" w:color="auto"/>
          </w:divBdr>
        </w:div>
        <w:div w:id="1241058946">
          <w:marLeft w:val="0"/>
          <w:marRight w:val="0"/>
          <w:marTop w:val="0"/>
          <w:marBottom w:val="0"/>
          <w:divBdr>
            <w:top w:val="none" w:sz="0" w:space="0" w:color="auto"/>
            <w:left w:val="none" w:sz="0" w:space="0" w:color="auto"/>
            <w:bottom w:val="none" w:sz="0" w:space="0" w:color="auto"/>
            <w:right w:val="none" w:sz="0" w:space="0" w:color="auto"/>
          </w:divBdr>
        </w:div>
        <w:div w:id="181824138">
          <w:marLeft w:val="0"/>
          <w:marRight w:val="0"/>
          <w:marTop w:val="0"/>
          <w:marBottom w:val="0"/>
          <w:divBdr>
            <w:top w:val="none" w:sz="0" w:space="0" w:color="auto"/>
            <w:left w:val="none" w:sz="0" w:space="0" w:color="auto"/>
            <w:bottom w:val="none" w:sz="0" w:space="0" w:color="auto"/>
            <w:right w:val="none" w:sz="0" w:space="0" w:color="auto"/>
          </w:divBdr>
        </w:div>
        <w:div w:id="1573733389">
          <w:marLeft w:val="0"/>
          <w:marRight w:val="0"/>
          <w:marTop w:val="0"/>
          <w:marBottom w:val="0"/>
          <w:divBdr>
            <w:top w:val="none" w:sz="0" w:space="0" w:color="auto"/>
            <w:left w:val="none" w:sz="0" w:space="0" w:color="auto"/>
            <w:bottom w:val="none" w:sz="0" w:space="0" w:color="auto"/>
            <w:right w:val="none" w:sz="0" w:space="0" w:color="auto"/>
          </w:divBdr>
        </w:div>
        <w:div w:id="1338850216">
          <w:marLeft w:val="0"/>
          <w:marRight w:val="0"/>
          <w:marTop w:val="0"/>
          <w:marBottom w:val="0"/>
          <w:divBdr>
            <w:top w:val="none" w:sz="0" w:space="0" w:color="auto"/>
            <w:left w:val="none" w:sz="0" w:space="0" w:color="auto"/>
            <w:bottom w:val="none" w:sz="0" w:space="0" w:color="auto"/>
            <w:right w:val="none" w:sz="0" w:space="0" w:color="auto"/>
          </w:divBdr>
        </w:div>
        <w:div w:id="633369725">
          <w:marLeft w:val="0"/>
          <w:marRight w:val="0"/>
          <w:marTop w:val="0"/>
          <w:marBottom w:val="0"/>
          <w:divBdr>
            <w:top w:val="none" w:sz="0" w:space="0" w:color="auto"/>
            <w:left w:val="none" w:sz="0" w:space="0" w:color="auto"/>
            <w:bottom w:val="none" w:sz="0" w:space="0" w:color="auto"/>
            <w:right w:val="none" w:sz="0" w:space="0" w:color="auto"/>
          </w:divBdr>
        </w:div>
        <w:div w:id="176384573">
          <w:marLeft w:val="0"/>
          <w:marRight w:val="0"/>
          <w:marTop w:val="0"/>
          <w:marBottom w:val="0"/>
          <w:divBdr>
            <w:top w:val="none" w:sz="0" w:space="0" w:color="auto"/>
            <w:left w:val="none" w:sz="0" w:space="0" w:color="auto"/>
            <w:bottom w:val="none" w:sz="0" w:space="0" w:color="auto"/>
            <w:right w:val="none" w:sz="0" w:space="0" w:color="auto"/>
          </w:divBdr>
        </w:div>
        <w:div w:id="998315063">
          <w:marLeft w:val="0"/>
          <w:marRight w:val="0"/>
          <w:marTop w:val="0"/>
          <w:marBottom w:val="0"/>
          <w:divBdr>
            <w:top w:val="none" w:sz="0" w:space="0" w:color="auto"/>
            <w:left w:val="none" w:sz="0" w:space="0" w:color="auto"/>
            <w:bottom w:val="none" w:sz="0" w:space="0" w:color="auto"/>
            <w:right w:val="none" w:sz="0" w:space="0" w:color="auto"/>
          </w:divBdr>
        </w:div>
      </w:divsChild>
    </w:div>
    <w:div w:id="2057001178">
      <w:bodyDiv w:val="1"/>
      <w:marLeft w:val="0"/>
      <w:marRight w:val="0"/>
      <w:marTop w:val="0"/>
      <w:marBottom w:val="0"/>
      <w:divBdr>
        <w:top w:val="none" w:sz="0" w:space="0" w:color="auto"/>
        <w:left w:val="none" w:sz="0" w:space="0" w:color="auto"/>
        <w:bottom w:val="none" w:sz="0" w:space="0" w:color="auto"/>
        <w:right w:val="none" w:sz="0" w:space="0" w:color="auto"/>
      </w:divBdr>
      <w:divsChild>
        <w:div w:id="128673175">
          <w:marLeft w:val="0"/>
          <w:marRight w:val="0"/>
          <w:marTop w:val="0"/>
          <w:marBottom w:val="0"/>
          <w:divBdr>
            <w:top w:val="none" w:sz="0" w:space="0" w:color="auto"/>
            <w:left w:val="none" w:sz="0" w:space="0" w:color="auto"/>
            <w:bottom w:val="none" w:sz="0" w:space="0" w:color="auto"/>
            <w:right w:val="none" w:sz="0" w:space="0" w:color="auto"/>
          </w:divBdr>
        </w:div>
        <w:div w:id="1891304993">
          <w:marLeft w:val="0"/>
          <w:marRight w:val="0"/>
          <w:marTop w:val="0"/>
          <w:marBottom w:val="0"/>
          <w:divBdr>
            <w:top w:val="none" w:sz="0" w:space="0" w:color="auto"/>
            <w:left w:val="none" w:sz="0" w:space="0" w:color="auto"/>
            <w:bottom w:val="none" w:sz="0" w:space="0" w:color="auto"/>
            <w:right w:val="none" w:sz="0" w:space="0" w:color="auto"/>
          </w:divBdr>
        </w:div>
        <w:div w:id="811869719">
          <w:marLeft w:val="0"/>
          <w:marRight w:val="0"/>
          <w:marTop w:val="0"/>
          <w:marBottom w:val="0"/>
          <w:divBdr>
            <w:top w:val="none" w:sz="0" w:space="0" w:color="auto"/>
            <w:left w:val="none" w:sz="0" w:space="0" w:color="auto"/>
            <w:bottom w:val="none" w:sz="0" w:space="0" w:color="auto"/>
            <w:right w:val="none" w:sz="0" w:space="0" w:color="auto"/>
          </w:divBdr>
        </w:div>
      </w:divsChild>
    </w:div>
    <w:div w:id="2132017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comments" Target="comments.xml"/><Relationship Id="rId26" Type="http://schemas.openxmlformats.org/officeDocument/2006/relationships/image" Target="media/image12.jpeg"/><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hyperlink" Target="mailto:info@nashtechglobal.com" TargetMode="External"/><Relationship Id="rId20" Type="http://schemas.openxmlformats.org/officeDocument/2006/relationships/image" Target="media/image6.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0.jpeg"/><Relationship Id="rId5" Type="http://schemas.openxmlformats.org/officeDocument/2006/relationships/numbering" Target="numbering.xml"/><Relationship Id="rId15" Type="http://schemas.openxmlformats.org/officeDocument/2006/relationships/hyperlink" Target="mailto:info@nashtechglobal.com" TargetMode="External"/><Relationship Id="rId23" Type="http://schemas.openxmlformats.org/officeDocument/2006/relationships/image" Target="media/image9.jpeg"/><Relationship Id="rId28" Type="http://schemas.openxmlformats.org/officeDocument/2006/relationships/footer" Target="footer1.xml"/><Relationship Id="rId10" Type="http://schemas.openxmlformats.org/officeDocument/2006/relationships/endnotes" Target="endnotes.xml"/><Relationship Id="rId19" Type="http://schemas.microsoft.com/office/2011/relationships/commentsExtended" Target="commentsExtended.xm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header" Target="header1.xml"/><Relationship Id="rId30"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anhvu\Desktop\HNVN_SD_008_03_Template_TestPlan.dotx" TargetMode="External"/></Relationships>
</file>

<file path=word/theme/theme1.xml><?xml version="1.0" encoding="utf-8"?>
<a:theme xmlns:a="http://schemas.openxmlformats.org/drawingml/2006/main" name="Office Theme">
  <a:themeElements>
    <a:clrScheme name="NashTech theme color">
      <a:dk1>
        <a:srgbClr val="333333"/>
      </a:dk1>
      <a:lt1>
        <a:srgbClr val="FFFFFF"/>
      </a:lt1>
      <a:dk2>
        <a:srgbClr val="6B5189"/>
      </a:dk2>
      <a:lt2>
        <a:srgbClr val="F26F33"/>
      </a:lt2>
      <a:accent1>
        <a:srgbClr val="EEF0F4"/>
      </a:accent1>
      <a:accent2>
        <a:srgbClr val="6D829F"/>
      </a:accent2>
      <a:accent3>
        <a:srgbClr val="7EB5D0"/>
      </a:accent3>
      <a:accent4>
        <a:srgbClr val="CC2337"/>
      </a:accent4>
      <a:accent5>
        <a:srgbClr val="8EB63E"/>
      </a:accent5>
      <a:accent6>
        <a:srgbClr val="FADB5C"/>
      </a:accent6>
      <a:hlink>
        <a:srgbClr val="CC2337"/>
      </a:hlink>
      <a:folHlink>
        <a:srgbClr val="6F727D"/>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RollupImage xmlns="http://schemas.microsoft.com/sharepoint/v3" xsi:nil="true"/>
    <PublishingContactEmail xmlns="http://schemas.microsoft.com/sharepoint/v3" xsi:nil="true"/>
    <PublishingVariationRelationshipLinkFieldID xmlns="http://schemas.microsoft.com/sharepoint/v3">
      <Url xsi:nil="true"/>
      <Description xsi:nil="true"/>
    </PublishingVariationRelationshipLinkFieldID>
    <PublishingVariationGroupID xmlns="http://schemas.microsoft.com/sharepoint/v3" xsi:nil="true"/>
    <Audience xmlns="http://schemas.microsoft.com/sharepoint/v3" xsi:nil="true"/>
    <PublishingExpirationDate xmlns="http://schemas.microsoft.com/sharepoint/v3" xsi:nil="true"/>
    <PublishingContactPicture xmlns="http://schemas.microsoft.com/sharepoint/v3">
      <Url xsi:nil="true"/>
      <Description xsi:nil="true"/>
    </PublishingContactPicture>
    <PublishingStartDate xmlns="http://schemas.microsoft.com/sharepoint/v3" xsi:nil="true"/>
    <PublishingContact xmlns="http://schemas.microsoft.com/sharepoint/v3">
      <UserInfo>
        <DisplayName/>
        <AccountId xsi:nil="true"/>
        <AccountType/>
      </UserInfo>
    </PublishingContact>
    <PublishingContactName xmlns="http://schemas.microsoft.com/sharepoint/v3" xsi:nil="true"/>
    <Comments xmlns="http://schemas.microsoft.com/sharepoint/v3"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Page" ma:contentTypeID="0x010100C568DB52D9D0A14D9B2FDCC96666E9F2007948130EC3DB064584E219954237AF3900EFF1EC5D0BC67D47851D3C42B9B0B7B1" ma:contentTypeVersion="1" ma:contentTypeDescription="Page is a system content type template created by the Publishing Resources feature. The column templates from Page will be added to all Pages libraries created by the Publishing feature." ma:contentTypeScope="" ma:versionID="69e7725d7f21626137891130ddd383d2">
  <xsd:schema xmlns:xsd="http://www.w3.org/2001/XMLSchema" xmlns:xs="http://www.w3.org/2001/XMLSchema" xmlns:p="http://schemas.microsoft.com/office/2006/metadata/properties" xmlns:ns1="http://schemas.microsoft.com/sharepoint/v3" targetNamespace="http://schemas.microsoft.com/office/2006/metadata/properties" ma:root="true" ma:fieldsID="0ae9f5723b20835a7f264595426a6ea3" ns1:_="">
    <xsd:import namespace="http://schemas.microsoft.com/sharepoint/v3"/>
    <xsd:element name="properties">
      <xsd:complexType>
        <xsd:sequence>
          <xsd:element name="documentManagement">
            <xsd:complexType>
              <xsd:all>
                <xsd:element ref="ns1:Comments" minOccurs="0"/>
                <xsd:element ref="ns1:PublishingStartDate" minOccurs="0"/>
                <xsd:element ref="ns1:PublishingExpirationDate" minOccurs="0"/>
                <xsd:element ref="ns1:PublishingContact" minOccurs="0"/>
                <xsd:element ref="ns1:PublishingContactEmail" minOccurs="0"/>
                <xsd:element ref="ns1:PublishingContactName" minOccurs="0"/>
                <xsd:element ref="ns1:PublishingContactPicture" minOccurs="0"/>
                <xsd:element ref="ns1:PublishingPageLayout" minOccurs="0"/>
                <xsd:element ref="ns1:PublishingVariationGroupID" minOccurs="0"/>
                <xsd:element ref="ns1:PublishingVariationRelationshipLinkFieldID" minOccurs="0"/>
                <xsd:element ref="ns1:PublishingRollupImage" minOccurs="0"/>
                <xsd:element ref="ns1:Audien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Comments" ma:index="8" nillable="true" ma:displayName="Comments" ma:internalName="Comments">
      <xsd:simpleType>
        <xsd:restriction base="dms:Note">
          <xsd:maxLength value="255"/>
        </xsd:restriction>
      </xsd:simpleType>
    </xsd:element>
    <xsd:element name="PublishingStartDate" ma:index="9" nillable="true" ma:displayName="Scheduling Start Date" ma:description="" ma:hidden="true" ma:internalName="PublishingStartDate">
      <xsd:simpleType>
        <xsd:restriction base="dms:Unknown"/>
      </xsd:simpleType>
    </xsd:element>
    <xsd:element name="PublishingExpirationDate" ma:index="10" nillable="true" ma:displayName="Scheduling End Date" ma:description="" ma:hidden="true" ma:internalName="PublishingExpirationDate">
      <xsd:simpleType>
        <xsd:restriction base="dms:Unknown"/>
      </xsd:simpleType>
    </xsd:element>
    <xsd:element name="PublishingContact" ma:index="11" nillable="true" ma:displayName="Contact" ma:list="UserInfo" ma:internalName="PublishingContact">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ublishingContactEmail" ma:index="12" nillable="true" ma:displayName="Contact E-Mail Address" ma:internalName="PublishingContactEmail">
      <xsd:simpleType>
        <xsd:restriction base="dms:Text">
          <xsd:maxLength value="255"/>
        </xsd:restriction>
      </xsd:simpleType>
    </xsd:element>
    <xsd:element name="PublishingContactName" ma:index="13" nillable="true" ma:displayName="Contact Name" ma:internalName="PublishingContactName">
      <xsd:simpleType>
        <xsd:restriction base="dms:Text">
          <xsd:maxLength value="255"/>
        </xsd:restriction>
      </xsd:simpleType>
    </xsd:element>
    <xsd:element name="PublishingContactPicture" ma:index="14" nillable="true" ma:displayName="Contact Picture" ma:format="Image" ma:internalName="PublishingContactPicture">
      <xsd:complexType>
        <xsd:complexContent>
          <xsd:extension base="dms:URL">
            <xsd:sequence>
              <xsd:element name="Url" type="dms:ValidUrl" minOccurs="0" nillable="true"/>
              <xsd:element name="Description" type="xsd:string" nillable="true"/>
            </xsd:sequence>
          </xsd:extension>
        </xsd:complexContent>
      </xsd:complexType>
    </xsd:element>
    <xsd:element name="PublishingPageLayout" ma:index="15" nillable="true" ma:displayName="Page Layout" ma:internalName="PublishingPageLayout"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PublishingVariationGroupID" ma:index="16" nillable="true" ma:displayName="Variation Group ID" ma:hidden="true" ma:internalName="PublishingVariationGroupID">
      <xsd:simpleType>
        <xsd:restriction base="dms:Text">
          <xsd:maxLength value="255"/>
        </xsd:restriction>
      </xsd:simpleType>
    </xsd:element>
    <xsd:element name="PublishingVariationRelationshipLinkFieldID" ma:index="17" nillable="true" ma:displayName="Variation Relationship Link" ma:hidden="true" ma:internalName="PublishingVariationRelationshipLinkFieldID">
      <xsd:complexType>
        <xsd:complexContent>
          <xsd:extension base="dms:URL">
            <xsd:sequence>
              <xsd:element name="Url" type="dms:ValidUrl" minOccurs="0" nillable="true"/>
              <xsd:element name="Description" type="xsd:string" nillable="true"/>
            </xsd:sequence>
          </xsd:extension>
        </xsd:complexContent>
      </xsd:complexType>
    </xsd:element>
    <xsd:element name="PublishingRollupImage" ma:index="18" nillable="true" ma:displayName="Rollup Image" ma:internalName="PublishingRollupImage">
      <xsd:simpleType>
        <xsd:restriction base="dms:Unknown"/>
      </xsd:simpleType>
    </xsd:element>
    <xsd:element name="Audience" ma:index="19" nillable="true" ma:displayName="Target Audiences" ma:description="" ma:internalName="Audienc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066CF4-6537-406D-BD6D-62D83DF67C33}">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CF53555F-C526-4777-ADE4-F7DF01DFE6E4}">
  <ds:schemaRefs>
    <ds:schemaRef ds:uri="http://schemas.microsoft.com/sharepoint/v3/contenttype/forms"/>
  </ds:schemaRefs>
</ds:datastoreItem>
</file>

<file path=customXml/itemProps3.xml><?xml version="1.0" encoding="utf-8"?>
<ds:datastoreItem xmlns:ds="http://schemas.openxmlformats.org/officeDocument/2006/customXml" ds:itemID="{EFCBE915-60EE-4DA5-A349-2F96B8D862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2C1FC5-B262-4726-9343-F11AF2107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HNVN_SD_008_03_Template_TestPlan.dotx</Template>
  <TotalTime>113</TotalTime>
  <Pages>37</Pages>
  <Words>7589</Words>
  <Characters>43258</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RHINO</vt:lpstr>
    </vt:vector>
  </TitlesOfParts>
  <Company>NashTech</Company>
  <LinksUpToDate>false</LinksUpToDate>
  <CharactersWithSpaces>50746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RHINO</dc:title>
  <dc:subject>Test Report</dc:subject>
  <dc:creator>Khanh Vu Nguyen Van</dc:creator>
  <dc:description>Confidential</dc:description>
  <cp:lastModifiedBy>khanguyen</cp:lastModifiedBy>
  <cp:revision>9</cp:revision>
  <dcterms:created xsi:type="dcterms:W3CDTF">2017-03-17T14:34:00Z</dcterms:created>
  <dcterms:modified xsi:type="dcterms:W3CDTF">2017-03-17T16:49:00Z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0x010100C568DB52D9D0A14D9B2FDCC96666E9F2007948130EC3DB064584E219954237AF3900EFF1EC5D0BC67D47851D3C42B9B0B7B1</vt:lpwstr>
  </property>
</Properties>
</file>